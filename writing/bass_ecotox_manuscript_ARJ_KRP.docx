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2BF2F" w14:textId="595A8713"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Journal:</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Conservation Physiology</w:t>
      </w:r>
    </w:p>
    <w:p w14:paraId="67D65BAC" w14:textId="77777777" w:rsidR="005830A1" w:rsidRDefault="005830A1" w:rsidP="00207381">
      <w:pPr>
        <w:spacing w:line="480" w:lineRule="auto"/>
        <w:rPr>
          <w:rFonts w:ascii="Arial" w:eastAsia="Times New Roman" w:hAnsi="Arial" w:cs="Arial"/>
          <w:color w:val="000000"/>
          <w:kern w:val="0"/>
          <w14:ligatures w14:val="none"/>
        </w:rPr>
      </w:pPr>
    </w:p>
    <w:p w14:paraId="0E3AB03B" w14:textId="3E3206FB"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Article Type: </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Research Article</w:t>
      </w:r>
    </w:p>
    <w:p w14:paraId="57C89F89" w14:textId="77777777" w:rsidR="005830A1" w:rsidRDefault="005830A1" w:rsidP="00207381">
      <w:pPr>
        <w:spacing w:line="480" w:lineRule="auto"/>
        <w:rPr>
          <w:rFonts w:ascii="Arial" w:eastAsia="Times New Roman" w:hAnsi="Arial" w:cs="Arial"/>
          <w:color w:val="000000"/>
          <w:kern w:val="0"/>
          <w14:ligatures w14:val="none"/>
        </w:rPr>
      </w:pPr>
    </w:p>
    <w:p w14:paraId="424676C0" w14:textId="1F7A2B29" w:rsidR="00292FF5" w:rsidRPr="00BE263B" w:rsidRDefault="00292FF5" w:rsidP="006C1949">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Title: </w:t>
      </w:r>
      <w:r w:rsidR="00BE263B">
        <w:rPr>
          <w:rFonts w:ascii="Arial" w:eastAsia="Times New Roman" w:hAnsi="Arial" w:cs="Arial"/>
          <w:color w:val="000000"/>
          <w:kern w:val="0"/>
          <w14:ligatures w14:val="none"/>
        </w:rPr>
        <w:t xml:space="preserve"> </w:t>
      </w:r>
      <w:r w:rsidR="006C1949">
        <w:rPr>
          <w:rFonts w:ascii="Arial" w:eastAsia="Times New Roman" w:hAnsi="Arial" w:cs="Arial"/>
          <w:color w:val="000000"/>
          <w:kern w:val="0"/>
          <w14:ligatures w14:val="none"/>
        </w:rPr>
        <w:t xml:space="preserve">Xenobiotic Exposure May Confound Traditional Stress Biomarkers: </w:t>
      </w:r>
      <w:r w:rsidR="00207381" w:rsidRPr="00207381">
        <w:rPr>
          <w:rFonts w:ascii="Arial" w:eastAsia="Times New Roman" w:hAnsi="Arial" w:cs="Arial"/>
          <w:kern w:val="0"/>
          <w14:ligatures w14:val="none"/>
        </w:rPr>
        <w:t>Evaluating PFAS and Cadmiu</w:t>
      </w:r>
      <w:r w:rsidR="00207381">
        <w:rPr>
          <w:rFonts w:ascii="Arial" w:eastAsia="Times New Roman" w:hAnsi="Arial" w:cs="Arial"/>
          <w:kern w:val="0"/>
          <w14:ligatures w14:val="none"/>
        </w:rPr>
        <w:t xml:space="preserve">m </w:t>
      </w:r>
      <w:r w:rsidR="00207381" w:rsidRPr="00207381">
        <w:rPr>
          <w:rFonts w:ascii="Arial" w:eastAsia="Times New Roman" w:hAnsi="Arial" w:cs="Arial"/>
          <w:kern w:val="0"/>
          <w14:ligatures w14:val="none"/>
        </w:rPr>
        <w:t>Effects on</w:t>
      </w:r>
      <w:r w:rsidR="00207381">
        <w:rPr>
          <w:rFonts w:ascii="Arial" w:eastAsia="Times New Roman" w:hAnsi="Arial" w:cs="Arial"/>
          <w:kern w:val="0"/>
          <w14:ligatures w14:val="none"/>
        </w:rPr>
        <w:t xml:space="preserve"> </w:t>
      </w:r>
      <w:r w:rsidR="00207381" w:rsidRPr="00207381">
        <w:rPr>
          <w:rFonts w:ascii="Arial" w:eastAsia="Times New Roman" w:hAnsi="Arial" w:cs="Arial"/>
          <w:kern w:val="0"/>
          <w14:ligatures w14:val="none"/>
        </w:rPr>
        <w:t>Largemouth Bas</w:t>
      </w:r>
      <w:r w:rsidR="00207381">
        <w:rPr>
          <w:rFonts w:ascii="Arial" w:eastAsia="Times New Roman" w:hAnsi="Arial" w:cs="Arial"/>
          <w:kern w:val="0"/>
          <w14:ligatures w14:val="none"/>
        </w:rPr>
        <w:t>s (</w:t>
      </w:r>
      <w:r w:rsidR="00207381">
        <w:rPr>
          <w:rFonts w:ascii="Arial" w:eastAsia="Times New Roman" w:hAnsi="Arial" w:cs="Arial"/>
          <w:i/>
          <w:iCs/>
          <w:kern w:val="0"/>
          <w14:ligatures w14:val="none"/>
        </w:rPr>
        <w:t>Micropterus nigricans</w:t>
      </w:r>
      <w:r w:rsidR="00207381">
        <w:rPr>
          <w:rFonts w:ascii="Arial" w:eastAsia="Times New Roman" w:hAnsi="Arial" w:cs="Arial"/>
          <w:kern w:val="0"/>
          <w14:ligatures w14:val="none"/>
        </w:rPr>
        <w:t>)</w:t>
      </w:r>
      <w:r w:rsidR="006C1949">
        <w:rPr>
          <w:rFonts w:ascii="Arial" w:eastAsia="Times New Roman" w:hAnsi="Arial" w:cs="Arial"/>
          <w:kern w:val="0"/>
          <w14:ligatures w14:val="none"/>
        </w:rPr>
        <w:t xml:space="preserve"> Leukocyte Profiles</w:t>
      </w:r>
    </w:p>
    <w:p w14:paraId="6970B308" w14:textId="77777777" w:rsidR="00207381" w:rsidRPr="00122893" w:rsidRDefault="00207381" w:rsidP="00207381">
      <w:pPr>
        <w:spacing w:line="480" w:lineRule="auto"/>
        <w:rPr>
          <w:rFonts w:ascii="Arial" w:eastAsia="Times New Roman" w:hAnsi="Arial" w:cs="Arial"/>
          <w:kern w:val="0"/>
          <w14:ligatures w14:val="none"/>
        </w:rPr>
      </w:pPr>
    </w:p>
    <w:p w14:paraId="17D7C775" w14:textId="12F9F86A" w:rsidR="0071739F"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14:ligatures w14:val="none"/>
        </w:rPr>
        <w:t xml:space="preserve">Authors: </w:t>
      </w:r>
      <w:r w:rsidR="005830A1">
        <w:rPr>
          <w:rFonts w:ascii="Arial" w:eastAsia="Times New Roman" w:hAnsi="Arial" w:cs="Arial"/>
          <w:kern w:val="0"/>
          <w14:ligatures w14:val="none"/>
        </w:rPr>
        <w:t xml:space="preserve"> </w:t>
      </w:r>
      <w:r w:rsidRPr="00122893">
        <w:rPr>
          <w:rFonts w:ascii="Arial" w:eastAsia="Times New Roman" w:hAnsi="Arial" w:cs="Arial"/>
          <w:color w:val="000000"/>
          <w:kern w:val="0"/>
          <w14:ligatures w14:val="none"/>
        </w:rPr>
        <w:t>Anthony Ryan Johnson</w:t>
      </w: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Tyler Steven Coleman</w:t>
      </w:r>
      <w:r w:rsidRPr="00122893">
        <w:rPr>
          <w:rFonts w:ascii="Arial" w:eastAsia="Times New Roman" w:hAnsi="Arial" w:cs="Arial"/>
          <w:kern w:val="0"/>
          <w:vertAlign w:val="superscript"/>
          <w14:ligatures w14:val="none"/>
        </w:rPr>
        <w:t>2</w:t>
      </w:r>
      <w:r w:rsidR="00207381">
        <w:rPr>
          <w:rFonts w:ascii="Arial" w:eastAsia="Times New Roman" w:hAnsi="Arial" w:cs="Arial"/>
          <w:kern w:val="0"/>
          <w:vertAlign w:val="superscript"/>
          <w14:ligatures w14:val="none"/>
        </w:rPr>
        <w:t>*</w:t>
      </w:r>
      <w:r w:rsidRPr="00122893">
        <w:rPr>
          <w:rFonts w:ascii="Arial" w:eastAsia="Times New Roman" w:hAnsi="Arial" w:cs="Arial"/>
          <w:color w:val="000000"/>
          <w:kern w:val="0"/>
          <w14:ligatures w14:val="none"/>
        </w:rPr>
        <w:t>, Jasmine B. Nasser</w:t>
      </w: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Maggie McGreal</w:t>
      </w: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Kyle R. Piller</w:t>
      </w: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and Christopher M. Murray</w:t>
      </w:r>
      <w:r w:rsidRPr="00122893">
        <w:rPr>
          <w:rFonts w:ascii="Arial" w:eastAsia="Times New Roman" w:hAnsi="Arial" w:cs="Arial"/>
          <w:kern w:val="0"/>
          <w:vertAlign w:val="superscript"/>
          <w14:ligatures w14:val="none"/>
        </w:rPr>
        <w:t>6</w:t>
      </w:r>
    </w:p>
    <w:p w14:paraId="4C0BA04E" w14:textId="1BA19F8C"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5830A1" w:rsidRPr="005830A1">
        <w:rPr>
          <w:rFonts w:ascii="Arial" w:eastAsia="Times New Roman" w:hAnsi="Arial" w:cs="Arial"/>
          <w:color w:val="000000"/>
          <w:kern w:val="0"/>
          <w14:ligatures w14:val="none"/>
        </w:rPr>
        <w:t>anthonyryanjohnson1@gmail.com</w:t>
      </w:r>
      <w:r w:rsidRPr="00122893">
        <w:rPr>
          <w:rFonts w:ascii="Arial" w:eastAsia="Times New Roman" w:hAnsi="Arial" w:cs="Arial"/>
          <w:color w:val="000000"/>
          <w:kern w:val="0"/>
          <w14:ligatures w14:val="none"/>
        </w:rPr>
        <w:t>; ORCID 0009-0005-9381-9510</w:t>
      </w:r>
    </w:p>
    <w:p w14:paraId="7511B124" w14:textId="77777777"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2</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71739F" w:rsidRPr="00122893">
        <w:rPr>
          <w:rFonts w:ascii="Arial" w:eastAsia="Times New Roman" w:hAnsi="Arial" w:cs="Arial"/>
          <w:color w:val="000000"/>
          <w:kern w:val="0"/>
          <w14:ligatures w14:val="none"/>
        </w:rPr>
        <w:t>tscoleman3@gmail.com</w:t>
      </w:r>
      <w:r w:rsidRPr="00122893">
        <w:rPr>
          <w:rFonts w:ascii="Arial" w:eastAsia="Times New Roman" w:hAnsi="Arial" w:cs="Arial"/>
          <w:color w:val="000000"/>
          <w:kern w:val="0"/>
          <w14:ligatures w14:val="none"/>
        </w:rPr>
        <w:t>; ORCID 0000-0001-7472-1976</w:t>
      </w:r>
    </w:p>
    <w:p w14:paraId="42C5A5FE" w14:textId="4D3BEDB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B052BD" w:rsidRPr="00B052BD">
        <w:rPr>
          <w:rFonts w:ascii="Arial" w:eastAsia="Times New Roman" w:hAnsi="Arial" w:cs="Arial"/>
          <w:color w:val="000000"/>
          <w:kern w:val="0"/>
          <w14:ligatures w14:val="none"/>
        </w:rPr>
        <w:t>jasmine.nasser@selu.edu</w:t>
      </w:r>
      <w:r w:rsidRPr="00122893">
        <w:rPr>
          <w:rFonts w:ascii="Arial" w:eastAsia="Times New Roman" w:hAnsi="Arial" w:cs="Arial"/>
          <w:color w:val="000000"/>
          <w:kern w:val="0"/>
          <w14:ligatures w14:val="none"/>
        </w:rPr>
        <w:t>; ORCID 0009-0003-0083-9498</w:t>
      </w:r>
    </w:p>
    <w:p w14:paraId="337DDB1D" w14:textId="5206F55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5830A1" w:rsidRPr="005830A1">
        <w:rPr>
          <w:rFonts w:ascii="Arial" w:eastAsia="Times New Roman" w:hAnsi="Arial" w:cs="Arial"/>
          <w:color w:val="000000"/>
          <w:kern w:val="0"/>
          <w14:ligatures w14:val="none"/>
        </w:rPr>
        <w:t>maggiemcgreal@pathoswildlife.org</w:t>
      </w:r>
      <w:r w:rsidRPr="00122893">
        <w:rPr>
          <w:rFonts w:ascii="Arial" w:eastAsia="Times New Roman" w:hAnsi="Arial" w:cs="Arial"/>
          <w:color w:val="000000"/>
          <w:kern w:val="0"/>
          <w14:ligatures w14:val="none"/>
        </w:rPr>
        <w:t>; ORCID 0009-0005-9745-8265</w:t>
      </w:r>
    </w:p>
    <w:p w14:paraId="7E4BB934" w14:textId="1D337016"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xml:space="preserve">Southeastern Louisiana University, </w:t>
      </w:r>
      <w:r w:rsidR="002F400A">
        <w:rPr>
          <w:rFonts w:ascii="Arial" w:eastAsia="Times New Roman" w:hAnsi="Arial" w:cs="Arial"/>
          <w:color w:val="000000"/>
          <w:kern w:val="0"/>
          <w14:ligatures w14:val="none"/>
        </w:rPr>
        <w:t xml:space="preserve">Center for Environmental Research, </w:t>
      </w:r>
      <w:r w:rsidRPr="00122893">
        <w:rPr>
          <w:rFonts w:ascii="Arial" w:eastAsia="Times New Roman" w:hAnsi="Arial" w:cs="Arial"/>
          <w:color w:val="000000"/>
          <w:kern w:val="0"/>
          <w14:ligatures w14:val="none"/>
        </w:rPr>
        <w:t xml:space="preserve">Department of Biological Sciences, Hammond, Louisiana, USA; </w:t>
      </w:r>
      <w:r w:rsidR="005830A1" w:rsidRPr="005830A1">
        <w:rPr>
          <w:rFonts w:ascii="Arial" w:eastAsia="Times New Roman" w:hAnsi="Arial" w:cs="Arial"/>
          <w:color w:val="000000"/>
          <w:kern w:val="0"/>
          <w14:ligatures w14:val="none"/>
        </w:rPr>
        <w:t>kyle.piller@selu.edu</w:t>
      </w:r>
      <w:r w:rsidRPr="00122893">
        <w:rPr>
          <w:rFonts w:ascii="Arial" w:eastAsia="Times New Roman" w:hAnsi="Arial" w:cs="Arial"/>
          <w:color w:val="000000"/>
          <w:kern w:val="0"/>
          <w14:ligatures w14:val="none"/>
        </w:rPr>
        <w:t>; ORCID 0000-0003-1289-9351</w:t>
      </w:r>
    </w:p>
    <w:p w14:paraId="1FB82B3E" w14:textId="4511A4A0"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lastRenderedPageBreak/>
        <w:t>6</w:t>
      </w:r>
      <w:r w:rsidRPr="00122893">
        <w:rPr>
          <w:rFonts w:ascii="Arial" w:eastAsia="Times New Roman" w:hAnsi="Arial" w:cs="Arial"/>
          <w:color w:val="000000"/>
          <w:kern w:val="0"/>
          <w14:ligatures w14:val="none"/>
        </w:rPr>
        <w:t>Southeastern Louisiana University,</w:t>
      </w:r>
      <w:r w:rsidR="002F400A">
        <w:rPr>
          <w:rFonts w:ascii="Arial" w:eastAsia="Times New Roman" w:hAnsi="Arial" w:cs="Arial"/>
          <w:color w:val="000000"/>
          <w:kern w:val="0"/>
          <w14:ligatures w14:val="none"/>
        </w:rPr>
        <w:t xml:space="preserve"> Center for Environmental Research,</w:t>
      </w:r>
      <w:r w:rsidRPr="00122893">
        <w:rPr>
          <w:rFonts w:ascii="Arial" w:eastAsia="Times New Roman" w:hAnsi="Arial" w:cs="Arial"/>
          <w:color w:val="000000"/>
          <w:kern w:val="0"/>
          <w14:ligatures w14:val="none"/>
        </w:rPr>
        <w:t xml:space="preserve"> Department of Biological Sciences, Hammond, Louisiana, USA;</w:t>
      </w:r>
      <w:r w:rsidR="00122893" w:rsidRPr="00122893">
        <w:rPr>
          <w:rFonts w:ascii="Arial" w:eastAsia="Times New Roman" w:hAnsi="Arial" w:cs="Arial"/>
          <w:color w:val="000000"/>
          <w:kern w:val="0"/>
          <w14:ligatures w14:val="none"/>
        </w:rPr>
        <w:t xml:space="preserve"> </w:t>
      </w:r>
      <w:r w:rsidR="005830A1" w:rsidRPr="005830A1">
        <w:rPr>
          <w:rFonts w:ascii="Arial" w:eastAsia="Times New Roman" w:hAnsi="Arial" w:cs="Arial"/>
          <w:color w:val="000000"/>
          <w:kern w:val="0"/>
          <w14:ligatures w14:val="none"/>
        </w:rPr>
        <w:t>cmurray@selu.edu</w:t>
      </w:r>
      <w:r w:rsidRPr="00122893">
        <w:rPr>
          <w:rFonts w:ascii="Arial" w:eastAsia="Times New Roman" w:hAnsi="Arial" w:cs="Arial"/>
          <w:color w:val="000000"/>
          <w:kern w:val="0"/>
          <w14:ligatures w14:val="none"/>
        </w:rPr>
        <w:t>; ORCID 0000-0003-4500-9052</w:t>
      </w:r>
    </w:p>
    <w:p w14:paraId="775FBC3E" w14:textId="77777777" w:rsidR="0071739F" w:rsidRPr="00122893" w:rsidRDefault="0071739F" w:rsidP="00207381">
      <w:pPr>
        <w:spacing w:line="480" w:lineRule="auto"/>
        <w:rPr>
          <w:rFonts w:ascii="Arial" w:eastAsia="Times New Roman" w:hAnsi="Arial" w:cs="Arial"/>
          <w:kern w:val="0"/>
          <w14:ligatures w14:val="none"/>
        </w:rPr>
      </w:pPr>
      <w:r w:rsidRPr="00122893">
        <w:rPr>
          <w:rFonts w:ascii="Arial" w:eastAsia="Times New Roman" w:hAnsi="Arial" w:cs="Arial"/>
          <w:b/>
          <w:bCs/>
          <w:color w:val="000000"/>
          <w:kern w:val="0"/>
          <w14:ligatures w14:val="none"/>
        </w:rPr>
        <w:t>*</w:t>
      </w:r>
      <w:r w:rsidRPr="00122893">
        <w:rPr>
          <w:rFonts w:ascii="Arial" w:eastAsia="Times New Roman" w:hAnsi="Arial" w:cs="Arial"/>
          <w:color w:val="000000"/>
          <w:kern w:val="0"/>
          <w14:ligatures w14:val="none"/>
        </w:rPr>
        <w:t>Corresponding author</w:t>
      </w:r>
    </w:p>
    <w:p w14:paraId="2EC584BF" w14:textId="77777777" w:rsidR="0071739F" w:rsidRDefault="0071739F" w:rsidP="00207381">
      <w:pPr>
        <w:spacing w:line="480" w:lineRule="auto"/>
        <w:rPr>
          <w:rFonts w:ascii="Arial" w:eastAsia="Times New Roman" w:hAnsi="Arial" w:cs="Arial"/>
          <w:kern w:val="0"/>
          <w14:ligatures w14:val="none"/>
        </w:rPr>
      </w:pPr>
    </w:p>
    <w:p w14:paraId="68063D5C" w14:textId="49935B9E"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Total Word Count: </w:t>
      </w:r>
      <w:r w:rsidR="005830A1">
        <w:rPr>
          <w:rFonts w:ascii="Arial" w:eastAsia="Times New Roman" w:hAnsi="Arial" w:cs="Arial"/>
          <w:kern w:val="0"/>
          <w14:ligatures w14:val="none"/>
        </w:rPr>
        <w:t xml:space="preserve"> </w:t>
      </w:r>
      <w:r w:rsidR="00BE263B">
        <w:rPr>
          <w:rFonts w:ascii="Arial" w:eastAsia="Times New Roman" w:hAnsi="Arial" w:cs="Arial"/>
          <w:kern w:val="0"/>
          <w14:ligatures w14:val="none"/>
        </w:rPr>
        <w:t>4,5</w:t>
      </w:r>
      <w:r w:rsidR="001A5BEF">
        <w:rPr>
          <w:rFonts w:ascii="Arial" w:eastAsia="Times New Roman" w:hAnsi="Arial" w:cs="Arial"/>
          <w:kern w:val="0"/>
          <w14:ligatures w14:val="none"/>
        </w:rPr>
        <w:t>85</w:t>
      </w:r>
    </w:p>
    <w:p w14:paraId="070DC072" w14:textId="77777777" w:rsidR="00BE263B" w:rsidRDefault="00BE263B" w:rsidP="00207381">
      <w:pPr>
        <w:spacing w:line="480" w:lineRule="auto"/>
        <w:rPr>
          <w:rFonts w:ascii="Arial" w:eastAsia="Times New Roman" w:hAnsi="Arial" w:cs="Arial"/>
          <w:kern w:val="0"/>
          <w14:ligatures w14:val="none"/>
        </w:rPr>
      </w:pPr>
    </w:p>
    <w:p w14:paraId="6B7C2109" w14:textId="62845F73"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Lay Summary: </w:t>
      </w:r>
      <w:r w:rsidR="005830A1">
        <w:rPr>
          <w:rFonts w:ascii="Arial" w:eastAsia="Times New Roman" w:hAnsi="Arial" w:cs="Arial"/>
          <w:kern w:val="0"/>
          <w14:ligatures w14:val="none"/>
        </w:rPr>
        <w:t xml:space="preserve"> </w:t>
      </w:r>
    </w:p>
    <w:p w14:paraId="0B575CAA" w14:textId="53298FF5" w:rsidR="00797A47" w:rsidRPr="00122893" w:rsidRDefault="00224081" w:rsidP="00207381">
      <w:pPr>
        <w:spacing w:line="480" w:lineRule="auto"/>
        <w:rPr>
          <w:rFonts w:ascii="Arial" w:eastAsia="Times New Roman" w:hAnsi="Arial" w:cs="Arial"/>
          <w:kern w:val="0"/>
          <w14:ligatures w14:val="none"/>
        </w:rPr>
      </w:pPr>
      <w:r w:rsidRPr="00224081">
        <w:rPr>
          <w:rFonts w:ascii="Arial" w:eastAsia="Times New Roman" w:hAnsi="Arial" w:cs="Arial"/>
          <w:kern w:val="0"/>
          <w14:ligatures w14:val="none"/>
        </w:rPr>
        <w:t xml:space="preserve">Environmental contaminants </w:t>
      </w:r>
      <w:r>
        <w:rPr>
          <w:rFonts w:ascii="Arial" w:eastAsia="Times New Roman" w:hAnsi="Arial" w:cs="Arial"/>
          <w:kern w:val="0"/>
          <w14:ligatures w14:val="none"/>
        </w:rPr>
        <w:t>may</w:t>
      </w:r>
      <w:r w:rsidRPr="00224081">
        <w:rPr>
          <w:rFonts w:ascii="Arial" w:eastAsia="Times New Roman" w:hAnsi="Arial" w:cs="Arial"/>
          <w:kern w:val="0"/>
          <w14:ligatures w14:val="none"/>
        </w:rPr>
        <w:t xml:space="preserve"> disrupt animal stress</w:t>
      </w:r>
      <w:r>
        <w:rPr>
          <w:rFonts w:ascii="Arial" w:eastAsia="Times New Roman" w:hAnsi="Arial" w:cs="Arial"/>
          <w:kern w:val="0"/>
          <w14:ligatures w14:val="none"/>
        </w:rPr>
        <w:t xml:space="preserve"> responses</w:t>
      </w:r>
      <w:r w:rsidR="00F071E0">
        <w:rPr>
          <w:rFonts w:ascii="Arial" w:eastAsia="Times New Roman" w:hAnsi="Arial" w:cs="Arial"/>
          <w:kern w:val="0"/>
          <w14:ligatures w14:val="none"/>
        </w:rPr>
        <w:t xml:space="preserve"> and bias natural experiments</w:t>
      </w:r>
      <w:r w:rsidRPr="00224081">
        <w:rPr>
          <w:rFonts w:ascii="Arial" w:eastAsia="Times New Roman" w:hAnsi="Arial" w:cs="Arial"/>
          <w:kern w:val="0"/>
          <w14:ligatures w14:val="none"/>
        </w:rPr>
        <w:t>. In our study, largemouth bass exposed to high levels of a common PFAS chemical showed sustained</w:t>
      </w:r>
      <w:r w:rsidR="00F071E0">
        <w:rPr>
          <w:rFonts w:ascii="Arial" w:eastAsia="Times New Roman" w:hAnsi="Arial" w:cs="Arial"/>
          <w:kern w:val="0"/>
          <w14:ligatures w14:val="none"/>
        </w:rPr>
        <w:t xml:space="preserve"> elevated</w:t>
      </w:r>
      <w:r w:rsidRPr="00224081">
        <w:rPr>
          <w:rFonts w:ascii="Arial" w:eastAsia="Times New Roman" w:hAnsi="Arial" w:cs="Arial"/>
          <w:kern w:val="0"/>
          <w14:ligatures w14:val="none"/>
        </w:rPr>
        <w:t xml:space="preserve"> stress, whereas cadmium did not</w:t>
      </w:r>
      <w:r w:rsidR="00F071E0">
        <w:rPr>
          <w:rFonts w:ascii="Arial" w:eastAsia="Times New Roman" w:hAnsi="Arial" w:cs="Arial"/>
          <w:kern w:val="0"/>
          <w14:ligatures w14:val="none"/>
        </w:rPr>
        <w:t xml:space="preserve">, even </w:t>
      </w:r>
      <w:r>
        <w:rPr>
          <w:rFonts w:ascii="Arial" w:eastAsia="Times New Roman" w:hAnsi="Arial" w:cs="Arial"/>
          <w:kern w:val="0"/>
          <w14:ligatures w14:val="none"/>
        </w:rPr>
        <w:t>after an abrupt environmental change</w:t>
      </w:r>
      <w:r w:rsidR="00F071E0">
        <w:rPr>
          <w:rFonts w:ascii="Arial" w:eastAsia="Times New Roman" w:hAnsi="Arial" w:cs="Arial"/>
          <w:kern w:val="0"/>
          <w14:ligatures w14:val="none"/>
        </w:rPr>
        <w:t>.</w:t>
      </w:r>
      <w:r>
        <w:rPr>
          <w:rFonts w:ascii="Arial" w:eastAsia="Times New Roman" w:hAnsi="Arial" w:cs="Arial"/>
          <w:kern w:val="0"/>
          <w14:ligatures w14:val="none"/>
        </w:rPr>
        <w:t xml:space="preserve"> </w:t>
      </w:r>
      <w:r w:rsidR="00BB7E76">
        <w:rPr>
          <w:rFonts w:ascii="Arial" w:eastAsia="Times New Roman" w:hAnsi="Arial" w:cs="Arial"/>
          <w:kern w:val="0"/>
          <w14:ligatures w14:val="none"/>
        </w:rPr>
        <w:t>Our</w:t>
      </w:r>
      <w:r w:rsidRPr="00224081">
        <w:rPr>
          <w:rFonts w:ascii="Arial" w:eastAsia="Times New Roman" w:hAnsi="Arial" w:cs="Arial"/>
          <w:kern w:val="0"/>
          <w14:ligatures w14:val="none"/>
        </w:rPr>
        <w:t xml:space="preserve"> findings suggest PFAS</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exposure</w:t>
      </w:r>
      <w:r w:rsidR="00F071E0">
        <w:rPr>
          <w:rFonts w:ascii="Arial" w:eastAsia="Times New Roman" w:hAnsi="Arial" w:cs="Arial"/>
          <w:kern w:val="0"/>
          <w14:ligatures w14:val="none"/>
        </w:rPr>
        <w:t xml:space="preserve"> </w:t>
      </w:r>
      <w:r w:rsidRPr="00224081">
        <w:rPr>
          <w:rFonts w:ascii="Arial" w:eastAsia="Times New Roman" w:hAnsi="Arial" w:cs="Arial"/>
          <w:kern w:val="0"/>
          <w14:ligatures w14:val="none"/>
        </w:rPr>
        <w:t>may</w:t>
      </w:r>
      <w:r>
        <w:rPr>
          <w:rFonts w:ascii="Arial" w:eastAsia="Times New Roman" w:hAnsi="Arial" w:cs="Arial"/>
          <w:kern w:val="0"/>
          <w14:ligatures w14:val="none"/>
        </w:rPr>
        <w:t xml:space="preserve"> </w:t>
      </w:r>
      <w:r w:rsidR="00BB7E76">
        <w:rPr>
          <w:rFonts w:ascii="Arial" w:eastAsia="Times New Roman" w:hAnsi="Arial" w:cs="Arial"/>
          <w:color w:val="000000"/>
          <w:kern w:val="0"/>
          <w14:ligatures w14:val="none"/>
        </w:rPr>
        <w:t>affe</w:t>
      </w:r>
      <w:r w:rsidR="00BB7E76" w:rsidRPr="003E7284">
        <w:rPr>
          <w:rFonts w:ascii="Arial" w:eastAsia="Times New Roman" w:hAnsi="Arial" w:cs="Arial"/>
          <w:color w:val="000000"/>
          <w:kern w:val="0"/>
          <w14:ligatures w14:val="none"/>
        </w:rPr>
        <w:t xml:space="preserve">ct stress </w:t>
      </w:r>
      <w:r w:rsidR="00F071E0">
        <w:rPr>
          <w:rFonts w:ascii="Arial" w:eastAsia="Times New Roman" w:hAnsi="Arial" w:cs="Arial"/>
          <w:color w:val="000000"/>
          <w:kern w:val="0"/>
          <w14:ligatures w14:val="none"/>
        </w:rPr>
        <w:t>biomarkers</w:t>
      </w:r>
      <w:r w:rsidR="00BB7E76" w:rsidRPr="003E7284">
        <w:rPr>
          <w:rFonts w:ascii="Arial" w:eastAsia="Times New Roman" w:hAnsi="Arial" w:cs="Arial"/>
          <w:color w:val="000000"/>
          <w:kern w:val="0"/>
          <w14:ligatures w14:val="none"/>
        </w:rPr>
        <w:t xml:space="preserve"> </w:t>
      </w:r>
      <w:r w:rsidR="00BB7E76">
        <w:rPr>
          <w:rFonts w:ascii="Arial" w:eastAsia="Times New Roman" w:hAnsi="Arial" w:cs="Arial"/>
          <w:color w:val="000000"/>
          <w:kern w:val="0"/>
          <w14:ligatures w14:val="none"/>
        </w:rPr>
        <w:t>across</w:t>
      </w:r>
      <w:r w:rsidR="00BB7E76" w:rsidRPr="003E7284">
        <w:rPr>
          <w:rFonts w:ascii="Arial" w:eastAsia="Times New Roman" w:hAnsi="Arial" w:cs="Arial"/>
          <w:color w:val="000000"/>
          <w:kern w:val="0"/>
          <w14:ligatures w14:val="none"/>
        </w:rPr>
        <w:t xml:space="preserve"> species</w:t>
      </w:r>
      <w:r w:rsidR="00BB7E76">
        <w:rPr>
          <w:rFonts w:ascii="Arial" w:eastAsia="Times New Roman" w:hAnsi="Arial" w:cs="Arial"/>
          <w:color w:val="000000"/>
          <w:kern w:val="0"/>
          <w14:ligatures w14:val="none"/>
        </w:rPr>
        <w:t xml:space="preserve"> and temporal scales</w:t>
      </w:r>
      <w:r>
        <w:rPr>
          <w:rFonts w:ascii="Arial" w:eastAsia="Times New Roman" w:hAnsi="Arial" w:cs="Arial"/>
          <w:kern w:val="0"/>
          <w14:ligatures w14:val="none"/>
        </w:rPr>
        <w:t>.</w:t>
      </w:r>
    </w:p>
    <w:p w14:paraId="67D3B675" w14:textId="33E213CF" w:rsidR="00797A47" w:rsidRDefault="00797A47">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14:paraId="400B9A32" w14:textId="34AF1999" w:rsidR="00292FF5" w:rsidRDefault="00292FF5" w:rsidP="00207381">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lastRenderedPageBreak/>
        <w:t>Abstract:</w:t>
      </w:r>
      <w:r w:rsidR="00BE1C9E">
        <w:rPr>
          <w:rFonts w:ascii="Arial" w:eastAsia="Times New Roman" w:hAnsi="Arial" w:cs="Arial"/>
          <w:color w:val="000000"/>
          <w:kern w:val="0"/>
          <w14:ligatures w14:val="none"/>
        </w:rPr>
        <w:t xml:space="preserve">  </w:t>
      </w:r>
    </w:p>
    <w:p w14:paraId="11E96903" w14:textId="0AED2B01" w:rsidR="00224081" w:rsidRPr="00122893" w:rsidRDefault="00224081" w:rsidP="00224081">
      <w:pPr>
        <w:spacing w:line="480" w:lineRule="auto"/>
        <w:rPr>
          <w:rFonts w:ascii="Arial" w:eastAsia="Times New Roman" w:hAnsi="Arial" w:cs="Arial"/>
          <w:kern w:val="0"/>
          <w14:ligatures w14:val="none"/>
        </w:rPr>
      </w:pPr>
      <w:bookmarkStart w:id="0" w:name="OLE_LINK1"/>
      <w:r w:rsidRPr="00224081">
        <w:rPr>
          <w:rFonts w:ascii="Arial" w:eastAsia="Times New Roman" w:hAnsi="Arial" w:cs="Arial"/>
          <w:kern w:val="0"/>
          <w14:ligatures w14:val="none"/>
        </w:rPr>
        <w:t>Understanding how contaminants influence physiological stress is vital for conserving</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aquatic organisms in increasingly altered environments.</w:t>
      </w:r>
      <w:bookmarkEnd w:id="0"/>
      <w:r w:rsidRPr="00224081">
        <w:rPr>
          <w:rFonts w:ascii="Arial" w:eastAsia="Times New Roman" w:hAnsi="Arial" w:cs="Arial"/>
          <w:kern w:val="0"/>
          <w14:ligatures w14:val="none"/>
        </w:rPr>
        <w:t xml:space="preserve"> We examined whether exposure to cadmium (Cd) or </w:t>
      </w:r>
      <w:proofErr w:type="spellStart"/>
      <w:r w:rsidRPr="00224081">
        <w:rPr>
          <w:rFonts w:ascii="Arial" w:eastAsia="Times New Roman" w:hAnsi="Arial" w:cs="Arial"/>
          <w:kern w:val="0"/>
          <w14:ligatures w14:val="none"/>
        </w:rPr>
        <w:t>perfluoropentanoic</w:t>
      </w:r>
      <w:proofErr w:type="spellEnd"/>
      <w:r w:rsidRPr="00224081">
        <w:rPr>
          <w:rFonts w:ascii="Arial" w:eastAsia="Times New Roman" w:hAnsi="Arial" w:cs="Arial"/>
          <w:kern w:val="0"/>
          <w14:ligatures w14:val="none"/>
        </w:rPr>
        <w:t xml:space="preserve"> acid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)—a short-chain </w:t>
      </w:r>
      <w:bookmarkStart w:id="1" w:name="_Hlk213782290"/>
      <w:r w:rsidRPr="00224081">
        <w:rPr>
          <w:rFonts w:ascii="Arial" w:eastAsia="Times New Roman" w:hAnsi="Arial" w:cs="Arial"/>
          <w:kern w:val="0"/>
          <w14:ligatures w14:val="none"/>
        </w:rPr>
        <w:t>per- and polyfluoroalkyl substance</w:t>
      </w:r>
      <w:bookmarkEnd w:id="1"/>
      <w:r w:rsidRPr="00224081">
        <w:rPr>
          <w:rFonts w:ascii="Arial" w:eastAsia="Times New Roman" w:hAnsi="Arial" w:cs="Arial"/>
          <w:kern w:val="0"/>
          <w14:ligatures w14:val="none"/>
        </w:rPr>
        <w:t xml:space="preserve"> (PFAS)—affects</w:t>
      </w:r>
      <w:r w:rsidR="00087F6E">
        <w:rPr>
          <w:rFonts w:ascii="Arial" w:eastAsia="Times New Roman" w:hAnsi="Arial" w:cs="Arial"/>
          <w:kern w:val="0"/>
          <w14:ligatures w14:val="none"/>
        </w:rPr>
        <w:t>, and therefore potentially biases,</w:t>
      </w:r>
      <w:r w:rsidRPr="00224081">
        <w:rPr>
          <w:rFonts w:ascii="Arial" w:eastAsia="Times New Roman" w:hAnsi="Arial" w:cs="Arial"/>
          <w:kern w:val="0"/>
          <w14:ligatures w14:val="none"/>
        </w:rPr>
        <w:t xml:space="preserve"> the stress response of </w:t>
      </w:r>
      <w:commentRangeStart w:id="2"/>
      <w:r w:rsidRPr="00224081">
        <w:rPr>
          <w:rFonts w:ascii="Arial" w:eastAsia="Times New Roman" w:hAnsi="Arial" w:cs="Arial"/>
          <w:kern w:val="0"/>
          <w14:ligatures w14:val="none"/>
        </w:rPr>
        <w:t xml:space="preserve">largemouth bass </w:t>
      </w:r>
      <w:commentRangeEnd w:id="2"/>
      <w:r w:rsidR="00932115">
        <w:rPr>
          <w:rStyle w:val="CommentReference"/>
        </w:rPr>
        <w:commentReference w:id="2"/>
      </w:r>
      <w:r w:rsidRPr="00224081">
        <w:rPr>
          <w:rFonts w:ascii="Arial" w:eastAsia="Times New Roman" w:hAnsi="Arial" w:cs="Arial"/>
          <w:kern w:val="0"/>
          <w14:ligatures w14:val="none"/>
        </w:rPr>
        <w:t>(</w:t>
      </w:r>
      <w:r w:rsidRPr="00BB7E76">
        <w:rPr>
          <w:rFonts w:ascii="Arial" w:eastAsia="Times New Roman" w:hAnsi="Arial" w:cs="Arial"/>
          <w:i/>
          <w:iCs/>
          <w:kern w:val="0"/>
          <w14:ligatures w14:val="none"/>
        </w:rPr>
        <w:t>Micropterus nigricans</w:t>
      </w:r>
      <w:r w:rsidRPr="00224081">
        <w:rPr>
          <w:rFonts w:ascii="Arial" w:eastAsia="Times New Roman" w:hAnsi="Arial" w:cs="Arial"/>
          <w:kern w:val="0"/>
          <w14:ligatures w14:val="none"/>
        </w:rPr>
        <w:t xml:space="preserve">) under controlled laboratory conditions. Using the </w:t>
      </w:r>
      <w:bookmarkStart w:id="3" w:name="_Hlk213783123"/>
      <w:r w:rsidRPr="00224081">
        <w:rPr>
          <w:rFonts w:ascii="Arial" w:eastAsia="Times New Roman" w:hAnsi="Arial" w:cs="Arial"/>
          <w:kern w:val="0"/>
          <w14:ligatures w14:val="none"/>
        </w:rPr>
        <w:t xml:space="preserve">neutrophil-to-lymphocyte </w:t>
      </w:r>
      <w:bookmarkEnd w:id="3"/>
      <w:r w:rsidRPr="00224081">
        <w:rPr>
          <w:rFonts w:ascii="Arial" w:eastAsia="Times New Roman" w:hAnsi="Arial" w:cs="Arial"/>
          <w:kern w:val="0"/>
          <w14:ligatures w14:val="none"/>
        </w:rPr>
        <w:t xml:space="preserve">ratio (NLR) as a proxy for stress, we compared five groups (control, Cd low, Cd 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high) across four sampling periods: baseline, post-treatment, three hours after an abrupt salinity increase, and seven days later.</w:t>
      </w:r>
      <w:r w:rsidR="00BB7E76">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elevated NLR values by more than 200% within four days of treatment, indicating increased baseline stress. After the salinity </w:t>
      </w:r>
      <w:r w:rsidR="00BB7E76">
        <w:rPr>
          <w:rFonts w:ascii="Arial" w:eastAsia="Times New Roman" w:hAnsi="Arial" w:cs="Arial"/>
          <w:kern w:val="0"/>
          <w14:ligatures w14:val="none"/>
        </w:rPr>
        <w:t>increase</w:t>
      </w:r>
      <w:r w:rsidRPr="00224081">
        <w:rPr>
          <w:rFonts w:ascii="Arial" w:eastAsia="Times New Roman" w:hAnsi="Arial" w:cs="Arial"/>
          <w:kern w:val="0"/>
          <w14:ligatures w14:val="none"/>
        </w:rPr>
        <w:t>, all groups exhibited an acute rise in NLR; however, only fish in the high-</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group failed to recover, maintaining elevated NLR one week later. Neither Cd concentration nor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altered baseline or post-stressor NLR compared with controls.</w:t>
      </w:r>
      <w:r w:rsidR="00BB7E76">
        <w:rPr>
          <w:rFonts w:ascii="Arial" w:eastAsia="Times New Roman" w:hAnsi="Arial" w:cs="Arial"/>
          <w:kern w:val="0"/>
          <w14:ligatures w14:val="none"/>
        </w:rPr>
        <w:t xml:space="preserve"> Our</w:t>
      </w:r>
      <w:r w:rsidRPr="00224081">
        <w:rPr>
          <w:rFonts w:ascii="Arial" w:eastAsia="Times New Roman" w:hAnsi="Arial" w:cs="Arial"/>
          <w:kern w:val="0"/>
          <w14:ligatures w14:val="none"/>
        </w:rPr>
        <w:t xml:space="preserve"> findings demonstrate that </w:t>
      </w:r>
      <w:proofErr w:type="spellStart"/>
      <w:r w:rsidRPr="00224081">
        <w:rPr>
          <w:rFonts w:ascii="Arial" w:eastAsia="Times New Roman" w:hAnsi="Arial" w:cs="Arial"/>
          <w:kern w:val="0"/>
          <w14:ligatures w14:val="none"/>
        </w:rPr>
        <w:t>PFPeA</w:t>
      </w:r>
      <w:proofErr w:type="spellEnd"/>
      <w:r w:rsidR="00BB7E76">
        <w:rPr>
          <w:rFonts w:ascii="Arial" w:eastAsia="Times New Roman" w:hAnsi="Arial" w:cs="Arial"/>
          <w:kern w:val="0"/>
          <w14:ligatures w14:val="none"/>
        </w:rPr>
        <w:t xml:space="preserve"> may</w:t>
      </w:r>
      <w:r w:rsidRPr="00224081">
        <w:rPr>
          <w:rFonts w:ascii="Arial" w:eastAsia="Times New Roman" w:hAnsi="Arial" w:cs="Arial"/>
          <w:kern w:val="0"/>
          <w14:ligatures w14:val="none"/>
        </w:rPr>
        <w:t xml:space="preserve"> amplify the physiological stress response in bass</w:t>
      </w:r>
      <w:r w:rsidR="00087F6E">
        <w:rPr>
          <w:rFonts w:ascii="Arial" w:eastAsia="Times New Roman" w:hAnsi="Arial" w:cs="Arial"/>
          <w:kern w:val="0"/>
          <w14:ligatures w14:val="none"/>
        </w:rPr>
        <w:t xml:space="preserve"> </w:t>
      </w:r>
      <w:r w:rsidRPr="00224081">
        <w:rPr>
          <w:rFonts w:ascii="Arial" w:eastAsia="Times New Roman" w:hAnsi="Arial" w:cs="Arial"/>
          <w:kern w:val="0"/>
          <w14:ligatures w14:val="none"/>
        </w:rPr>
        <w:t>with implications for population health and management amid saltwater intrusion and other environmental changes.</w:t>
      </w:r>
      <w:r w:rsidR="00087F6E">
        <w:rPr>
          <w:rFonts w:ascii="Arial" w:eastAsia="Times New Roman" w:hAnsi="Arial" w:cs="Arial"/>
          <w:kern w:val="0"/>
          <w14:ligatures w14:val="none"/>
        </w:rPr>
        <w:t xml:space="preserve"> Further, enigmatic exogenous contaminants may bias traditional biomarkers used to test applied science hypotheses aimed at other aquatic perturbations</w:t>
      </w:r>
      <w:r w:rsidRPr="00224081">
        <w:rPr>
          <w:rFonts w:ascii="Arial" w:eastAsia="Times New Roman" w:hAnsi="Arial" w:cs="Arial"/>
          <w:kern w:val="0"/>
          <w14:ligatures w14:val="none"/>
        </w:rPr>
        <w:t>.</w:t>
      </w:r>
    </w:p>
    <w:p w14:paraId="20A413D7" w14:textId="77777777" w:rsidR="00797A47" w:rsidRDefault="00797A47" w:rsidP="00207381">
      <w:pPr>
        <w:spacing w:line="480" w:lineRule="auto"/>
        <w:rPr>
          <w:rFonts w:ascii="Arial" w:eastAsia="Times New Roman" w:hAnsi="Arial" w:cs="Arial"/>
          <w:color w:val="000000"/>
          <w:kern w:val="0"/>
          <w14:ligatures w14:val="none"/>
        </w:rPr>
      </w:pPr>
    </w:p>
    <w:p w14:paraId="2C7196AF" w14:textId="2C14C5F6" w:rsidR="00797A47" w:rsidRPr="00122893" w:rsidRDefault="00797A47" w:rsidP="00797A47">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Keywords:</w:t>
      </w:r>
      <w:r w:rsidR="00BE1C9E">
        <w:rPr>
          <w:rFonts w:ascii="Arial" w:eastAsia="Times New Roman" w:hAnsi="Arial" w:cs="Arial"/>
          <w:color w:val="000000"/>
          <w:kern w:val="0"/>
          <w14:ligatures w14:val="none"/>
        </w:rPr>
        <w:t xml:space="preserve">  </w:t>
      </w:r>
    </w:p>
    <w:p w14:paraId="3329FE3F" w14:textId="41E7D18E" w:rsidR="00292FF5" w:rsidRPr="00087F6E" w:rsidRDefault="00797A47" w:rsidP="00207381">
      <w:pPr>
        <w:spacing w:line="480" w:lineRule="auto"/>
        <w:rPr>
          <w:rFonts w:ascii="Arial" w:eastAsia="Times New Roman" w:hAnsi="Arial" w:cs="Arial"/>
          <w:kern w:val="0"/>
          <w14:ligatures w14:val="none"/>
        </w:rPr>
      </w:pPr>
      <w:r>
        <w:rPr>
          <w:rFonts w:ascii="Arial" w:eastAsia="Times New Roman" w:hAnsi="Arial" w:cs="Arial"/>
          <w:color w:val="000000"/>
          <w:kern w:val="0"/>
          <w14:ligatures w14:val="none"/>
        </w:rPr>
        <w:t xml:space="preserve">(3 to 10) </w:t>
      </w:r>
      <w:r w:rsidRPr="00122893">
        <w:rPr>
          <w:rFonts w:ascii="Arial" w:eastAsia="Times New Roman" w:hAnsi="Arial" w:cs="Arial"/>
          <w:color w:val="000000"/>
          <w:kern w:val="0"/>
          <w14:ligatures w14:val="none"/>
        </w:rPr>
        <w:t xml:space="preserve">Leukocyte Profiles, </w:t>
      </w:r>
      <w:proofErr w:type="spellStart"/>
      <w:r w:rsidRPr="00122893">
        <w:rPr>
          <w:rFonts w:ascii="Arial" w:eastAsia="Times New Roman" w:hAnsi="Arial" w:cs="Arial"/>
          <w:color w:val="000000"/>
          <w:kern w:val="0"/>
          <w14:ligatures w14:val="none"/>
        </w:rPr>
        <w:t>Perfluoropentanoic</w:t>
      </w:r>
      <w:proofErr w:type="spellEnd"/>
      <w:r w:rsidRPr="00122893">
        <w:rPr>
          <w:rFonts w:ascii="Arial" w:eastAsia="Times New Roman" w:hAnsi="Arial" w:cs="Arial"/>
          <w:color w:val="000000"/>
          <w:kern w:val="0"/>
          <w14:ligatures w14:val="none"/>
        </w:rPr>
        <w:t xml:space="preserve"> Acid, Cadmium, Largemouth Bass, Per- Polyfluoroalkyl Substances, Stress</w:t>
      </w:r>
      <w:r w:rsidR="00087F6E">
        <w:rPr>
          <w:rFonts w:ascii="Arial" w:eastAsia="Times New Roman" w:hAnsi="Arial" w:cs="Arial"/>
          <w:kern w:val="0"/>
          <w14:ligatures w14:val="none"/>
        </w:rPr>
        <w:t xml:space="preserve"> </w:t>
      </w:r>
      <w:r w:rsidR="00292FF5" w:rsidRPr="00122893">
        <w:rPr>
          <w:rFonts w:ascii="Arial" w:eastAsia="Times New Roman" w:hAnsi="Arial" w:cs="Arial"/>
          <w:color w:val="000000"/>
          <w:kern w:val="0"/>
          <w14:ligatures w14:val="none"/>
        </w:rPr>
        <w:br w:type="page"/>
      </w:r>
    </w:p>
    <w:p w14:paraId="6D0B9345" w14:textId="77777777" w:rsidR="009B7318" w:rsidRPr="00122893" w:rsidRDefault="0045522C" w:rsidP="00207381">
      <w:pPr>
        <w:spacing w:line="480" w:lineRule="auto"/>
        <w:rPr>
          <w:rFonts w:ascii="Arial" w:eastAsia="Times New Roman" w:hAnsi="Arial" w:cs="Arial"/>
          <w:b/>
          <w:bCs/>
          <w:kern w:val="0"/>
          <w14:ligatures w14:val="none"/>
        </w:rPr>
      </w:pPr>
      <w:r w:rsidRPr="00122893">
        <w:rPr>
          <w:rFonts w:ascii="Arial" w:eastAsia="Times New Roman" w:hAnsi="Arial" w:cs="Arial"/>
          <w:b/>
          <w:bCs/>
          <w:color w:val="000000"/>
          <w:kern w:val="0"/>
          <w14:ligatures w14:val="none"/>
        </w:rPr>
        <w:lastRenderedPageBreak/>
        <w:t xml:space="preserve">1. </w:t>
      </w:r>
      <w:r w:rsidR="00292FF5" w:rsidRPr="00122893">
        <w:rPr>
          <w:rFonts w:ascii="Arial" w:eastAsia="Times New Roman" w:hAnsi="Arial" w:cs="Arial"/>
          <w:b/>
          <w:bCs/>
          <w:color w:val="000000"/>
          <w:kern w:val="0"/>
          <w14:ligatures w14:val="none"/>
        </w:rPr>
        <w:t>Introduction</w:t>
      </w:r>
    </w:p>
    <w:p w14:paraId="4EA378BE" w14:textId="09D0E94E" w:rsidR="00087F6E" w:rsidRDefault="00AF634C"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Biologists</w:t>
      </w:r>
      <w:r w:rsidR="003A62B7">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conservationists</w:t>
      </w:r>
      <w:r w:rsidR="003A62B7">
        <w:rPr>
          <w:rFonts w:ascii="Arial" w:eastAsia="Times New Roman" w:hAnsi="Arial" w:cs="Arial"/>
          <w:color w:val="000000"/>
          <w:kern w:val="0"/>
          <w14:ligatures w14:val="none"/>
        </w:rPr>
        <w:t>, and managers</w:t>
      </w:r>
      <w:r>
        <w:rPr>
          <w:rFonts w:ascii="Arial" w:eastAsia="Times New Roman" w:hAnsi="Arial" w:cs="Arial"/>
          <w:color w:val="000000"/>
          <w:kern w:val="0"/>
          <w14:ligatures w14:val="none"/>
        </w:rPr>
        <w:t xml:space="preserve"> u</w:t>
      </w:r>
      <w:r w:rsidR="009921F6">
        <w:rPr>
          <w:rFonts w:ascii="Arial" w:eastAsia="Times New Roman" w:hAnsi="Arial" w:cs="Arial"/>
          <w:color w:val="000000"/>
          <w:kern w:val="0"/>
          <w14:ligatures w14:val="none"/>
        </w:rPr>
        <w:t>tiliz</w:t>
      </w:r>
      <w:r>
        <w:rPr>
          <w:rFonts w:ascii="Arial" w:eastAsia="Times New Roman" w:hAnsi="Arial" w:cs="Arial"/>
          <w:color w:val="000000"/>
          <w:kern w:val="0"/>
          <w14:ligatures w14:val="none"/>
        </w:rPr>
        <w:t xml:space="preserve">e physiological metrics to </w:t>
      </w:r>
      <w:r w:rsidR="00E33DF7">
        <w:rPr>
          <w:rFonts w:ascii="Arial" w:eastAsia="Times New Roman" w:hAnsi="Arial" w:cs="Arial"/>
          <w:color w:val="000000"/>
          <w:kern w:val="0"/>
          <w14:ligatures w14:val="none"/>
        </w:rPr>
        <w:t>assess</w:t>
      </w:r>
      <w:r>
        <w:rPr>
          <w:rFonts w:ascii="Arial" w:eastAsia="Times New Roman" w:hAnsi="Arial" w:cs="Arial"/>
          <w:color w:val="000000"/>
          <w:kern w:val="0"/>
          <w14:ligatures w14:val="none"/>
        </w:rPr>
        <w:t xml:space="preserve"> </w:t>
      </w:r>
      <w:r w:rsidR="00087F6E">
        <w:rPr>
          <w:rFonts w:ascii="Arial" w:eastAsia="Times New Roman" w:hAnsi="Arial" w:cs="Arial"/>
          <w:color w:val="000000"/>
          <w:kern w:val="0"/>
          <w14:ligatures w14:val="none"/>
        </w:rPr>
        <w:t xml:space="preserve">relative </w:t>
      </w:r>
      <w:r>
        <w:rPr>
          <w:rFonts w:ascii="Arial" w:eastAsia="Times New Roman" w:hAnsi="Arial" w:cs="Arial"/>
          <w:color w:val="000000"/>
          <w:kern w:val="0"/>
          <w14:ligatures w14:val="none"/>
        </w:rPr>
        <w:t>organismal responses and</w:t>
      </w:r>
      <w:r w:rsidR="00E33DF7">
        <w:rPr>
          <w:rFonts w:ascii="Arial" w:eastAsia="Times New Roman" w:hAnsi="Arial" w:cs="Arial"/>
          <w:color w:val="000000"/>
          <w:kern w:val="0"/>
          <w14:ligatures w14:val="none"/>
        </w:rPr>
        <w:t xml:space="preserve"> the</w:t>
      </w:r>
      <w:r>
        <w:rPr>
          <w:rFonts w:ascii="Arial" w:eastAsia="Times New Roman" w:hAnsi="Arial" w:cs="Arial"/>
          <w:color w:val="000000"/>
          <w:kern w:val="0"/>
          <w14:ligatures w14:val="none"/>
        </w:rPr>
        <w:t xml:space="preserve"> impacts of localized and widespread </w:t>
      </w:r>
      <w:r w:rsidR="00E33DF7">
        <w:rPr>
          <w:rFonts w:ascii="Arial" w:eastAsia="Times New Roman" w:hAnsi="Arial" w:cs="Arial"/>
          <w:color w:val="000000"/>
          <w:kern w:val="0"/>
          <w14:ligatures w14:val="none"/>
        </w:rPr>
        <w:t>disturbances</w:t>
      </w:r>
      <w:r>
        <w:rPr>
          <w:rFonts w:ascii="Arial" w:eastAsia="Times New Roman" w:hAnsi="Arial" w:cs="Arial"/>
          <w:color w:val="000000"/>
          <w:kern w:val="0"/>
          <w14:ligatures w14:val="none"/>
        </w:rPr>
        <w:t xml:space="preserve"> on vertebrate populations</w:t>
      </w:r>
      <w:r w:rsidR="00A639B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{"citationID":"QVrBTj2h","properties":{"formattedCitation":"(Feder, 1987; Wikelski and Cooke, 2006; Cooke {\\i{}et al.}, 2014)","plainCitation":"(Feder, 1987; Wikelski and Cooke, 2006; Cooke et al., 2014)","noteIndex":0},"citationItems":[{"id":"qXH3zpq3/D7k6u9kN","uris":["http://zotero.org/users/4161640/items/7LRZY2CW"],"itemData":{"id":119,"type":"book","publisher":"Cambridge University Press","title":"New directions in ecological physiology","author":[{"family":"Feder","given":"Martin E"}],"issued":{"date-parts":[["1987"]]}}},{"id":"qXH3zpq3/KyAdhawU","uris":["http://zotero.org/users/4161640/items/88HPGR9Z"],"itemData":{"id":107,"type":"article-journal","container-title":"Trends in Ecology &amp; Evolution","issue":"1","journalAbbreviation":"Trends Ecol Evol","note":"publisher: Elsevier","page":"38–46","title":"Conservation physiology","volume":"21","author":[{"family":"Wikelski","given":"Martin"},{"family":"Cooke","given":"Steven J"}],"issued":{"date-parts":[["2006"]]}}},{"id":"qXH3zpq3/KSCkMJwG","uris":["http://zotero.org/users/4161640/items/22J8C4DU"],"itemData":{"id":105,"type":"article-journal","container-title":"Physiological and Biochemical Zoology","issue":"1","journalAbbreviation":"Physiol Biochem Zool","note":"publisher: University of Chicago Press Chicago, IL","page":"1–14","title":"Physiology, behavior, and conservation","volume":"87","author":[{"family":"Cooke","given":"Steven J"},{"family":"Blumstein","given":"Daniel T"},{"family":"Buchholz","given":"Richard"},{"family":"Caro","given":"Tim"},{"family":"Fernandez-Juricic","given":"Esteban"},{"family":"Franklin","given":"Craig E"},{"family":"Metcalfe","given":"Julian"},{"family":"O’Connor","given":"Constance M"},{"family":"St. Clair","given":"Colleen Cassady"},{"family":"Sutherland","given":"William J"},{"literal":"others"}],"issued":{"date-parts":[["2014"]]}}}],"schema":"https://github.com/citation-style-language/schema/raw/master/csl-citation.json"} </w:instrText>
      </w:r>
      <w:r w:rsidR="00A639B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(Feder, 1987; Wikelski and Cooke, 2006; Cooke </w:t>
      </w:r>
      <w:r w:rsidR="002838B7" w:rsidRPr="002838B7">
        <w:rPr>
          <w:rFonts w:ascii="Arial" w:hAnsi="Arial" w:cs="Arial"/>
          <w:i/>
          <w:iCs/>
          <w:color w:val="000000"/>
          <w:kern w:val="0"/>
        </w:rPr>
        <w:t>et al.</w:t>
      </w:r>
      <w:r w:rsidR="002838B7" w:rsidRPr="002838B7">
        <w:rPr>
          <w:rFonts w:ascii="Arial" w:hAnsi="Arial" w:cs="Arial"/>
          <w:color w:val="000000"/>
          <w:kern w:val="0"/>
        </w:rPr>
        <w:t>, 2014)</w:t>
      </w:r>
      <w:r w:rsidR="00A639BC">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3A62B7">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Metrics such as comparative leukocyte profiles </w:t>
      </w:r>
      <w:r w:rsidR="008959E1">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{"citationID":"kniHHlPg","properties":{"formattedCitation":"(Murray {\\i{}et al.}, 2013)","plainCitation":"(Murray et al., 2013)","noteIndex":0},"citationItems":[{"id":"qXH3zpq3/afoQltV6","uris":["http://zotero.org/users/4161640/items/MDG3KWR9"],"itemData":{"id":252,"type":"article-journal","container-title":"Ichthyology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(Murray </w:t>
      </w:r>
      <w:r w:rsidR="008959E1" w:rsidRPr="008959E1">
        <w:rPr>
          <w:rFonts w:ascii="Arial" w:hAnsi="Arial" w:cs="Arial"/>
          <w:i/>
          <w:iCs/>
          <w:color w:val="000000"/>
          <w:kern w:val="0"/>
        </w:rPr>
        <w:t>et al.</w:t>
      </w:r>
      <w:r w:rsidR="008959E1" w:rsidRPr="008959E1">
        <w:rPr>
          <w:rFonts w:ascii="Arial" w:hAnsi="Arial" w:cs="Arial"/>
          <w:color w:val="000000"/>
          <w:kern w:val="0"/>
        </w:rPr>
        <w:t>, 2013)</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endocrine markers </w:t>
      </w:r>
      <w:r w:rsidR="008959E1">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{"citationID":"SzmiWOEX","properties":{"formattedCitation":"(Aerts {\\i{}et al.}, 2015)","plainCitation":"(Aerts et al., 2015)","noteIndex":0},"citationItems":[{"id":"qXH3zpq3/Ziljr8ZM","uris":["http://zotero.org/users/4161640/items/Z385RLQC"],"itemData":{"id":492,"type":"article-journal","container-title":"PLoS One","issue":"4","note":"publisher: Public Library of Science San Francisco, CA USA","page":"e0123411","title":"Scales tell a story on the stress history of fish","volume":"10","author":[{"family":"Aerts","given":"Johan"},{"family":"Metz","given":"Juriaan Rogier"},{"family":"Ampe","given":"Bart"},{"family":"Decostere","given":"Annemie"},{"family":"Flik","given":"Gert"},{"family":"De Saeger","given":"Sarah"}],"issued":{"date-parts":[["2015"]]}}}],"schema":"https://github.com/citation-style-language/schema/raw/master/csl-citation.json"}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(Aerts </w:t>
      </w:r>
      <w:r w:rsidR="008959E1" w:rsidRPr="008959E1">
        <w:rPr>
          <w:rFonts w:ascii="Arial" w:hAnsi="Arial" w:cs="Arial"/>
          <w:i/>
          <w:iCs/>
          <w:color w:val="000000"/>
          <w:kern w:val="0"/>
        </w:rPr>
        <w:t>et al.</w:t>
      </w:r>
      <w:r w:rsidR="008959E1" w:rsidRPr="008959E1">
        <w:rPr>
          <w:rFonts w:ascii="Arial" w:hAnsi="Arial" w:cs="Arial"/>
          <w:color w:val="000000"/>
          <w:kern w:val="0"/>
        </w:rPr>
        <w:t>, 2015)</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relative performance </w:t>
      </w:r>
      <w:r w:rsidR="008959E1">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{"citationID":"ikdWhwLy","properties":{"formattedCitation":"(Kern and Langerhans, 2019)","plainCitation":"(Kern and Langerhans, 2019)","noteIndex":0},"citationItems":[{"id":"qXH3zpq3/Iw5irK3s","uris":["http://zotero.org/users/4161640/items/8YQDJGCD"],"itemData":{"id":491,"type":"article-journal","container-title":"Frontiers in Ecology and Evolution","journalAbbreviation":"Front. Ecol. Evol.","note":"publisher: Frontiers Media SA","page":"229","title":"Urbanization alters swimming performance of a stream fish","volume":"6","author":[{"family":"Kern","given":"Elizabeth MA"},{"family":"Langerhans","given":"R Brian"}],"issued":{"date-parts":[["2019"]]}}}],"schema":"https://github.com/citation-style-language/schema/raw/master/csl-citation.json"}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Pr>
          <w:rFonts w:ascii="Arial" w:eastAsia="Times New Roman" w:hAnsi="Arial" w:cs="Arial"/>
          <w:noProof/>
          <w:color w:val="000000"/>
          <w:kern w:val="0"/>
          <w14:ligatures w14:val="none"/>
        </w:rPr>
        <w:t>(Kern and Langerhans, 2019)</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t>have been</w:t>
      </w:r>
      <w:r>
        <w:rPr>
          <w:rFonts w:ascii="Arial" w:eastAsia="Times New Roman" w:hAnsi="Arial" w:cs="Arial"/>
          <w:color w:val="000000"/>
          <w:kern w:val="0"/>
          <w14:ligatures w14:val="none"/>
        </w:rPr>
        <w:t xml:space="preserve"> </w:t>
      </w:r>
      <w:r w:rsidR="0020365B">
        <w:rPr>
          <w:rFonts w:ascii="Arial" w:eastAsia="Times New Roman" w:hAnsi="Arial" w:cs="Arial"/>
          <w:color w:val="000000"/>
          <w:kern w:val="0"/>
          <w14:ligatures w14:val="none"/>
        </w:rPr>
        <w:t>used</w:t>
      </w:r>
      <w:r>
        <w:rPr>
          <w:rFonts w:ascii="Arial" w:eastAsia="Times New Roman" w:hAnsi="Arial" w:cs="Arial"/>
          <w:color w:val="000000"/>
          <w:kern w:val="0"/>
          <w14:ligatures w14:val="none"/>
        </w:rPr>
        <w:t xml:space="preserve"> to evaluate disturbance in aquatic systems. While the lack of physiological independence among these response variables offers logistical </w:t>
      </w:r>
      <w:r w:rsidR="00E33DF7">
        <w:rPr>
          <w:rFonts w:ascii="Arial" w:eastAsia="Times New Roman" w:hAnsi="Arial" w:cs="Arial"/>
          <w:color w:val="000000"/>
          <w:kern w:val="0"/>
          <w14:ligatures w14:val="none"/>
        </w:rPr>
        <w:t>simplicity</w:t>
      </w:r>
      <w:r>
        <w:rPr>
          <w:rFonts w:ascii="Arial" w:eastAsia="Times New Roman" w:hAnsi="Arial" w:cs="Arial"/>
          <w:color w:val="000000"/>
          <w:kern w:val="0"/>
          <w14:ligatures w14:val="none"/>
        </w:rPr>
        <w:t xml:space="preserve"> and comparative utility </w:t>
      </w:r>
      <w:r w:rsidR="00B81BD4">
        <w:rPr>
          <w:rFonts w:ascii="Arial" w:eastAsia="Times New Roman" w:hAnsi="Arial" w:cs="Arial"/>
          <w:color w:val="000000"/>
          <w:kern w:val="0"/>
          <w14:ligatures w14:val="none"/>
        </w:rPr>
        <w:t>with</w:t>
      </w:r>
      <w:r>
        <w:rPr>
          <w:rFonts w:ascii="Arial" w:eastAsia="Times New Roman" w:hAnsi="Arial" w:cs="Arial"/>
          <w:color w:val="000000"/>
          <w:kern w:val="0"/>
          <w14:ligatures w14:val="none"/>
        </w:rPr>
        <w:t xml:space="preserve"> other studies</w:t>
      </w:r>
      <w:r w:rsidR="008959E1">
        <w:rPr>
          <w:rFonts w:ascii="Arial" w:eastAsia="Times New Roman" w:hAnsi="Arial" w:cs="Arial"/>
          <w:color w:val="000000"/>
          <w:kern w:val="0"/>
          <w14:ligatures w14:val="none"/>
        </w:rPr>
        <w:t xml:space="preserve"> </w:t>
      </w:r>
      <w:r w:rsidR="008959E1">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{"citationID":"UbMFf4GC","properties":{"formattedCitation":"(Davis {\\i{}et al.}, 2008)","plainCitation":"(Davis et al., 2008)","noteIndex":0},"citationItems":[{"id":"qXH3zpq3/3MDIPwhk","uris":["http://zotero.org/users/4161640/items/PLY5XJBA"],"itemData":{"id":236,"type":"article-journal","container-title":"Functional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(Davis </w:t>
      </w:r>
      <w:r w:rsidR="008959E1" w:rsidRPr="008959E1">
        <w:rPr>
          <w:rFonts w:ascii="Arial" w:hAnsi="Arial" w:cs="Arial"/>
          <w:i/>
          <w:iCs/>
          <w:color w:val="000000"/>
          <w:kern w:val="0"/>
        </w:rPr>
        <w:t>et al.</w:t>
      </w:r>
      <w:r w:rsidR="008959E1" w:rsidRPr="008959E1">
        <w:rPr>
          <w:rFonts w:ascii="Arial" w:hAnsi="Arial" w:cs="Arial"/>
          <w:color w:val="000000"/>
          <w:kern w:val="0"/>
        </w:rPr>
        <w:t>, 2008)</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the absence of </w:t>
      </w:r>
      <w:r w:rsidR="008959E1">
        <w:rPr>
          <w:rFonts w:ascii="Arial" w:eastAsia="Times New Roman" w:hAnsi="Arial" w:cs="Arial"/>
          <w:color w:val="000000"/>
          <w:kern w:val="0"/>
          <w14:ligatures w14:val="none"/>
        </w:rPr>
        <w:t xml:space="preserve">replicate system </w:t>
      </w:r>
      <w:r w:rsidR="00B81BD4">
        <w:rPr>
          <w:rFonts w:ascii="Arial" w:eastAsia="Times New Roman" w:hAnsi="Arial" w:cs="Arial"/>
          <w:color w:val="000000"/>
          <w:kern w:val="0"/>
          <w14:ligatures w14:val="none"/>
        </w:rPr>
        <w:t>perturbatio</w:t>
      </w:r>
      <w:r>
        <w:rPr>
          <w:rFonts w:ascii="Arial" w:eastAsia="Times New Roman" w:hAnsi="Arial" w:cs="Arial"/>
          <w:color w:val="000000"/>
          <w:kern w:val="0"/>
          <w14:ligatures w14:val="none"/>
        </w:rPr>
        <w:t xml:space="preserve">n </w:t>
      </w:r>
      <w:r w:rsidR="00E33DF7">
        <w:rPr>
          <w:rFonts w:ascii="Arial" w:eastAsia="Times New Roman" w:hAnsi="Arial" w:cs="Arial"/>
          <w:color w:val="000000"/>
          <w:kern w:val="0"/>
          <w14:ligatures w14:val="none"/>
        </w:rPr>
        <w:t>complicates</w:t>
      </w:r>
      <w:r>
        <w:rPr>
          <w:rFonts w:ascii="Arial" w:eastAsia="Times New Roman" w:hAnsi="Arial" w:cs="Arial"/>
          <w:color w:val="000000"/>
          <w:kern w:val="0"/>
          <w14:ligatures w14:val="none"/>
        </w:rPr>
        <w:t xml:space="preserve"> results and hinders comparison. </w:t>
      </w:r>
      <w:r w:rsidR="0045384D">
        <w:rPr>
          <w:rFonts w:ascii="Arial" w:eastAsia="Times New Roman" w:hAnsi="Arial" w:cs="Arial"/>
          <w:color w:val="000000"/>
          <w:kern w:val="0"/>
          <w14:ligatures w14:val="none"/>
        </w:rPr>
        <w:t xml:space="preserve">Recent studies and reviews have </w:t>
      </w:r>
      <w:r w:rsidR="0020365B">
        <w:rPr>
          <w:rFonts w:ascii="Arial" w:eastAsia="Times New Roman" w:hAnsi="Arial" w:cs="Arial"/>
          <w:color w:val="000000"/>
          <w:kern w:val="0"/>
          <w14:ligatures w14:val="none"/>
        </w:rPr>
        <w:t>highlighted</w:t>
      </w:r>
      <w:r w:rsidR="0045384D">
        <w:rPr>
          <w:rFonts w:ascii="Arial" w:eastAsia="Times New Roman" w:hAnsi="Arial" w:cs="Arial"/>
          <w:color w:val="000000"/>
          <w:kern w:val="0"/>
          <w14:ligatures w14:val="none"/>
        </w:rPr>
        <w:t xml:space="preserve"> how specific stressors influence physiological parameters </w:t>
      </w:r>
      <w:r w:rsidR="00232400">
        <w:rPr>
          <w:rFonts w:ascii="Arial" w:eastAsia="Times New Roman" w:hAnsi="Arial" w:cs="Arial"/>
          <w:color w:val="000000"/>
          <w:kern w:val="0"/>
          <w14:ligatures w14:val="none"/>
        </w:rPr>
        <w:t xml:space="preserve">and </w:t>
      </w:r>
      <w:r w:rsidR="0045384D">
        <w:rPr>
          <w:rFonts w:ascii="Arial" w:eastAsia="Times New Roman" w:hAnsi="Arial" w:cs="Arial"/>
          <w:color w:val="000000"/>
          <w:kern w:val="0"/>
          <w14:ligatures w14:val="none"/>
        </w:rPr>
        <w:t>overall population dynamics</w:t>
      </w:r>
      <w:r w:rsidR="00E33DF7">
        <w:rPr>
          <w:rFonts w:ascii="Arial" w:eastAsia="Times New Roman" w:hAnsi="Arial" w:cs="Arial"/>
          <w:color w:val="000000"/>
          <w:kern w:val="0"/>
          <w14:ligatures w14:val="none"/>
        </w:rPr>
        <w:t xml:space="preserve"> </w:t>
      </w:r>
      <w:r w:rsidR="00E33DF7">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{"citationID":"eKjF4FLy","properties":{"formattedCitation":"(Watson {\\i{}et al.}, 2020; Brosset {\\i{}et al.}, 2021; Mallett {\\i{}et al.}, 2024)","plainCitation":"(Watson et al., 2020; Brosset et al., 2021; Mallett et al., 2024)","noteIndex":0},"citationItems":[{"id":"qXH3zpq3/JAro8qb7","uris":["http://zotero.org/users/4161640/items/MMCC6KXT"],"itemData":{"id":108,"type":"article-journal","abstract":"Abstract\n            \n              Fish are increasingly exposed to anthropogenic stressors from human developments and activities such as agriculture, urbanization, pollution and fishing. Lethal impacts of these stressors have been studied but the potential sublethal impacts, such as behavioural changes or reduced growth and reproduction, have often been overlooked. Unlike mortality, sublethal impacts are broad and difficult to quantify experimentally. As a result, sublethal impacts are often ignored in regulatory frameworks and management decisions. Building on established fish bioenergetic models, we present a general method for using the population consequences of disturbance framework to investigate how stressors influence ecologically relevant life processes of fish. We partition impact into the initial energetic cost of attempts to escape from the stressor, followed by the energetic impacts of any injury or behavioural change, and their consequent effects on life processes. As a case study, we assess the sublethal effects of catch and release angling for the European sea bass (\n              Dicentrachus labrax\n              ,\n              Moronidae\n              ), a popular target species for recreational fishers. The energy budget model described is not intended to replace existing experimental approaches but does provide a simple way to account for sublethal impacts in assessment of the impact of recreational fisheries and aid development of robust management approaches. There is potential to apply our energy budget approach to investigate a broad range of stressors and cumulative impacts for many fish species while also using individual</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based models to estimate population</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level impacts.","container-title":"Fish and Fisheries","DOI":"10.1111/faf.12487","ISSN":"1467-2960, 1467-2979","issue":"5","journalAbbreviation":"Fish Fish","language":"en","page":"1034-1045","source":"DOI.org (Crossref)","title":"Assessing the sublethal impacts of anthropogenic stressors on fish: an energy</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 xml:space="preserve">budget approach","title-short":"Assessing the sublethal impacts of anthropogenic stressors on fish","volume":"21","author":[{"family":"Watson","given":"Joseph W."},{"family":"Hyder","given":"Kieran"},{"family":"Boyd","given":"Robin"},{"family":"Thorpe","given":"Robert"},{"family":"Weltersbach","given":"Marc Simon"},{"family":"Ferter","given":"Keno"},{"family":"Cooke","given":"Steven J."},{"family":"Roy","given":"Shovonlal"},{"family":"M. Sibly","given":"Richard"}],"issued":{"date-parts":[["2020",9]]}}},{"id":"qXH3zpq3/z8Bsce6y","uris":["http://zotero.org/users/4161640/items/4ZSII8ZI"],"itemData":{"id":110,"type":"article-journal","container-title":"Reviews in Fish Biology and Fisheries","DOI":"10.1007/s11160-021-09677-5","ISSN":"0960-3166, 1573-5184","issue":"4","journalAbbreviation":"Rev Fish Biol Fisheries","language":"en","page":"797-819","source":"DOI.org (Crossref)","title":"Physiological biomarkers and fisheries management","volume":"31","author":[{"family":"Brosset","given":"Pablo"},{"family":"Cooke","given":"Steven J."},{"family":"Schull","given":"Quentin"},{"family":"Trenkel","given":"Verena M."},{"family":"Soudant","given":"Philippe"},{"family":"Lebigre","given":"Christophe"}],"issued":{"date-parts":[["2021",12]]}}},{"id":"qXH3zpq3/EquKqcUh","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E33DF7">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(Watson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Brosset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E33DF7">
        <w:rPr>
          <w:rFonts w:ascii="Arial" w:eastAsia="Times New Roman" w:hAnsi="Arial" w:cs="Arial"/>
          <w:color w:val="000000"/>
          <w:kern w:val="0"/>
          <w14:ligatures w14:val="none"/>
        </w:rPr>
        <w:fldChar w:fldCharType="end"/>
      </w:r>
      <w:r w:rsidR="00232400">
        <w:rPr>
          <w:rFonts w:ascii="Arial" w:eastAsia="Times New Roman" w:hAnsi="Arial" w:cs="Arial"/>
          <w:color w:val="000000"/>
          <w:kern w:val="0"/>
          <w14:ligatures w14:val="none"/>
        </w:rPr>
        <w:t>;</w:t>
      </w:r>
      <w:r w:rsidR="008959E1">
        <w:rPr>
          <w:rFonts w:ascii="Arial" w:eastAsia="Times New Roman" w:hAnsi="Arial" w:cs="Arial"/>
          <w:color w:val="000000"/>
          <w:kern w:val="0"/>
          <w14:ligatures w14:val="none"/>
        </w:rPr>
        <w:t xml:space="preserve"> however, the suite of perturbation</w:t>
      </w:r>
      <w:r w:rsidR="00232400">
        <w:rPr>
          <w:rFonts w:ascii="Arial" w:eastAsia="Times New Roman" w:hAnsi="Arial" w:cs="Arial"/>
          <w:color w:val="000000"/>
          <w:kern w:val="0"/>
          <w14:ligatures w14:val="none"/>
        </w:rPr>
        <w:t>s</w:t>
      </w:r>
      <w:r w:rsidR="008959E1">
        <w:rPr>
          <w:rFonts w:ascii="Arial" w:eastAsia="Times New Roman" w:hAnsi="Arial" w:cs="Arial"/>
          <w:color w:val="000000"/>
          <w:kern w:val="0"/>
          <w14:ligatures w14:val="none"/>
        </w:rPr>
        <w:t xml:space="preserve"> is rarely consistent a</w:t>
      </w:r>
      <w:r w:rsidR="00232400">
        <w:rPr>
          <w:rFonts w:ascii="Arial" w:eastAsia="Times New Roman" w:hAnsi="Arial" w:cs="Arial"/>
          <w:color w:val="000000"/>
          <w:kern w:val="0"/>
          <w14:ligatures w14:val="none"/>
        </w:rPr>
        <w:t>cross</w:t>
      </w:r>
      <w:r w:rsidR="008959E1">
        <w:rPr>
          <w:rFonts w:ascii="Arial" w:eastAsia="Times New Roman" w:hAnsi="Arial" w:cs="Arial"/>
          <w:color w:val="000000"/>
          <w:kern w:val="0"/>
          <w14:ligatures w14:val="none"/>
        </w:rPr>
        <w:t xml:space="preserve"> natural systems, given variation in enigmatic xenobiotic exposure</w:t>
      </w:r>
      <w:r w:rsidR="0045384D">
        <w:rPr>
          <w:rFonts w:ascii="Arial" w:eastAsia="Times New Roman" w:hAnsi="Arial" w:cs="Arial"/>
          <w:color w:val="000000"/>
          <w:kern w:val="0"/>
          <w14:ligatures w14:val="none"/>
        </w:rPr>
        <w:t>.</w:t>
      </w:r>
      <w:r w:rsidR="008959E1">
        <w:rPr>
          <w:rFonts w:ascii="Arial" w:eastAsia="Times New Roman" w:hAnsi="Arial" w:cs="Arial"/>
          <w:color w:val="000000"/>
          <w:kern w:val="0"/>
          <w14:ligatures w14:val="none"/>
        </w:rPr>
        <w:t xml:space="preserve"> Therefore, stress response data across treatments </w:t>
      </w:r>
      <w:r w:rsidR="008959E1">
        <w:rPr>
          <w:rFonts w:ascii="Arial" w:eastAsia="Times New Roman" w:hAnsi="Arial" w:cs="Arial"/>
          <w:i/>
          <w:iCs/>
          <w:color w:val="000000"/>
          <w:kern w:val="0"/>
          <w14:ligatures w14:val="none"/>
        </w:rPr>
        <w:t>in vivo</w:t>
      </w:r>
      <w:r w:rsidR="008959E1">
        <w:rPr>
          <w:rFonts w:ascii="Arial" w:eastAsia="Times New Roman" w:hAnsi="Arial" w:cs="Arial"/>
          <w:color w:val="000000"/>
          <w:kern w:val="0"/>
          <w14:ligatures w14:val="none"/>
        </w:rPr>
        <w:t xml:space="preserve"> may exhibit biases due to xenobiotic exposure</w:t>
      </w:r>
      <w:r w:rsidR="00232400">
        <w:rPr>
          <w:rFonts w:ascii="Arial" w:eastAsia="Times New Roman" w:hAnsi="Arial" w:cs="Arial"/>
          <w:color w:val="000000"/>
          <w:kern w:val="0"/>
          <w14:ligatures w14:val="none"/>
        </w:rPr>
        <w:t>, which go beyond</w:t>
      </w:r>
      <w:r w:rsidR="008959E1">
        <w:rPr>
          <w:rFonts w:ascii="Arial" w:eastAsia="Times New Roman" w:hAnsi="Arial" w:cs="Arial"/>
          <w:color w:val="000000"/>
          <w:kern w:val="0"/>
          <w14:ligatures w14:val="none"/>
        </w:rPr>
        <w:t xml:space="preserve"> the original hypotheses</w:t>
      </w:r>
      <w:r w:rsidR="00860E51" w:rsidRPr="00860E51">
        <w:rPr>
          <w:rFonts w:ascii="Arial" w:eastAsia="Times New Roman" w:hAnsi="Arial" w:cs="Arial"/>
          <w:kern w:val="0"/>
          <w14:ligatures w14:val="none"/>
        </w:rPr>
        <w:t xml:space="preserve"> </w:t>
      </w:r>
      <w:r w:rsidR="00860E51">
        <w:rPr>
          <w:rFonts w:ascii="Arial" w:eastAsia="Times New Roman" w:hAnsi="Arial" w:cs="Arial"/>
          <w:kern w:val="0"/>
          <w14:ligatures w14:val="none"/>
        </w:rPr>
        <w:t>aimed at other perturbations in aquatic environments</w:t>
      </w:r>
      <w:r w:rsidR="008959E1">
        <w:rPr>
          <w:rFonts w:ascii="Arial" w:eastAsia="Times New Roman" w:hAnsi="Arial" w:cs="Arial"/>
          <w:color w:val="000000"/>
          <w:kern w:val="0"/>
          <w14:ligatures w14:val="none"/>
        </w:rPr>
        <w:t>.</w:t>
      </w:r>
      <w:r w:rsidR="0045384D">
        <w:rPr>
          <w:rFonts w:ascii="Arial" w:eastAsia="Times New Roman" w:hAnsi="Arial" w:cs="Arial"/>
          <w:color w:val="000000"/>
          <w:kern w:val="0"/>
          <w14:ligatures w14:val="none"/>
        </w:rPr>
        <w:t xml:space="preserve"> </w:t>
      </w:r>
    </w:p>
    <w:p w14:paraId="701DBCD8" w14:textId="6D0AD22C" w:rsidR="00AF634C" w:rsidRDefault="00087F6E" w:rsidP="00207381">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Th</w:t>
      </w:r>
      <w:r>
        <w:rPr>
          <w:rFonts w:ascii="Arial" w:eastAsia="Times New Roman" w:hAnsi="Arial" w:cs="Arial"/>
          <w:color w:val="000000"/>
          <w:kern w:val="0"/>
          <w14:ligatures w14:val="none"/>
        </w:rPr>
        <w:t>e</w:t>
      </w:r>
      <w:r w:rsidRPr="00292FF5">
        <w:rPr>
          <w:rFonts w:ascii="Arial" w:eastAsia="Times New Roman" w:hAnsi="Arial" w:cs="Arial"/>
          <w:color w:val="000000"/>
          <w:kern w:val="0"/>
          <w14:ligatures w14:val="none"/>
        </w:rPr>
        <w:t xml:space="preserve"> impacts of human disturbance on aquatic environments</w:t>
      </w:r>
      <w:r>
        <w:rPr>
          <w:rFonts w:ascii="Arial" w:eastAsia="Times New Roman" w:hAnsi="Arial" w:cs="Arial"/>
          <w:color w:val="000000"/>
          <w:kern w:val="0"/>
          <w14:ligatures w14:val="none"/>
        </w:rPr>
        <w:t xml:space="preserve"> and the organisms within</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them </w:t>
      </w:r>
      <w:r w:rsidRPr="00292FF5">
        <w:rPr>
          <w:rFonts w:ascii="Arial" w:eastAsia="Times New Roman" w:hAnsi="Arial" w:cs="Arial"/>
          <w:color w:val="000000"/>
          <w:kern w:val="0"/>
          <w14:ligatures w14:val="none"/>
        </w:rPr>
        <w:t xml:space="preserve">are </w:t>
      </w:r>
      <w:r>
        <w:rPr>
          <w:rFonts w:ascii="Arial" w:eastAsia="Times New Roman" w:hAnsi="Arial" w:cs="Arial"/>
          <w:color w:val="000000"/>
          <w:kern w:val="0"/>
          <w14:ligatures w14:val="none"/>
        </w:rPr>
        <w:t>extensive, numerous,</w:t>
      </w:r>
      <w:r w:rsidRPr="00292FF5">
        <w:rPr>
          <w:rFonts w:ascii="Arial" w:eastAsia="Times New Roman" w:hAnsi="Arial" w:cs="Arial"/>
          <w:color w:val="000000"/>
          <w:kern w:val="0"/>
          <w14:ligatures w14:val="none"/>
        </w:rPr>
        <w:t xml:space="preserve"> and well</w:t>
      </w:r>
      <w:r>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documented</w:t>
      </w:r>
      <w:r>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{"citationID":"QCiW4zgI","properties":{"formattedCitation":"(Gangloff {\\i{}et al.}, 2016; Sabater {\\i{}et al.}, 2018)","plainCitation":"(Gangloff et al., 2016; Sabater et al., 2018)","noteIndex":0},"citationItems":[{"id":"qXH3zpq3/tR1GS6b0","uris":["http://zotero.org/users/4161640/items/37F74AEW"],"itemData":{"id":94,"type":"article-journal","abstract":"Earth's aquatic habitats are some of its most important ecosystems and support populations of many of its most imperilled species. The future demands of Earth's growing human populations will increasingly stress its aquatic resources on multiple spatial and temporal scales, as highlighted by numerous authors when predicting trends in biodiversity in many key aquatic hotspots. Identifying key stressors and understanding potential linkages between these stressors are important first steps to mitigating human impacts on at-risk aquatic resources. Here, an overview is provided of the established and emerging threats to aquatic biodiversity at local, regional and global scales, including emerging diseases, expanding influence of invasive species, new industries, and the accelerating trajectory of climate change, as well as perspectives on potential management strategies. Copyright © 2016 John Wiley &amp; Sons, Ltd.","container-title":"Aquatic Conservation: Marine and Freshwater Ecosystems","DOI":"10.1002/aqc.2707","ISSN":"1099-0755","issue":"5","journalAbbreviation":"Aquat Conserv Mar Freshw Ecosyst","language":"en","license":"Copyright © 2016 John Wiley &amp; Sons, Ltd.","note":"_eprint: https://onlinelibrary.wiley.com/doi/pdf/10.1002/aqc.2707","page":"858-871","source":"Wiley Online Library","title":"Imperilled species in aquatic ecosystems: emerging threats, management and future prognoses","title-short":"Imperilled species in aquatic ecosystems","volume":"26","author":[{"family":"Gangloff","given":"Michael M."},{"family":"Edgar","given":"Graham J."},{"family":"Wilson","given":"Ben"}],"issued":{"date-parts":[["2016"]]}}},{"id":"qXH3zpq3/shzdK2kz","uris":["http://zotero.org/users/4161640/items/L3P65C23"],"itemData":{"id":96,"type":"article-journal","container-title":"Scientific Reports","DOI":"10.1038/s41598-018-29807-7","ISSN":"2045-2322","issue":"1","journalAbbreviation":"Sci Rep","language":"en","license":"2018 The Author(s)","note":"publisher: Nature Publishing Group","page":"11462","source":"www.nature.com","title":"Effects of human-driven water stress on river ecosystems: a meta-analysis","title-short":"Effects of human-driven water stress on river ecosystems","volume":"8","author":[{"family":"Sabater","given":"Sergi"},{"family":"Bregoli","given":"Francesco"},{"family":"Acuña","given":"Vicenç"},{"family":"Barceló","given":"Damià"},{"family":"Elosegi","given":"Arturo"},{"family":"Ginebreda","given":"Antoni"},{"family":"Marcé","given":"Rafael"},{"family":"Muñoz","given":"Isabel"},{"family":"Sabater-Liesa","given":"Laia"},{"family":"Ferreira","given":"Verónica"}],"issued":{"date-parts":[["2018",7,30]]}}}],"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(Gangloff </w:t>
      </w:r>
      <w:r w:rsidRPr="002838B7">
        <w:rPr>
          <w:rFonts w:ascii="Arial" w:hAnsi="Arial" w:cs="Arial"/>
          <w:i/>
          <w:iCs/>
          <w:color w:val="000000"/>
          <w:kern w:val="0"/>
        </w:rPr>
        <w:t>et al.</w:t>
      </w:r>
      <w:r w:rsidRPr="002838B7">
        <w:rPr>
          <w:rFonts w:ascii="Arial" w:hAnsi="Arial" w:cs="Arial"/>
          <w:color w:val="000000"/>
          <w:kern w:val="0"/>
        </w:rPr>
        <w:t xml:space="preserve">, 2016; Sabater </w:t>
      </w:r>
      <w:r w:rsidRPr="002838B7">
        <w:rPr>
          <w:rFonts w:ascii="Arial" w:hAnsi="Arial" w:cs="Arial"/>
          <w:i/>
          <w:iCs/>
          <w:color w:val="000000"/>
          <w:kern w:val="0"/>
        </w:rPr>
        <w:t>et al.</w:t>
      </w:r>
      <w:r w:rsidRPr="002838B7">
        <w:rPr>
          <w:rFonts w:ascii="Arial" w:hAnsi="Arial" w:cs="Arial"/>
          <w:color w:val="000000"/>
          <w:kern w:val="0"/>
        </w:rPr>
        <w:t>, 2018)</w:t>
      </w:r>
      <w:r>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Aquatic biodiversity provides essential ecosystem services, including economic, recreational, cultural,</w:t>
      </w:r>
      <w:r w:rsidRPr="00EE02AE">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scientific, and aesthetic benefits </w:t>
      </w:r>
      <w:r>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{"citationID":"RFWm1zCL","properties":{"formattedCitation":"(Dudgeon {\\i{}et al.}, 2006; Paukert {\\i{}et al.}, 2017; Carlson {\\i{}et al.}, 2024)","plainCitation":"(Dudgeon et al., 2006; Paukert et al., 2017; Carlson et al., 2024)","noteIndex":0},"citationItems":[{"id":"qXH3zpq3/A9tDbnF6","uris":["http://zotero.org/users/4161640/items/ATHKUTCL"],"itemData":{"id":98,"type":"article-journal","container-title":"Biological Reviews","issue":"2","journalAbbreviation":"Biol Rev","note":"publisher: Cambridge University Press","page":"163–182","title":"Freshwater biodiversity: importance, threats, status and conservation challenges","volume":"81","author":[{"family":"Dudgeon","given":"David"},{"family":"Arthington","given":"Angela H"},{"family":"Gessner","given":"Mark O"},{"family":"Kawabata","given":"Zen-Ichiro"},{"family":"Knowler","given":"Duncan J"},{"family":"Lévêque","given":"Christian"},{"family":"Naiman","given":"Robert J"},{"family":"Prieur-Richard","given":"Anne-Hélène"},{"family":"Soto","given":"Doris"},{"family":"Stiassny","given":"Melanie LJ"},{"literal":"others"}],"issued":{"date-parts":[["2006"]]}}},{"id":"qXH3zpq3/8OtfdF2L","uris":["http://zotero.org/users/4161640/items/BFSMJ7WH"],"itemData":{"id":101,"type":"article-journal","container-title":"Reviews in Fish Biology and Fisheries","DOI":"10.1007/s11160-017-9477-y","ISSN":"0960-3166, 1573-5184","issue":"2","journalAbbreviation":"Rev Fish Biol Fisheries","language":"en","page":"393-409","source":"DOI.org (Crossref)","title":"Designing a global assessment of climate change on inland fishes and fisheries: knowns and needs","title-short":"Designing a global assessment of climate change on inland fishes and fisheries","volume":"27","author":[{"family":"Paukert","given":"Craig P."},{"family":"Lynch","given":"Abigail J."},{"family":"Beard","given":"T. Douglas"},{"family":"Chen","given":"Yushun"},{"family":"Cooke","given":"Steven J."},{"family":"Cooperman","given":"Michael S."},{"family":"Cowx","given":"Ian G."},{"family":"Ibengwe","given":"Lilian"},{"family":"Infante","given":"Dana M."},{"family":"Myers","given":"Bonnie J. E."},{"family":"Nguyễn","given":"Hòa Phú"},{"family":"Winfield","given":"Ian J."}],"issued":{"date-parts":[["2017",6]]}}},{"id":"qXH3zpq3/hvuewTnC","uris":["http://zotero.org/users/4161640/items/ANFCIMUD"],"itemData":{"id":99,"type":"article-journal","container-title":"Aquatic Ecosystem Health &amp; Management","issue":"2","journalAbbreviation":"AEHM","note":"publisher: Michigan State University Press","page":"74–84","title":"Assessing and implementing the concept of Blue Economy in Laurentian Great Lakes fisheries: Lessons from coupled human and natural systems","volume":"27","author":[{"family":"Carlson","given":"Andrew K"},{"family":"Leonard","given":"Nancy J"},{"family":"Munawar","given":"Mohiuddin"},{"family":"Taylor","given":"William W"}],"issued":{"date-parts":[["2024"]]}}}],"schema":"https://github.com/citation-style-language/schema/raw/master/csl-citation.json"}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(Dudgeon </w:t>
      </w:r>
      <w:r w:rsidRPr="002838B7">
        <w:rPr>
          <w:rFonts w:ascii="Arial" w:hAnsi="Arial" w:cs="Arial"/>
          <w:i/>
          <w:iCs/>
          <w:color w:val="000000"/>
          <w:kern w:val="0"/>
        </w:rPr>
        <w:t>et al.</w:t>
      </w:r>
      <w:r w:rsidRPr="002838B7">
        <w:rPr>
          <w:rFonts w:ascii="Arial" w:hAnsi="Arial" w:cs="Arial"/>
          <w:color w:val="000000"/>
          <w:kern w:val="0"/>
        </w:rPr>
        <w:t xml:space="preserve">, 2006; Paukert </w:t>
      </w:r>
      <w:r w:rsidRPr="002838B7">
        <w:rPr>
          <w:rFonts w:ascii="Arial" w:hAnsi="Arial" w:cs="Arial"/>
          <w:i/>
          <w:iCs/>
          <w:color w:val="000000"/>
          <w:kern w:val="0"/>
        </w:rPr>
        <w:t>et al.</w:t>
      </w:r>
      <w:r w:rsidRPr="002838B7">
        <w:rPr>
          <w:rFonts w:ascii="Arial" w:hAnsi="Arial" w:cs="Arial"/>
          <w:color w:val="000000"/>
          <w:kern w:val="0"/>
        </w:rPr>
        <w:t xml:space="preserve">, 2017; Carlson </w:t>
      </w:r>
      <w:r w:rsidRPr="002838B7">
        <w:rPr>
          <w:rFonts w:ascii="Arial" w:hAnsi="Arial" w:cs="Arial"/>
          <w:i/>
          <w:iCs/>
          <w:color w:val="000000"/>
          <w:kern w:val="0"/>
        </w:rPr>
        <w:t>et al.</w:t>
      </w:r>
      <w:r w:rsidRPr="002838B7">
        <w:rPr>
          <w:rFonts w:ascii="Arial" w:hAnsi="Arial" w:cs="Arial"/>
          <w:color w:val="000000"/>
          <w:kern w:val="0"/>
        </w:rPr>
        <w:t>, 2024)</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Pr="00D62C68">
        <w:rPr>
          <w:rFonts w:ascii="Arial" w:eastAsia="Times New Roman" w:hAnsi="Arial" w:cs="Arial"/>
          <w:color w:val="000000"/>
          <w:kern w:val="0"/>
          <w14:ligatures w14:val="none"/>
        </w:rPr>
        <w:t xml:space="preserve">Physiological stress metrics </w:t>
      </w:r>
      <w:r>
        <w:rPr>
          <w:rFonts w:ascii="Arial" w:eastAsia="Times New Roman" w:hAnsi="Arial" w:cs="Arial"/>
          <w:color w:val="000000"/>
          <w:kern w:val="0"/>
          <w14:ligatures w14:val="none"/>
        </w:rPr>
        <w:t>serv</w:t>
      </w:r>
      <w:r w:rsidRPr="00D62C68">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 xml:space="preserve">as </w:t>
      </w:r>
      <w:r w:rsidR="00232400">
        <w:rPr>
          <w:rFonts w:ascii="Arial" w:eastAsia="Times New Roman" w:hAnsi="Arial" w:cs="Arial"/>
          <w:color w:val="000000"/>
          <w:kern w:val="0"/>
          <w14:ligatures w14:val="none"/>
        </w:rPr>
        <w:t>biomarkers</w:t>
      </w:r>
      <w:r w:rsidRPr="00D62C68">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of</w:t>
      </w:r>
      <w:r w:rsidRPr="00D62C68">
        <w:rPr>
          <w:rFonts w:ascii="Arial" w:eastAsia="Times New Roman" w:hAnsi="Arial" w:cs="Arial"/>
          <w:color w:val="000000"/>
          <w:kern w:val="0"/>
          <w14:ligatures w14:val="none"/>
        </w:rPr>
        <w:t xml:space="preserve"> population health, </w:t>
      </w:r>
      <w:r>
        <w:rPr>
          <w:rFonts w:ascii="Arial" w:eastAsia="Times New Roman" w:hAnsi="Arial" w:cs="Arial"/>
          <w:color w:val="000000"/>
          <w:kern w:val="0"/>
          <w14:ligatures w14:val="none"/>
        </w:rPr>
        <w:t>informing</w:t>
      </w:r>
      <w:r w:rsidRPr="00D62C68">
        <w:rPr>
          <w:rFonts w:ascii="Arial" w:eastAsia="Times New Roman" w:hAnsi="Arial" w:cs="Arial"/>
          <w:color w:val="000000"/>
          <w:kern w:val="0"/>
          <w14:ligatures w14:val="none"/>
        </w:rPr>
        <w:t xml:space="preserve"> conservation management and pollution mitigation</w:t>
      </w:r>
      <w:r>
        <w:rPr>
          <w:rFonts w:ascii="Arial" w:eastAsia="Times New Roman" w:hAnsi="Arial" w:cs="Arial"/>
          <w:color w:val="000000"/>
          <w:kern w:val="0"/>
          <w14:ligatures w14:val="none"/>
        </w:rPr>
        <w:t xml:space="preserve">. Understanding the functional and mechanistic responses of organisms, </w:t>
      </w:r>
      <w:r>
        <w:rPr>
          <w:rFonts w:ascii="Arial" w:eastAsia="Times New Roman" w:hAnsi="Arial" w:cs="Arial"/>
          <w:color w:val="000000"/>
          <w:kern w:val="0"/>
          <w14:ligatures w14:val="none"/>
        </w:rPr>
        <w:lastRenderedPageBreak/>
        <w:t xml:space="preserve">populations, and ecosystems to environmental changes and potential stressors is a key aspect of conservation physiology </w:t>
      </w:r>
      <w:r>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{"citationID":"HEpCBWJE","properties":{"formattedCitation":"(Cooke {\\i{}et al.}, 2013)","plainCitation":"(Cooke et al., 2013)","noteIndex":0},"citationItems":[{"id":"qXH3zpq3/XzrTlJPD","uris":["http://zotero.org/users/4161640/items/AZ9UIARH"],"itemData":{"id":102,"type":"article-journal","container-title":"Conservation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(Cooke </w:t>
      </w:r>
      <w:r w:rsidRPr="002838B7">
        <w:rPr>
          <w:rFonts w:ascii="Arial" w:hAnsi="Arial" w:cs="Arial"/>
          <w:i/>
          <w:iCs/>
          <w:color w:val="000000"/>
          <w:kern w:val="0"/>
        </w:rPr>
        <w:t>et al.</w:t>
      </w:r>
      <w:r w:rsidRPr="002838B7">
        <w:rPr>
          <w:rFonts w:ascii="Arial" w:hAnsi="Arial" w:cs="Arial"/>
          <w:color w:val="000000"/>
          <w:kern w:val="0"/>
        </w:rPr>
        <w:t>, 2013)</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p>
    <w:p w14:paraId="3FE29132" w14:textId="2B251E29" w:rsidR="00AF634C" w:rsidRDefault="00D12BE3" w:rsidP="003B7302">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A</w:t>
      </w:r>
      <w:r w:rsidR="0020365B">
        <w:rPr>
          <w:rFonts w:ascii="Arial" w:eastAsia="Times New Roman" w:hAnsi="Arial" w:cs="Arial"/>
          <w:color w:val="000000"/>
          <w:kern w:val="0"/>
          <w14:ligatures w14:val="none"/>
        </w:rPr>
        <w:t>nthropogenic activities</w:t>
      </w:r>
      <w:r>
        <w:rPr>
          <w:rFonts w:ascii="Arial" w:eastAsia="Times New Roman" w:hAnsi="Arial" w:cs="Arial"/>
          <w:color w:val="000000"/>
          <w:kern w:val="0"/>
          <w14:ligatures w14:val="none"/>
        </w:rPr>
        <w:t xml:space="preserve"> (e.g., m</w:t>
      </w:r>
      <w:r w:rsidRPr="00292FF5">
        <w:rPr>
          <w:rFonts w:ascii="Arial" w:eastAsia="Times New Roman" w:hAnsi="Arial" w:cs="Arial"/>
          <w:color w:val="000000"/>
          <w:kern w:val="0"/>
          <w14:ligatures w14:val="none"/>
        </w:rPr>
        <w:t>ining, agriculture, industrialization, urbanization</w:t>
      </w:r>
      <w:r>
        <w:rPr>
          <w:rFonts w:ascii="Arial" w:eastAsia="Times New Roman" w:hAnsi="Arial" w:cs="Arial"/>
          <w:color w:val="000000"/>
          <w:kern w:val="0"/>
          <w14:ligatures w14:val="none"/>
        </w:rPr>
        <w:t>)</w:t>
      </w:r>
      <w:r w:rsidR="00CE79DD">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 xml:space="preserve">have increased the presence and </w:t>
      </w:r>
      <w:r w:rsidR="00AF634C">
        <w:rPr>
          <w:rFonts w:ascii="Arial" w:eastAsia="Times New Roman" w:hAnsi="Arial" w:cs="Arial"/>
          <w:color w:val="000000"/>
          <w:kern w:val="0"/>
          <w14:ligatures w14:val="none"/>
        </w:rPr>
        <w:t>diversity</w:t>
      </w:r>
      <w:r w:rsidR="00AF634C" w:rsidRPr="00292FF5">
        <w:rPr>
          <w:rFonts w:ascii="Arial" w:eastAsia="Times New Roman" w:hAnsi="Arial" w:cs="Arial"/>
          <w:color w:val="000000"/>
          <w:kern w:val="0"/>
          <w14:ligatures w14:val="none"/>
        </w:rPr>
        <w:t xml:space="preserve"> of soil and groundwater </w:t>
      </w:r>
      <w:r w:rsidR="00AF634C">
        <w:rPr>
          <w:rFonts w:ascii="Arial" w:eastAsia="Times New Roman" w:hAnsi="Arial" w:cs="Arial"/>
          <w:color w:val="000000"/>
          <w:kern w:val="0"/>
          <w14:ligatures w14:val="none"/>
        </w:rPr>
        <w:t>xenobiotic</w:t>
      </w:r>
      <w:r w:rsidR="00AF634C" w:rsidRPr="00292FF5">
        <w:rPr>
          <w:rFonts w:ascii="Arial" w:eastAsia="Times New Roman" w:hAnsi="Arial" w:cs="Arial"/>
          <w:color w:val="000000"/>
          <w:kern w:val="0"/>
          <w14:ligatures w14:val="none"/>
        </w:rPr>
        <w:t xml:space="preserve"> contamina</w:t>
      </w:r>
      <w:r w:rsidR="00AF634C">
        <w:rPr>
          <w:rFonts w:ascii="Arial" w:eastAsia="Times New Roman" w:hAnsi="Arial" w:cs="Arial"/>
          <w:color w:val="000000"/>
          <w:kern w:val="0"/>
          <w14:ligatures w14:val="none"/>
        </w:rPr>
        <w:t>tion</w:t>
      </w:r>
      <w:r w:rsidR="00CE79DD">
        <w:rPr>
          <w:rFonts w:ascii="Arial" w:eastAsia="Times New Roman" w:hAnsi="Arial" w:cs="Arial"/>
          <w:color w:val="000000"/>
          <w:kern w:val="0"/>
          <w14:ligatures w14:val="none"/>
        </w:rPr>
        <w:t xml:space="preserve"> </w:t>
      </w:r>
      <w:r w:rsidR="00CE79DD">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{"citationID":"Q2i8sjM8","properties":{"formattedCitation":"(Ritter, 2002; Murray {\\i{}et al.}, 2004; Sloman and Wilson, 2005; Santana {\\i{}et al.}, 2020)","plainCitation":"(Ritter, 2002; Murray et al., 2004; Sloman and Wilson, 2005; Santana et al., 2020)","noteIndex":0},"citationItems":[{"id":"qXH3zpq3/9eDcRR0J","uris":["http://zotero.org/users/4161640/items/TUR2NZ74"],"itemData":{"id":115,"type":"article-journal","container-title":"Journal of Toxicology and Environmental Health Part A","DOI":"https://doi.org/10.1080/152873902753338572","issue":"1","journalAbbreviation":"J Toxicol Environ Health","note":"publisher: Taylor &amp; Francis","page":"1–142","title":"Sources, pathways, and relative risks of contaminants in surface water and groundwater: a perspective prepared for the Walkerton inquiry","volume":"65","author":[{"family":"Ritter","given":"Len","suffix":"Keith Solomon, Paul Sibley, Ken Hall, Patricia Keen, Gevan Mattu, Beth Linton"}],"issued":{"date-parts":[["2002"]]}}},{"id":"qXH3zpq3/QfAS9jRj","uris":["http://zotero.org/users/4161640/items/VP42G5VR"],"itemData":{"id":116,"type":"article-journal","container-title":"Journal of Environmental Quality","DOI":"10.2134/jeq2004.1630","ISSN":"0047-2425, 1537-2537","issue":"1","journalAbbreviation":"J of Env Quality","language":"en","page":"163-172","source":"DOI.org (Crossref)","title":"Heavy Metals in an urban watershed in southeastern Michigan","volume":"33","author":[{"family":"Murray","given":"Kent S."},{"family":"Rogers","given":"Daniel T."},{"family":"Kaufman","given":"Martin M."}],"issued":{"date-parts":[["2004",1]]}}},{"id":"qXH3zpq3/FiTMrUCK","uris":["http://zotero.org/users/4161640/items/3WE32ARN"],"itemData":{"id":121,"type":"article-journal","container-title":"Fish Physiology","journalAbbreviation":"Fish Physiol","note":"publisher: Elsevier","page":"413–468","title":"Anthropogenic impacts upon behaviour and physiology","volume":"24","author":[{"family":"Sloman","given":"Katherine A"},{"family":"Wilson","given":"Rod W"}],"issued":{"date-parts":[["2005"]]}}},{"id":"qXH3zpq3/vFzMOwvW","uris":["http://zotero.org/users/4161640/items/C9JMJG2D"],"itemData":{"id":118,"type":"article-journal","container-title":"Journal of Environmental Management","DOI":"10.1016/j.jenvman.2020.111148","ISSN":"03014797","journalAbbreviation":"J Environ Manage","language":"en","page":"111148","source":"DOI.org (Crossref)","title":"Assessment of water resources pollution associated with mining activity in a semi-arid region","volume":"273","author":[{"family":"Santana","given":"Caroline S."},{"family":"Montalván Olivares","given":"Diango M."},{"family":"Silva","given":"Vinnícius H.C."},{"family":"Luzardo","given":"Francisco H.M."},{"family":"Velasco","given":"Fermin G."},{"family":"De Jesus","given":"Raildo M."}],"issued":{"date-parts":[["2020",11]]}}}],"schema":"https://github.com/citation-style-language/schema/raw/master/csl-citation.json"} </w:instrText>
      </w:r>
      <w:r w:rsidR="00CE79D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(Ritter, 2002; Murray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2004; Sloman and Wilson, 2005; Santana </w:t>
      </w:r>
      <w:r w:rsidR="002838B7" w:rsidRPr="002838B7">
        <w:rPr>
          <w:rFonts w:ascii="Arial" w:hAnsi="Arial" w:cs="Arial"/>
          <w:i/>
          <w:iCs/>
          <w:color w:val="000000"/>
          <w:kern w:val="0"/>
        </w:rPr>
        <w:t>et al.</w:t>
      </w:r>
      <w:r w:rsidR="002838B7" w:rsidRPr="002838B7">
        <w:rPr>
          <w:rFonts w:ascii="Arial" w:hAnsi="Arial" w:cs="Arial"/>
          <w:color w:val="000000"/>
          <w:kern w:val="0"/>
        </w:rPr>
        <w:t>, 2020)</w:t>
      </w:r>
      <w:r w:rsidR="00CE79DD">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r w:rsidR="00AF634C">
        <w:rPr>
          <w:rFonts w:ascii="Arial" w:eastAsia="Times New Roman" w:hAnsi="Arial" w:cs="Arial"/>
          <w:color w:val="000000"/>
          <w:kern w:val="0"/>
          <w14:ligatures w14:val="none"/>
        </w:rPr>
        <w:t xml:space="preserve"> Heavy metals and synthetic compounds frequently </w:t>
      </w:r>
      <w:r w:rsidR="00FB49AE">
        <w:rPr>
          <w:rFonts w:ascii="Arial" w:eastAsia="Times New Roman" w:hAnsi="Arial" w:cs="Arial"/>
          <w:color w:val="000000"/>
          <w:kern w:val="0"/>
          <w14:ligatures w14:val="none"/>
        </w:rPr>
        <w:t>affect</w:t>
      </w:r>
      <w:r w:rsidR="00AF634C">
        <w:rPr>
          <w:rFonts w:ascii="Arial" w:eastAsia="Times New Roman" w:hAnsi="Arial" w:cs="Arial"/>
          <w:color w:val="000000"/>
          <w:kern w:val="0"/>
          <w14:ligatures w14:val="none"/>
        </w:rPr>
        <w:t xml:space="preserve"> aquatic systems to </w:t>
      </w:r>
      <w:r w:rsidR="00692828">
        <w:rPr>
          <w:rFonts w:ascii="Arial" w:eastAsia="Times New Roman" w:hAnsi="Arial" w:cs="Arial"/>
          <w:color w:val="000000"/>
          <w:kern w:val="0"/>
          <w14:ligatures w14:val="none"/>
        </w:rPr>
        <w:t>different extents</w:t>
      </w:r>
      <w:r w:rsidR="00AF634C">
        <w:rPr>
          <w:rFonts w:ascii="Arial" w:eastAsia="Times New Roman" w:hAnsi="Arial" w:cs="Arial"/>
          <w:color w:val="000000"/>
          <w:kern w:val="0"/>
          <w14:ligatures w14:val="none"/>
        </w:rPr>
        <w:t xml:space="preserve"> and in</w:t>
      </w:r>
      <w:r w:rsidR="00692828">
        <w:rPr>
          <w:rFonts w:ascii="Arial" w:eastAsia="Times New Roman" w:hAnsi="Arial" w:cs="Arial"/>
          <w:color w:val="000000"/>
          <w:kern w:val="0"/>
          <w14:ligatures w14:val="none"/>
        </w:rPr>
        <w:t xml:space="preserve"> various</w:t>
      </w:r>
      <w:r w:rsidR="00AF634C">
        <w:rPr>
          <w:rFonts w:ascii="Arial" w:eastAsia="Times New Roman" w:hAnsi="Arial" w:cs="Arial"/>
          <w:color w:val="000000"/>
          <w:kern w:val="0"/>
          <w14:ligatures w14:val="none"/>
        </w:rPr>
        <w:t xml:space="preserve"> combinations </w:t>
      </w:r>
      <w:r w:rsidR="00CE79DD">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{"citationID":"PEb882SH","properties":{"formattedCitation":"(Wu {\\i{}et al.}, 2016; Kahlon {\\i{}et al.}, 2018)","plainCitation":"(Wu et al., 2016; Kahlon et al., 2018)","noteIndex":0},"citationItems":[{"id":"qXH3zpq3/xUQfid5e","uris":["http://zotero.org/users/4161640/items/A3LNM5TQ"],"itemData":{"id":123,"type":"article-journal","container-title":"Environmental Science and Pollution Research","DOI":"10.1007/s11356-016-6333-x","ISSN":"0944-1344, 1614-7499","issue":"9","journalAbbreviation":"Environ Sci Pollut Res","language":"en","page":"8244-8259","source":"DOI.org (Crossref)","title":"A review of toxicity and mechanisms of individual and mixtures of heavy metals in the environment","volume":"23","author":[{"family":"Wu","given":"Xiangyang"},{"family":"Cobbina","given":"Samuel J."},{"family":"Mao","given":"Guanghua"},{"family":"Xu","given":"Hai"},{"family":"Zhang","given":"Zhen"},{"family":"Yang","given":"Liuqing"}],"issued":{"date-parts":[["2016",5]]}}},{"id":"qXH3zpq3/VYUOf17q","uris":["http://zotero.org/users/4161640/items/6IVKZQII"],"itemData":{"id":122,"type":"article-journal","container-title":"Environmental Chemistry Letters","DOI":"10.1007/s10311-018-0737-4","ISSN":"1610-3653, 1610-3661","issue":"3","journalAbbreviation":"Environ Chem Lett","language":"en","page":"919-946","source":"DOI.org (Crossref)","title":"Impact of heavy metals and nanoparticles on aquatic biota","volume":"16","author":[{"family":"Kahlon","given":"Sharanjeet Kaur"},{"family":"Sharma","given":"Gaurav"},{"family":"Julka","given":"J. M."},{"family":"Kumar","given":"Amit"},{"family":"Sharma","given":"Shweta"},{"family":"Stadler","given":"Florian J."}],"issued":{"date-parts":[["2018",9]]}}}],"schema":"https://github.com/citation-style-language/schema/raw/master/csl-citation.json"} </w:instrText>
      </w:r>
      <w:r w:rsidR="00CE79D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(Wu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2016; Kahlon </w:t>
      </w:r>
      <w:r w:rsidR="002838B7" w:rsidRPr="002838B7">
        <w:rPr>
          <w:rFonts w:ascii="Arial" w:hAnsi="Arial" w:cs="Arial"/>
          <w:i/>
          <w:iCs/>
          <w:color w:val="000000"/>
          <w:kern w:val="0"/>
        </w:rPr>
        <w:t>et al.</w:t>
      </w:r>
      <w:r w:rsidR="002838B7" w:rsidRPr="002838B7">
        <w:rPr>
          <w:rFonts w:ascii="Arial" w:hAnsi="Arial" w:cs="Arial"/>
          <w:color w:val="000000"/>
          <w:kern w:val="0"/>
        </w:rPr>
        <w:t>, 2018)</w:t>
      </w:r>
      <w:r w:rsidR="00CE79DD">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Heavy metals are </w:t>
      </w:r>
      <w:r w:rsidR="00AF634C" w:rsidRPr="00292FF5">
        <w:rPr>
          <w:rFonts w:ascii="Arial" w:eastAsia="Times New Roman" w:hAnsi="Arial" w:cs="Arial"/>
          <w:color w:val="000000"/>
          <w:kern w:val="0"/>
          <w14:ligatures w14:val="none"/>
        </w:rPr>
        <w:t>naturally occurring element</w:t>
      </w:r>
      <w:r w:rsidR="00AF634C">
        <w:rPr>
          <w:rFonts w:ascii="Arial" w:eastAsia="Times New Roman" w:hAnsi="Arial" w:cs="Arial"/>
          <w:color w:val="000000"/>
          <w:kern w:val="0"/>
          <w14:ligatures w14:val="none"/>
        </w:rPr>
        <w:t>s</w:t>
      </w:r>
      <w:r w:rsidR="00AF634C" w:rsidRPr="00292FF5">
        <w:rPr>
          <w:rFonts w:ascii="Arial" w:eastAsia="Times New Roman" w:hAnsi="Arial" w:cs="Arial"/>
          <w:color w:val="000000"/>
          <w:kern w:val="0"/>
          <w14:ligatures w14:val="none"/>
        </w:rPr>
        <w:t xml:space="preserve"> in the </w:t>
      </w:r>
      <w:r w:rsidR="00FB49AE">
        <w:rPr>
          <w:rFonts w:ascii="Arial" w:eastAsia="Times New Roman" w:hAnsi="Arial" w:cs="Arial"/>
          <w:color w:val="000000"/>
          <w:kern w:val="0"/>
          <w14:ligatures w14:val="none"/>
        </w:rPr>
        <w:t>E</w:t>
      </w:r>
      <w:r w:rsidR="00AF634C" w:rsidRPr="00292FF5">
        <w:rPr>
          <w:rFonts w:ascii="Arial" w:eastAsia="Times New Roman" w:hAnsi="Arial" w:cs="Arial"/>
          <w:color w:val="000000"/>
          <w:kern w:val="0"/>
          <w14:ligatures w14:val="none"/>
        </w:rPr>
        <w:t>arth’s crust and oceans</w:t>
      </w:r>
      <w:r w:rsidR="00E64343">
        <w:rPr>
          <w:rFonts w:ascii="Arial" w:eastAsia="Times New Roman" w:hAnsi="Arial" w:cs="Arial"/>
          <w:color w:val="000000"/>
          <w:kern w:val="0"/>
          <w14:ligatures w14:val="none"/>
        </w:rPr>
        <w:t>,</w:t>
      </w:r>
      <w:r w:rsidR="00AF634C" w:rsidRPr="00292FF5">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but</w:t>
      </w:r>
      <w:r w:rsidR="00692828">
        <w:rPr>
          <w:rFonts w:ascii="Arial" w:eastAsia="Times New Roman" w:hAnsi="Arial" w:cs="Arial"/>
          <w:color w:val="000000"/>
          <w:kern w:val="0"/>
          <w14:ligatures w14:val="none"/>
        </w:rPr>
        <w:t xml:space="preserve"> </w:t>
      </w:r>
      <w:r w:rsidR="00BE3C21">
        <w:rPr>
          <w:rFonts w:ascii="Arial" w:eastAsia="Times New Roman" w:hAnsi="Arial" w:cs="Arial"/>
          <w:color w:val="000000"/>
          <w:kern w:val="0"/>
          <w14:ligatures w14:val="none"/>
        </w:rPr>
        <w:t>some</w:t>
      </w:r>
      <w:r w:rsidR="00AF634C">
        <w:rPr>
          <w:rFonts w:ascii="Arial" w:eastAsia="Times New Roman" w:hAnsi="Arial" w:cs="Arial"/>
          <w:color w:val="000000"/>
          <w:kern w:val="0"/>
          <w14:ligatures w14:val="none"/>
        </w:rPr>
        <w:t xml:space="preserve"> can be</w:t>
      </w:r>
      <w:r w:rsidR="00AF634C" w:rsidRPr="00292FF5">
        <w:rPr>
          <w:rFonts w:ascii="Arial" w:eastAsia="Times New Roman" w:hAnsi="Arial" w:cs="Arial"/>
          <w:color w:val="000000"/>
          <w:kern w:val="0"/>
          <w14:ligatures w14:val="none"/>
        </w:rPr>
        <w:t xml:space="preserve"> carcinogenic</w:t>
      </w:r>
      <w:r w:rsidR="00BE3C21">
        <w:rPr>
          <w:rFonts w:ascii="Arial" w:eastAsia="Times New Roman" w:hAnsi="Arial" w:cs="Arial"/>
          <w:color w:val="000000"/>
          <w:kern w:val="0"/>
          <w14:ligatures w14:val="none"/>
        </w:rPr>
        <w:t xml:space="preserve">, inhibit </w:t>
      </w:r>
      <w:r w:rsidR="00BE3C21" w:rsidRPr="00BE3C21">
        <w:rPr>
          <w:rFonts w:ascii="Arial" w:eastAsia="Times New Roman" w:hAnsi="Arial" w:cs="Arial"/>
          <w:color w:val="000000"/>
          <w:kern w:val="0"/>
          <w14:ligatures w14:val="none"/>
        </w:rPr>
        <w:t>acetylcholinesterase</w:t>
      </w:r>
      <w:r w:rsidR="00BE3C21">
        <w:rPr>
          <w:rFonts w:ascii="Arial" w:eastAsia="Times New Roman" w:hAnsi="Arial" w:cs="Arial"/>
          <w:color w:val="000000"/>
          <w:kern w:val="0"/>
          <w14:ligatures w14:val="none"/>
        </w:rPr>
        <w:t xml:space="preserve"> activity </w:t>
      </w:r>
      <w:r w:rsidR="00BE3C21">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{"citationID":"jyL2SpqL","properties":{"formattedCitation":"(Devi {\\i{}et al.}, 1995)","plainCitation":"(Devi et al., 1995)","noteIndex":0},"citationItems":[{"id":"qXH3zpq3/cZGKd6Ku","uris":["http://zotero.org/users/4161640/items/UHPNZ5L2"],"itemData":{"id":490,"type":"article-journal","container-title":"Bulletin of Environmental Contamination and Toxicology","issue":"5","journalAbbreviation":"Bull. Environ. Contam. Toxicol.","note":"publisher: [New York]: Springer-Verlag","page":"746–750","title":"Inhibition of acetylcholinesterase activity in the central nervous system of the red swamp crayfish, &lt;i&gt;Procambarus clarkii&lt;/i&gt;, by mercury, cadmium, and lead","volume":"55","author":[{"family":"Devi","given":"M"},{"family":"Fingerman","given":"M"},{"literal":"others"}],"issued":{"date-parts":[["1995"]]}}}],"schema":"https://github.com/citation-style-language/schema/raw/master/csl-citation.json"} </w:instrText>
      </w:r>
      <w:r w:rsidR="00BE3C21">
        <w:rPr>
          <w:rFonts w:ascii="Arial" w:eastAsia="Times New Roman" w:hAnsi="Arial" w:cs="Arial"/>
          <w:color w:val="000000"/>
          <w:kern w:val="0"/>
          <w14:ligatures w14:val="none"/>
        </w:rPr>
        <w:fldChar w:fldCharType="separate"/>
      </w:r>
      <w:r w:rsidR="00BE3C21" w:rsidRPr="00BE3C21">
        <w:rPr>
          <w:rFonts w:ascii="Arial" w:hAnsi="Arial" w:cs="Arial"/>
          <w:color w:val="000000"/>
          <w:kern w:val="0"/>
        </w:rPr>
        <w:t xml:space="preserve">(Devi </w:t>
      </w:r>
      <w:r w:rsidR="00BE3C21" w:rsidRPr="00BE3C21">
        <w:rPr>
          <w:rFonts w:ascii="Arial" w:hAnsi="Arial" w:cs="Arial"/>
          <w:i/>
          <w:iCs/>
          <w:color w:val="000000"/>
          <w:kern w:val="0"/>
        </w:rPr>
        <w:t>et al.</w:t>
      </w:r>
      <w:r w:rsidR="00BE3C21" w:rsidRPr="00BE3C21">
        <w:rPr>
          <w:rFonts w:ascii="Arial" w:hAnsi="Arial" w:cs="Arial"/>
          <w:color w:val="000000"/>
          <w:kern w:val="0"/>
        </w:rPr>
        <w:t>, 1995)</w:t>
      </w:r>
      <w:r w:rsidR="00BE3C21">
        <w:rPr>
          <w:rFonts w:ascii="Arial" w:eastAsia="Times New Roman" w:hAnsi="Arial" w:cs="Arial"/>
          <w:color w:val="000000"/>
          <w:kern w:val="0"/>
          <w14:ligatures w14:val="none"/>
        </w:rPr>
        <w:fldChar w:fldCharType="end"/>
      </w:r>
      <w:r w:rsidR="00BE3C21">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and</w:t>
      </w:r>
      <w:r w:rsidR="00BE3C21">
        <w:rPr>
          <w:rFonts w:ascii="Arial" w:eastAsia="Times New Roman" w:hAnsi="Arial" w:cs="Arial"/>
          <w:color w:val="000000"/>
          <w:kern w:val="0"/>
          <w14:ligatures w14:val="none"/>
        </w:rPr>
        <w:t xml:space="preserve"> have</w:t>
      </w:r>
      <w:r w:rsidR="00AF634C" w:rsidRPr="00292FF5">
        <w:rPr>
          <w:rFonts w:ascii="Arial" w:eastAsia="Times New Roman" w:hAnsi="Arial" w:cs="Arial"/>
          <w:color w:val="000000"/>
          <w:kern w:val="0"/>
          <w14:ligatures w14:val="none"/>
        </w:rPr>
        <w:t xml:space="preserve"> no known biological function</w:t>
      </w:r>
      <w:r w:rsidR="00CE1082">
        <w:rPr>
          <w:rFonts w:ascii="Arial" w:eastAsia="Times New Roman" w:hAnsi="Arial" w:cs="Arial"/>
          <w:color w:val="000000"/>
          <w:kern w:val="0"/>
          <w14:ligatures w14:val="none"/>
        </w:rPr>
        <w:t xml:space="preserve"> </w:t>
      </w:r>
      <w:r w:rsidR="00CE1082">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{"citationID":"3uz2fYba","properties":{"formattedCitation":"(Spitz and Trudinger, 2019; Bibi {\\i{}et al.}, 2023; Jadaa and Mohammed, 2023)","plainCitation":"(Spitz and Trudinger, 2019; Bibi et al., 2023; Jadaa and Mohammed, 2023)","noteIndex":0},"citationItems":[{"id":"qXH3zpq3/NjMESr8y","uris":["http://zotero.org/users/4161640/items/EAQUQACZ"],"itemData":{"id":129,"type":"chapter","container-title":"Mining and the Environment","page":"411–432","publisher":"CRC Press","title":"Metals, their biological functions and harmful impacts: metals are naturally occurring elements","author":[{"family":"Spitz","given":"Karlheinz"},{"family":"Trudinger","given":"John"}],"issued":{"date-parts":[["2019"]]}}},{"id":"qXH3zpq3/sggKpWUP","uris":["http://zotero.org/users/4161640/items/EWN7B9SM"],"itemData":{"id":127,"type":"article-journal","container-title":"Pure and Applied Biology","issue":"2","journalAbbreviation":"Pure Appl Biol","page":"835–847","title":"Essential and non-essential heavy metals sources and impacts on human health and plants","volume":"12","author":[{"family":"Bibi","given":"Maria"},{"family":"Samiullah","given":"Farida Behlil"},{"family":"Saba Afzal","given":"Sahifa"}],"issued":{"date-parts":[["2023"]]}}},{"id":"qXH3zpq3/QCD6y9Dh","uris":["http://zotero.org/users/4161640/items/WCMJVVWZ"],"itemData":{"id":128,"type":"article-journal","container-title":"Journal of Ecological Engineering","issue":"6","language":"J Ecol Eng","note":"publisher: Polskie Towarzystwo Inżynierii Ekologicznej","page":"249–271","title":"Heavy metals–definition, natural and anthropogenic sources of releasing into ecosystems, toxicity, and removal methods–an overview study","volume":"24","author":[{"family":"Jadaa","given":"Waleed"},{"family":"Mohammed","given":"Hamad"}],"issued":{"date-parts":[["2023"]]}}}],"schema":"https://github.com/citation-style-language/schema/raw/master/csl-citation.json"} </w:instrText>
      </w:r>
      <w:r w:rsidR="00CE108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(Spitz and Trudinger, 2019; Bibi </w:t>
      </w:r>
      <w:r w:rsidR="002838B7" w:rsidRPr="002838B7">
        <w:rPr>
          <w:rFonts w:ascii="Arial" w:hAnsi="Arial" w:cs="Arial"/>
          <w:i/>
          <w:iCs/>
          <w:color w:val="000000"/>
          <w:kern w:val="0"/>
        </w:rPr>
        <w:t>et al.</w:t>
      </w:r>
      <w:r w:rsidR="002838B7" w:rsidRPr="002838B7">
        <w:rPr>
          <w:rFonts w:ascii="Arial" w:hAnsi="Arial" w:cs="Arial"/>
          <w:color w:val="000000"/>
          <w:kern w:val="0"/>
        </w:rPr>
        <w:t>, 2023; Jadaa and Mohammed, 2023)</w:t>
      </w:r>
      <w:r w:rsidR="00CE1082">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r w:rsidR="00AF634C">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 xml:space="preserve">Despite efforts to </w:t>
      </w:r>
      <w:r w:rsidR="00692828">
        <w:rPr>
          <w:rFonts w:ascii="Arial" w:eastAsia="Times New Roman" w:hAnsi="Arial" w:cs="Arial"/>
          <w:color w:val="000000"/>
          <w:kern w:val="0"/>
          <w14:ligatures w14:val="none"/>
        </w:rPr>
        <w:t>reduce</w:t>
      </w:r>
      <w:r w:rsidR="00AF634C" w:rsidRPr="00292FF5">
        <w:rPr>
          <w:rFonts w:ascii="Arial" w:eastAsia="Times New Roman" w:hAnsi="Arial" w:cs="Arial"/>
          <w:color w:val="000000"/>
          <w:kern w:val="0"/>
          <w14:ligatures w14:val="none"/>
        </w:rPr>
        <w:t xml:space="preserve"> and regulate </w:t>
      </w:r>
      <w:r w:rsidR="00AF634C">
        <w:rPr>
          <w:rFonts w:ascii="Arial" w:eastAsia="Times New Roman" w:hAnsi="Arial" w:cs="Arial"/>
          <w:color w:val="000000"/>
          <w:kern w:val="0"/>
          <w14:ligatures w14:val="none"/>
        </w:rPr>
        <w:t>heavy metal</w:t>
      </w:r>
      <w:r w:rsidR="00AF634C" w:rsidRPr="00292FF5">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contamination</w:t>
      </w:r>
      <w:r w:rsidR="00AF634C" w:rsidRPr="00292FF5">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over</w:t>
      </w:r>
      <w:r w:rsidR="00AF634C" w:rsidRPr="00292FF5">
        <w:rPr>
          <w:rFonts w:ascii="Arial" w:eastAsia="Times New Roman" w:hAnsi="Arial" w:cs="Arial"/>
          <w:color w:val="000000"/>
          <w:kern w:val="0"/>
          <w14:ligatures w14:val="none"/>
        </w:rPr>
        <w:t xml:space="preserve"> the </w:t>
      </w:r>
      <w:r w:rsidR="00692828">
        <w:rPr>
          <w:rFonts w:ascii="Arial" w:eastAsia="Times New Roman" w:hAnsi="Arial" w:cs="Arial"/>
          <w:color w:val="000000"/>
          <w:kern w:val="0"/>
          <w14:ligatures w14:val="none"/>
        </w:rPr>
        <w:t>past</w:t>
      </w:r>
      <w:r w:rsidR="00AF634C" w:rsidRPr="00292FF5">
        <w:rPr>
          <w:rFonts w:ascii="Arial" w:eastAsia="Times New Roman" w:hAnsi="Arial" w:cs="Arial"/>
          <w:color w:val="000000"/>
          <w:kern w:val="0"/>
          <w14:ligatures w14:val="none"/>
        </w:rPr>
        <w:t xml:space="preserve"> decade</w:t>
      </w:r>
      <w:r w:rsidR="00CE1082">
        <w:rPr>
          <w:rFonts w:ascii="Arial" w:eastAsia="Times New Roman" w:hAnsi="Arial" w:cs="Arial"/>
          <w:color w:val="000000"/>
          <w:kern w:val="0"/>
          <w14:ligatures w14:val="none"/>
        </w:rPr>
        <w:t xml:space="preserve"> </w:t>
      </w:r>
      <w:r w:rsidR="00CE1082">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{"citationID":"218nSpQg","properties":{"formattedCitation":"(Marini {\\i{}et al.}, 2020; Singh {\\i{}et al.}, 2023)","plainCitation":"(Marini et al., 2020; Singh et al., 2023)","noteIndex":0},"citationItems":[{"id":"qXH3zpq3/6xAGrqmv","uris":["http://zotero.org/users/4161640/items/6WB2MH56"],"itemData":{"id":130,"type":"article-journal","container-title":"Science of The Total Environment","DOI":"10.1016/j.scitotenv.2020.140876","ISSN":"00489697","journalAbbreviation":"Sci Total Environ","language":"en","page":"140876","source":"DOI.org (Crossref)","title":"The new fertilizer regulation: a starting point for cadmium control in European arable soils?","title-short":"The new fertilizer regulation","volume":"745","author":[{"family":"Marini","given":"Michele"},{"family":"Caro","given":"Dario"},{"family":"Thomsen","given":"Marianne"}],"issued":{"date-parts":[["2020",11]]}}},{"id":"qXH3zpq3/yR8HIa9f","uris":["http://zotero.org/users/4161640/items/WKCG85E2"],"itemData":{"id":131,"type":"article-journal","abstract":"Urbanization and industrialization are responsible for environmental contamination in the air, water, and soil. These activities also generate large amounts of heavy metal ions in the environment, and these contaminants cause various types of health issues in humans and other animals. Hexavalent chromium, lead, and cadmium are toxic heavy metal ions that come into the environment through several industrial processes, such as tanning, electroplating, coal mining, agricultural activities, the steel industry, and chrome plating. Several physical and chemical methods are generally used for the heavy metal decontamination of wastewater. These methods have some disadvantages, including the generation of secondary toxic sludge and high operational costs. Hence, there is a need to develop a cost-effective and eco-friendly method for the removal of heavy metal ions from polluted areas. Biological methods are generally considered eco-friendly and cost-effective. This review focuses on heavy metal contamination, its toxicity, and eco-friendly approaches for the removal of heavy metals from contaminated sites.","container-title":"Toxics","DOI":"10.3390/toxics11020147","ISSN":"2305-6304","issue":"2","journalAbbreviation":"Toxics","language":"en","license":"https://creativecommons.org/licenses/by/4.0/","page":"147","source":"DOI.org (Crossref)","title":"Heavy metal contamination in the aquatic ecosystem: toxicity and its remediation using eco-friendly approaches","title-short":"Heavy Metal Contamination in the Aquatic Ecosystem","volume":"11","author":[{"family":"Singh","given":"Veer"},{"family":"Singh","given":"Nidhi"},{"family":"Rai","given":"Sachchida Nand"},{"family":"Kumar","given":"Ashish"},{"family":"Singh","given":"Anurag Kumar"},{"family":"Singh","given":"Mohan P."},{"family":"Sahoo","given":"Ansuman"},{"family":"Shekhar","given":"Shashank"},{"family":"Vamanu","given":"Emanuel"},{"family":"Mishra","given":"Vishal"}],"issued":{"date-parts":[["2023",2,3]]}}}],"schema":"https://github.com/citation-style-language/schema/raw/master/csl-citation.json"} </w:instrText>
      </w:r>
      <w:r w:rsidR="00CE108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(Marini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Singh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CE1082">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 xml:space="preserve">these natural toxins </w:t>
      </w:r>
      <w:r w:rsidR="00AF634C" w:rsidRPr="00292FF5">
        <w:rPr>
          <w:rFonts w:ascii="Arial" w:eastAsia="Times New Roman" w:hAnsi="Arial" w:cs="Arial"/>
          <w:color w:val="000000"/>
          <w:kern w:val="0"/>
          <w14:ligatures w14:val="none"/>
        </w:rPr>
        <w:t xml:space="preserve">persist in our aquatic environments and </w:t>
      </w:r>
      <w:r w:rsidR="00FB49AE">
        <w:rPr>
          <w:rFonts w:ascii="Arial" w:eastAsia="Times New Roman" w:hAnsi="Arial" w:cs="Arial"/>
          <w:color w:val="000000"/>
          <w:kern w:val="0"/>
          <w14:ligatures w14:val="none"/>
        </w:rPr>
        <w:t>continue</w:t>
      </w:r>
      <w:r w:rsidR="00AF634C" w:rsidRPr="00292FF5">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to</w:t>
      </w:r>
      <w:r w:rsidR="00AF634C" w:rsidRPr="00292FF5">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progress</w:t>
      </w:r>
      <w:r w:rsidR="00AF634C" w:rsidRPr="00292FF5">
        <w:rPr>
          <w:rFonts w:ascii="Arial" w:eastAsia="Times New Roman" w:hAnsi="Arial" w:cs="Arial"/>
          <w:color w:val="000000"/>
          <w:kern w:val="0"/>
          <w14:ligatures w14:val="none"/>
        </w:rPr>
        <w:t xml:space="preserve"> within aquatic food webs</w:t>
      </w:r>
      <w:r>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{"citationID":"fSj9Z8fS","properties":{"formattedCitation":"(Croteau {\\i{}et al.}, 2005; Ali {\\i{}et al.}, 2019; Edo {\\i{}et al.}, 2024)","plainCitation":"(Croteau et al., 2005; Ali et al., 2019; Edo et al., 2024)","noteIndex":0},"citationItems":[{"id":"qXH3zpq3/enG7WaPV","uris":["http://zotero.org/users/4161640/items/JKJ68BKF"],"itemData":{"id":136,"type":"article-journal","container-title":"Limnology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Robin"}],"issued":{"date-parts":[["2005",9]]}}},{"id":"qXH3zpq3/ZEQ2vPIb","uris":["http://zotero.org/users/4161640/items/F6AYIMMP"],"itemData":{"id":134,"type":"article-journal","container-title":"Journal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qXH3zpq3/lKpyTQUo","uris":["http://zotero.org/users/4161640/items/F34ESUKH"],"itemData":{"id":133,"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instrText>
      </w:r>
      <w:r>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(Croteau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2005; Ali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Edo </w:t>
      </w:r>
      <w:r w:rsidR="002838B7" w:rsidRPr="002838B7">
        <w:rPr>
          <w:rFonts w:ascii="Arial" w:hAnsi="Arial" w:cs="Arial"/>
          <w:i/>
          <w:iCs/>
          <w:color w:val="000000"/>
          <w:kern w:val="0"/>
        </w:rPr>
        <w:t>et al.</w:t>
      </w:r>
      <w:r w:rsidR="002838B7" w:rsidRPr="002838B7">
        <w:rPr>
          <w:rFonts w:ascii="Arial" w:hAnsi="Arial" w:cs="Arial"/>
          <w:color w:val="000000"/>
          <w:kern w:val="0"/>
        </w:rPr>
        <w:t>, 2024)</w:t>
      </w:r>
      <w:r>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r w:rsidR="00AF634C">
        <w:rPr>
          <w:rFonts w:ascii="Arial" w:eastAsia="Times New Roman" w:hAnsi="Arial" w:cs="Arial"/>
          <w:color w:val="000000"/>
          <w:kern w:val="0"/>
          <w14:ligatures w14:val="none"/>
        </w:rPr>
        <w:t xml:space="preserve"> </w:t>
      </w:r>
      <w:r w:rsidR="003B7302">
        <w:rPr>
          <w:rFonts w:ascii="Arial" w:eastAsia="Times New Roman" w:hAnsi="Arial" w:cs="Arial"/>
          <w:kern w:val="0"/>
          <w14:ligatures w14:val="none"/>
        </w:rPr>
        <w:t>P</w:t>
      </w:r>
      <w:r w:rsidR="003B7302" w:rsidRPr="00224081">
        <w:rPr>
          <w:rFonts w:ascii="Arial" w:eastAsia="Times New Roman" w:hAnsi="Arial" w:cs="Arial"/>
          <w:kern w:val="0"/>
          <w14:ligatures w14:val="none"/>
        </w:rPr>
        <w:t>er- and polyfluoroalkyl substance</w:t>
      </w:r>
      <w:r w:rsidR="003B7302">
        <w:rPr>
          <w:rFonts w:ascii="Arial" w:eastAsia="Times New Roman" w:hAnsi="Arial" w:cs="Arial"/>
          <w:kern w:val="0"/>
          <w14:ligatures w14:val="none"/>
        </w:rPr>
        <w:t xml:space="preserve">s (PFASs) </w:t>
      </w:r>
      <w:ins w:id="4" w:author="ANTHONY JOHNSON" w:date="2025-11-13T10:04:00Z">
        <w:r w:rsidR="003D170E">
          <w:rPr>
            <w:rFonts w:ascii="Arial" w:eastAsia="Times New Roman" w:hAnsi="Arial" w:cs="Arial"/>
            <w:kern w:val="0"/>
            <w14:ligatures w14:val="none"/>
          </w:rPr>
          <w:t>are emerging contaminant</w:t>
        </w:r>
      </w:ins>
      <w:ins w:id="5" w:author="ANTHONY JOHNSON" w:date="2025-11-13T10:07:00Z">
        <w:r w:rsidR="003D170E">
          <w:rPr>
            <w:rFonts w:ascii="Arial" w:eastAsia="Times New Roman" w:hAnsi="Arial" w:cs="Arial"/>
            <w:kern w:val="0"/>
            <w14:ligatures w14:val="none"/>
          </w:rPr>
          <w:t>s</w:t>
        </w:r>
      </w:ins>
      <w:ins w:id="6" w:author="ANTHONY JOHNSON" w:date="2025-11-13T10:04:00Z">
        <w:r w:rsidR="003D170E">
          <w:rPr>
            <w:rFonts w:ascii="Arial" w:eastAsia="Times New Roman" w:hAnsi="Arial" w:cs="Arial"/>
            <w:kern w:val="0"/>
            <w14:ligatures w14:val="none"/>
          </w:rPr>
          <w:t xml:space="preserve"> of concer</w:t>
        </w:r>
      </w:ins>
      <w:ins w:id="7" w:author="ANTHONY JOHNSON" w:date="2025-11-13T10:29:00Z">
        <w:r w:rsidR="006A2B5D">
          <w:rPr>
            <w:rFonts w:ascii="Arial" w:eastAsia="Times New Roman" w:hAnsi="Arial" w:cs="Arial"/>
            <w:kern w:val="0"/>
            <w14:ligatures w14:val="none"/>
          </w:rPr>
          <w:t>n</w:t>
        </w:r>
      </w:ins>
      <w:ins w:id="8" w:author="ANTHONY JOHNSON" w:date="2025-11-13T11:43:00Z">
        <w:r w:rsidR="00273540">
          <w:rPr>
            <w:rFonts w:ascii="Arial" w:eastAsia="Times New Roman" w:hAnsi="Arial" w:cs="Arial"/>
            <w:kern w:val="0"/>
            <w14:ligatures w14:val="none"/>
          </w:rPr>
          <w:t xml:space="preserve"> </w:t>
        </w:r>
      </w:ins>
      <w:r w:rsidR="00273540">
        <w:rPr>
          <w:rFonts w:ascii="Arial" w:eastAsia="Times New Roman" w:hAnsi="Arial" w:cs="Arial"/>
          <w:kern w:val="0"/>
          <w14:ligatures w14:val="none"/>
        </w:rPr>
        <w:fldChar w:fldCharType="begin"/>
      </w:r>
      <w:r w:rsidR="00273540">
        <w:rPr>
          <w:rFonts w:ascii="Arial" w:eastAsia="Times New Roman" w:hAnsi="Arial" w:cs="Arial"/>
          <w:kern w:val="0"/>
          <w14:ligatures w14:val="none"/>
        </w:rPr>
        <w:instrText xml:space="preserve"> ADDIN ZOTERO_ITEM CSL_CITATION {"citationID":"g8IgM5Pt","properties":{"formattedCitation":"(Abunada {\\i{}et al.}, 2020a)","plainCitation":"(Abunada et al., 2020a)","noteIndex":0},"citationItems":[{"id":15567,"uris":["http://zotero.org/users/10012375/items/YUPJ5LKI"],"itemData":{"id":15567,"type":"article-journal","abstract":"The current article reviews the state of art of the perfluoroalkyl and polyfluoroalkyl substances (PFASs) compounds and provides an overview of PFASs occurrence in the environment, wildlife, and humans. This study reviews the issues concerning PFASs exposure and potential risks generated with a focus on PFAS occurrence and transformation in various media, discusses their physicochemical characterization and treatment technologies, before discussing the potential human exposure routes. The various toxicological impacts to human health are also discussed. The article pays particular attention to the complexity and challenging issue of regulating PFAS compounds due to the arising uncertainty and lack of epidemiological evidence encountered. The variation in PFAS regulatory values across the globe can be easily addressed due to the influence of multiple scientific, technical, and social factors. The varied toxicology and the insufficient definition of PFAS exposure rate are among the main factors contributing to this discrepancy. The lack of proven standard approaches for examining PFAS in surface water, groundwater, wastewater, or solids adds more technical complexity. Although it is agreed that PFASs pose potential health risks in various media, the link between the extent of PFAS exposure and the significance of PFAS risk remain among the evolving research areas. There is a growing need to address the correlation between the frequency and the likelihood of human exposure to PFAS and the possible health risks encountered. Although USEPA (United States Environmental Protection Agency) recommends the 70 ng/L lifetime health advisory in drinking water for both perfluorooctane sulfonate (PFO) perfluorooctanoic acid (PFOA), which is similar to the Australian regulations, the German Ministry of Health proposed a health-based guidance of maximum of 300 ng/L for the combination of PFOA and PFOS. Moreover, there are significant discrepancies among the US states where the water guideline levels for the different states ranged from 13 to 1000 ng L−1 for PFOA and/or PFOS. The current review highlighted the significance of the future research required to fill in the knowledge gap in PFAS toxicology and to better understand this through real field data and long-term monitoring programs.","container-title":"Water","DOI":"10.3390/w12123590","ISSN":"2073-4441","issue":"12","language":"en","license":"http://creativecommons.org/licenses/by/3.0/","note":"publisher: Multidisciplinary Digital Publishing Institute","page":"3590","source":"www.mdpi.com","title":"An Overview of Per- and Polyfluoroalkyl Substances (PFAS) in the Environment: Source, Fate, Risk and Regulations","title-short":"An Overview of Per- and Polyfluoroalkyl Substances (PFAS) in the Environment","URL":"https://www.mdpi.com/2073-4441/12/12/3590","volume":"12","author":[{"family":"Abunada","given":"Ziyad"},{"family":"Alazaiza","given":"Motasem Y. D."},{"family":"Bashir","given":"Mohammed J. K."}],"accessed":{"date-parts":[["2025",9,29]]},"issued":{"date-parts":[["2020",12]]}}}],"schema":"https://github.com/citation-style-language/schema/raw/master/csl-citation.json"} </w:instrText>
      </w:r>
      <w:r w:rsidR="00273540">
        <w:rPr>
          <w:rFonts w:ascii="Arial" w:eastAsia="Times New Roman" w:hAnsi="Arial" w:cs="Arial"/>
          <w:kern w:val="0"/>
          <w14:ligatures w14:val="none"/>
        </w:rPr>
        <w:fldChar w:fldCharType="separate"/>
      </w:r>
      <w:r w:rsidR="00273540" w:rsidRPr="00273540">
        <w:rPr>
          <w:rFonts w:ascii="Arial" w:hAnsi="Arial" w:cs="Arial"/>
          <w:kern w:val="0"/>
        </w:rPr>
        <w:t xml:space="preserve">(Abunada </w:t>
      </w:r>
      <w:r w:rsidR="00273540" w:rsidRPr="00273540">
        <w:rPr>
          <w:rFonts w:ascii="Arial" w:hAnsi="Arial" w:cs="Arial"/>
          <w:i/>
          <w:iCs/>
          <w:kern w:val="0"/>
        </w:rPr>
        <w:t>et al.</w:t>
      </w:r>
      <w:r w:rsidR="00273540" w:rsidRPr="00273540">
        <w:rPr>
          <w:rFonts w:ascii="Arial" w:hAnsi="Arial" w:cs="Arial"/>
          <w:kern w:val="0"/>
        </w:rPr>
        <w:t>, 2020a)</w:t>
      </w:r>
      <w:r w:rsidR="00273540">
        <w:rPr>
          <w:rFonts w:ascii="Arial" w:eastAsia="Times New Roman" w:hAnsi="Arial" w:cs="Arial"/>
          <w:kern w:val="0"/>
          <w14:ligatures w14:val="none"/>
        </w:rPr>
        <w:fldChar w:fldCharType="end"/>
      </w:r>
      <w:ins w:id="9" w:author="ANTHONY JOHNSON" w:date="2025-11-13T10:04:00Z">
        <w:r w:rsidR="003D170E">
          <w:rPr>
            <w:rFonts w:ascii="Arial" w:eastAsia="Times New Roman" w:hAnsi="Arial" w:cs="Arial"/>
            <w:kern w:val="0"/>
            <w14:ligatures w14:val="none"/>
          </w:rPr>
          <w:t xml:space="preserve">. </w:t>
        </w:r>
      </w:ins>
      <w:moveToRangeStart w:id="10" w:author="ANTHONY JOHNSON" w:date="2025-11-13T10:18:00Z" w:name="move213921553"/>
      <w:r w:rsidR="003D170E" w:rsidRPr="003D170E">
        <w:rPr>
          <w:rFonts w:ascii="Arial" w:eastAsia="Times New Roman" w:hAnsi="Arial" w:cs="Arial"/>
          <w:kern w:val="0"/>
          <w14:ligatures w14:val="none"/>
        </w:rPr>
        <w:t>PFAS chemicals are characterized by strong fluorine-carbon bonds, which enable them to persist in the environment and facilitate transport through aquatic and atmospheric pathways.</w:t>
      </w:r>
      <w:moveToRangeEnd w:id="10"/>
      <w:ins w:id="11" w:author="ANTHONY JOHNSON" w:date="2025-11-13T10:47:00Z">
        <w:r w:rsidR="007959E5">
          <w:rPr>
            <w:rFonts w:ascii="Arial" w:eastAsia="Times New Roman" w:hAnsi="Arial" w:cs="Arial"/>
            <w:kern w:val="0"/>
            <w14:ligatures w14:val="none"/>
          </w:rPr>
          <w:t xml:space="preserve"> </w:t>
        </w:r>
      </w:ins>
      <w:del w:id="12" w:author="ANTHONY JOHNSON" w:date="2025-11-13T10:13:00Z">
        <w:r w:rsidR="003B7302" w:rsidDel="003D170E">
          <w:rPr>
            <w:rFonts w:ascii="Arial" w:eastAsia="Times New Roman" w:hAnsi="Arial" w:cs="Arial"/>
            <w:kern w:val="0"/>
            <w14:ligatures w14:val="none"/>
          </w:rPr>
          <w:delText>have been u</w:delText>
        </w:r>
      </w:del>
      <w:ins w:id="13" w:author="ANTHONY JOHNSON" w:date="2025-11-13T10:14:00Z">
        <w:r w:rsidR="003D170E">
          <w:rPr>
            <w:rFonts w:ascii="Arial" w:eastAsia="Times New Roman" w:hAnsi="Arial" w:cs="Arial"/>
            <w:kern w:val="0"/>
            <w14:ligatures w14:val="none"/>
          </w:rPr>
          <w:t>U</w:t>
        </w:r>
      </w:ins>
      <w:r w:rsidR="003B7302">
        <w:rPr>
          <w:rFonts w:ascii="Arial" w:eastAsia="Times New Roman" w:hAnsi="Arial" w:cs="Arial"/>
          <w:kern w:val="0"/>
          <w14:ligatures w14:val="none"/>
        </w:rPr>
        <w:t xml:space="preserve">sed since at least the 1950s in various industrial applications </w:t>
      </w:r>
      <w:r w:rsidR="003B7302">
        <w:rPr>
          <w:rFonts w:ascii="Arial" w:eastAsia="Times New Roman" w:hAnsi="Arial" w:cs="Arial"/>
          <w:kern w:val="0"/>
          <w14:ligatures w14:val="none"/>
        </w:rPr>
        <w:fldChar w:fldCharType="begin"/>
      </w:r>
      <w:r w:rsidR="006A2B5D">
        <w:rPr>
          <w:rFonts w:ascii="Arial" w:eastAsia="Times New Roman" w:hAnsi="Arial" w:cs="Arial"/>
          <w:kern w:val="0"/>
          <w14:ligatures w14:val="none"/>
        </w:rPr>
        <w:instrText xml:space="preserve"> ADDIN ZOTERO_ITEM CSL_CITATION {"citationID":"LQGYbYIb","properties":{"formattedCitation":"(Gaines, 2023)","plainCitation":"(Gaines, 2023)","noteIndex":0},"citationItems":[{"id":"qXH3zpq3/5wRt18J7","uris":["http://zotero.org/users/4161640/items/H8NWSC7H"],"itemData":{"id":222,"type":"article-journal","abstract":"Abstract\n            \n              Background\n              Per</w:instrText>
      </w:r>
      <w:r w:rsidR="006A2B5D">
        <w:rPr>
          <w:rFonts w:ascii="Cambria Math" w:eastAsia="Times New Roman" w:hAnsi="Cambria Math" w:cs="Cambria Math"/>
          <w:kern w:val="0"/>
          <w14:ligatures w14:val="none"/>
        </w:rPr>
        <w:instrText>‐</w:instrText>
      </w:r>
      <w:r w:rsidR="006A2B5D">
        <w:rPr>
          <w:rFonts w:ascii="Arial" w:eastAsia="Times New Roman" w:hAnsi="Arial" w:cs="Arial"/>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sidR="006A2B5D">
        <w:rPr>
          <w:rFonts w:ascii="Cambria Math" w:eastAsia="Times New Roman" w:hAnsi="Cambria Math" w:cs="Cambria Math"/>
          <w:kern w:val="0"/>
          <w14:ligatures w14:val="none"/>
        </w:rPr>
        <w:instrText>‐</w:instrText>
      </w:r>
      <w:r w:rsidR="006A2B5D">
        <w:rPr>
          <w:rFonts w:ascii="Arial" w:eastAsia="Times New Roman" w:hAnsi="Arial" w:cs="Arial"/>
          <w:kern w:val="0"/>
          <w14:ligatures w14:val="none"/>
        </w:rPr>
        <w:instrText xml:space="preserve"> and polyfluoroalkyl substances (PFAS): a literature review","title-short":"Historical and current usage of per</w:instrText>
      </w:r>
      <w:r w:rsidR="006A2B5D">
        <w:rPr>
          <w:rFonts w:ascii="Cambria Math" w:eastAsia="Times New Roman" w:hAnsi="Cambria Math" w:cs="Cambria Math"/>
          <w:kern w:val="0"/>
          <w14:ligatures w14:val="none"/>
        </w:rPr>
        <w:instrText>‐</w:instrText>
      </w:r>
      <w:r w:rsidR="006A2B5D">
        <w:rPr>
          <w:rFonts w:ascii="Arial" w:eastAsia="Times New Roman" w:hAnsi="Arial" w:cs="Arial"/>
          <w:kern w:val="0"/>
          <w14:ligatures w14:val="none"/>
        </w:rPr>
        <w:instrText xml:space="preserve"> and polyfluoroalkyl substances (PFAS)","volume":"66","author":[{"family":"Gaines","given":"Linda G. T."}],"issued":{"date-parts":[["2023",5]]}}}],"schema":"https://github.com/citation-style-language/schema/raw/master/csl-citation.json"} </w:instrText>
      </w:r>
      <w:r w:rsidR="003B7302">
        <w:rPr>
          <w:rFonts w:ascii="Arial" w:eastAsia="Times New Roman" w:hAnsi="Arial" w:cs="Arial"/>
          <w:kern w:val="0"/>
          <w14:ligatures w14:val="none"/>
        </w:rPr>
        <w:fldChar w:fldCharType="separate"/>
      </w:r>
      <w:r w:rsidR="003B7302">
        <w:rPr>
          <w:rFonts w:ascii="Arial" w:eastAsia="Times New Roman" w:hAnsi="Arial" w:cs="Arial"/>
          <w:noProof/>
          <w:kern w:val="0"/>
          <w14:ligatures w14:val="none"/>
        </w:rPr>
        <w:t>(Gaines, 2023)</w:t>
      </w:r>
      <w:r w:rsidR="003B7302">
        <w:rPr>
          <w:rFonts w:ascii="Arial" w:eastAsia="Times New Roman" w:hAnsi="Arial" w:cs="Arial"/>
          <w:kern w:val="0"/>
          <w14:ligatures w14:val="none"/>
        </w:rPr>
        <w:fldChar w:fldCharType="end"/>
      </w:r>
      <w:r w:rsidR="003B7302">
        <w:rPr>
          <w:rFonts w:ascii="Arial" w:eastAsia="Times New Roman" w:hAnsi="Arial" w:cs="Arial"/>
          <w:kern w:val="0"/>
          <w14:ligatures w14:val="none"/>
        </w:rPr>
        <w:t>,</w:t>
      </w:r>
      <w:commentRangeStart w:id="14"/>
      <w:ins w:id="15" w:author="ANTHONY JOHNSON" w:date="2025-11-13T10:14:00Z">
        <w:r w:rsidR="003D170E">
          <w:rPr>
            <w:rFonts w:ascii="Arial" w:eastAsia="Times New Roman" w:hAnsi="Arial" w:cs="Arial"/>
            <w:kern w:val="0"/>
            <w14:ligatures w14:val="none"/>
          </w:rPr>
          <w:t xml:space="preserve"> PFAS </w:t>
        </w:r>
      </w:ins>
      <w:commentRangeEnd w:id="14"/>
      <w:r w:rsidR="00932115">
        <w:rPr>
          <w:rStyle w:val="CommentReference"/>
        </w:rPr>
        <w:commentReference w:id="14"/>
      </w:r>
      <w:ins w:id="16" w:author="ANTHONY JOHNSON" w:date="2025-11-13T10:14:00Z">
        <w:r w:rsidR="003D170E">
          <w:rPr>
            <w:rFonts w:ascii="Arial" w:eastAsia="Times New Roman" w:hAnsi="Arial" w:cs="Arial"/>
            <w:kern w:val="0"/>
            <w14:ligatures w14:val="none"/>
          </w:rPr>
          <w:t xml:space="preserve">have come under increasing scrutiny </w:t>
        </w:r>
      </w:ins>
      <w:ins w:id="17" w:author="ANTHONY JOHNSON" w:date="2025-11-13T10:15:00Z">
        <w:r w:rsidR="003D170E">
          <w:rPr>
            <w:rFonts w:ascii="Arial" w:eastAsia="Times New Roman" w:hAnsi="Arial" w:cs="Arial"/>
            <w:kern w:val="0"/>
            <w14:ligatures w14:val="none"/>
          </w:rPr>
          <w:t xml:space="preserve">and in </w:t>
        </w:r>
      </w:ins>
      <w:ins w:id="18" w:author="ANTHONY JOHNSON" w:date="2025-11-13T10:16:00Z">
        <w:r w:rsidR="003D170E">
          <w:rPr>
            <w:rFonts w:ascii="Arial" w:eastAsia="Times New Roman" w:hAnsi="Arial" w:cs="Arial"/>
            <w:kern w:val="0"/>
            <w14:ligatures w14:val="none"/>
          </w:rPr>
          <w:t>response</w:t>
        </w:r>
      </w:ins>
      <w:ins w:id="19" w:author="ANTHONY JOHNSON" w:date="2025-11-13T10:15:00Z">
        <w:r w:rsidR="003D170E">
          <w:rPr>
            <w:rFonts w:ascii="Arial" w:eastAsia="Times New Roman" w:hAnsi="Arial" w:cs="Arial"/>
            <w:kern w:val="0"/>
            <w14:ligatures w14:val="none"/>
          </w:rPr>
          <w:t xml:space="preserve"> regulatory and industry efforts have emphasized a shift toward shorter-chain PFAS based on the assumption that they </w:t>
        </w:r>
      </w:ins>
      <w:ins w:id="20" w:author="ANTHONY JOHNSON" w:date="2025-11-13T10:16:00Z">
        <w:r w:rsidR="003D170E">
          <w:rPr>
            <w:rFonts w:ascii="Arial" w:eastAsia="Times New Roman" w:hAnsi="Arial" w:cs="Arial"/>
            <w:kern w:val="0"/>
            <w14:ligatures w14:val="none"/>
          </w:rPr>
          <w:t>pose less risk.</w:t>
        </w:r>
      </w:ins>
      <w:ins w:id="21" w:author="ANTHONY JOHNSON" w:date="2025-11-13T10:08:00Z">
        <w:r w:rsidR="003D170E">
          <w:rPr>
            <w:rFonts w:ascii="Arial" w:eastAsia="Times New Roman" w:hAnsi="Arial" w:cs="Arial"/>
            <w:kern w:val="0"/>
            <w14:ligatures w14:val="none"/>
          </w:rPr>
          <w:t xml:space="preserve"> </w:t>
        </w:r>
      </w:ins>
      <w:ins w:id="22" w:author="ANTHONY JOHNSON" w:date="2025-11-13T10:23:00Z">
        <w:r w:rsidR="006A2B5D">
          <w:rPr>
            <w:rFonts w:ascii="Arial" w:eastAsia="Times New Roman" w:hAnsi="Arial" w:cs="Arial"/>
            <w:kern w:val="0"/>
            <w14:ligatures w14:val="none"/>
          </w:rPr>
          <w:t>However, th</w:t>
        </w:r>
      </w:ins>
      <w:ins w:id="23" w:author="ANTHONY JOHNSON" w:date="2025-11-13T10:24:00Z">
        <w:r w:rsidR="006A2B5D">
          <w:rPr>
            <w:rFonts w:ascii="Arial" w:eastAsia="Times New Roman" w:hAnsi="Arial" w:cs="Arial"/>
            <w:kern w:val="0"/>
            <w14:ligatures w14:val="none"/>
          </w:rPr>
          <w:t>ese</w:t>
        </w:r>
      </w:ins>
      <w:ins w:id="24" w:author="ANTHONY JOHNSON" w:date="2025-11-13T10:48:00Z">
        <w:r w:rsidR="007959E5">
          <w:rPr>
            <w:rFonts w:ascii="Arial" w:eastAsia="Times New Roman" w:hAnsi="Arial" w:cs="Arial"/>
            <w:kern w:val="0"/>
            <w14:ligatures w14:val="none"/>
          </w:rPr>
          <w:t xml:space="preserve"> </w:t>
        </w:r>
      </w:ins>
      <w:del w:id="25" w:author="ANTHONY JOHNSON" w:date="2025-11-13T10:23:00Z">
        <w:r w:rsidR="003B7302" w:rsidDel="006A2B5D">
          <w:rPr>
            <w:rFonts w:ascii="Arial" w:eastAsia="Times New Roman" w:hAnsi="Arial" w:cs="Arial"/>
            <w:kern w:val="0"/>
            <w14:ligatures w14:val="none"/>
          </w:rPr>
          <w:delText xml:space="preserve"> </w:delText>
        </w:r>
      </w:del>
      <w:del w:id="26" w:author="ANTHONY JOHNSON" w:date="2025-11-13T10:24:00Z">
        <w:r w:rsidR="003B7302" w:rsidDel="006A2B5D">
          <w:rPr>
            <w:rFonts w:ascii="Arial" w:eastAsia="Times New Roman" w:hAnsi="Arial" w:cs="Arial"/>
            <w:kern w:val="0"/>
            <w14:ligatures w14:val="none"/>
          </w:rPr>
          <w:delText xml:space="preserve">while new </w:delText>
        </w:r>
      </w:del>
      <w:r w:rsidR="003B7302">
        <w:rPr>
          <w:rFonts w:ascii="Arial" w:eastAsia="Times New Roman" w:hAnsi="Arial" w:cs="Arial"/>
          <w:kern w:val="0"/>
          <w14:ligatures w14:val="none"/>
        </w:rPr>
        <w:t>short-chain PFASs are being developed with little understanding of their potential environmental health impacts</w:t>
      </w:r>
      <w:ins w:id="27" w:author="ANTHONY JOHNSON" w:date="2025-11-13T11:40:00Z">
        <w:r w:rsidR="00273540">
          <w:rPr>
            <w:rFonts w:ascii="Arial" w:eastAsia="Times New Roman" w:hAnsi="Arial" w:cs="Arial"/>
            <w:kern w:val="0"/>
            <w14:ligatures w14:val="none"/>
          </w:rPr>
          <w:t xml:space="preserve"> </w:t>
        </w:r>
      </w:ins>
      <w:r w:rsidR="00273540">
        <w:rPr>
          <w:rFonts w:ascii="Arial" w:eastAsia="Times New Roman" w:hAnsi="Arial" w:cs="Arial"/>
          <w:kern w:val="0"/>
          <w14:ligatures w14:val="none"/>
        </w:rPr>
        <w:fldChar w:fldCharType="begin"/>
      </w:r>
      <w:r w:rsidR="00273540">
        <w:rPr>
          <w:rFonts w:ascii="Arial" w:eastAsia="Times New Roman" w:hAnsi="Arial" w:cs="Arial"/>
          <w:kern w:val="0"/>
          <w14:ligatures w14:val="none"/>
        </w:rPr>
        <w:instrText xml:space="preserve"> ADDIN ZOTERO_ITEM CSL_CITATION {"citationID":"YrOuvNjC","properties":{"formattedCitation":"(Brendel {\\i{}et al.}, 2018)","plainCitation":"(Brendel et al., 2018)","noteIndex":0},"citationItems":[{"id":16297,"uris":["http://zotero.org/users/10012375/items/KYN2RM2S"],"itemData":{"id":16297,"type":"article-journal","abstract":"Background\nShort-chain PFASs (per- and polyfluoroalkyl substances) are widely used as alternatives to long-chain PFASs. Long-chain PFASs become gradually regulated under REACH (EC No. 1907/2006) and other international regulations, due to having persistent, bioaccumulative and toxic properties and/or being toxic for reproduction. The increasingly used short-chain PFASs are assumed to have a lower bioaccumulation potential. Nonetheless, they have other properties of concern and are already widely distributed in the environment, also in remote regions. The REACH Regulation does not directly address these emerging properties of concern, complicating the implementation of regulatory measures. Therefore, this study illustrates these environmental concerns and provides a strategy for a regulation of short-chain PFASs within REACH.\n\nResults\nShort-chain PFASs have a high mobility in soil and water, and final degradation products are extremely persistent. This results in a fast distribution to water resources, and consequently, also to a contamination of drinking water resources. Once emitted, short-chain PFASs remain in the environment. A lack of appropriate water treatment technologies results in everlasting background concentrations in the environment, and thus, organisms are permanently and poorly reversibly exposed. Considering such permanent exposure, it is very difficult to estimate long-term adverse effects in organisms. Short-chain PFASs enrich in edible parts of plants and the accumulation in food chains is unknown. Regarding these concerns and uncertainties, especially with respect to the precautionary principle, short-chain PFASs are of equivalent concern to PBT substances. Therefore, they should be identified as substances of very high concern (SVHC) under REACH. The SVHC identification should be followed by a restriction under REACH, which is the most efficient way to minimize the environmental and human exposure of short-chain PFASs in the European Union.\n\nConclusion\nDue to an increasing use of short-chain PFASs, an effective regulation is urgently needed. The concerns of short-chain PFASs do not match the “classical” concerns as defined under REACH, but are not of minor concern. Therefore, it is of advantage to clearly define the concerns of short-chain PFASs. This might facilitate the following restriction process under REACH.","container-title":"Environmental Sciences Europe","DOI":"10.1186/s12302-018-0134-4","ISSN":"2190-4707","issue":"1","journalAbbreviation":"Environ Sci Eur","note":"PMID: 29527446\nPMCID: PMC5834591","page":"9","source":"PubMed Central","title":"Short-chain perfluoroalkyl acids: environmental concerns and a regulatory strategy under REACH","title-short":"Short-chain perfluoroalkyl acids","URL":"https://pmc.ncbi.nlm.nih.gov/articles/PMC5834591/","volume":"30","author":[{"family":"Brendel","given":"Stephan"},{"family":"Fetter","given":"Éva"},{"family":"Staude","given":"Claudia"},{"family":"Vierke","given":"Lena"},{"family":"Biegel-Engler","given":"Annegret"}],"accessed":{"date-parts":[["2025",11,13]]},"issued":{"date-parts":[["2018"]]}}}],"schema":"https://github.com/citation-style-language/schema/raw/master/csl-citation.json"} </w:instrText>
      </w:r>
      <w:r w:rsidR="00273540">
        <w:rPr>
          <w:rFonts w:ascii="Arial" w:eastAsia="Times New Roman" w:hAnsi="Arial" w:cs="Arial"/>
          <w:kern w:val="0"/>
          <w14:ligatures w14:val="none"/>
        </w:rPr>
        <w:fldChar w:fldCharType="separate"/>
      </w:r>
      <w:r w:rsidR="00273540" w:rsidRPr="00273540">
        <w:rPr>
          <w:rFonts w:ascii="Arial" w:hAnsi="Arial" w:cs="Arial"/>
          <w:kern w:val="0"/>
        </w:rPr>
        <w:t xml:space="preserve">(Brendel </w:t>
      </w:r>
      <w:r w:rsidR="00273540" w:rsidRPr="00273540">
        <w:rPr>
          <w:rFonts w:ascii="Arial" w:hAnsi="Arial" w:cs="Arial"/>
          <w:i/>
          <w:iCs/>
          <w:kern w:val="0"/>
        </w:rPr>
        <w:t>et al.</w:t>
      </w:r>
      <w:r w:rsidR="00273540" w:rsidRPr="00273540">
        <w:rPr>
          <w:rFonts w:ascii="Arial" w:hAnsi="Arial" w:cs="Arial"/>
          <w:kern w:val="0"/>
        </w:rPr>
        <w:t>, 2018)</w:t>
      </w:r>
      <w:r w:rsidR="00273540">
        <w:rPr>
          <w:rFonts w:ascii="Arial" w:eastAsia="Times New Roman" w:hAnsi="Arial" w:cs="Arial"/>
          <w:kern w:val="0"/>
          <w14:ligatures w14:val="none"/>
        </w:rPr>
        <w:fldChar w:fldCharType="end"/>
      </w:r>
      <w:ins w:id="28" w:author="ANTHONY JOHNSON" w:date="2025-11-13T10:24:00Z">
        <w:r w:rsidR="006A2B5D">
          <w:rPr>
            <w:rFonts w:ascii="Arial" w:eastAsia="Times New Roman" w:hAnsi="Arial" w:cs="Arial"/>
            <w:kern w:val="0"/>
            <w14:ligatures w14:val="none"/>
          </w:rPr>
          <w:t xml:space="preserve">, and are frequently detected in the </w:t>
        </w:r>
        <w:r w:rsidR="006A2B5D">
          <w:rPr>
            <w:rFonts w:ascii="Arial" w:eastAsia="Times New Roman" w:hAnsi="Arial" w:cs="Arial"/>
            <w:kern w:val="0"/>
            <w14:ligatures w14:val="none"/>
          </w:rPr>
          <w:lastRenderedPageBreak/>
          <w:t>environment</w:t>
        </w:r>
      </w:ins>
      <w:ins w:id="29" w:author="ANTHONY JOHNSON" w:date="2025-11-13T10:31:00Z">
        <w:r w:rsidR="006A2B5D">
          <w:rPr>
            <w:rFonts w:ascii="Arial" w:eastAsia="Times New Roman" w:hAnsi="Arial" w:cs="Arial"/>
            <w:kern w:val="0"/>
            <w14:ligatures w14:val="none"/>
          </w:rPr>
          <w:t xml:space="preserve"> and in biota</w:t>
        </w:r>
      </w:ins>
      <w:ins w:id="30" w:author="ANTHONY JOHNSON" w:date="2025-11-13T10:25:00Z">
        <w:r w:rsidR="006A2B5D">
          <w:rPr>
            <w:rFonts w:ascii="Arial" w:eastAsia="Times New Roman" w:hAnsi="Arial" w:cs="Arial"/>
            <w:kern w:val="0"/>
            <w14:ligatures w14:val="none"/>
          </w:rPr>
          <w:t xml:space="preserve"> </w:t>
        </w:r>
      </w:ins>
      <w:r w:rsidR="006A2B5D">
        <w:rPr>
          <w:rFonts w:ascii="Arial" w:eastAsia="Times New Roman" w:hAnsi="Arial" w:cs="Arial"/>
          <w:kern w:val="0"/>
          <w14:ligatures w14:val="none"/>
        </w:rPr>
        <w:fldChar w:fldCharType="begin"/>
      </w:r>
      <w:r w:rsidR="007959E5">
        <w:rPr>
          <w:rFonts w:ascii="Arial" w:eastAsia="Times New Roman" w:hAnsi="Arial" w:cs="Arial"/>
          <w:kern w:val="0"/>
          <w14:ligatures w14:val="none"/>
        </w:rPr>
        <w:instrText xml:space="preserve"> ADDIN ZOTERO_ITEM CSL_CITATION {"citationID":"bm4GqZ1p","properties":{"formattedCitation":"(Wang {\\i{}et al.}, 2013; Walsh {\\i{}et al.}, 2025)","plainCitation":"(Wang et al., 2013; Walsh et al., 2025)","noteIndex":0},"citationItems":[{"id":16304,"uris":["http://zotero.org/users/10012375/items/FXARSJJA"],"itemData":{"id":16304,"type":"article-journal","abstract":"Since 2000 there has been an on-going industrial transition to replace long-chain perfluoroalkyl carboxylic acids(PFCAs), perfluoroalkane sulfonic acids (PFSAs) and their precursors. To date, information on these replacements including their chemical identities, however, has not been published or made easily accessible to the public, hampering risk assessment and management of these chemicals. Here we review information on fluorinated alternatives in the public domain. We identify over 20 fluorinated substances that are applied in [i] fluoropolymer manufacture, [ii] surface treatment of textile, leather and carpets, [iii] surface treatment of food contact materials,[iv] metal plating, [v] fire-fighting foams, and [vi] other commercial and consumer products.We summarize current knowledge on their environmental releases, persistence, and exposure of biota and humans. Based on the limited information available, it is unclear whether fluorinated alternatives are safe for humans and the environment.We identify three major data gaps that must be filled to perform meaningful risk assessments and recommend generation of the missing data through cooperation among all stakeholders (industry, regulators, academic scientists and the public).","container-title":"Environment International","DOI":"10.1016/j.envint.2013.08.021","ISSN":"1873-6750","journalAbbreviation":"Environ Int","language":"eng","note":"PMID: 24660230","page":"242-248","source":"PubMed","title":"Fluorinated alternatives to long-chain perfluoroalkyl carboxylic acids (PFCAs), perfluoroalkane sulfonic acids (PFSAs) and their potential precursors","volume":"60","author":[{"family":"Wang","given":"Zhanyun"},{"family":"Cousins","given":"Ian T."},{"family":"Scheringer","given":"Martin"},{"family":"Hungerbühler","given":"Konrad"}],"issued":{"date-parts":[["2013",10]]}}},{"id":15125,"uris":["http://zotero.org/users/10012375/items/BNRJJ2DU"],"itemData":{"id":15125,"type":"article-journal","abstract":"Per- and polyfluoroalkyl substances (PFAS) are persistent environmental contaminants with known bioaccumulative and toxic effects in aquatic ecosystems. This study assessed site-specific differences in PFAS contamination in fish from Ashumet Pond, Sudbury River, and Great Herring Pond (reference site) in Massachusetts. Fish from Ashumet Pond exhibited the highest PFAS concentrations, particularly perfluorooctane sulfonate (PFOS), which exceeded levels in plasma almost 650 times those at the reference site. Principal component analysis identified distinct PFAS profiles at each site, reflecting localized contamination sources. Temporal analysis at Ashumet Pond revealed a substantial increase in plasma PFOS and perfluorodecanoic acid (PFDA) from 2020 to 2022. Tissue distribution analyses showed the highest PFAS concentrations in plasma, followed by liver and muscle, consistent with PFAS binding affinity for blood proteins. Species-specific differences in PFAS bioaccumulation were observed, with largemouth bass (Micropterus nigricans) exhibiting higher body burdens than banded killifish (Diaphanus fundulus), likely due to trophic position and dietary exposure. Histopathological assessments and gene transcript analyses revealed associations between PFAS exposure and inflammatory responses, oxidative stress, endocrine disruption, and immune-related pathways, with the most pronounced molecular effects observed at the downstream site of the Sudbury River. This study underscores the importance of understanding site-specific contamination sources, exposure pathways, and biological effects of PFAS in fish. These findings would benefit from additional research on sediment contamination, temporal analyses at each site, trophic transfer, and transcriptomic analyses across multiple organs to further elucidate PFAS toxicity mechanisms and guide remediation efforts.","container-title":"Aquatic Toxicology","DOI":"10.1016/j.aquatox.2025.107499","ISSN":"0166-445X","journalAbbreviation":"Aquatic Toxicology","page":"107499","source":"ScienceDirect","title":"Occurrence and tissue distribution of per- and polyfluoroalkyl substances (PFAS) in fishes from waterbodies with point and non-point sources in Massachusetts, USA","URL":"https://www.sciencedirect.com/science/article/pii/S0166445X25002632","volume":"287","author":[{"family":"Walsh","given":"Heather L."},{"family":"Blazer","given":"Vicki S."},{"family":"Lord","given":"Emma"},{"family":"Hurley","given":"Stephen T."},{"family":"LeBlanc","given":"Denis R."}],"accessed":{"date-parts":[["2025",9,4]]},"issued":{"date-parts":[["2025",10,1]]}}}],"schema":"https://github.com/citation-style-language/schema/raw/master/csl-citation.json"} </w:instrText>
      </w:r>
      <w:r w:rsidR="006A2B5D">
        <w:rPr>
          <w:rFonts w:ascii="Arial" w:eastAsia="Times New Roman" w:hAnsi="Arial" w:cs="Arial"/>
          <w:kern w:val="0"/>
          <w14:ligatures w14:val="none"/>
        </w:rPr>
        <w:fldChar w:fldCharType="separate"/>
      </w:r>
      <w:r w:rsidR="007959E5" w:rsidRPr="007959E5">
        <w:rPr>
          <w:rFonts w:ascii="Arial" w:hAnsi="Arial" w:cs="Arial"/>
          <w:kern w:val="0"/>
        </w:rPr>
        <w:t xml:space="preserve">(Wang </w:t>
      </w:r>
      <w:r w:rsidR="007959E5" w:rsidRPr="007959E5">
        <w:rPr>
          <w:rFonts w:ascii="Arial" w:hAnsi="Arial" w:cs="Arial"/>
          <w:i/>
          <w:iCs/>
          <w:kern w:val="0"/>
        </w:rPr>
        <w:t>et al.</w:t>
      </w:r>
      <w:r w:rsidR="007959E5" w:rsidRPr="007959E5">
        <w:rPr>
          <w:rFonts w:ascii="Arial" w:hAnsi="Arial" w:cs="Arial"/>
          <w:kern w:val="0"/>
        </w:rPr>
        <w:t xml:space="preserve">, 2013; Walsh </w:t>
      </w:r>
      <w:r w:rsidR="007959E5" w:rsidRPr="007959E5">
        <w:rPr>
          <w:rFonts w:ascii="Arial" w:hAnsi="Arial" w:cs="Arial"/>
          <w:i/>
          <w:iCs/>
          <w:kern w:val="0"/>
        </w:rPr>
        <w:t>et al.</w:t>
      </w:r>
      <w:r w:rsidR="007959E5" w:rsidRPr="007959E5">
        <w:rPr>
          <w:rFonts w:ascii="Arial" w:hAnsi="Arial" w:cs="Arial"/>
          <w:kern w:val="0"/>
        </w:rPr>
        <w:t>, 2025)</w:t>
      </w:r>
      <w:r w:rsidR="006A2B5D">
        <w:rPr>
          <w:rFonts w:ascii="Arial" w:eastAsia="Times New Roman" w:hAnsi="Arial" w:cs="Arial"/>
          <w:kern w:val="0"/>
          <w14:ligatures w14:val="none"/>
        </w:rPr>
        <w:fldChar w:fldCharType="end"/>
      </w:r>
      <w:r w:rsidR="003B7302">
        <w:rPr>
          <w:rFonts w:ascii="Arial" w:eastAsia="Times New Roman" w:hAnsi="Arial" w:cs="Arial"/>
          <w:kern w:val="0"/>
          <w14:ligatures w14:val="none"/>
        </w:rPr>
        <w:t xml:space="preserve">. </w:t>
      </w:r>
      <w:moveFromRangeStart w:id="31" w:author="ANTHONY JOHNSON" w:date="2025-11-13T10:18:00Z" w:name="move213921553"/>
      <w:moveFrom w:id="32" w:author="ANTHONY JOHNSON" w:date="2025-11-13T10:18:00Z">
        <w:r w:rsidR="003B7302" w:rsidDel="003D170E">
          <w:rPr>
            <w:rFonts w:ascii="Arial" w:eastAsia="Times New Roman" w:hAnsi="Arial" w:cs="Arial"/>
            <w:kern w:val="0"/>
            <w14:ligatures w14:val="none"/>
          </w:rPr>
          <w:t xml:space="preserve">PFAS chemicals are characterized by strong </w:t>
        </w:r>
        <w:r w:rsidR="003B7302" w:rsidRPr="003E7284" w:rsidDel="003D170E">
          <w:rPr>
            <w:rFonts w:ascii="Arial" w:eastAsia="Times New Roman" w:hAnsi="Arial" w:cs="Arial"/>
            <w:color w:val="000000"/>
            <w:kern w:val="0"/>
            <w14:ligatures w14:val="none"/>
          </w:rPr>
          <w:t>fluorine-carbon bonds</w:t>
        </w:r>
        <w:r w:rsidR="003B7302" w:rsidDel="003D170E">
          <w:rPr>
            <w:rFonts w:ascii="Arial" w:eastAsia="Times New Roman" w:hAnsi="Arial" w:cs="Arial"/>
            <w:color w:val="000000"/>
            <w:kern w:val="0"/>
            <w14:ligatures w14:val="none"/>
          </w:rPr>
          <w:t>,</w:t>
        </w:r>
        <w:r w:rsidR="003B7302" w:rsidRPr="003E7284" w:rsidDel="003D170E">
          <w:rPr>
            <w:rFonts w:ascii="Arial" w:eastAsia="Times New Roman" w:hAnsi="Arial" w:cs="Arial"/>
            <w:color w:val="000000"/>
            <w:kern w:val="0"/>
            <w14:ligatures w14:val="none"/>
          </w:rPr>
          <w:t xml:space="preserve"> </w:t>
        </w:r>
        <w:r w:rsidR="003B7302" w:rsidDel="003D170E">
          <w:rPr>
            <w:rFonts w:ascii="Arial" w:eastAsia="Times New Roman" w:hAnsi="Arial" w:cs="Arial"/>
            <w:color w:val="000000"/>
            <w:kern w:val="0"/>
            <w14:ligatures w14:val="none"/>
          </w:rPr>
          <w:t>which</w:t>
        </w:r>
        <w:r w:rsidR="003B7302" w:rsidRPr="003E7284" w:rsidDel="003D170E">
          <w:rPr>
            <w:rFonts w:ascii="Arial" w:eastAsia="Times New Roman" w:hAnsi="Arial" w:cs="Arial"/>
            <w:color w:val="000000"/>
            <w:kern w:val="0"/>
            <w14:ligatures w14:val="none"/>
          </w:rPr>
          <w:t xml:space="preserve"> </w:t>
        </w:r>
        <w:r w:rsidR="003B7302" w:rsidDel="003D170E">
          <w:rPr>
            <w:rFonts w:ascii="Arial" w:eastAsia="Times New Roman" w:hAnsi="Arial" w:cs="Arial"/>
            <w:color w:val="000000"/>
            <w:kern w:val="0"/>
            <w14:ligatures w14:val="none"/>
          </w:rPr>
          <w:t>enable</w:t>
        </w:r>
        <w:r w:rsidR="003B7302" w:rsidRPr="003E7284" w:rsidDel="003D170E">
          <w:rPr>
            <w:rFonts w:ascii="Arial" w:eastAsia="Times New Roman" w:hAnsi="Arial" w:cs="Arial"/>
            <w:color w:val="000000"/>
            <w:kern w:val="0"/>
            <w14:ligatures w14:val="none"/>
          </w:rPr>
          <w:t xml:space="preserve"> them to persist in </w:t>
        </w:r>
        <w:r w:rsidR="003B7302" w:rsidDel="003D170E">
          <w:rPr>
            <w:rFonts w:ascii="Arial" w:eastAsia="Times New Roman" w:hAnsi="Arial" w:cs="Arial"/>
            <w:color w:val="000000"/>
            <w:kern w:val="0"/>
            <w14:ligatures w14:val="none"/>
          </w:rPr>
          <w:t>the environment and</w:t>
        </w:r>
        <w:r w:rsidR="003B7302" w:rsidRPr="003E7284" w:rsidDel="003D170E">
          <w:rPr>
            <w:rFonts w:ascii="Arial" w:eastAsia="Times New Roman" w:hAnsi="Arial" w:cs="Arial"/>
            <w:color w:val="000000"/>
            <w:kern w:val="0"/>
            <w14:ligatures w14:val="none"/>
          </w:rPr>
          <w:t xml:space="preserve"> </w:t>
        </w:r>
        <w:r w:rsidR="003B7302" w:rsidDel="003D170E">
          <w:rPr>
            <w:rFonts w:ascii="Arial" w:eastAsia="Times New Roman" w:hAnsi="Arial" w:cs="Arial"/>
            <w:color w:val="000000"/>
            <w:kern w:val="0"/>
            <w14:ligatures w14:val="none"/>
          </w:rPr>
          <w:t>facilitat</w:t>
        </w:r>
        <w:r w:rsidR="003B7302" w:rsidRPr="003E7284" w:rsidDel="003D170E">
          <w:rPr>
            <w:rFonts w:ascii="Arial" w:eastAsia="Times New Roman" w:hAnsi="Arial" w:cs="Arial"/>
            <w:color w:val="000000"/>
            <w:kern w:val="0"/>
            <w14:ligatures w14:val="none"/>
          </w:rPr>
          <w:t xml:space="preserve">e transport </w:t>
        </w:r>
        <w:r w:rsidR="003B7302" w:rsidDel="003D170E">
          <w:rPr>
            <w:rFonts w:ascii="Arial" w:eastAsia="Times New Roman" w:hAnsi="Arial" w:cs="Arial"/>
            <w:color w:val="000000"/>
            <w:kern w:val="0"/>
            <w14:ligatures w14:val="none"/>
          </w:rPr>
          <w:t>through</w:t>
        </w:r>
        <w:r w:rsidR="003B7302" w:rsidRPr="003E7284" w:rsidDel="003D170E">
          <w:rPr>
            <w:rFonts w:ascii="Arial" w:eastAsia="Times New Roman" w:hAnsi="Arial" w:cs="Arial"/>
            <w:color w:val="000000"/>
            <w:kern w:val="0"/>
            <w14:ligatures w14:val="none"/>
          </w:rPr>
          <w:t xml:space="preserve"> aquatic </w:t>
        </w:r>
        <w:r w:rsidR="003B7302" w:rsidDel="003D170E">
          <w:rPr>
            <w:rFonts w:ascii="Arial" w:eastAsia="Times New Roman" w:hAnsi="Arial" w:cs="Arial"/>
            <w:color w:val="000000"/>
            <w:kern w:val="0"/>
            <w14:ligatures w14:val="none"/>
          </w:rPr>
          <w:t>and</w:t>
        </w:r>
        <w:r w:rsidR="003B7302" w:rsidRPr="003E7284" w:rsidDel="003D170E">
          <w:rPr>
            <w:rFonts w:ascii="Arial" w:eastAsia="Times New Roman" w:hAnsi="Arial" w:cs="Arial"/>
            <w:color w:val="000000"/>
            <w:kern w:val="0"/>
            <w14:ligatures w14:val="none"/>
          </w:rPr>
          <w:t xml:space="preserve"> atmospheric pathway</w:t>
        </w:r>
        <w:r w:rsidR="003B7302" w:rsidDel="003D170E">
          <w:rPr>
            <w:rFonts w:ascii="Arial" w:eastAsia="Times New Roman" w:hAnsi="Arial" w:cs="Arial"/>
            <w:color w:val="000000"/>
            <w:kern w:val="0"/>
            <w14:ligatures w14:val="none"/>
          </w:rPr>
          <w:t xml:space="preserve">s. </w:t>
        </w:r>
      </w:moveFrom>
      <w:moveFromRangeEnd w:id="31"/>
      <w:r w:rsidR="00AF634C" w:rsidRPr="00292FF5">
        <w:rPr>
          <w:rFonts w:ascii="Arial" w:eastAsia="Times New Roman" w:hAnsi="Arial" w:cs="Arial"/>
          <w:color w:val="000000"/>
          <w:kern w:val="0"/>
          <w14:ligatures w14:val="none"/>
        </w:rPr>
        <w:t>Humans have intentionally and unintentionally released synthetic chemicals into natural systems, exposing organisms to adverse effects</w:t>
      </w:r>
      <w:r w:rsidR="00692828">
        <w:rPr>
          <w:rFonts w:ascii="Arial" w:eastAsia="Times New Roman" w:hAnsi="Arial" w:cs="Arial"/>
          <w:color w:val="000000"/>
          <w:kern w:val="0"/>
          <w14:ligatures w14:val="none"/>
        </w:rPr>
        <w:t xml:space="preserve"> </w:t>
      </w:r>
      <w:r w:rsidR="00692828">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{"citationID":"Y0BgDVsW","properties":{"formattedCitation":"(Guillette Jr., 2006; Milnes and Guillette Jr., 2008; Hamlin and Guillette Jr., 2010)","plainCitation":"(Guillette Jr., 2006; Milnes and Guillette Jr., 2008; Hamlin and Guillette Jr., 2010)","noteIndex":0},"citationItems":[{"id":"qXH3zpq3/oOKdYX2Z","uris":["http://zotero.org/users/4161640/items/6A9XHNDM"],"itemData":{"id":137,"type":"article-journal","container-title":"Environmental Health Perspectives","DOI":"10.1289/ehp.8045","ISSN":"0091-6765, 1552-9924","issue":"Suppl 1","journalAbbreviation":"Environ Health Perspect","language":"en","page":"9-12","source":"DOI.org (Crossref)","title":"Endocrine disrupting contaminants—beyond the dogma","volume":"114","author":[{"family":"Guillette Jr.","given":"Louis J."}],"issued":{"date-parts":[["2006",4]]}}},{"id":"qXH3zpq3/KPHKLXdL","uris":["http://zotero.org/users/4161640/items/ZJVDQL24"],"itemData":{"id":140,"type":"article-journal","container-title":"BioScience","DOI":"10.1641/B581106","ISSN":"1525-3244, 0006-3568","issue":"11","journalAbbreviation":"Biosci","language":"en","page":"1027-1036","source":"DOI.org (Crossref)","title":"Alligator tales: new lessons about environmental contaminants from a sentinel species","title-short":"Alligator Tales","volume":"58","author":[{"family":"Milnes","given":"Matthew R."},{"family":"Guillette Jr.","given":"Louis J."}],"issued":{"date-parts":[["2008",12]]}}},{"id":"qXH3zpq3/XbHyJEXI","uris":["http://zotero.org/users/4161640/items/6QZQ3Y4R"],"itemData":{"id":139,"type":"article-journal","container-title":"Systems Biology in Reproductive Medicine","issue":"2","journalAbbreviation":"Syst Biol Reprod","note":"publisher: Taylor &amp; Francis","page":"113–121","title":"Birth defects in wildlife: the role of environmental contaminants as inducers of reproductive and developmental dysfunction","volume":"56","author":[{"family":"Hamlin","given":"Heather J"},{"family":"Guillette Jr.","given":"Louis J"}],"issued":{"date-parts":[["2010"]]}}}],"schema":"https://github.com/citation-style-language/schema/raw/master/csl-citation.json"} </w:instrText>
      </w:r>
      <w:r w:rsidR="00692828">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(Guillette Jr., 2006; Milnes and Guillette Jr., 2008; Hamlin and Guillette Jr., 2010)</w:t>
      </w:r>
      <w:r w:rsidR="00692828">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p>
    <w:p w14:paraId="71E90633" w14:textId="72311C52" w:rsidR="00AF634C" w:rsidRPr="00292FF5" w:rsidRDefault="00AF634C"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E</w:t>
      </w:r>
      <w:r w:rsidRPr="00292FF5">
        <w:rPr>
          <w:rFonts w:ascii="Arial" w:eastAsia="Times New Roman" w:hAnsi="Arial" w:cs="Arial"/>
          <w:color w:val="000000"/>
          <w:kern w:val="0"/>
          <w14:ligatures w14:val="none"/>
        </w:rPr>
        <w:t>xpos</w:t>
      </w:r>
      <w:r>
        <w:rPr>
          <w:rFonts w:ascii="Arial" w:eastAsia="Times New Roman" w:hAnsi="Arial" w:cs="Arial"/>
          <w:color w:val="000000"/>
          <w:kern w:val="0"/>
          <w14:ligatures w14:val="none"/>
        </w:rPr>
        <w:t>ure</w:t>
      </w:r>
      <w:r w:rsidRPr="00292FF5">
        <w:rPr>
          <w:rFonts w:ascii="Arial" w:eastAsia="Times New Roman" w:hAnsi="Arial" w:cs="Arial"/>
          <w:color w:val="000000"/>
          <w:kern w:val="0"/>
          <w14:ligatures w14:val="none"/>
        </w:rPr>
        <w:t xml:space="preserve"> to xenobiotic substances</w:t>
      </w:r>
      <w:r>
        <w:rPr>
          <w:rFonts w:ascii="Arial" w:eastAsia="Times New Roman" w:hAnsi="Arial" w:cs="Arial"/>
          <w:color w:val="000000"/>
          <w:kern w:val="0"/>
          <w14:ligatures w14:val="none"/>
        </w:rPr>
        <w:t xml:space="preserve"> </w:t>
      </w:r>
      <w:r w:rsidR="0015584C">
        <w:rPr>
          <w:rFonts w:ascii="Arial" w:eastAsia="Times New Roman" w:hAnsi="Arial" w:cs="Arial"/>
          <w:color w:val="000000"/>
          <w:kern w:val="0"/>
          <w14:ligatures w14:val="none"/>
        </w:rPr>
        <w:t>has been shown to</w:t>
      </w:r>
      <w:r>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induce</w:t>
      </w:r>
      <w:r>
        <w:rPr>
          <w:rFonts w:ascii="Arial" w:eastAsia="Times New Roman" w:hAnsi="Arial" w:cs="Arial"/>
          <w:color w:val="000000"/>
          <w:kern w:val="0"/>
          <w14:ligatures w14:val="none"/>
        </w:rPr>
        <w:t xml:space="preserve"> a </w:t>
      </w:r>
      <w:r w:rsidR="008D2EC2">
        <w:rPr>
          <w:rFonts w:ascii="Arial" w:eastAsia="Times New Roman" w:hAnsi="Arial" w:cs="Arial"/>
          <w:color w:val="000000"/>
          <w:kern w:val="0"/>
          <w14:ligatures w14:val="none"/>
        </w:rPr>
        <w:t xml:space="preserve">physiological </w:t>
      </w:r>
      <w:r>
        <w:rPr>
          <w:rFonts w:ascii="Arial" w:eastAsia="Times New Roman" w:hAnsi="Arial" w:cs="Arial"/>
          <w:color w:val="000000"/>
          <w:kern w:val="0"/>
          <w14:ligatures w14:val="none"/>
        </w:rPr>
        <w:t xml:space="preserve">stress response in </w:t>
      </w:r>
      <w:r w:rsidRPr="00292FF5">
        <w:rPr>
          <w:rFonts w:ascii="Arial" w:eastAsia="Times New Roman" w:hAnsi="Arial" w:cs="Arial"/>
          <w:color w:val="000000"/>
          <w:kern w:val="0"/>
          <w14:ligatures w14:val="none"/>
        </w:rPr>
        <w:t>aquatic organisms</w:t>
      </w:r>
      <w:r w:rsidR="0015584C">
        <w:rPr>
          <w:rFonts w:ascii="Arial" w:eastAsia="Times New Roman" w:hAnsi="Arial" w:cs="Arial"/>
          <w:color w:val="000000"/>
          <w:kern w:val="0"/>
          <w14:ligatures w14:val="none"/>
        </w:rPr>
        <w:t xml:space="preserve"> </w:t>
      </w:r>
      <w:r w:rsidR="0015584C">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{"citationID":"zbPPg2UI","properties":{"formattedCitation":"(Hontela {\\i{}et al.}, 1992; Bard, 2000; Farah {\\i{}et al.}, 2004; Silvestre, 2020)","plainCitation":"(Hontela et al., 1992; Bard, 2000; Farah et al., 2004; Silvestre, 2020)","noteIndex":0},"citationItems":[{"id":"qXH3zpq3/wNMgfXYo","uris":["http://zotero.org/users/4161640/items/LGMSB272"],"itemData":{"id":147,"type":"article-journal","container-title":"Archives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B"},{"family":"Audet","given":"Céline"},{"family":"Chevalier","given":"Gaston"}],"issued":{"date-parts":[["1992"]]}}},{"id":"qXH3zpq3/oSHi2Uwh","uris":["http://zotero.org/users/4161640/items/ES9AU38Z"],"itemData":{"id":150,"type":"article-journal","container-title":"Aquatic Toxicology","DOI":"10.1016/S0166-445X(00)00088-6","ISSN":"0166445X","issue":"4","journalAbbreviation":"Aquat Toxicol","license":"https://www.elsevier.com/tdm/userlicense/1.0/","page":"357-389","source":"DOI.org (Crossref)","title":"Multixenobiotic resistance as a cellular defense mechanism in aquatic organisms","volume":"48","author":[{"family":"Bard","given":"S"}],"issued":{"date-parts":[["2000",4]]}}},{"id":"qXH3zpq3/dDQXHhji","uris":["http://zotero.org/users/4161640/items/VXE3B5IK"],"itemData":{"id":149,"type":"article-journal","container-title":"Chemosphere","DOI":"10.1016/j.chemosphere.2003.10.063","ISSN":"00456535","issue":"2","journalAbbreviation":"Chemosphere","language":"en","license":"https://www.elsevier.com/tdm/userlicense/1.0/","page":"257-265","source":"DOI.org (Crossref)","title":"Studies on lethal concentrations and toxicity stress of some xenobiotics on aquatic organisms","volume":"55","author":[{"family":"Farah","given":"M.Abul"},{"family":"Ateeq","given":"Bushra"},{"family":"Ali","given":"M.Niamat"},{"family":"Sabir","given":"Rubina"},{"family":"Ahmad","given":"Waseem"}],"issued":{"date-parts":[["2004",4]]}}},{"id":"qXH3zpq3/190SJ6og","uris":["http://zotero.org/users/4161640/items/5YH4HKWQ"],"itemData":{"id":148,"type":"article-journal","container-title":"Journal of Experimental Zoology Part A: Ecological and Integrative Physiology","DOI":"10.1002/jez.2356","ISSN":"2471-5638, 2471-5646","issue":"6","journalAbbreviation":"J Exp Zool Pt A","language":"en","page":"436-448","source":"DOI.org (Crossref)","title":"Signaling pathways of oxidative stress in aquatic organisms exposed to xenobiotics","volume":"333","author":[{"family":"Silvestre","given":"Frédéric"}],"issued":{"date-parts":[["2020",7]]}}}],"schema":"https://github.com/citation-style-language/schema/raw/master/csl-citation.json"} </w:instrText>
      </w:r>
      <w:r w:rsidR="0015584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(Hontela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1992; Bard, 2000; Farah </w:t>
      </w:r>
      <w:r w:rsidR="002838B7" w:rsidRPr="002838B7">
        <w:rPr>
          <w:rFonts w:ascii="Arial" w:hAnsi="Arial" w:cs="Arial"/>
          <w:i/>
          <w:iCs/>
          <w:color w:val="000000"/>
          <w:kern w:val="0"/>
        </w:rPr>
        <w:t>et al.</w:t>
      </w:r>
      <w:r w:rsidR="002838B7" w:rsidRPr="002838B7">
        <w:rPr>
          <w:rFonts w:ascii="Arial" w:hAnsi="Arial" w:cs="Arial"/>
          <w:color w:val="000000"/>
          <w:kern w:val="0"/>
        </w:rPr>
        <w:t>, 2004; Silvestre, 2020)</w:t>
      </w:r>
      <w:r w:rsidR="0015584C">
        <w:rPr>
          <w:rFonts w:ascii="Arial" w:eastAsia="Times New Roman" w:hAnsi="Arial" w:cs="Arial"/>
          <w:color w:val="000000"/>
          <w:kern w:val="0"/>
          <w14:ligatures w14:val="none"/>
        </w:rPr>
        <w:fldChar w:fldCharType="end"/>
      </w:r>
      <w:r w:rsidR="00FB49AE">
        <w:t>,</w:t>
      </w:r>
      <w:r>
        <w:rPr>
          <w:rFonts w:ascii="Arial" w:eastAsia="Times New Roman" w:hAnsi="Arial" w:cs="Arial"/>
          <w:color w:val="000000"/>
          <w:kern w:val="0"/>
          <w14:ligatures w14:val="none"/>
        </w:rPr>
        <w:t xml:space="preserve"> </w:t>
      </w:r>
      <w:r w:rsidR="008D2EC2">
        <w:rPr>
          <w:rFonts w:ascii="Arial" w:eastAsia="Times New Roman" w:hAnsi="Arial" w:cs="Arial"/>
          <w:color w:val="000000"/>
          <w:kern w:val="0"/>
          <w14:ligatures w14:val="none"/>
        </w:rPr>
        <w:t>resulting in</w:t>
      </w:r>
      <w:r w:rsidRPr="00292FF5">
        <w:rPr>
          <w:rFonts w:ascii="Arial" w:eastAsia="Times New Roman" w:hAnsi="Arial" w:cs="Arial"/>
          <w:color w:val="000000"/>
          <w:kern w:val="0"/>
          <w14:ligatures w14:val="none"/>
        </w:rPr>
        <w:t xml:space="preserve"> suppressed growth, reduced reproductive capacity, and even death</w:t>
      </w:r>
      <w:r w:rsidR="001C75DF">
        <w:rPr>
          <w:rFonts w:ascii="Arial" w:eastAsia="Times New Roman" w:hAnsi="Arial" w:cs="Arial"/>
          <w:color w:val="000000"/>
          <w:kern w:val="0"/>
          <w14:ligatures w14:val="none"/>
        </w:rPr>
        <w:t xml:space="preserve"> </w:t>
      </w:r>
      <w:r w:rsidR="001C75DF">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{"citationID":"hJDa5Sxg","properties":{"formattedCitation":"(Pankhurst and Van Der Kraak, 1997; Contreras-S\\uc0\\u225{}nchez {\\i{}et al.}, 1998; Schreck {\\i{}et al.}, 2001; Schreck, 2010)","plainCitation":"(Pankhurst and Van Der Kraak, 1997; Contreras-Sánchez et al., 1998; Schreck et al., 2001; Schreck, 2010)","noteIndex":0},"citationItems":[{"id":"qXH3zpq3/X2MJNCJB","uris":["http://zotero.org/users/4161640/items/JT79CDVS"],"itemData":{"id":151,"type":"chapter","container-title":"Fish stress and Health in Aquaculture","page":"73–93","title":"Effects of stress on reproduction and growth of fish","volume":"1","author":[{"family":"Pankhurst","given":"NW"},{"family":"Van Der Kraak","given":"G"}],"issued":{"date-parts":[["1997"]]}}},{"id":"qXH3zpq3/TwlaVbKc","uris":["http://zotero.org/users/4161640/items/KLWP5UHA"],"itemData":{"id":155,"type":"article-journal","container-title":"Biology of Reproduction","DOI":"10.1095/biolreprod58.2.439","ISSN":"0006-3363, 1529-7268","issue":"2","journalAbbreviation":"Biol. Reprod.","language":"en","page":"439-447","source":"DOI.org (Crossref)","title":"Effects of stress on the reproductive performance of rainbow trout (&lt;i&gt;Oncorhynchus mykiss&lt;/i&gt;)","volume":"58","author":[{"family":"Contreras-Sánchez","given":"W. M."},{"family":"Schreck","given":"C. B."},{"family":"Fitzpatrick","given":"M. S."},{"family":"Pereira","given":"C. B."}],"issued":{"date-parts":[["1998",2,1]]}}},{"id":"qXH3zpq3/98DGEpcV","uris":["http://zotero.org/users/4161640/items/CRFVRBYF"],"itemData":{"id":153,"type":"chapter","container-title":"Reproductive Biotechnology in Finfish Aquaculture","ISBN":"978-0-444-50913-0","language":"en","license":"https://www.elsevier.com/tdm/userlicense/1.0/","note":"DOI: 10.1016/B978-0-444-50913-0.50005-9","page":"3-24","publisher":"Elsevier","source":"DOI.org (Crossref)","title":"Effects of stress on fish reproduction, gamete quality, and progeny","URL":"https://linkinghub.elsevier.com/retrieve/pii/B9780444509130500059","author":[{"family":"Schreck","given":"Carl B."},{"family":"Contreras-Sanchez","given":"Wilfrido"},{"family":"Fitzpatrick","given":"Martin S."}],"accessed":{"date-parts":[["2025",6,25]]},"issued":{"date-parts":[["2001"]]}}},{"id":"qXH3zpq3/A0rqfh92","uris":["http://zotero.org/users/4161640/items/E3SB6KUL"],"itemData":{"id":154,"type":"article-journal","container-title":"General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instrText>
      </w:r>
      <w:r w:rsidR="001C75D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(Pankhurst and Van Der Kraak, 1997; Contreras-Sánchez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1998; Schreck </w:t>
      </w:r>
      <w:r w:rsidR="002838B7" w:rsidRPr="002838B7">
        <w:rPr>
          <w:rFonts w:ascii="Arial" w:hAnsi="Arial" w:cs="Arial"/>
          <w:i/>
          <w:iCs/>
          <w:color w:val="000000"/>
          <w:kern w:val="0"/>
        </w:rPr>
        <w:t>et al.</w:t>
      </w:r>
      <w:r w:rsidR="002838B7" w:rsidRPr="002838B7">
        <w:rPr>
          <w:rFonts w:ascii="Arial" w:hAnsi="Arial" w:cs="Arial"/>
          <w:color w:val="000000"/>
          <w:kern w:val="0"/>
        </w:rPr>
        <w:t>, 2001; Schreck, 2010)</w:t>
      </w:r>
      <w:r w:rsidR="001C75DF">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w:t>
      </w:r>
      <w:r>
        <w:rPr>
          <w:rFonts w:ascii="Arial" w:eastAsia="Times New Roman" w:hAnsi="Arial" w:cs="Arial"/>
          <w:color w:val="000000"/>
          <w:kern w:val="0"/>
          <w14:ligatures w14:val="none"/>
        </w:rPr>
        <w:t>he interaction between xenobiotic exposure and other exogenous stressors</w:t>
      </w:r>
      <w:r w:rsidR="001C75DF">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w:t>
      </w:r>
      <w:r w:rsidR="003E7E30">
        <w:rPr>
          <w:rFonts w:ascii="Arial" w:eastAsia="Times New Roman" w:hAnsi="Arial" w:cs="Arial"/>
          <w:color w:val="000000"/>
          <w:kern w:val="0"/>
          <w14:ligatures w14:val="none"/>
        </w:rPr>
        <w:t>nd</w:t>
      </w:r>
      <w:r>
        <w:rPr>
          <w:rFonts w:ascii="Arial" w:eastAsia="Times New Roman" w:hAnsi="Arial" w:cs="Arial"/>
          <w:color w:val="000000"/>
          <w:kern w:val="0"/>
          <w14:ligatures w14:val="none"/>
        </w:rPr>
        <w:t xml:space="preserve"> their potential synergistic or </w:t>
      </w:r>
      <w:r w:rsidR="00FB49AE">
        <w:rPr>
          <w:rFonts w:ascii="Arial" w:eastAsia="Times New Roman" w:hAnsi="Arial" w:cs="Arial"/>
          <w:color w:val="000000"/>
          <w:kern w:val="0"/>
          <w14:ligatures w14:val="none"/>
        </w:rPr>
        <w:t>additive</w:t>
      </w:r>
      <w:r>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e</w:t>
      </w:r>
      <w:r>
        <w:rPr>
          <w:rFonts w:ascii="Arial" w:eastAsia="Times New Roman" w:hAnsi="Arial" w:cs="Arial"/>
          <w:color w:val="000000"/>
          <w:kern w:val="0"/>
          <w14:ligatures w14:val="none"/>
        </w:rPr>
        <w:t>ffects on stress biomarkers</w:t>
      </w:r>
      <w:r w:rsidR="001C75DF">
        <w:rPr>
          <w:rFonts w:ascii="Arial" w:eastAsia="Times New Roman" w:hAnsi="Arial" w:cs="Arial"/>
          <w:color w:val="000000"/>
          <w:kern w:val="0"/>
          <w14:ligatures w14:val="none"/>
        </w:rPr>
        <w:t>,</w:t>
      </w:r>
      <w:r w:rsidR="00FB49AE">
        <w:rPr>
          <w:rFonts w:ascii="Arial" w:eastAsia="Times New Roman" w:hAnsi="Arial" w:cs="Arial"/>
          <w:color w:val="000000"/>
          <w:kern w:val="0"/>
          <w14:ligatures w14:val="none"/>
        </w:rPr>
        <w:t xml:space="preserve"> remains understudied</w:t>
      </w:r>
      <w:r>
        <w:rPr>
          <w:rFonts w:ascii="Arial" w:eastAsia="Times New Roman" w:hAnsi="Arial" w:cs="Arial"/>
          <w:color w:val="000000"/>
          <w:kern w:val="0"/>
          <w14:ligatures w14:val="none"/>
        </w:rPr>
        <w:t>. Further</w:t>
      </w:r>
      <w:r w:rsidR="00FB49AE">
        <w:rPr>
          <w:rFonts w:ascii="Arial" w:eastAsia="Times New Roman" w:hAnsi="Arial" w:cs="Arial"/>
          <w:color w:val="000000"/>
          <w:kern w:val="0"/>
          <w14:ligatures w14:val="none"/>
        </w:rPr>
        <w:t>more</w:t>
      </w:r>
      <w:r>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while xenobiotics are released into our freshwater ecosystems at unpredictabl</w:t>
      </w:r>
      <w:r w:rsidR="00FB49AE">
        <w:rPr>
          <w:rFonts w:ascii="Arial" w:eastAsia="Times New Roman" w:hAnsi="Arial" w:cs="Arial"/>
          <w:color w:val="000000"/>
          <w:kern w:val="0"/>
          <w14:ligatures w14:val="none"/>
        </w:rPr>
        <w:t>e</w:t>
      </w:r>
      <w:r w:rsidRPr="00292FF5">
        <w:rPr>
          <w:rFonts w:ascii="Arial" w:eastAsia="Times New Roman" w:hAnsi="Arial" w:cs="Arial"/>
          <w:color w:val="000000"/>
          <w:kern w:val="0"/>
          <w14:ligatures w14:val="none"/>
        </w:rPr>
        <w:t xml:space="preserve"> rate</w:t>
      </w:r>
      <w:r>
        <w:rPr>
          <w:rFonts w:ascii="Arial" w:eastAsia="Times New Roman" w:hAnsi="Arial" w:cs="Arial"/>
          <w:color w:val="000000"/>
          <w:kern w:val="0"/>
          <w14:ligatures w14:val="none"/>
        </w:rPr>
        <w:t>s</w:t>
      </w:r>
      <w:r w:rsidR="001C75DF">
        <w:rPr>
          <w:rFonts w:ascii="Arial" w:eastAsia="Times New Roman" w:hAnsi="Arial" w:cs="Arial"/>
          <w:color w:val="000000"/>
          <w:kern w:val="0"/>
          <w14:ligatures w14:val="none"/>
        </w:rPr>
        <w:t xml:space="preserve"> </w:t>
      </w:r>
      <w:r w:rsidR="001C75DF">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{"citationID":"71M9KVx6","properties":{"formattedCitation":"(Pinheiro {\\i{}et al.}, 2021; Sharma {\\i{}et al.}, 2025)","plainCitation":"(Pinheiro et al., 2021; Sharma et al., 2025)","noteIndex":0},"citationItems":[{"id":"qXH3zpq3/RNit8Tl6","uris":["http://zotero.org/users/4161640/items/BRTL3KDZ"],"itemData":{"id":157,"type":"article-journal","abstract":"ABSTRACT\n            \n              Chemical pollution is one of the major threats to global freshwater biodiversity and will be exacerbated through changes in temperature and rainfall patterns, acid–base chemistry, and reduced freshwater availability due to climate change. In this review we show how physico</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chemical features of natural fresh waters, including pH, temperature, oxygen, carbon dioxide, divalent cations, anions, carbonate alkalinity, salinity and dissolved organic matter, can affect the environmental risk to aquatic wildlife of pollutant chemicals. We evidence how these features of freshwater physico</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chemistry directly and/or indirectly affect the solubility, speciation, bioavailability and uptake of chemicals [including\n              via\n              alterations in the trans</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epithelial electric potential (TEP) across the gills or skin] as well as the internal physiology/biochemistry of the organisms, and hence ultimately toxicity. We also show how toxicity can vary with species and ontogeny. We use a new database of global freshwater chemistry (GLORICH) to demonstrate the huge variability (often &gt;1000</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fold) for these physico</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chemical variables in natural fresh waters, and hence their importance to ecotoxicology. We emphasise that a better understanding of chemical toxicity and more accurate environmental risk assessment requires greater consideration of the natural water physico</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chemistry in which the organisms we seek to protect live.","container-title":"Biological Reviews","DOI":"10.1111/brv.12711","ISSN":"1464-7931, 1469-185X","issue":"4","journalAbbreviation":"Biol Rev","language":"en","page":"1528-1546","source":"DOI.org (Crossref)","title":"Global variation in freshwater physico</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 xml:space="preserve">chemistry and its influence on chemical toxicity in aquatic wildlife","volume":"96","author":[{"family":"Pinheiro","given":"João Paulo S."},{"family":"Windsor","given":"Fredric M."},{"family":"Wilson","given":"Rod W."},{"family":"Tyler","given":"Charles R."}],"issued":{"date-parts":[["2021",8]]}}},{"id":"qXH3zpq3/mmn5e5o2","uris":["http://zotero.org/users/4161640/items/Z9262ZRY"],"itemData":{"id":159,"type":"article-journal","container-title":"International Journal of Energy and Water Resources","DOI":"10.1007/s42108-024-00284-1","ISSN":"2538-3604, 2522-0101","issue":"1","journalAbbreviation":"Int J Energ Water Res","language":"en","page":"267-280","source":"DOI.org (Crossref)","title":"Exploring the impact of heavy metals toxicity in the aquatic ecosystem","volume":"9","author":[{"family":"Sharma","given":"M."},{"family":"Kant","given":"R."},{"family":"Sharma","given":"A. K."},{"family":"Sharma","given":"A. K."}],"issued":{"date-parts":[["2025",3]]}}}],"schema":"https://github.com/citation-style-language/schema/raw/master/csl-citation.json"} </w:instrText>
      </w:r>
      <w:r w:rsidR="001C75D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(Pinheiro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Sharma </w:t>
      </w:r>
      <w:r w:rsidR="002838B7" w:rsidRPr="002838B7">
        <w:rPr>
          <w:rFonts w:ascii="Arial" w:hAnsi="Arial" w:cs="Arial"/>
          <w:i/>
          <w:iCs/>
          <w:color w:val="000000"/>
          <w:kern w:val="0"/>
        </w:rPr>
        <w:t>et al.</w:t>
      </w:r>
      <w:r w:rsidR="002838B7" w:rsidRPr="002838B7">
        <w:rPr>
          <w:rFonts w:ascii="Arial" w:hAnsi="Arial" w:cs="Arial"/>
          <w:color w:val="000000"/>
          <w:kern w:val="0"/>
        </w:rPr>
        <w:t>, 2025)</w:t>
      </w:r>
      <w:r w:rsidR="001C75DF">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there is considerabl</w:t>
      </w:r>
      <w:r w:rsidRPr="00292FF5">
        <w:rPr>
          <w:rFonts w:ascii="Arial" w:eastAsia="Times New Roman" w:hAnsi="Arial" w:cs="Arial"/>
          <w:color w:val="000000"/>
          <w:kern w:val="0"/>
          <w14:ligatures w14:val="none"/>
        </w:rPr>
        <w:t xml:space="preserve">e concern </w:t>
      </w:r>
      <w:r w:rsidR="003E7E30">
        <w:rPr>
          <w:rFonts w:ascii="Arial" w:eastAsia="Times New Roman" w:hAnsi="Arial" w:cs="Arial"/>
          <w:color w:val="000000"/>
          <w:kern w:val="0"/>
          <w14:ligatures w14:val="none"/>
        </w:rPr>
        <w:t>about</w:t>
      </w:r>
      <w:r w:rsidR="001701E2">
        <w:rPr>
          <w:rFonts w:ascii="Arial" w:eastAsia="Times New Roman" w:hAnsi="Arial" w:cs="Arial"/>
          <w:color w:val="000000"/>
          <w:kern w:val="0"/>
          <w14:ligatures w14:val="none"/>
        </w:rPr>
        <w:t xml:space="preserve"> </w:t>
      </w:r>
      <w:r w:rsidR="003E7E30">
        <w:rPr>
          <w:rFonts w:ascii="Arial" w:eastAsia="Times New Roman" w:hAnsi="Arial" w:cs="Arial"/>
          <w:color w:val="000000"/>
          <w:kern w:val="0"/>
          <w14:ligatures w14:val="none"/>
        </w:rPr>
        <w:t>the</w:t>
      </w:r>
      <w:r w:rsidR="001C75DF">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 xml:space="preserve">management of socioeconomically </w:t>
      </w:r>
      <w:r w:rsidR="001C75DF">
        <w:rPr>
          <w:rFonts w:ascii="Arial" w:eastAsia="Times New Roman" w:hAnsi="Arial" w:cs="Arial"/>
          <w:color w:val="000000"/>
          <w:kern w:val="0"/>
          <w14:ligatures w14:val="none"/>
        </w:rPr>
        <w:t>important</w:t>
      </w:r>
      <w:r w:rsidRPr="00292FF5">
        <w:rPr>
          <w:rFonts w:ascii="Arial" w:eastAsia="Times New Roman" w:hAnsi="Arial" w:cs="Arial"/>
          <w:color w:val="000000"/>
          <w:kern w:val="0"/>
          <w14:ligatures w14:val="none"/>
        </w:rPr>
        <w:t xml:space="preserve"> fish</w:t>
      </w:r>
      <w:r w:rsidR="001C75DF">
        <w:rPr>
          <w:rFonts w:ascii="Arial" w:eastAsia="Times New Roman" w:hAnsi="Arial" w:cs="Arial"/>
          <w:color w:val="000000"/>
          <w:kern w:val="0"/>
          <w14:ligatures w14:val="none"/>
        </w:rPr>
        <w:t>es</w:t>
      </w:r>
      <w:r w:rsidR="003E7E30">
        <w:rPr>
          <w:rFonts w:ascii="Arial" w:eastAsia="Times New Roman" w:hAnsi="Arial" w:cs="Arial"/>
          <w:color w:val="000000"/>
          <w:kern w:val="0"/>
          <w14:ligatures w14:val="none"/>
        </w:rPr>
        <w:t xml:space="preserve"> in freshwater fisheries</w:t>
      </w:r>
      <w:r w:rsidRPr="00292FF5">
        <w:rPr>
          <w:rFonts w:ascii="Arial" w:eastAsia="Times New Roman" w:hAnsi="Arial" w:cs="Arial"/>
          <w:color w:val="000000"/>
          <w:kern w:val="0"/>
          <w14:ligatures w14:val="none"/>
        </w:rPr>
        <w:t>.</w:t>
      </w:r>
    </w:p>
    <w:p w14:paraId="139FC6F8" w14:textId="784B32F3" w:rsidR="00AF634C" w:rsidRPr="00292FF5" w:rsidRDefault="00AF634C" w:rsidP="00207381">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The largemouth bass (</w:t>
      </w:r>
      <w:r w:rsidRPr="00292FF5">
        <w:rPr>
          <w:rFonts w:ascii="Arial" w:eastAsia="Times New Roman" w:hAnsi="Arial" w:cs="Arial"/>
          <w:i/>
          <w:iCs/>
          <w:color w:val="000000"/>
          <w:kern w:val="0"/>
          <w14:ligatures w14:val="none"/>
        </w:rPr>
        <w:t>Micropterus nigricans</w:t>
      </w:r>
      <w:r w:rsidRPr="00292FF5">
        <w:rPr>
          <w:rFonts w:ascii="Arial" w:eastAsia="Times New Roman" w:hAnsi="Arial" w:cs="Arial"/>
          <w:color w:val="000000"/>
          <w:kern w:val="0"/>
          <w14:ligatures w14:val="none"/>
        </w:rPr>
        <w:t xml:space="preserve">; referred </w:t>
      </w:r>
      <w:r w:rsidR="002B7DFC">
        <w:rPr>
          <w:rFonts w:ascii="Arial" w:eastAsia="Times New Roman" w:hAnsi="Arial" w:cs="Arial"/>
          <w:color w:val="000000"/>
          <w:kern w:val="0"/>
          <w14:ligatures w14:val="none"/>
        </w:rPr>
        <w:t xml:space="preserve">to </w:t>
      </w:r>
      <w:r w:rsidRPr="00292FF5">
        <w:rPr>
          <w:rFonts w:ascii="Arial" w:eastAsia="Times New Roman" w:hAnsi="Arial" w:cs="Arial"/>
          <w:color w:val="000000"/>
          <w:kern w:val="0"/>
          <w14:ligatures w14:val="none"/>
        </w:rPr>
        <w:t xml:space="preserve">hereafter as bass; </w:t>
      </w:r>
      <w:r w:rsidR="005F1824">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{"citationID":"b2GPqTeY","properties":{"formattedCitation":"(Lac\\uc0\\u233{}p\\uc0\\u232{}de, 1802; Lesueur, 1822; Kim {\\i{}et al.}, 2022)","plainCitation":"(Lacépède, 1802; Lesueur, 1822; Kim et al., 2022)","dontUpdate":true,"noteIndex":0},"citationItems":[{"id":"qXH3zpq3/TOhazZTL","uris":["http://zotero.org/users/4161640/items/G3DPDFA2"],"itemData":{"id":162,"type":"article-journal","title":"&lt;i&gt;Histoire Naturelle Des Poissons V. 4&lt;/i&gt;","author":[{"family":"Lacépède","given":"B. G. E."}],"issued":{"date-parts":[["1802"]]}}},{"id":"qXH3zpq3/BwONbhMt","uris":["http://zotero.org/users/4161640/items/JPNQTMHX"],"itemData":{"id":163,"type":"article-journal","container-title":"Journal of the Academy of Natural Sciences of Philadelphia","journalAbbreviation":"J Acad Nat Sci Phila","page":"214-221","title":"Descriptions of the five new species of the genus &lt;i&gt;Cichla&lt;/i&gt; of Cuvier.","volume":"2","author":[{"family":"Lesueur","given":"C. A."}],"issued":{"date-parts":[["1822"]]}}},{"id":"qXH3zpq3/O8y7UOPT","uris":["http://zotero.org/users/4161640/items/DA5B4GW7"],"itemData":{"id":160,"type":"article-journal","abstract":"Abstract\n            \n              Informed management and conservation efforts are vital to sustainable recreational fishing and biodiversity conservation. Because the taxonomic rank of species is important in conservation and management strategies, success of these efforts depends on accurate species delimitation. The Black Basses (\n              Micropterus\n              ) are an iconic lineage of freshwater fishes that include some of the world’s most popular species for recreational fishing and world's most invasive species. Despite their popularity, previous studies to delimit species and lineages in\n              Micropterus\n              suffer from insufficient geographic coverage and uninformative molecular markers. Our phylogenomic analyses of ddRAD data result in the delimitation of 19 species of\n              Micropterus\n              , which includes 14 described species, the undescribed but well-known Altamaha, Bartram’s, and Choctaw basses, and two additional undescribed species currently classified as Smallmouth Bass (\n              M. dolomieu\n              ). We provide a revised delimitation of species in the Largemouth Bass complex that necessitates a change in scientific nomenclature:\n              Micropterus salmoides\n              is retained for the Florida Bass and\n              Micropterus nigricans\n              is elevated from synonymy for the Largemouth Bass. The new understanding of diversity, distribution, and systematics of Black Basses will serve as important basis for the management and conservation of this charismatic and economically important clade of fishes.","container-title":"Scientific Reports","DOI":"10.1038/s41598-022-11743-2","ISSN":"2045-2322","issue":"1","journalAbbreviation":"Sci Rep","language":"en","page":"9113","source":"DOI.org (Crossref)","title":"Phylogenomics and species delimitation of the economically important Black Basses (&lt;i&gt;Micropterus&lt;/i&gt;)","volume":"12","author":[{"family":"Kim","given":"Daemin"},{"family":"Taylor","given":"Andrew T."},{"family":"Near","given":"Thomas J."}],"issued":{"date-parts":[["2022",6,6]]}}}],"schema":"https://github.com/citation-style-language/schema/raw/master/csl-citation.json"} </w:instrText>
      </w:r>
      <w:r w:rsidR="005F1824">
        <w:rPr>
          <w:rFonts w:ascii="Arial" w:eastAsia="Times New Roman" w:hAnsi="Arial" w:cs="Arial"/>
          <w:color w:val="000000"/>
          <w:kern w:val="0"/>
          <w14:ligatures w14:val="none"/>
        </w:rPr>
        <w:fldChar w:fldCharType="separate"/>
      </w:r>
      <w:r w:rsidR="005F1824" w:rsidRPr="005F1824">
        <w:rPr>
          <w:rFonts w:ascii="Arial" w:hAnsi="Arial" w:cs="Arial"/>
          <w:color w:val="000000"/>
          <w:kern w:val="0"/>
        </w:rPr>
        <w:t xml:space="preserve">Lacépède, 1802; Lesueur, 1822; Kim </w:t>
      </w:r>
      <w:r w:rsidR="005F1824" w:rsidRPr="005F1824">
        <w:rPr>
          <w:rFonts w:ascii="Arial" w:hAnsi="Arial" w:cs="Arial"/>
          <w:i/>
          <w:iCs/>
          <w:color w:val="000000"/>
          <w:kern w:val="0"/>
        </w:rPr>
        <w:t>et al.</w:t>
      </w:r>
      <w:r w:rsidR="005F1824" w:rsidRPr="005F1824">
        <w:rPr>
          <w:rFonts w:ascii="Arial" w:hAnsi="Arial" w:cs="Arial"/>
          <w:color w:val="000000"/>
          <w:kern w:val="0"/>
        </w:rPr>
        <w:t>, 2022)</w:t>
      </w:r>
      <w:r w:rsidR="005F1824">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is </w:t>
      </w:r>
      <w:r w:rsidR="0047765D">
        <w:rPr>
          <w:rFonts w:ascii="Arial" w:eastAsia="Times New Roman" w:hAnsi="Arial" w:cs="Arial"/>
          <w:color w:val="000000"/>
          <w:kern w:val="0"/>
          <w14:ligatures w14:val="none"/>
        </w:rPr>
        <w:t xml:space="preserve">an </w:t>
      </w:r>
      <w:r w:rsidRPr="00292FF5">
        <w:rPr>
          <w:rFonts w:ascii="Arial" w:eastAsia="Times New Roman" w:hAnsi="Arial" w:cs="Arial"/>
          <w:color w:val="000000"/>
          <w:kern w:val="0"/>
          <w14:ligatures w14:val="none"/>
        </w:rPr>
        <w:t>ecologically, socioeconomically, culturally, and nutritionally</w:t>
      </w:r>
      <w:r w:rsidR="0047765D">
        <w:rPr>
          <w:rFonts w:ascii="Arial" w:eastAsia="Times New Roman" w:hAnsi="Arial" w:cs="Arial"/>
          <w:color w:val="000000"/>
          <w:kern w:val="0"/>
          <w14:ligatures w14:val="none"/>
        </w:rPr>
        <w:t xml:space="preserve"> valuable freshwater species</w:t>
      </w:r>
      <w:r w:rsidRPr="00292FF5">
        <w:rPr>
          <w:rFonts w:ascii="Arial" w:eastAsia="Times New Roman" w:hAnsi="Arial" w:cs="Arial"/>
          <w:color w:val="000000"/>
          <w:kern w:val="0"/>
          <w14:ligatures w14:val="none"/>
        </w:rPr>
        <w:t>. As the most sought-after and heavily managed fish in North America</w:t>
      </w:r>
      <w:r w:rsidR="00C6688A">
        <w:rPr>
          <w:rFonts w:ascii="Arial" w:eastAsia="Times New Roman" w:hAnsi="Arial" w:cs="Arial"/>
          <w:color w:val="000000"/>
          <w:kern w:val="0"/>
          <w14:ligatures w14:val="none"/>
        </w:rPr>
        <w:t xml:space="preserve"> </w:t>
      </w:r>
      <w:r w:rsidR="00C6688A">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{"citationID":"sFjJGD1A","properties":{"formattedCitation":"(Carlson and Isermann, 2010; Claussen, 2015; Taylor {\\i{}et al.}, 2019)","plainCitation":"(Carlson and Isermann, 2010; Claussen, 2015; Taylor et al., 2019)","noteIndex":0},"citationItems":[{"id":"qXH3zpq3/iEkeTVaX","uris":["http://zotero.org/users/4161640/items/EY75IPLG"],"itemData":{"id":165,"type":"article-journal","container-title":"North American Journal of Fisheries Management","DOI":"10.1577/M08-256.1","ISSN":"0275-5947, 1548-8675","issue":"1","journalAbbreviation":"N Am J Fish Manag","language":"en","license":"https://academic.oup.com/pages/standard-publication-reuse-rights","page":"209-220","source":"DOI.org (Crossref)","title":"Mandatory catch and release and maximum length limits for largemouth bass in Minnesota: is exploitation still a relevant concern?","title-short":"Mandatory Catch and Release and Maximum Length Limits for Largemouth Bass in Minnesota","volume":"30","author":[{"family":"Carlson","given":"Andrew J."},{"family":"Isermann","given":"Daniel A."}],"issued":{"date-parts":[["2010",2,1]]}}},{"id":"qXH3zpq3/pmfbvWiP","uris":["http://zotero.org/users/4161640/items/9Y4LTBMG"],"itemData":{"id":166,"type":"chapter","container-title":"Black Bass Diversity: Multidisciplinary Science for Conservation","event-place":"Bethesda, Maryland, USA","ISBN":"978-1-934874-40-0","note":"DOI: 10.47886/9781934874400.ch3","page":"27-34","publisher":"American Fisheries Society","publisher-place":"Bethesda, Maryland, USA","source":"DOI.org (Crossref)","title":"Largemouth Bass &lt;i&gt;Micropterus salmoides&lt;/i&gt; (Lacepède, 1802)","title-short":"Black Bass Diversity","URL":"https://fisheries.org/doi/9781934874400-ch3","editor":[{"family":"Tringali","given":"Michael D."},{"family":"Long","given":"James M."},{"family":"Birdsong","given":"Timothy W."},{"family":"Allen","given":"Micheal S."}],"author":[{"family":"Claussen","given":"Julie E."}],"accessed":{"date-parts":[["2025",6,25]]},"issued":{"date-parts":[["2015"]]}}},{"id":"qXH3zpq3/3I81ZM7A","uris":["http://zotero.org/users/4161640/items/IBCVIFGF"],"itemData":{"id":167,"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instrText>
      </w:r>
      <w:r w:rsidR="00C6688A">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(Carlson and Isermann, 2010; Claussen, 2015; Taylor </w:t>
      </w:r>
      <w:r w:rsidR="002838B7" w:rsidRPr="002838B7">
        <w:rPr>
          <w:rFonts w:ascii="Arial" w:hAnsi="Arial" w:cs="Arial"/>
          <w:i/>
          <w:iCs/>
          <w:color w:val="000000"/>
          <w:kern w:val="0"/>
        </w:rPr>
        <w:t>et al.</w:t>
      </w:r>
      <w:r w:rsidR="002838B7" w:rsidRPr="002838B7">
        <w:rPr>
          <w:rFonts w:ascii="Arial" w:hAnsi="Arial" w:cs="Arial"/>
          <w:color w:val="000000"/>
          <w:kern w:val="0"/>
        </w:rPr>
        <w:t>, 2019)</w:t>
      </w:r>
      <w:r w:rsidR="00C6688A">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black basses (</w:t>
      </w:r>
      <w:r w:rsidRPr="00292FF5">
        <w:rPr>
          <w:rFonts w:ascii="Arial" w:eastAsia="Times New Roman" w:hAnsi="Arial" w:cs="Arial"/>
          <w:i/>
          <w:iCs/>
          <w:color w:val="000000"/>
          <w:kern w:val="0"/>
          <w14:ligatures w14:val="none"/>
        </w:rPr>
        <w:t xml:space="preserve">Micropterus </w:t>
      </w:r>
      <w:r w:rsidRPr="00292FF5">
        <w:rPr>
          <w:rFonts w:ascii="Arial" w:eastAsia="Times New Roman" w:hAnsi="Arial" w:cs="Arial"/>
          <w:color w:val="000000"/>
          <w:kern w:val="0"/>
          <w14:ligatures w14:val="none"/>
        </w:rPr>
        <w:t xml:space="preserve">spp.) are top-level piscivores that generate tens of billions </w:t>
      </w:r>
      <w:r w:rsidR="00C6688A">
        <w:rPr>
          <w:rFonts w:ascii="Arial" w:eastAsia="Times New Roman" w:hAnsi="Arial" w:cs="Arial"/>
          <w:color w:val="000000"/>
          <w:kern w:val="0"/>
          <w14:ligatures w14:val="none"/>
        </w:rPr>
        <w:t xml:space="preserve">of </w:t>
      </w:r>
      <w:r w:rsidR="002B7DFC">
        <w:rPr>
          <w:rFonts w:ascii="Arial" w:eastAsia="Times New Roman" w:hAnsi="Arial" w:cs="Arial"/>
          <w:color w:val="000000"/>
          <w:kern w:val="0"/>
          <w14:ligatures w14:val="none"/>
        </w:rPr>
        <w:t>U.S.</w:t>
      </w:r>
      <w:r w:rsidRPr="00292FF5">
        <w:rPr>
          <w:rFonts w:ascii="Arial" w:eastAsia="Times New Roman" w:hAnsi="Arial" w:cs="Arial"/>
          <w:color w:val="000000"/>
          <w:kern w:val="0"/>
          <w14:ligatures w14:val="none"/>
        </w:rPr>
        <w:t xml:space="preserve"> dollars</w:t>
      </w:r>
      <w:r w:rsidR="008D3C73">
        <w:rPr>
          <w:rFonts w:ascii="Arial" w:eastAsia="Times New Roman" w:hAnsi="Arial" w:cs="Arial"/>
          <w:color w:val="000000"/>
          <w:kern w:val="0"/>
          <w14:ligatures w14:val="none"/>
        </w:rPr>
        <w:t xml:space="preserve"> annually</w:t>
      </w:r>
      <w:r w:rsidR="00A52B25">
        <w:rPr>
          <w:rFonts w:ascii="Arial" w:eastAsia="Times New Roman" w:hAnsi="Arial" w:cs="Arial"/>
          <w:color w:val="000000"/>
          <w:kern w:val="0"/>
          <w14:ligatures w14:val="none"/>
        </w:rPr>
        <w:t xml:space="preserve"> </w:t>
      </w:r>
      <w:r w:rsidR="00A52B25">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{"citationID":"95GqYYga","properties":{"formattedCitation":"(U.S. Department of the Interior, U.S. Fish and Wildlife Service. {\\i{}2022 National Survey of Fishing, Hunting, and Wildlife-Associated Recreation}., 2023)","plainCitation":"(U.S. Department of the Interior, U.S. Fish and Wildlife Service. 2022 National Survey of Fishing, Hunting, and Wildlife-Associated Recreation., 2023)","dontUpdate":true,"noteIndex":0},"citationItems":[{"id":"qXH3zpq3/yBrtuHpI","uris":["http://zotero.org/users/4161640/items/ZTLN5IV4"],"itemData":{"id":171,"type":"document","title":"U.S. Department of the Interior, U.S. Fish and Wildlife Service. (USDOI). &lt;i&gt;2022 National Survey of Fishing, Hunting, and Wildlife-Associated Recreation&lt;/i&gt;.","issued":{"date-parts":[["2023"]]}}}],"schema":"https://github.com/citation-style-language/schema/raw/master/csl-citation.json"} </w:instrText>
      </w:r>
      <w:r w:rsidR="00A52B25">
        <w:rPr>
          <w:rFonts w:ascii="Arial" w:eastAsia="Times New Roman" w:hAnsi="Arial" w:cs="Arial"/>
          <w:color w:val="000000"/>
          <w:kern w:val="0"/>
          <w14:ligatures w14:val="none"/>
        </w:rPr>
        <w:fldChar w:fldCharType="separate"/>
      </w:r>
      <w:r w:rsidR="00A52B25" w:rsidRPr="00A52B25">
        <w:rPr>
          <w:rFonts w:ascii="Arial" w:hAnsi="Arial" w:cs="Arial"/>
          <w:color w:val="000000"/>
          <w:kern w:val="0"/>
        </w:rPr>
        <w:t>(U</w:t>
      </w:r>
      <w:r w:rsidR="00A52B25">
        <w:rPr>
          <w:rFonts w:ascii="Arial" w:hAnsi="Arial" w:cs="Arial"/>
          <w:color w:val="000000"/>
          <w:kern w:val="0"/>
        </w:rPr>
        <w:t>SDOI</w:t>
      </w:r>
      <w:r w:rsidR="00A52B25" w:rsidRPr="00A52B25">
        <w:rPr>
          <w:rFonts w:ascii="Arial" w:hAnsi="Arial" w:cs="Arial"/>
          <w:color w:val="000000"/>
          <w:kern w:val="0"/>
        </w:rPr>
        <w:t xml:space="preserve"> 2023)</w:t>
      </w:r>
      <w:r w:rsidR="00A52B25">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8D3C73">
        <w:rPr>
          <w:rFonts w:ascii="Arial" w:eastAsia="Times New Roman" w:hAnsi="Arial" w:cs="Arial"/>
          <w:color w:val="000000"/>
          <w:kern w:val="0"/>
          <w14:ligatures w14:val="none"/>
        </w:rPr>
        <w:t>Their</w:t>
      </w:r>
      <w:r w:rsidRPr="00292FF5">
        <w:rPr>
          <w:rFonts w:ascii="Arial" w:eastAsia="Times New Roman" w:hAnsi="Arial" w:cs="Arial"/>
          <w:color w:val="000000"/>
          <w:kern w:val="0"/>
          <w14:ligatures w14:val="none"/>
        </w:rPr>
        <w:t xml:space="preserve"> native range extends from southeastern Canada to northeastern Mexico</w:t>
      </w:r>
      <w:r w:rsidR="00A52B25">
        <w:rPr>
          <w:rFonts w:ascii="Arial" w:eastAsia="Times New Roman" w:hAnsi="Arial" w:cs="Arial"/>
          <w:color w:val="000000"/>
          <w:kern w:val="0"/>
          <w14:ligatures w14:val="none"/>
        </w:rPr>
        <w:t xml:space="preserve"> </w:t>
      </w:r>
      <w:r w:rsidR="00A52B25">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{"citationID":"jzLyMH2u","properties":{"formattedCitation":"(Tringali {\\i{}et al.}, 2015; Taylor {\\i{}et al.}, 2019)","plainCitation":"(Tringali et al., 2015; Taylor et al., 2019)","noteIndex":0},"citationItems":[{"id":"qXH3zpq3/gNxjMiHK","uris":["http://zotero.org/users/4161640/items/6MDCSIZT"],"itemData":{"id":168,"type":"book","event-place":"Bethesda, Maryland, USA","ISBN":"978-1-934874-40-0","note":"DOI: 10.47886/9781934874400","publisher":"American Fisheries Society","publisher-place":"Bethesda, Maryland, USA","source":"DOI.org (Crossref)","title":"Black Bass Diversity: Multidisciplinary Science for Conservation","title-short":"Black Bass Diversity","URL":"https://fisheries.org/bookstore/all-titles/afs-symposia/54082c/","editor":[{"family":"Tringali","given":"Michael D."},{"family":"Long","given":"James M."},{"family":"Birdsong","given":"Timothy W."},{"family":"Allen","given":"Micheal S."}],"accessed":{"date-parts":[["2025",6,25]]},"issued":{"date-parts":[["2015"]]}}},{"id":"qXH3zpq3/3I81ZM7A","uris":["http://zotero.org/users/4161640/items/IBCVIFGF"],"itemData":{"id":167,"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instrText>
      </w:r>
      <w:r w:rsidR="00A52B2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(Tringali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Taylor </w:t>
      </w:r>
      <w:r w:rsidR="002838B7" w:rsidRPr="002838B7">
        <w:rPr>
          <w:rFonts w:ascii="Arial" w:hAnsi="Arial" w:cs="Arial"/>
          <w:i/>
          <w:iCs/>
          <w:color w:val="000000"/>
          <w:kern w:val="0"/>
        </w:rPr>
        <w:lastRenderedPageBreak/>
        <w:t>et al.</w:t>
      </w:r>
      <w:r w:rsidR="002838B7" w:rsidRPr="002838B7">
        <w:rPr>
          <w:rFonts w:ascii="Arial" w:hAnsi="Arial" w:cs="Arial"/>
          <w:color w:val="000000"/>
          <w:kern w:val="0"/>
        </w:rPr>
        <w:t>, 2019)</w:t>
      </w:r>
      <w:r w:rsidR="00A52B25">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Despite the</w:t>
      </w:r>
      <w:r w:rsidR="00DC5F05">
        <w:rPr>
          <w:rFonts w:ascii="Arial" w:eastAsia="Times New Roman" w:hAnsi="Arial" w:cs="Arial"/>
          <w:color w:val="000000"/>
          <w:kern w:val="0"/>
          <w14:ligatures w14:val="none"/>
        </w:rPr>
        <w:t>ir</w:t>
      </w:r>
      <w:r w:rsidR="008D3C73">
        <w:rPr>
          <w:rFonts w:ascii="Arial" w:eastAsia="Times New Roman" w:hAnsi="Arial" w:cs="Arial"/>
          <w:color w:val="000000"/>
          <w:kern w:val="0"/>
          <w14:ligatures w14:val="none"/>
        </w:rPr>
        <w:t xml:space="preserve"> economic importance </w:t>
      </w:r>
      <w:r w:rsidR="008D3C73">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{"citationID":"5pNQZign","properties":{"formattedCitation":"(Gratwicke and Marshall, 2001; Takamura, 2007)","plainCitation":"(Gratwicke and Marshall, 2001; Takamura, 2007)","noteIndex":0},"citationItems":[{"id":"qXH3zpq3/fA3TtZqa","uris":["http://zotero.org/users/4161640/items/DZU5IT6L"],"itemData":{"id":172,"type":"article-journal","container-title":"Journal of Fish Biology","DOI":"10.1111/j.1095-8649.2001.tb00499.x","ISSN":"0022-1112, 1095-8649","issue":"1","journalAbbreviation":"J Fish Biol","language":"en","license":"http://onlinelibrary.wiley.com/termsAndConditions#vor","page":"68-75","source":"DOI.org (Crossref)","title":"The relationship between the exotic predators &lt;i&gt;Micropterus salmoides&lt;/i&gt; and &lt;i&gt;Serranochromis robustus&lt;/i&gt; and native stream fishes in Zimbabwe","volume":"58","author":[{"family":"Gratwicke","given":"B."},{"family":"Marshall","given":"B. E."}],"issued":{"date-parts":[["2001",1]]}}},{"id":"qXH3zpq3/w5p2fcH9","uris":["http://zotero.org/users/4161640/items/HE6JNMKK"],"itemData":{"id":173,"type":"article-journal","abstract":"Abstract\n            \n              This review focuses on how predator performance of the invasive largemouth bass [\n              Micropterus salmoides\n              (Lacepède)] has been, or will be, formed in Japanese freshwaters. Predation impacts of largemouth bass on fish communities appear pervasive in both Japanese as well as North American freshwaters. Factors affecting performance as a piscivorous predator are (1) light intensity and water clarity, (2) oxygen depletion, (3) prey size and gape size, (4) behavioral refuge of prey, (5) weed beds as refuge for prey fish, (6) interaction with bluegill. Size and behavioral refuges requirements are so rigorous that they may have evolved only in some North American prey fish species like bluegill; therefore, most Japanese native fish species are unlikely to be equipped with such refuges. However, refuge habitats like aquatic weed beds could develop in Japanese freshwaters, allowing prey fish species to survive under predation pressure. The density, architecture, and species composition of aquatic plants may affect their suitability as refuges. Studies in Japanese waters have suggested that the presence of rich aquatic vegetation or invasive bluegill in bass</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 xml:space="preserve">introduced waters have suppressed the predation impact of largemouth bass on fish communities. In addition to these environmental factors, original genotypic and phenotypic traits of the introduced largemouth bass, and hybridization between different lineages of largemouth bass or with Florida bass [\n              Micropterus floridanus\n              (Lesueur)] may be involved in further adaptation of invasive largemouth bass to Japanese freshwaters.","container-title":"Ecological Research","DOI":"10.1007/s11284-007-0415-7","ISSN":"0912-3814, 1440-1703","issue":"6","journalAbbreviation":"Ecol Res","language":"en","license":"http://onlinelibrary.wiley.com/termsAndConditions#vor","page":"940-946","source":"DOI.org (Crossref)","title":"Performance as a fish predator of largemouth bass [&lt;i&gt;Micropterus salmoides&lt;/i&gt; (Lacepède)] invading Japanese freshwaters: a review","title-short":"Performance as a fish predator of largemouth bass [ &lt;i&gt;Micropterus salmoides&lt;/i&gt; (Lacepède)] invading Japanese freshwaters","volume":"22","author":[{"family":"Takamura","given":"Kenzi"}],"issued":{"date-parts":[["2007",11]]}}}],"schema":"https://github.com/citation-style-language/schema/raw/master/csl-citation.json"} </w:instrText>
      </w:r>
      <w:r w:rsidR="008D3C73">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(Gratwicke and Marshall, 2001; Takamura, 2007)</w:t>
      </w:r>
      <w:r w:rsidR="008D3C73">
        <w:rPr>
          <w:rFonts w:ascii="Arial" w:eastAsia="Times New Roman" w:hAnsi="Arial" w:cs="Arial"/>
          <w:color w:val="000000"/>
          <w:kern w:val="0"/>
          <w14:ligatures w14:val="none"/>
        </w:rPr>
        <w:fldChar w:fldCharType="end"/>
      </w:r>
      <w:r w:rsidR="008D3C73">
        <w:rPr>
          <w:rFonts w:ascii="Arial" w:eastAsia="Times New Roman" w:hAnsi="Arial" w:cs="Arial"/>
          <w:color w:val="000000"/>
          <w:kern w:val="0"/>
          <w14:ligatures w14:val="none"/>
        </w:rPr>
        <w:t xml:space="preserve">, bass introductions worldwide have made them a problematic invasive species capable of altering aquatic community structure </w:t>
      </w:r>
      <w:r w:rsidR="00F935B6">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{"citationID":"NhHGEY0f","properties":{"formattedCitation":"(Cambray, 2003; Weyl and Lewis, 2006; Weyl {\\i{}et al.}, 2010; Wasserman {\\i{}et al.}, 2011; Frehse {\\i{}et al.}, 2020; Sammons {\\i{}et al.}, 2023)","plainCitation":"(Cambray, 2003; Weyl and Lewis, 2006; Weyl et al., 2010; Wasserman et al., 2011; Frehse et al., 2020; Sammons et al., 2023)","noteIndex":0},"citationItems":[{"id":"qXH3zpq3/CgbThk1K","uris":["http://zotero.org/users/4161640/items/ZX72VL2V"],"itemData":{"id":175,"type":"article-journal","container-title":"Hydrobiologia","DOI":"10.1023/A:1024648719995","ISSN":"0018-8158, 1573-5117","issue":"1-3","journalAbbreviation":"Hydrobiologia","language":"en","license":"https://www.springernature.com/gp/researchers/text-and-data-mining","page":"217-230","source":"DOI.org (Crossref)","title":"Impact on indigenous species biodiversity caused by the globalisation of alien recreational freshwater fisheries","volume":"500","author":[{"family":"Cambray","given":"J.A."}],"issued":{"date-parts":[["2003",6]]}}},{"id":"qXH3zpq3/3mc1GN1R","uris":["http://zotero.org/users/4161640/items/DW9DX449"],"itemData":{"id":174,"type":"article-journal","container-title":"African Zoology","DOI":"10.1080/15627020.2006.11407365","ISSN":"1562-7020, 2224-073X","issue":"2","journalAbbreviation":"Afr. Zool.","language":"en","page":"294-296","source":"DOI.org (Crossref)","title":"First record of predation by the alien invasive freshwater fish &lt;i&gt;Micropterus salmoides&lt;/i&gt; L. (Centrarchidae) on migrating estuarine fishes in South Africa","volume":"41","author":[{"family":"Weyl","given":"Olaf L. F."},{"family":"Lewis","given":"Hylton"}],"issued":{"date-parts":[["2006",10]]}}},{"id":"qXH3zpq3/PBL3f3zK","uris":["http://zotero.org/users/4161640/items/AUSW78TQ"],"itemData":{"id":178,"type":"article-journal","container-title":"African Journal of Aquatic Science","DOI":"10.2989/16085914.2010.540776","ISSN":"1608-5914, 1727-9364","issue":"3","journalAbbreviation":"Afr J Aquat Sci","language":"en","page":"273-281","source":"DOI.org (Crossref)","title":"The effect of largemouth bass &lt;i&gt;Micropterus salmoides&lt;/i&gt; on aquatic macro-invertebrate communities in the Wit River, Eastern Cape, South Africa","volume":"35","author":[{"family":"Weyl","given":"P SR"},{"family":"De Moor","given":"F C"},{"family":"Hill","given":"M P"},{"family":"Weyl","given":"O LF"}],"issued":{"date-parts":[["2010",12,24]]}}},{"id":"qXH3zpq3/4o3dI9F8","uris":["http://zotero.org/users/4161640/items/ID5H2WUN"],"itemData":{"id":176,"type":"article-journal","container-title":"African Zoology","issue":"2","journalAbbreviation":"Afr Zool","note":"publisher: NISC (Pty) Ltd","page":"378–386","title":"Diet of largemouth bass, &lt;i&gt;Micropterus salmoides&lt;/i&gt; (Centrarchidae), an invasive alien in the lower reaches of an Eastern Cape river, South Africa","volume":"46","author":[{"family":"Wasserman","given":"RJ"},{"family":"Strydom","given":"NA"},{"family":"Weyl","given":"OLF"}],"issued":{"date-parts":[["2011"]]}}},{"id":"qXH3zpq3/eQJfbIWY","uris":["http://zotero.org/users/4161640/items/B8FPL5SP"],"itemData":{"id":181,"type":"article-journal","container-title":"Journal of Applied Ichthyology","DOI":"10.1111/jai.13987","ISSN":"0175-8659, 1439-0426","issue":"1","journalAbbreviation":"J Appl Ichthyol","language":"en","page":"46-54","source":"DOI.org (Crossref)","title":"The genetic characteristics of invasive largemouth bass in southern Brazil","volume":"36","author":[{"family":"Frehse","given":"Fabrício De A."},{"family":"Hargrove","given":"John S."},{"family":"Weyl","given":"Olaf L. F."},{"family":"Vitule","given":"Jean R. S."}],"issued":{"date-parts":[["2020",1]]}}},{"id":"qXH3zpq3/Ipa0x1hC","uris":["http://zotero.org/users/4161640/items/Z84M3FXT"],"itemData":{"id":177,"type":"article-journal","container-title":"North American Journal of Fisheries Management","DOI":"10.1002/nafm.10876","ISSN":"0275-5947, 1548-8675","issue":"2","journalAbbreviation":"N Am J Fish Manag","language":"en","license":"https://academic.oup.com/pages/standard-publication-reuse-rights","page":"384-399","source":"DOI.org (Crossref)","title":"Alabama bass alter reservoir black bass species assemblages when introduced outside their native range","volume":"43","author":[{"family":"Sammons","given":"Steven M."},{"family":"Dorsey","given":"Lawrence G."},{"family":"Loftis","given":"C. Scott"},{"family":"Chrisman","given":"Preston"},{"family":"Scott","given":"Mark"},{"family":"Hammonds","given":"John"},{"family":"Jolley","given":"Michael"},{"family":"Hatcher","given":"Hunter"},{"family":"Odenkirk","given":"John"},{"family":"Damer","given":"John"},{"family":"Lewis","given":"Matthew R."},{"family":"Peatman","given":"Eric J."}],"issued":{"date-parts":[["2023",4,1]]}}}],"schema":"https://github.com/citation-style-language/schema/raw/master/csl-citation.json"} </w:instrText>
      </w:r>
      <w:r w:rsidR="00F935B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(Cambray, 2003; Weyl and Lewis, 2006; Weyl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2010; Wasserman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2011; Frehse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Sammons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F935B6">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8D3C73">
        <w:rPr>
          <w:rFonts w:ascii="Arial" w:eastAsia="Times New Roman" w:hAnsi="Arial" w:cs="Arial"/>
          <w:color w:val="000000"/>
          <w:kern w:val="0"/>
          <w14:ligatures w14:val="none"/>
        </w:rPr>
        <w:t>B</w:t>
      </w:r>
      <w:r w:rsidRPr="00292FF5">
        <w:rPr>
          <w:rFonts w:ascii="Arial" w:eastAsia="Times New Roman" w:hAnsi="Arial" w:cs="Arial"/>
          <w:color w:val="000000"/>
          <w:kern w:val="0"/>
          <w14:ligatures w14:val="none"/>
        </w:rPr>
        <w:t>ass</w:t>
      </w:r>
      <w:r w:rsidR="008D3C73">
        <w:rPr>
          <w:rFonts w:ascii="Arial" w:eastAsia="Times New Roman" w:hAnsi="Arial" w:cs="Arial"/>
          <w:color w:val="000000"/>
          <w:kern w:val="0"/>
          <w14:ligatures w14:val="none"/>
        </w:rPr>
        <w:t xml:space="preserve"> have high fecundity, rapid growth, and low natural mortality </w:t>
      </w:r>
      <w:r w:rsidR="008D3C73">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{"citationID":"VIoSUi8u","properties":{"formattedCitation":"(Ludsin and DeVries, 1997; Post {\\i{}et al.}, 1998; Coleman {\\i{}et al.}, 2024)","plainCitation":"(Ludsin and DeVries, 1997; Post et al., 1998; Coleman et al., 2024)","noteIndex":0},"citationItems":[{"id":"qXH3zpq3/pXCjJfeV","uris":["http://zotero.org/users/4161640/items/GU6UFZXW"],"itemData":{"id":183,"type":"article-journal","container-title":"Ecological Applications","DOI":"10.1890/1051-0761(1997)007[1024:FYROLB]2.0.CO;2","ISSN":"1051-0761","issue":"3","journalAbbreviation":"Ecol Appl","language":"en","license":"http://doi.wiley.com/10.1002/tdm_license_1.1","page":"1024-1038","source":"DOI.org (Crossref)","title":"First-year recruitment of largemouth bass: the interdependency of early life stages","title-short":"FIRST-YEAR RECRUITMENT OF LARGEMOUTH BASS","volume":"7","author":[{"family":"Ludsin","given":"Stuart A."},{"family":"DeVries","given":"Dennis R."}],"issued":{"date-parts":[["1997",8]]}}},{"id":"qXH3zpq3/DZ4oGp8g","uris":["http://zotero.org/users/4161640/items/STCFW2ZE"],"itemData":{"id":182,"type":"article-journal","container-title":"Canadian Journal of Fisheries and Aquatic Sciences","DOI":"10.1139/f98-139","ISSN":"0706-652X, 1205-7533","issue":"12","journalAbbreviation":"Can J Fish Aquat Sci","language":"en","license":"http://www.nrcresearchpress.com/page/about/CorporateTextAndDataMining","page":"2588-2600","source":"DOI.org (Crossref)","title":"Interactions among adult demography, spawning date, growth rate, predation, overwinter mortality, and the recruitment of largemouth bass in a northern lake","volume":"55","author":[{"family":"Post","given":"David M"},{"family":"Kitchell","given":"James F"},{"family":"Hodgson","given":"James R"}],"issued":{"date-parts":[["1998",12,1]]}}},{"id":"qXH3zpq3/lktzhbpl","uris":["http://zotero.org/users/4161640/items/CERB7K9A"],"itemData":{"id":169,"type":"article-journal","abstract":"ObjectiveReducing Largemouth Bass Micropterus salmoides recruitment and therefore population density could benefit recreational fisheries in small impoundments by improving individual growth rates and increasing the average size and condition of Largemouth Bass. To achieve these effects, methods of controlling Largemouth Bass recruitment should avoid reducing the productivity of their primary prey species, the Bluegill Lepomis macrochirus.MethodsWe tested this hypothesis by evaluating the effects of shoreline rotenone application on the density of Bluegill and the density, growth, and survival of age</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0 and age</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1 Largemouth Bass in 15 Alabama small impoundments.ResultAfter treatment, Largemouth Bass age</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0 densities declined and mean age</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1 length increased, whereas Bluegill populations were not significantly reduced.ConclusionOur study indicates that shoreline rotenone application may be a valuable method for reducing Largemouth Bass recruitment and increasing the growth of age</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1 Largemouth Bass in small impoundments. However, further research is needed to understand the effects of treatment on nontarget fishes and to better assess the effects of factors such as impoundment surface area and treatment frequency and duration on the ultimate utility of the approach.Impact statementSmall impoundment management could benefit from reducing Largemouth Bass recruitment. We found that shoreline rotenone application improved age</w:instrText>
      </w:r>
      <w:r w:rsidR="006A2B5D">
        <w:rPr>
          <w:rFonts w:ascii="Cambria Math" w:eastAsia="Times New Roman" w:hAnsi="Cambria Math" w:cs="Cambria Math"/>
          <w:color w:val="000000"/>
          <w:kern w:val="0"/>
          <w14:ligatures w14:val="none"/>
        </w:rPr>
        <w:instrText>‐</w:instrText>
      </w:r>
      <w:r w:rsidR="006A2B5D">
        <w:rPr>
          <w:rFonts w:ascii="Arial" w:eastAsia="Times New Roman" w:hAnsi="Arial" w:cs="Arial"/>
          <w:color w:val="000000"/>
          <w:kern w:val="0"/>
          <w14:ligatures w14:val="none"/>
        </w:rPr>
        <w:instrText xml:space="preserve">1 Largemouth Bass growth rates while Bluegill densities were unaffected. Shoreline rotenone application appears to immediately enhance Largemouth Bass populations in impoundments ≤11 ha.","container-title":"North American Journal of Fisheries Management","DOI":"10.1002/nafm.10953","ISSN":"0275-5947","issue":"1","journalAbbreviation":"N Am J Fish Manag","page":"57-69","source":"Silverchair","title":"Evaluation of shoreline rotenone application to control largemouth bass recruitment in small impoundments","volume":"44","author":[{"family":"Coleman","given":"Tyler Steven"},{"family":"Eckelbecker","given":"Robert W."},{"family":"Carlson","given":"Andrew K."},{"family":"DeVries","given":"Dennis R."},{"family":"Wright","given":"Russell A."},{"family":"Staton","given":"Benjamin A."},{"family":"Parker","given":"Stephen W."},{"family":"Chittam","given":"Collin R."},{"family":"Lovell","given":"Richard G."},{"family":"Catalano","given":"Matthew J."}],"issued":{"date-parts":[["2024",2,1]]}}}],"schema":"https://github.com/citation-style-language/schema/raw/master/csl-citation.json"} </w:instrText>
      </w:r>
      <w:r w:rsidR="008D3C7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(Ludsin and DeVries, 1997; Post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1998; Coleman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8D3C73">
        <w:rPr>
          <w:rFonts w:ascii="Arial" w:eastAsia="Times New Roman" w:hAnsi="Arial" w:cs="Arial"/>
          <w:color w:val="000000"/>
          <w:kern w:val="0"/>
          <w14:ligatures w14:val="none"/>
        </w:rPr>
        <w:fldChar w:fldCharType="end"/>
      </w:r>
      <w:r w:rsidR="008D3C73">
        <w:rPr>
          <w:rFonts w:ascii="Arial" w:eastAsia="Times New Roman" w:hAnsi="Arial" w:cs="Arial"/>
          <w:color w:val="000000"/>
          <w:kern w:val="0"/>
          <w14:ligatures w14:val="none"/>
        </w:rPr>
        <w:t>, making them suitable for experimental research</w:t>
      </w:r>
      <w:r w:rsidRPr="00292FF5">
        <w:rPr>
          <w:rFonts w:ascii="Arial" w:eastAsia="Times New Roman" w:hAnsi="Arial" w:cs="Arial"/>
          <w:color w:val="000000"/>
          <w:kern w:val="0"/>
          <w14:ligatures w14:val="none"/>
        </w:rPr>
        <w:t>.</w:t>
      </w:r>
    </w:p>
    <w:p w14:paraId="73A0D5E8" w14:textId="24A2868B" w:rsidR="00AF634C" w:rsidRDefault="00AF634C" w:rsidP="00207381">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 xml:space="preserve">Here, we investigate the </w:t>
      </w:r>
      <w:r>
        <w:rPr>
          <w:rFonts w:ascii="Arial" w:eastAsia="Times New Roman" w:hAnsi="Arial" w:cs="Arial"/>
          <w:color w:val="000000"/>
          <w:kern w:val="0"/>
          <w14:ligatures w14:val="none"/>
        </w:rPr>
        <w:t xml:space="preserve">interactive </w:t>
      </w:r>
      <w:r w:rsidRPr="00292FF5">
        <w:rPr>
          <w:rFonts w:ascii="Arial" w:eastAsia="Times New Roman" w:hAnsi="Arial" w:cs="Arial"/>
          <w:color w:val="000000"/>
          <w:kern w:val="0"/>
          <w14:ligatures w14:val="none"/>
        </w:rPr>
        <w:t>effect</w:t>
      </w:r>
      <w:r>
        <w:rPr>
          <w:rFonts w:ascii="Arial" w:eastAsia="Times New Roman" w:hAnsi="Arial" w:cs="Arial"/>
          <w:color w:val="000000"/>
          <w:kern w:val="0"/>
          <w14:ligatures w14:val="none"/>
        </w:rPr>
        <w:t>s</w:t>
      </w:r>
      <w:r w:rsidRPr="00292FF5">
        <w:rPr>
          <w:rFonts w:ascii="Arial" w:eastAsia="Times New Roman" w:hAnsi="Arial" w:cs="Arial"/>
          <w:color w:val="000000"/>
          <w:kern w:val="0"/>
          <w14:ligatures w14:val="none"/>
        </w:rPr>
        <w:t xml:space="preserve"> of </w:t>
      </w:r>
      <w:r w:rsidR="005C0EAA">
        <w:rPr>
          <w:rFonts w:ascii="Arial" w:eastAsia="Times New Roman" w:hAnsi="Arial" w:cs="Arial"/>
          <w:color w:val="000000"/>
          <w:kern w:val="0"/>
          <w14:ligatures w14:val="none"/>
        </w:rPr>
        <w:t>a</w:t>
      </w:r>
      <w:r w:rsidR="003B7302">
        <w:rPr>
          <w:rFonts w:ascii="Arial" w:eastAsia="Times New Roman" w:hAnsi="Arial" w:cs="Arial"/>
          <w:color w:val="000000"/>
          <w:kern w:val="0"/>
          <w14:ligatures w14:val="none"/>
        </w:rPr>
        <w:t xml:space="preserve"> known abiotic</w:t>
      </w:r>
      <w:r w:rsidR="005C0EAA">
        <w:rPr>
          <w:rFonts w:ascii="Arial" w:eastAsia="Times New Roman" w:hAnsi="Arial" w:cs="Arial"/>
          <w:color w:val="000000"/>
          <w:kern w:val="0"/>
          <w14:ligatures w14:val="none"/>
        </w:rPr>
        <w:t xml:space="preserve"> environmental stressor (salinity) and </w:t>
      </w:r>
      <w:r w:rsidRPr="00292FF5">
        <w:rPr>
          <w:rFonts w:ascii="Arial" w:eastAsia="Times New Roman" w:hAnsi="Arial" w:cs="Arial"/>
          <w:color w:val="000000"/>
          <w:kern w:val="0"/>
          <w14:ligatures w14:val="none"/>
        </w:rPr>
        <w:t>two xenobiotic substances</w:t>
      </w:r>
      <w:r w:rsidR="005C0EAA">
        <w:rPr>
          <w:rFonts w:ascii="Arial" w:eastAsia="Times New Roman" w:hAnsi="Arial" w:cs="Arial"/>
          <w:color w:val="000000"/>
          <w:kern w:val="0"/>
          <w14:ligatures w14:val="none"/>
        </w:rPr>
        <w:t>—</w:t>
      </w:r>
      <w:r w:rsidR="005765A6">
        <w:rPr>
          <w:rFonts w:ascii="Arial" w:eastAsia="Times New Roman" w:hAnsi="Arial" w:cs="Arial"/>
          <w:color w:val="000000"/>
          <w:kern w:val="0"/>
          <w14:ligatures w14:val="none"/>
        </w:rPr>
        <w:t>c</w:t>
      </w:r>
      <w:r w:rsidR="00DC5F05">
        <w:rPr>
          <w:rFonts w:ascii="Arial" w:eastAsia="Times New Roman" w:hAnsi="Arial" w:cs="Arial"/>
          <w:color w:val="000000"/>
          <w:kern w:val="0"/>
          <w14:ligatures w14:val="none"/>
        </w:rPr>
        <w:t>admium (</w:t>
      </w:r>
      <w:r w:rsidRPr="00292FF5">
        <w:rPr>
          <w:rFonts w:ascii="Arial" w:eastAsia="Times New Roman" w:hAnsi="Arial" w:cs="Arial"/>
          <w:color w:val="000000"/>
          <w:kern w:val="0"/>
          <w14:ligatures w14:val="none"/>
        </w:rPr>
        <w:t>Cd</w:t>
      </w:r>
      <w:r w:rsidR="00DC5F05">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a PFAS chemical</w:t>
      </w:r>
      <w:r w:rsidR="00DC5F05">
        <w:rPr>
          <w:rFonts w:ascii="Arial" w:eastAsia="Times New Roman" w:hAnsi="Arial" w:cs="Arial"/>
          <w:color w:val="000000"/>
          <w:kern w:val="0"/>
          <w14:ligatures w14:val="none"/>
        </w:rPr>
        <w:t xml:space="preserve"> commonly</w:t>
      </w:r>
      <w:r w:rsidRPr="00292FF5">
        <w:rPr>
          <w:rFonts w:ascii="Arial" w:eastAsia="Times New Roman" w:hAnsi="Arial" w:cs="Arial"/>
          <w:color w:val="000000"/>
          <w:kern w:val="0"/>
          <w14:ligatures w14:val="none"/>
        </w:rPr>
        <w:t xml:space="preserve"> </w:t>
      </w:r>
      <w:r w:rsidR="005765A6">
        <w:rPr>
          <w:rFonts w:ascii="Arial" w:eastAsia="Times New Roman" w:hAnsi="Arial" w:cs="Arial"/>
          <w:color w:val="000000"/>
          <w:kern w:val="0"/>
          <w14:ligatures w14:val="none"/>
        </w:rPr>
        <w:t xml:space="preserve">used </w:t>
      </w:r>
      <w:r w:rsidRPr="00292FF5">
        <w:rPr>
          <w:rFonts w:ascii="Arial" w:eastAsia="Times New Roman" w:hAnsi="Arial" w:cs="Arial"/>
          <w:color w:val="000000"/>
          <w:kern w:val="0"/>
          <w14:ligatures w14:val="none"/>
        </w:rPr>
        <w:t>in consumer products)</w:t>
      </w:r>
      <w:r w:rsidR="005C0EAA">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on </w:t>
      </w:r>
      <w:r>
        <w:rPr>
          <w:rFonts w:ascii="Arial" w:eastAsia="Times New Roman" w:hAnsi="Arial" w:cs="Arial"/>
          <w:color w:val="000000"/>
          <w:kern w:val="0"/>
          <w14:ligatures w14:val="none"/>
        </w:rPr>
        <w:t xml:space="preserve">leukocyte profiles </w:t>
      </w:r>
      <w:r w:rsidR="00DC5F05">
        <w:rPr>
          <w:rFonts w:ascii="Arial" w:eastAsia="Times New Roman" w:hAnsi="Arial" w:cs="Arial"/>
          <w:color w:val="000000"/>
          <w:kern w:val="0"/>
          <w14:ligatures w14:val="none"/>
        </w:rPr>
        <w:t>(</w:t>
      </w:r>
      <w:r w:rsidR="00BB3B60" w:rsidRPr="00224081">
        <w:rPr>
          <w:rFonts w:ascii="Arial" w:eastAsia="Times New Roman" w:hAnsi="Arial" w:cs="Arial"/>
          <w:kern w:val="0"/>
          <w14:ligatures w14:val="none"/>
        </w:rPr>
        <w:t xml:space="preserve">neutrophil-to-lymphocyte </w:t>
      </w:r>
      <w:r w:rsidR="00BB3B60">
        <w:rPr>
          <w:rFonts w:ascii="Arial" w:eastAsia="Times New Roman" w:hAnsi="Arial" w:cs="Arial"/>
          <w:kern w:val="0"/>
          <w14:ligatures w14:val="none"/>
        </w:rPr>
        <w:t xml:space="preserve">ratio [NLR]; </w:t>
      </w:r>
      <w:r>
        <w:rPr>
          <w:rFonts w:ascii="Arial" w:eastAsia="Times New Roman" w:hAnsi="Arial" w:cs="Arial"/>
          <w:color w:val="000000"/>
          <w:kern w:val="0"/>
          <w14:ligatures w14:val="none"/>
        </w:rPr>
        <w:t>a stress biomarker</w:t>
      </w:r>
      <w:r w:rsidR="00DC5F05">
        <w:rPr>
          <w:rFonts w:ascii="Arial" w:eastAsia="Times New Roman" w:hAnsi="Arial" w:cs="Arial"/>
          <w:color w:val="000000"/>
          <w:kern w:val="0"/>
          <w14:ligatures w14:val="none"/>
        </w:rPr>
        <w:t>)</w:t>
      </w:r>
      <w:r w:rsidR="00D62C68">
        <w:rPr>
          <w:rFonts w:ascii="Arial" w:eastAsia="Times New Roman" w:hAnsi="Arial" w:cs="Arial"/>
          <w:color w:val="000000"/>
          <w:kern w:val="0"/>
          <w14:ligatures w14:val="none"/>
        </w:rPr>
        <w:t xml:space="preserve"> in bass</w:t>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P</w:t>
      </w:r>
      <w:r w:rsidRPr="00292FF5">
        <w:rPr>
          <w:rFonts w:ascii="Arial" w:eastAsia="Times New Roman" w:hAnsi="Arial" w:cs="Arial"/>
          <w:color w:val="000000"/>
          <w:kern w:val="0"/>
          <w14:ligatures w14:val="none"/>
        </w:rPr>
        <w:t xml:space="preserve">revious studies have </w:t>
      </w:r>
      <w:r w:rsidR="00CB3E06">
        <w:rPr>
          <w:rFonts w:ascii="Arial" w:eastAsia="Times New Roman" w:hAnsi="Arial" w:cs="Arial"/>
          <w:color w:val="000000"/>
          <w:kern w:val="0"/>
          <w14:ligatures w14:val="none"/>
        </w:rPr>
        <w:t>evaluated</w:t>
      </w:r>
      <w:r w:rsidRPr="00292FF5">
        <w:rPr>
          <w:rFonts w:ascii="Arial" w:eastAsia="Times New Roman" w:hAnsi="Arial" w:cs="Arial"/>
          <w:color w:val="000000"/>
          <w:kern w:val="0"/>
          <w14:ligatures w14:val="none"/>
        </w:rPr>
        <w:t xml:space="preserve"> the effects of xenobiotic substances on</w:t>
      </w:r>
      <w:r w:rsidR="00BB3B60">
        <w:rPr>
          <w:rFonts w:ascii="Arial" w:eastAsia="Times New Roman" w:hAnsi="Arial" w:cs="Arial"/>
          <w:color w:val="000000"/>
          <w:kern w:val="0"/>
          <w14:ligatures w14:val="none"/>
        </w:rPr>
        <w:t xml:space="preserve"> fishes using</w:t>
      </w:r>
      <w:r w:rsidRPr="00292FF5">
        <w:rPr>
          <w:rFonts w:ascii="Arial" w:eastAsia="Times New Roman" w:hAnsi="Arial" w:cs="Arial"/>
          <w:color w:val="000000"/>
          <w:kern w:val="0"/>
          <w14:ligatures w14:val="none"/>
        </w:rPr>
        <w:t xml:space="preserve"> stress</w:t>
      </w:r>
      <w:r>
        <w:rPr>
          <w:rFonts w:ascii="Arial" w:eastAsia="Times New Roman" w:hAnsi="Arial" w:cs="Arial"/>
          <w:color w:val="000000"/>
          <w:kern w:val="0"/>
          <w14:ligatures w14:val="none"/>
        </w:rPr>
        <w:t xml:space="preserve"> </w:t>
      </w:r>
      <w:r w:rsidR="00BB3B60">
        <w:rPr>
          <w:rFonts w:ascii="Arial" w:eastAsia="Times New Roman" w:hAnsi="Arial" w:cs="Arial"/>
          <w:color w:val="000000"/>
          <w:kern w:val="0"/>
          <w14:ligatures w14:val="none"/>
        </w:rPr>
        <w:t xml:space="preserve">proxies </w:t>
      </w:r>
      <w:r w:rsidR="004C036E">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{"citationID":"YEgmYwB8","properties":{"formattedCitation":"(Hontela {\\i{}et al.}, 1992; Wilson {\\i{}et al.}, 1994; Baker {\\i{}et al.}, 2013; Seriani {\\i{}et al.}, 2015b, 2015a; Corr\\uc0\\u234{}a {\\i{}et al.}, 2017; Correia {\\i{}et al.}, 2019; Rodgers {\\i{}et al.}, 2019; Witeska {\\i{}et al.}, 2023)","plainCitation":"(Hontela et al., 1992; Wilson et al., 1994; Baker et al., 2013; Seriani et al., 2015b, 2015a; Corrêa et al., 2017; Correia et al., 2019; Rodgers et al., 2019; Witeska et al., 2023)","dontUpdate":true,"noteIndex":0},"citationItems":[{"id":"qXH3zpq3/wNMgfXYo","uris":["http://zotero.org/users/4161640/items/LGMSB272"],"itemData":{"id":147,"type":"article-journal","container-title":"Archives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B"},{"family":"Audet","given":"Céline"},{"family":"Chevalier","given":"Gaston"}],"issued":{"date-parts":[["1992"]]}}},{"id":"qXH3zpq3/Y3EyTrAx","uris":["http://zotero.org/users/4161640/items/8AZZN2UF"],"itemData":{"id":185,"type":"article-journal","abstract":"Juvenile rainbow trout (Oncorhynchus mykiss, 5–13 g) were chronically exposed to sublethal Al (38 μg∙L\n              −1\n              ) in acidified soft water (Na\n              +\n               = 85, Ca\n              2+\n               = 28 μEq∙L\n              −1\n              , pH 5.2–5.4) for 36 d. Acclimation (increased resistance to challenge with 162 μg Al∙L\n              −1\n              Al at pH 5.2) occurred after 5 d and was associated with a fourfold increase in gill mucous cell density and reduction in apparent lamellar surface area; initially elevated blood–water diffusion distances returned to normal after 34 d, but the reduction in apparent surface area persisted. Chronic exposure to acid alone (pH 5.2, same water chemistry) caused no morphometric changes but resulted in persistent impairment of U\n              crit\n              (critical aerobic swimming speed) by about 10%. This was due to increased oxygen requirements at subcritical swimming speeds (loading stress) and was alleviated when trout were swum at pH 6.5 (zero Al) on day 36. In trout preexposed to sublethal Al, U\n              crit\n              was chronically impaired by approximately 16% due to loading stresses and reduction in the maximum rate of oxygen uptake, Mo\n              2\n              max\n              (limiting stress); U\n              crit\n              and Mo\n              2\n              max\n              remained depressed even when fish were swum at pH 6.5 (zero Al). Reduced gill area compromises the aerobic scope for activity but may be an unavoidable cost of acclimation to Al.","container-title":"Canadian Journal of Fisheries and Aquatic Sciences","DOI":"10.1139/f94-056","ISSN":"0706-652X, 1205-7533","issue":"3","journalAbbreviation":"Can J Fish Aquat Sci","language":"en","license":"http://www.nrcresearchpress.com/page/about/CorporateTextAndDataMining","page":"536-544","source":"DOI.org (Crossref)","title":"Metabolic costs and physiological consequences of acclimation to aluminum in juvenile rainbow trout ( &lt;i&gt;Oncorhynchus mykiss&lt;/i&gt; ). 2: gill morphology, swimming performance, and aerobic scope","title-short":"Metabolic Costs and Physiological Consequences of Acclimation to Aluminum in Juvenile Rainbow Trout ( &lt;i&gt;Oncorhynchus mykiss&lt;/i&gt; ). 2","volume":"51","author":[{"family":"Wilson","given":"Rod W."},{"family":"Bergman","given":"Harold L."},{"family":"Wood","given":"Chris M."}],"issued":{"date-parts":[["1994",3,1]]}}},{"id":"qXH3zpq3/2NXYCxUK","uris":["http://zotero.org/users/4161640/items/V7RLUUYF"],"itemData":{"id":196,"type":"article-journal","container-title":"Journal for Nature Conservation","DOI":"10.1016/j.jnc.2013.03.003","ISSN":"16171381","issue":"5","journalAbbreviation":"J Nat Conserv","language":"en","license":"https://www.elsevier.com/tdm/userlicense/1.0/","page":"309-318","source":"DOI.org (Crossref)","title":"Review of factors influencing stress hormones in fish and wildlife","volume":"21","author":[{"family":"Baker","given":"Matthew R."},{"family":"Gobush","given":"Kathleen S."},{"family":"Vynne","given":"Carly H."}],"issued":{"date-parts":[["2013",10]]}}},{"id":"qXH3zpq3/Q8LLtWXt","uris":["http://zotero.org/users/4161640/items/WUSVHIZ6"],"itemData":{"id":186,"type":"article-journal","container-title":"Fish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Tavares"}],"issued":{"date-parts":[["2015",2]]}}},{"id":"qXH3zpq3/VypjMLwL","uris":["http://zotero.org/users/4161640/items/S2GW84WV"],"itemData":{"id":187,"type":"article-journal","container-title":"Ecotoxicology and Environmental Safety","DOI":"10.1016/j.ecoenv.2014.11.003","ISSN":"01476513","journalAbbreviation":"Ecotoxicol Environ Saf","language":"en","page":"162-168","source":"DOI.org (Crossref)","title":"In vitro mucus transportability, cytogenotoxicity, and hematological changes as non-destructive physiological biomarkers in fish chronically exposed to metals","volume":"112","author":[{"family":"Seriani","given":"Robson"},{"family":"Abessa","given":"Denis M.S."},{"family":"Moreira","given":"Lucas B."},{"family":"Cabrera","given":"Joana P.G."},{"family":"Sanches","given":"Juliana Q."},{"family":"Silva","given":"Carolina L.S."},{"family":"Amorim","given":"Francisca A."},{"family":"Rivero","given":"Dolores H.R.F."},{"family":"Silva","given":"Flavia L."},{"family":"Fitorra","given":"Lilian S."},{"family":"Carvalho-Oliveira","given":"Regiani"},{"family":"Macchione","given":"Mariangela"},{"family":"Ranzani-Paiva","given":"Maria J.T."}],"issued":{"date-parts":[["2015",2]]}}},{"id":"qXH3zpq3/MXcuvIsZ","uris":["http://zotero.org/users/4161640/items/73C7NNIY"],"itemData":{"id":189,"type":"article-journal","container-title":"Toxicological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Bezerra"},{"family":"Seriani","given":"Robson"}],"issued":{"date-parts":[["2017",3,16]]}}},{"id":"qXH3zpq3/X5Q6TcWu","uris":["http://zotero.org/users/4161640/items/JDYKLDPW"],"itemData":{"id":188,"type":"article-journal","container-title":"Environmental Toxicology and Pharmacology","DOI":"10.1016/j.etap.2019.02.012","ISSN":"13826689","journalAbbreviation":"Environ Toxicol Pharmacol","language":"en","page":"27-36","source":"DOI.org (Crossref)","title":"Effects of the chronic exposure to cerium dioxide nanoparticles in Oncorhynchus mykiss: Assessment of oxidative stress, neurotoxicity and histological alterations","title-short":"Effects of the chronic exposure to cerium dioxide nanoparticles in Oncorhynchus mykiss","volume":"68","author":[{"family":"Correia","given":"A.T."},{"family":"Rebelo","given":"D."},{"family":"Marques","given":"J."},{"family":"Nunes","given":"B."}],"issued":{"date-parts":[["2019",5]]}}},{"id":"qXH3zpq3/P90g2R9k","uris":["http://zotero.org/users/4161640/items/S56UGD85"],"itemData":{"id":194,"type":"article-journal","container-title":"Conservation Physiology","DOI":"10.1093/conphys/coz035","ISSN":"2051-1434","issue":"1","journalAbbreviation":"Conserv Physiol","language":"en","license":"http://creativecommons.org/licenses/by/4.0/","page":"coz035","source":"DOI.org (Crossref)","title":"Integrating physiological data with the conservation and management of fishes: a meta-analytical review using the threatened green sturgeon (&lt;i&gt;Acipenser medirostris&lt;/i&gt;)","title-short":"Integrating physiological data with the conservation and management of fishes","volume":"7","author":[{"family":"Rodgers","given":"Essie M"},{"family":"Poletto","given":"Jamilynn B"},{"family":"Gomez Isaza","given":"Daniel F"},{"family":"Van Eenennaam","given":"Joel P"},{"family":"Connon","given":"Richard E"},{"family":"Todgham","given":"Anne E"},{"family":"Seesholtz","given":"Alicia"},{"family":"Heublein","given":"Joe C"},{"family":"Cech","given":"Joseph J"},{"family":"Kelly","given":"John T"},{"family":"Fangue","given":"Nann A"}],"editor":[{"family":"Cooke","given":"Steven"}],"issued":{"date-parts":[["2019",1,1]]}}},{"id":"qXH3zpq3/h2UO5E8G","uris":["http://zotero.org/users/4161640/items/QR6PM7YC"],"itemData":{"id":191,"type":"article-journal","container-title":"Animals","DOI":"10.3390/ani13162625","ISSN":"2076-2615","issue":"16","journalAbbreviation":"Anim","language":"en","license":"https://creativecommons.org/licenses/by/4.0/","page":"2625","source":"DOI.org (Crossref)","title":"Hematological and hematopoietic analysis in fish toxicology—a review","volume":"13","author":[{"family":"Witeska","given":"Małgorzata"},{"family":"Kondera","given":"Elżbieta"},{"family":"Bojarski","given":"Bartosz"}],"issued":{"date-parts":[["2023",8,14]]}}}],"schema":"https://github.com/citation-style-language/schema/raw/master/csl-citation.json"} </w:instrText>
      </w:r>
      <w:r w:rsidR="004C036E">
        <w:rPr>
          <w:rFonts w:ascii="Arial" w:eastAsia="Times New Roman" w:hAnsi="Arial" w:cs="Arial"/>
          <w:color w:val="000000"/>
          <w:kern w:val="0"/>
          <w14:ligatures w14:val="none"/>
        </w:rPr>
        <w:fldChar w:fldCharType="separate"/>
      </w:r>
      <w:r w:rsidR="004C036E" w:rsidRPr="004C036E">
        <w:rPr>
          <w:rFonts w:ascii="Arial" w:hAnsi="Arial" w:cs="Arial"/>
          <w:color w:val="000000"/>
          <w:kern w:val="0"/>
        </w:rPr>
        <w:t>(</w:t>
      </w:r>
      <w:r w:rsidR="004C036E">
        <w:rPr>
          <w:rFonts w:ascii="Arial" w:hAnsi="Arial" w:cs="Arial"/>
          <w:color w:val="000000"/>
          <w:kern w:val="0"/>
        </w:rPr>
        <w:t xml:space="preserve">e.g., </w:t>
      </w:r>
      <w:r w:rsidR="004C036E" w:rsidRPr="004C036E">
        <w:rPr>
          <w:rFonts w:ascii="Arial" w:hAnsi="Arial" w:cs="Arial"/>
          <w:color w:val="000000"/>
          <w:kern w:val="0"/>
        </w:rPr>
        <w:t xml:space="preserve">Hontela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1992; Wilson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1994; Baker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2013; Seriani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2015b, 2015a; Corrêa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2017; Correia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Rodgers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Witeska </w:t>
      </w:r>
      <w:r w:rsidR="004C036E" w:rsidRPr="004C036E">
        <w:rPr>
          <w:rFonts w:ascii="Arial" w:hAnsi="Arial" w:cs="Arial"/>
          <w:i/>
          <w:iCs/>
          <w:color w:val="000000"/>
          <w:kern w:val="0"/>
        </w:rPr>
        <w:t>et al.</w:t>
      </w:r>
      <w:r w:rsidR="004C036E" w:rsidRPr="004C036E">
        <w:rPr>
          <w:rFonts w:ascii="Arial" w:hAnsi="Arial" w:cs="Arial"/>
          <w:color w:val="000000"/>
          <w:kern w:val="0"/>
        </w:rPr>
        <w:t>, 2023)</w:t>
      </w:r>
      <w:r w:rsidR="004C036E">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 xml:space="preserve">but </w:t>
      </w:r>
      <w:r w:rsidRPr="00292FF5">
        <w:rPr>
          <w:rFonts w:ascii="Arial" w:eastAsia="Times New Roman" w:hAnsi="Arial" w:cs="Arial"/>
          <w:color w:val="000000"/>
          <w:kern w:val="0"/>
          <w14:ligatures w14:val="none"/>
        </w:rPr>
        <w:t>no</w:t>
      </w:r>
      <w:r w:rsidR="005765A6">
        <w:rPr>
          <w:rFonts w:ascii="Arial" w:eastAsia="Times New Roman" w:hAnsi="Arial" w:cs="Arial"/>
          <w:color w:val="000000"/>
          <w:kern w:val="0"/>
          <w14:ligatures w14:val="none"/>
        </w:rPr>
        <w:t>ne</w:t>
      </w:r>
      <w:r w:rsidR="00CB3E06">
        <w:rPr>
          <w:rFonts w:ascii="Arial" w:eastAsia="Times New Roman" w:hAnsi="Arial" w:cs="Arial"/>
          <w:color w:val="000000"/>
          <w:kern w:val="0"/>
          <w14:ligatures w14:val="none"/>
        </w:rPr>
        <w:t>, to our knowledge,</w:t>
      </w:r>
      <w:r w:rsidRPr="00292FF5">
        <w:rPr>
          <w:rFonts w:ascii="Arial" w:eastAsia="Times New Roman" w:hAnsi="Arial" w:cs="Arial"/>
          <w:color w:val="000000"/>
          <w:kern w:val="0"/>
          <w14:ligatures w14:val="none"/>
        </w:rPr>
        <w:t xml:space="preserve"> have </w:t>
      </w:r>
      <w:r w:rsidR="0047765D">
        <w:rPr>
          <w:rFonts w:ascii="Arial" w:eastAsia="Times New Roman" w:hAnsi="Arial" w:cs="Arial"/>
          <w:color w:val="000000"/>
          <w:kern w:val="0"/>
          <w14:ligatures w14:val="none"/>
        </w:rPr>
        <w:t>tested</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interaction</w:t>
      </w:r>
      <w:r w:rsidR="0047765D">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between</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xenobiotics and </w:t>
      </w:r>
      <w:r w:rsidR="004C036E">
        <w:rPr>
          <w:rFonts w:ascii="Arial" w:eastAsia="Times New Roman" w:hAnsi="Arial" w:cs="Arial"/>
          <w:color w:val="000000"/>
          <w:kern w:val="0"/>
          <w14:ligatures w14:val="none"/>
        </w:rPr>
        <w:t>environmental</w:t>
      </w:r>
      <w:r>
        <w:rPr>
          <w:rFonts w:ascii="Arial" w:eastAsia="Times New Roman" w:hAnsi="Arial" w:cs="Arial"/>
          <w:color w:val="000000"/>
          <w:kern w:val="0"/>
          <w14:ligatures w14:val="none"/>
        </w:rPr>
        <w:t xml:space="preserve"> stressors</w:t>
      </w:r>
      <w:r w:rsidR="00BB3B60">
        <w:rPr>
          <w:rFonts w:ascii="Arial" w:eastAsia="Times New Roman" w:hAnsi="Arial" w:cs="Arial"/>
          <w:color w:val="000000"/>
          <w:kern w:val="0"/>
          <w14:ligatures w14:val="none"/>
        </w:rPr>
        <w:t xml:space="preserve"> on biomarker utility</w:t>
      </w:r>
      <w:r w:rsidRPr="00292FF5">
        <w:rPr>
          <w:rFonts w:ascii="Arial" w:eastAsia="Times New Roman" w:hAnsi="Arial" w:cs="Arial"/>
          <w:color w:val="000000"/>
          <w:kern w:val="0"/>
          <w14:ligatures w14:val="none"/>
        </w:rPr>
        <w:t xml:space="preserve">. </w:t>
      </w:r>
      <w:proofErr w:type="spellStart"/>
      <w:r w:rsidRPr="00292FF5">
        <w:rPr>
          <w:rFonts w:ascii="Arial" w:eastAsia="Times New Roman" w:hAnsi="Arial" w:cs="Arial"/>
          <w:color w:val="000000"/>
          <w:kern w:val="0"/>
          <w14:ligatures w14:val="none"/>
        </w:rPr>
        <w:t>C</w:t>
      </w:r>
      <w:ins w:id="33" w:author="UserSELU" w:date="2025-11-17T19:33:00Z">
        <w:r w:rsidR="00932115">
          <w:rPr>
            <w:rFonts w:ascii="Arial" w:eastAsia="Times New Roman" w:hAnsi="Arial" w:cs="Arial"/>
            <w:color w:val="000000"/>
            <w:kern w:val="0"/>
            <w14:ligatures w14:val="none"/>
          </w:rPr>
          <w:t>admium</w:t>
        </w:r>
      </w:ins>
      <w:del w:id="34" w:author="UserSELU" w:date="2025-11-17T19:33:00Z">
        <w:r w:rsidRPr="00292FF5" w:rsidDel="00932115">
          <w:rPr>
            <w:rFonts w:ascii="Arial" w:eastAsia="Times New Roman" w:hAnsi="Arial" w:cs="Arial"/>
            <w:color w:val="000000"/>
            <w:kern w:val="0"/>
            <w14:ligatures w14:val="none"/>
          </w:rPr>
          <w:delText xml:space="preserve">d </w:delText>
        </w:r>
      </w:del>
      <w:r w:rsidRPr="00292FF5">
        <w:rPr>
          <w:rFonts w:ascii="Arial" w:eastAsia="Times New Roman" w:hAnsi="Arial" w:cs="Arial"/>
          <w:color w:val="000000"/>
          <w:kern w:val="0"/>
          <w14:ligatures w14:val="none"/>
        </w:rPr>
        <w:t>is</w:t>
      </w:r>
      <w:proofErr w:type="spellEnd"/>
      <w:r w:rsidRPr="00292FF5">
        <w:rPr>
          <w:rFonts w:ascii="Arial" w:eastAsia="Times New Roman" w:hAnsi="Arial" w:cs="Arial"/>
          <w:color w:val="000000"/>
          <w:kern w:val="0"/>
          <w14:ligatures w14:val="none"/>
        </w:rPr>
        <w:t xml:space="preserve"> among </w:t>
      </w:r>
      <w:r w:rsidR="0047765D">
        <w:rPr>
          <w:rFonts w:ascii="Arial" w:eastAsia="Times New Roman" w:hAnsi="Arial" w:cs="Arial"/>
          <w:color w:val="000000"/>
          <w:kern w:val="0"/>
          <w14:ligatures w14:val="none"/>
        </w:rPr>
        <w:t>the</w:t>
      </w:r>
      <w:r w:rsidRPr="00292FF5">
        <w:rPr>
          <w:rFonts w:ascii="Arial" w:eastAsia="Times New Roman" w:hAnsi="Arial" w:cs="Arial"/>
          <w:color w:val="000000"/>
          <w:kern w:val="0"/>
          <w14:ligatures w14:val="none"/>
        </w:rPr>
        <w:t xml:space="preserve"> most </w:t>
      </w:r>
      <w:r w:rsidR="0047765D">
        <w:rPr>
          <w:rFonts w:ascii="Arial" w:eastAsia="Times New Roman" w:hAnsi="Arial" w:cs="Arial"/>
          <w:color w:val="000000"/>
          <w:kern w:val="0"/>
          <w14:ligatures w14:val="none"/>
        </w:rPr>
        <w:t xml:space="preserve">mobile and </w:t>
      </w:r>
      <w:r w:rsidRPr="00292FF5">
        <w:rPr>
          <w:rFonts w:ascii="Arial" w:eastAsia="Times New Roman" w:hAnsi="Arial" w:cs="Arial"/>
          <w:color w:val="000000"/>
          <w:kern w:val="0"/>
          <w14:ligatures w14:val="none"/>
        </w:rPr>
        <w:t>hazardous elements</w:t>
      </w:r>
      <w:r w:rsidR="0047765D">
        <w:rPr>
          <w:rFonts w:ascii="Arial" w:eastAsia="Times New Roman" w:hAnsi="Arial" w:cs="Arial"/>
          <w:color w:val="000000"/>
          <w:kern w:val="0"/>
          <w14:ligatures w14:val="none"/>
        </w:rPr>
        <w:t xml:space="preserve"> in the environment</w:t>
      </w:r>
      <w:r w:rsidR="005E4414">
        <w:rPr>
          <w:rFonts w:ascii="Arial" w:eastAsia="Times New Roman" w:hAnsi="Arial" w:cs="Arial"/>
          <w:color w:val="000000"/>
          <w:kern w:val="0"/>
          <w14:ligatures w14:val="none"/>
        </w:rPr>
        <w:t xml:space="preserve"> </w:t>
      </w:r>
      <w:r w:rsidR="005E4414">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{"citationID":"bxSq04k1","properties":{"formattedCitation":"(Alloway and Jackson, 1991; Jackson and Alloway, 1991; Nies, 1999, 2003; Kubier {\\i{}et al.}, 2020)","plainCitation":"(Alloway and Jackson, 1991; Jackson and Alloway, 1991; Nies, 1999, 2003; Kubier et al., 2020)","noteIndex":0},"citationItems":[{"id":"qXH3zpq3/EKNnWHCp","uris":["http://zotero.org/users/4161640/items/IULRG2SU"],"itemData":{"id":204,"type":"article-journal","container-title":"Science of The Total Environment","DOI":"10.1016/0048-9697(91)90377-Q","ISSN":"00489697","journalAbbreviation":"Sci Total Environ","language":"en","license":"https://www.elsevier.com/tdm/userlicense/1.0/","page":"151-176","source":"DOI.org (Crossref)","title":"The behaviour of heavy metals in sewage sludge-amended soils","volume":"100","author":[{"family":"Alloway","given":"Brian J."},{"family":"Jackson","given":"Andrew P."}],"issued":{"date-parts":[["1991",3]]}}},{"id":"qXH3zpq3/1iWchdBv","uris":["http://zotero.org/users/4161640/items/IB4C4G8K"],"itemData":{"id":197,"type":"article-journal","container-title":"Plant and Soil","DOI":"10.1007/BF00010398","ISSN":"0032-079X, 1573-5036","issue":"2","journalAbbreviation":"Plant Soil","language":"en","license":"http://www.springer.com/tdm","page":"179-186","source":"DOI.org (Crossref)","title":"The bioavailability of cadmium to lettuce and cabbage in soils previously treated with sewage sludges","volume":"132","author":[{"family":"Jackson","given":"Andrew P."},{"family":"Alloway","given":"Brian J."}],"issued":{"date-parts":[["1991",4]]}}},{"id":"qXH3zpq3/OdfzumYd","uris":["http://zotero.org/users/4161640/items/BNDYR4L6"],"itemData":{"id":199,"type":"article-journal","container-title":"Applied Microbiology and Biotechnology","DOI":"10.1007/s002530051457","ISSN":"0175-7598, 1432-0614","issue":"6","journalAbbreviation":"Appl. Microbiol. Biotechnol.","license":"http://www.springer.com/tdm","page":"730-750","source":"DOI.org (Crossref)","title":"Microbial heavy-metal resistance","volume":"51","author":[{"family":"Nies","given":"D. H."}],"issued":{"date-parts":[["1999",6,22]]}}},{"id":"qXH3zpq3/GmhqNUPP","uris":["http://zotero.org/users/4161640/items/QVN4656V"],"itemData":{"id":200,"type":"article-journal","container-title":"FEMS Microbiology Reviews","DOI":"10.1016/S0168-6445(03)00048-2","ISSN":"1574-6976","issue":"2-3","journalAbbreviation":"FEMS Microbiol Rev","language":"en","page":"313-339","source":"DOI.org (Crossref)","title":"Efflux-mediated heavy metal resistance in prokaryotes","volume":"27","author":[{"family":"Nies","given":"Dietrich H."}],"issued":{"date-parts":[["2003",6]]}}},{"id":"qXH3zpq3/JBuSvmPf","uris":["http://zotero.org/users/4161640/items/YKINLZ6A"],"itemData":{"id":202,"type":"article-journal","container-title":"Integrated Environmental Assessment and Management","DOI":"10.1002/ieam.4198","ISSN":"1551-3777, 1551-3793","issue":"1","journalAbbreviation":"Integr Environ Assess Manag","language":"en","license":"https://creativecommons.org/licenses/by/4.0/","page":"103-113","source":"DOI.org (Crossref)","title":"Cadmium background levels in groundwater in an area dominated by agriculture","volume":"16","author":[{"family":"Kubier","given":"Andreas"},{"family":"Hamer","given":"Kay"},{"family":"Pichler","given":"Thomas"}],"issued":{"date-parts":[["2020",1,1]]}}}],"schema":"https://github.com/citation-style-language/schema/raw/master/csl-citation.json"} </w:instrText>
      </w:r>
      <w:r w:rsidR="005E4414">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(Alloway and Jackson, 1991; Jackson and Alloway, 1991; Nies, 1999, 2003; Kubier </w:t>
      </w:r>
      <w:r w:rsidR="002838B7" w:rsidRPr="002838B7">
        <w:rPr>
          <w:rFonts w:ascii="Arial" w:hAnsi="Arial" w:cs="Arial"/>
          <w:i/>
          <w:iCs/>
          <w:color w:val="000000"/>
          <w:kern w:val="0"/>
        </w:rPr>
        <w:t>et al.</w:t>
      </w:r>
      <w:r w:rsidR="002838B7" w:rsidRPr="002838B7">
        <w:rPr>
          <w:rFonts w:ascii="Arial" w:hAnsi="Arial" w:cs="Arial"/>
          <w:color w:val="000000"/>
          <w:kern w:val="0"/>
        </w:rPr>
        <w:t>, 2020)</w:t>
      </w:r>
      <w:r w:rsidR="005E4414">
        <w:rPr>
          <w:rFonts w:ascii="Arial" w:eastAsia="Times New Roman" w:hAnsi="Arial" w:cs="Arial"/>
          <w:color w:val="000000"/>
          <w:kern w:val="0"/>
          <w14:ligatures w14:val="none"/>
        </w:rPr>
        <w:fldChar w:fldCharType="end"/>
      </w:r>
      <w:r w:rsidR="0047765D">
        <w:rPr>
          <w:rFonts w:ascii="Arial" w:eastAsia="Times New Roman" w:hAnsi="Arial" w:cs="Arial"/>
          <w:color w:val="000000"/>
          <w:kern w:val="0"/>
          <w14:ligatures w14:val="none"/>
        </w:rPr>
        <w:t xml:space="preserve"> and is known to impair multiple physiological systems in fishes </w:t>
      </w:r>
      <w:r w:rsidR="0047765D">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{"citationID":"xTLqHURh","properties":{"formattedCitation":"(Liu {\\i{}et al.}, 2022)","plainCitation":"(Liu et al., 2022)","noteIndex":0},"citationItems":[{"id":"qXH3zpq3/vYxpEvqE","uris":["http://zotero.org/users/4161640/items/FE3HMZY5"],"itemData":{"id":208,"type":"article-journal","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47765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(Liu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47765D">
        <w:rPr>
          <w:rFonts w:ascii="Arial" w:eastAsia="Times New Roman" w:hAnsi="Arial" w:cs="Arial"/>
          <w:color w:val="000000"/>
          <w:kern w:val="0"/>
          <w14:ligatures w14:val="none"/>
        </w:rPr>
        <w:fldChar w:fldCharType="end"/>
      </w:r>
      <w:r w:rsidR="005E4414">
        <w:rPr>
          <w:rFonts w:ascii="Arial" w:eastAsia="Times New Roman" w:hAnsi="Arial" w:cs="Arial"/>
          <w:color w:val="000000"/>
          <w:kern w:val="0"/>
          <w14:ligatures w14:val="none"/>
        </w:rPr>
        <w:t xml:space="preserve">. </w:t>
      </w:r>
      <w:proofErr w:type="spellStart"/>
      <w:r w:rsidR="0047765D">
        <w:rPr>
          <w:rFonts w:ascii="Arial" w:eastAsia="Times New Roman" w:hAnsi="Arial" w:cs="Arial"/>
          <w:color w:val="000000"/>
          <w:kern w:val="0"/>
          <w14:ligatures w14:val="none"/>
        </w:rPr>
        <w:t>PFPeA</w:t>
      </w:r>
      <w:proofErr w:type="spellEnd"/>
      <w:r w:rsidR="0047765D">
        <w:rPr>
          <w:rFonts w:ascii="Arial" w:eastAsia="Times New Roman" w:hAnsi="Arial" w:cs="Arial"/>
          <w:color w:val="000000"/>
          <w:kern w:val="0"/>
          <w14:ligatures w14:val="none"/>
        </w:rPr>
        <w:t>, a short-chain PFAS</w:t>
      </w:r>
      <w:ins w:id="35" w:author="ANTHONY JOHNSON" w:date="2025-11-13T12:00:00Z">
        <w:r w:rsidR="00033ECC">
          <w:rPr>
            <w:rFonts w:ascii="Arial" w:eastAsia="Times New Roman" w:hAnsi="Arial" w:cs="Arial"/>
            <w:color w:val="000000"/>
            <w:kern w:val="0"/>
            <w14:ligatures w14:val="none"/>
          </w:rPr>
          <w:t xml:space="preserve"> isomer</w:t>
        </w:r>
      </w:ins>
      <w:r w:rsidR="0047765D">
        <w:rPr>
          <w:rFonts w:ascii="Arial" w:eastAsia="Times New Roman" w:hAnsi="Arial" w:cs="Arial"/>
          <w:color w:val="000000"/>
          <w:kern w:val="0"/>
          <w14:ligatures w14:val="none"/>
        </w:rPr>
        <w:t xml:space="preserve">, represents one of thousands of persistent synthetic compounds used across </w:t>
      </w:r>
      <w:r w:rsidRPr="00292FF5">
        <w:rPr>
          <w:rFonts w:ascii="Arial" w:eastAsia="Times New Roman" w:hAnsi="Arial" w:cs="Arial"/>
          <w:color w:val="000000"/>
          <w:kern w:val="0"/>
          <w14:ligatures w14:val="none"/>
        </w:rPr>
        <w:t>industrial</w:t>
      </w:r>
      <w:r w:rsidR="0047765D">
        <w:rPr>
          <w:rFonts w:ascii="Arial" w:eastAsia="Times New Roman" w:hAnsi="Arial" w:cs="Arial"/>
          <w:color w:val="000000"/>
          <w:kern w:val="0"/>
          <w14:ligatures w14:val="none"/>
        </w:rPr>
        <w:t xml:space="preserve"> and household</w:t>
      </w:r>
      <w:r w:rsidRPr="00292FF5">
        <w:rPr>
          <w:rFonts w:ascii="Arial" w:eastAsia="Times New Roman" w:hAnsi="Arial" w:cs="Arial"/>
          <w:color w:val="000000"/>
          <w:kern w:val="0"/>
          <w14:ligatures w14:val="none"/>
        </w:rPr>
        <w:t xml:space="preserve"> applications</w:t>
      </w:r>
      <w:r w:rsidR="00C47742">
        <w:rPr>
          <w:rFonts w:ascii="Arial" w:eastAsia="Times New Roman" w:hAnsi="Arial" w:cs="Arial"/>
          <w:color w:val="000000"/>
          <w:kern w:val="0"/>
          <w14:ligatures w14:val="none"/>
        </w:rPr>
        <w:t xml:space="preserve"> </w:t>
      </w:r>
      <w:r w:rsidR="00C47742">
        <w:rPr>
          <w:rFonts w:ascii="Arial" w:eastAsia="Times New Roman" w:hAnsi="Arial" w:cs="Arial"/>
          <w:color w:val="000000"/>
          <w:kern w:val="0"/>
          <w14:ligatures w14:val="none"/>
        </w:rPr>
        <w:fldChar w:fldCharType="begin"/>
      </w:r>
      <w:r w:rsidR="00273540">
        <w:rPr>
          <w:rFonts w:ascii="Arial" w:eastAsia="Times New Roman" w:hAnsi="Arial" w:cs="Arial"/>
          <w:color w:val="000000"/>
          <w:kern w:val="0"/>
          <w14:ligatures w14:val="none"/>
        </w:rPr>
        <w:instrText xml:space="preserve"> ADDIN ZOTERO_ITEM CSL_CITATION {"citationID":"v5ZGn9cd","properties":{"formattedCitation":"(Buck {\\i{}et al.}, 2011; Abunada {\\i{}et al.}, 2020b; Buck {\\i{}et al.}, 2021; OECD, 2021; Gaines, 2023; Schymanski {\\i{}et al.}, 2023)","plainCitation":"(Buck et al., 2011; Abunada et al., 2020b; Buck et al., 2021; OECD, 2021; Gaines, 2023; Schymanski et al., 2023)","noteIndex":0},"citationItems":[{"id":"qXH3zpq3/Px3r8Per","uris":["http://zotero.org/users/4161640/items/SIZ8JVYZ"],"itemData":{"id":218,"type":"article-journal","container-title":"Integrated Environmental Assessment and Management","DOI":"10.1002/ieam.258","ISSN":"1551-3777, 1551-3793","issue":"4","journalAbbreviation":"IEAM","language":"en","license":"https://academic.oup.com/journals/pages/open_access/funder_policies/chorus/standard_publication_model","page":"513-541","source":"DOI.org (Crossref)","title":"Perfluoroalkyl and polyfluoroalkyl substances in the environment: terminology, classification, and origins","title-short":"Perfluoroalkyl and polyfluoroalkyl substances in the environment","volume":"7","author":[{"family":"Buck","given":"Robert C"},{"family":"Franklin","given":"James"},{"family":"Berger","given":"Urs"},{"family":"Conder","given":"Jason M"},{"family":"Cousins","given":"Ian T"},{"family":"De Voogt","given":"Pim"},{"family":"Jensen","given":"Allan Astrup"},{"family":"Kannan","given":"Kurunthachalam"},{"family":"Mabury","given":"Scott A"},{"family":"Van Leeuwen","given":"Stefan Pj"}],"issued":{"date-parts":[["2011",10,1]]}}},{"id":"qXH3zpq3/JogAX1TA","uris":["http://zotero.org/users/4161640/items/Q6355ACY"],"itemData":{"id":220,"type":"article-journal","abstract":"Abstract\n            Per- and poly-fluoroalkyl substances (PFAS) are a universe of fluorinated organic substances with very different physical, chemical, and biological properties including polymers and non-polymers; solids, liquids, and gases. Commercial PFAS-based products have been used in a wide variety of industrial and consumer applications because they have unique performance properties of significant socioeconomic value. The PFAS definition has evolved and expanded over the years. Numerous lists of PFAS, some with thousands of entries, have been compiled, but none have clearly identified which of the substances are commercially relevant. This study is the first to use a bona-fide “bottom up” approach to identify how many of the 4730 PFAS substances listed in a 2018 OECD/UNEP Report are directly connected to commercial products based on input from three major global producers. This study provides new and valuable insight into the 2018 OECD/UNEP Report list of PFAS substances. The results show that 256, less than 6%, of the 4730 PFAS substances presented in the 2018 OECD/UNEP Report are commercially relevant globally. This study suggests that grouping and categorizing PFAS using fundamental classification criteria based on composition and structure can be used to identify appropriate groups of PFAS substances for risk assessment, thereby dispelling assertions that there are too many PFAS chemistries to conduct proper regulatory risk assessments for the commercially relevant substances. Integr Environ Assess Manag 2021;17:1045–1055. © 2021 The Chemours Company, Beach Edge Consulting, LLC, AGC Chemicals Americas Inc., Daikin America Inc. Integrated Environmental Assessment and Management published by Wiley Periodicals LLC on behalf of Society of Environmental Toxicology &amp; Chemistry (SETAC).\n            KEY POINTS\n            This study is the first to use a bona-fide “bottom up” approach to identify how many of the 4730 PFAS substances listed in a 2018 OECD/UNEP Report are directly connected to commercial products based on input from three major global producers. The study results show that 256, less than 6%, of the 4730 PFAS substances presented in the 2018 OECD/UNEP Report are commercially relevant globally. This study suggests that grouping and categorizing PFAS using fundamental classification criteria based on composition and structure can be used to identify appropriate groups of PFAS substances for risk assessment.","container-title":"Integrated Environmental Assessment and Management","DOI":"10.1002/ieam.4450","ISSN":"1551-3777, 1551-3793","issue":"5","journalAbbreviation":"IEAM","language":"en","license":"https://creativecommons.org/licenses/by-nc-nd/4.0/","page":"1045-1055","source":"DOI.org (Crossref)","title":"Identification and classification of commercially relevant per- and poly-fluoroalkyl substances (PFAS)","volume":"17","author":[{"family":"Buck","given":"Robert C."},{"family":"Korzeniowski","given":"Stephen H."},{"family":"Laganis","given":"Evan"},{"family":"Adamsky","given":"Frank"}],"issued":{"date-parts":[["2021",5,1]]}}},{"id":"qXH3zpq3/f9NMWu8U","uris":["http://zotero.org/users/4161640/items/3I2ZR49X"],"itemData":{"id":216,"type":"article-journal","container-title":"Water","DOI":"10.3390/w12123590","ISSN":"2073-4441","issue":"12","journalAbbreviation":"Water","language":"en","license":"https://creativecommons.org/licenses/by/4.0/","page":"3590","source":"DOI.org (Crossref)","title":"An overview of per- and polyfluoroalkyl substances (PFAS) in the environment: source, fate, risk and regulations","title-short":"An Overview of Per- and Polyfluoroalkyl Substances (PFAS) in the Environment","volume":"12","author":[{"family":"Abunada","given":"Ziyad"},{"family":"Alazaiza","given":"Motasem Y. D."},{"family":"Bashir","given":"Mohammed J. K."}],"issued":{"date-parts":[["2020",12,21]]}}},{"id":"qXH3zpq3/zf4UUY3a","uris":["http://zotero.org/users/4161640/items/C6EXHM3R"],"itemData":{"id":213,"type":"report","publisher":"Organisation for Economic Co-operation and Development: Available at: http://www.oecd.org/chemicalsafety/portal-perfluorinated-chemicals/","title":"New comprehensive global database of per- and polyfluoroalkyl substances","author":[{"literal":"OECD"}],"accessed":{"date-parts":[["2024",11,11]]},"issued":{"date-parts":[["2021"]]}}},{"id":"qXH3zpq3/5wRt18J7","uris":["http://zotero.org/users/4161640/items/H8NWSC7H"],"itemData":{"id":222,"type":"article-journal","abstract":"Abstract\n            \n              Background\n              Per</w:instrText>
      </w:r>
      <w:r w:rsidR="00273540">
        <w:rPr>
          <w:rFonts w:ascii="Cambria Math" w:eastAsia="Times New Roman" w:hAnsi="Cambria Math" w:cs="Cambria Math"/>
          <w:color w:val="000000"/>
          <w:kern w:val="0"/>
          <w14:ligatures w14:val="none"/>
        </w:rPr>
        <w:instrText>‐</w:instrText>
      </w:r>
      <w:r w:rsidR="00273540">
        <w:rPr>
          <w:rFonts w:ascii="Arial" w:eastAsia="Times New Roman" w:hAnsi="Arial" w:cs="Arial"/>
          <w:color w:val="000000"/>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sidR="00273540">
        <w:rPr>
          <w:rFonts w:ascii="Cambria Math" w:eastAsia="Times New Roman" w:hAnsi="Cambria Math" w:cs="Cambria Math"/>
          <w:color w:val="000000"/>
          <w:kern w:val="0"/>
          <w14:ligatures w14:val="none"/>
        </w:rPr>
        <w:instrText>‐</w:instrText>
      </w:r>
      <w:r w:rsidR="00273540">
        <w:rPr>
          <w:rFonts w:ascii="Arial" w:eastAsia="Times New Roman" w:hAnsi="Arial" w:cs="Arial"/>
          <w:color w:val="000000"/>
          <w:kern w:val="0"/>
          <w14:ligatures w14:val="none"/>
        </w:rPr>
        <w:instrText xml:space="preserve"> and polyfluoroalkyl substances (PFAS): a literature review","title-short":"Historical and current usage of per</w:instrText>
      </w:r>
      <w:r w:rsidR="00273540">
        <w:rPr>
          <w:rFonts w:ascii="Cambria Math" w:eastAsia="Times New Roman" w:hAnsi="Cambria Math" w:cs="Cambria Math"/>
          <w:color w:val="000000"/>
          <w:kern w:val="0"/>
          <w14:ligatures w14:val="none"/>
        </w:rPr>
        <w:instrText>‐</w:instrText>
      </w:r>
      <w:r w:rsidR="00273540">
        <w:rPr>
          <w:rFonts w:ascii="Arial" w:eastAsia="Times New Roman" w:hAnsi="Arial" w:cs="Arial"/>
          <w:color w:val="000000"/>
          <w:kern w:val="0"/>
          <w14:ligatures w14:val="none"/>
        </w:rPr>
        <w:instrText xml:space="preserve"> and polyfluoroalkyl substances (PFAS)","volume":"66","author":[{"family":"Gaines","given":"Linda G. T."}],"issued":{"date-parts":[["2023",5]]}}},{"id":"qXH3zpq3/cn1Ox3kJ","uris":["http://zotero.org/users/4161640/items/QG526FZC"],"itemData":{"id":214,"type":"article-journal","container-title":"Environmental Science &amp; Technology","DOI":"10.1021/acs.est.3c04855","ISSN":"0013-936X","issue":"44","journalAbbreviation":"Environ. Sci. Technol.","note":"publisher: American Chemical Society","page":"16918-16928","title":"Per- and polyfluoroalkyl substances (PFAS) in PubChem: 7 million and growing","volume":"57","author":[{"family":"Schymanski","given":"Emma L."},{"family":"Zhang","given":"Jian"},{"family":"Thiessen","given":"Paul A."},{"family":"Chirsir","given":"Parviel"},{"family":"Kondic","given":"Todor"},{"family":"Bolton","given":"Evan E."}],"issued":{"date-parts":[["2023",11,7]]}}}],"schema":"https://github.com/citation-style-language/schema/raw/master/csl-citation.json"} </w:instrText>
      </w:r>
      <w:r w:rsidR="00C47742">
        <w:rPr>
          <w:rFonts w:ascii="Arial" w:eastAsia="Times New Roman" w:hAnsi="Arial" w:cs="Arial"/>
          <w:color w:val="000000"/>
          <w:kern w:val="0"/>
          <w14:ligatures w14:val="none"/>
        </w:rPr>
        <w:fldChar w:fldCharType="separate"/>
      </w:r>
      <w:r w:rsidR="00273540" w:rsidRPr="00273540">
        <w:rPr>
          <w:rFonts w:ascii="Arial" w:hAnsi="Arial" w:cs="Arial"/>
          <w:kern w:val="0"/>
        </w:rPr>
        <w:t xml:space="preserve">(Buck </w:t>
      </w:r>
      <w:r w:rsidR="00273540" w:rsidRPr="00273540">
        <w:rPr>
          <w:rFonts w:ascii="Arial" w:hAnsi="Arial" w:cs="Arial"/>
          <w:i/>
          <w:iCs/>
          <w:kern w:val="0"/>
        </w:rPr>
        <w:t>et al.</w:t>
      </w:r>
      <w:r w:rsidR="00273540" w:rsidRPr="00273540">
        <w:rPr>
          <w:rFonts w:ascii="Arial" w:hAnsi="Arial" w:cs="Arial"/>
          <w:kern w:val="0"/>
        </w:rPr>
        <w:t xml:space="preserve">, 2011; Abunada </w:t>
      </w:r>
      <w:r w:rsidR="00273540" w:rsidRPr="00273540">
        <w:rPr>
          <w:rFonts w:ascii="Arial" w:hAnsi="Arial" w:cs="Arial"/>
          <w:i/>
          <w:iCs/>
          <w:kern w:val="0"/>
        </w:rPr>
        <w:t>et al.</w:t>
      </w:r>
      <w:r w:rsidR="00273540" w:rsidRPr="00273540">
        <w:rPr>
          <w:rFonts w:ascii="Arial" w:hAnsi="Arial" w:cs="Arial"/>
          <w:kern w:val="0"/>
        </w:rPr>
        <w:t xml:space="preserve">, 2020b; Buck </w:t>
      </w:r>
      <w:r w:rsidR="00273540" w:rsidRPr="00273540">
        <w:rPr>
          <w:rFonts w:ascii="Arial" w:hAnsi="Arial" w:cs="Arial"/>
          <w:i/>
          <w:iCs/>
          <w:kern w:val="0"/>
        </w:rPr>
        <w:t>et al.</w:t>
      </w:r>
      <w:r w:rsidR="00273540" w:rsidRPr="00273540">
        <w:rPr>
          <w:rFonts w:ascii="Arial" w:hAnsi="Arial" w:cs="Arial"/>
          <w:kern w:val="0"/>
        </w:rPr>
        <w:t xml:space="preserve">, 2021; OECD, 2021; Gaines, 2023; Schymanski </w:t>
      </w:r>
      <w:r w:rsidR="00273540" w:rsidRPr="00273540">
        <w:rPr>
          <w:rFonts w:ascii="Arial" w:hAnsi="Arial" w:cs="Arial"/>
          <w:i/>
          <w:iCs/>
          <w:kern w:val="0"/>
        </w:rPr>
        <w:t>et al.</w:t>
      </w:r>
      <w:r w:rsidR="00273540" w:rsidRPr="00273540">
        <w:rPr>
          <w:rFonts w:ascii="Arial" w:hAnsi="Arial" w:cs="Arial"/>
          <w:kern w:val="0"/>
        </w:rPr>
        <w:t>, 2023)</w:t>
      </w:r>
      <w:r w:rsidR="00C47742">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Both</w:t>
      </w:r>
      <w:r w:rsidRPr="00292FF5">
        <w:rPr>
          <w:rFonts w:ascii="Arial" w:eastAsia="Times New Roman" w:hAnsi="Arial" w:cs="Arial"/>
          <w:color w:val="000000"/>
          <w:kern w:val="0"/>
          <w14:ligatures w14:val="none"/>
        </w:rPr>
        <w:t xml:space="preserve"> Cd</w:t>
      </w:r>
      <w:r w:rsidR="0047765D">
        <w:rPr>
          <w:rFonts w:ascii="Arial" w:eastAsia="Times New Roman" w:hAnsi="Arial" w:cs="Arial"/>
          <w:color w:val="000000"/>
          <w:kern w:val="0"/>
          <w14:ligatures w14:val="none"/>
        </w:rPr>
        <w:t xml:space="preserve"> and </w:t>
      </w:r>
      <w:r w:rsidRPr="00292FF5">
        <w:rPr>
          <w:rFonts w:ascii="Arial" w:eastAsia="Times New Roman" w:hAnsi="Arial" w:cs="Arial"/>
          <w:color w:val="000000"/>
          <w:kern w:val="0"/>
          <w14:ligatures w14:val="none"/>
        </w:rPr>
        <w:t>PFAS</w:t>
      </w:r>
      <w:r w:rsidR="0047765D">
        <w:rPr>
          <w:rFonts w:ascii="Arial" w:eastAsia="Times New Roman" w:hAnsi="Arial" w:cs="Arial"/>
          <w:color w:val="000000"/>
          <w:kern w:val="0"/>
          <w14:ligatures w14:val="none"/>
        </w:rPr>
        <w:t xml:space="preserve"> can</w:t>
      </w:r>
      <w:r w:rsidR="007108BE">
        <w:rPr>
          <w:rFonts w:ascii="Arial" w:eastAsia="Times New Roman" w:hAnsi="Arial" w:cs="Arial"/>
          <w:color w:val="000000"/>
          <w:kern w:val="0"/>
          <w14:ligatures w14:val="none"/>
        </w:rPr>
        <w:t xml:space="preserve"> disrupt</w:t>
      </w:r>
      <w:r w:rsidRPr="00292FF5">
        <w:rPr>
          <w:rFonts w:ascii="Arial" w:eastAsia="Times New Roman" w:hAnsi="Arial" w:cs="Arial"/>
          <w:color w:val="000000"/>
          <w:kern w:val="0"/>
          <w14:ligatures w14:val="none"/>
        </w:rPr>
        <w:t xml:space="preserve"> endocrine </w:t>
      </w:r>
      <w:r w:rsidR="003E7E30">
        <w:rPr>
          <w:rFonts w:ascii="Arial" w:eastAsia="Times New Roman" w:hAnsi="Arial" w:cs="Arial"/>
          <w:color w:val="000000"/>
          <w:kern w:val="0"/>
          <w14:ligatures w14:val="none"/>
        </w:rPr>
        <w:lastRenderedPageBreak/>
        <w:fldChar w:fldCharType="begin"/>
      </w:r>
      <w:r w:rsidR="006A2B5D">
        <w:rPr>
          <w:rFonts w:ascii="Arial" w:eastAsia="Times New Roman" w:hAnsi="Arial" w:cs="Arial"/>
          <w:color w:val="000000"/>
          <w:kern w:val="0"/>
          <w14:ligatures w14:val="none"/>
        </w:rPr>
        <w:instrText xml:space="preserve"> ADDIN ZOTERO_ITEM CSL_CITATION {"citationID":"5sQUQSwE","properties":{"formattedCitation":"(Coperchini {\\i{}et al.}, 2021, 2024; Nayak {\\i{}et al.}, 2023)","plainCitation":"(Coperchini et al., 2021, 2024; Nayak et al., 2023)","noteIndex":0},"citationItems":[{"id":"qXH3zpq3/HlXEID2E","uris":["http://zotero.org/users/4161640/items/HKTLFQVY"],"itemData":{"id":224,"type":"article-journal","abstract":"Per-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id":"qXH3zpq3/2ZPyKvO1","uris":["http://zotero.org/users/4161640/items/9RTRCC7C"],"itemData":{"id":226,"type":"article-journal","abstract":"The environmental spread of pollutants has led to a persistent exposure of living beings to multiple chemicals, by now become ubiquitous in the surrounding environment. Environmental exposure to these substances has been reported to cause multi- and/or transgenerational health effects. Per- and Polyfluorinated Substances (PFAS) raise great concern, given their known effects both as endocrine disruptors and potential carcinogens. The multi/trans-generational effects of different endocrine disruptors have been investigated by several studies, and harmful effects observed also for PFAS. This review examines the current data on the multi-trans-generational effects of PFAS, with a focus on their impact on the thyroid axis. The aim is to determine if there is evidence of potential multi-trans-generational effects of PFAS on the thyroid and/or if more research is needed. PFAS exposure impacts thyroid homeostasis and can cross the placental barrier. In addition PFAS have shown multi-transgenerational effects in laboratory experiences and animal models, but thyroid disruptive effects of PFAS were also investigated only in a small number of these studies. Efforts are needed to study the adverse effects of PFAS, as not all PFAS are regulated and removal strategies are still being developed.","container-title":"Expert Review of Endocrinology &amp; Metabolism","DOI":"10.1080/17446651.2024.2351885","ISSN":"1744-6651","issue":"4","journalAbbreviation":"Expert Rev Endocrinol Metab","note":"publisher: Taylor &amp; Francis\n_eprint: https://doi.org/10.1080/17446651.2024.2351885\nPMID: 38764236","page":"307-315","source":"Taylor and Francis+NEJM","title":"Per-polyfluoroalkyl substances (PFAS) as thyroid disruptors: is there evidence for multi-transgenerational effects?","title-short":"Per-polyfluoroalkyl substances (PFAS) as thyroid disruptors","volume":"19","author":[{"family":"Coperchini","given":"Francesca"},{"family":"Teliti","given":"Marsida"},{"family":"Greco","given":"Alessia"},{"family":"Croce","given":"Laura"},{"family":"Rotondi","given":"Mario"}],"issued":{"date-parts":[["2024",7,3]]}}},{"id":"qXH3zpq3/RE39EV0k","uris":["http://zotero.org/users/4161640/items/DJKBU4GQ"],"itemData":{"id":228,"type":"article-journal","abstract":"Poly- and perfluoroalkyl substances (PFASs) are a group of anthropogenic chemicals with an aliphatic fluorinated carbon chain. Due to their durability, bioaccumulation potential, and negative impacts on living organisms, these compounds have drawn lots of attention across the world. The negative impacts of PFASs on aquatic ecosystems are becoming a major concern due to their widespread use in increasing concentrations and constant leakage into the aquatic environment. Furthermore, by acting as agonists or antagonists, PFASs may alter the bioaccumulation and toxicity of certain substances. In many species, particularly aquatic organisms, PFASs can stay in the body and induce a variety of negative consequences, such as reproductive toxicity, oxidative stress, metabolic disruption, immunological toxicity, developmental toxicity, cellular damage and necrosis. PFAS bioaccumulation plays a significant role and has an impact on the composition of the intestinal microbiota, which is influenced by the kind of diet and is directly related to the host’s well-being. PFASs also act as endocrine disruptor chemicals (EDCs) which can change the endocrine system and result in dysbiosis of gut microbes and other health repercussions. In silico investigation and analysis also shows that PFASs are incorporated into the maturing oocytes during vitellogenesis and are bound to vitellogenin and other yolk proteins. The present review reveals that aquatic species, especially fishes, are negatively affected by exposure to emerging PFASs. Additionally, the effects of PFAS pollution on aquatic ecosystems were investigated by evaluating a number of characteristics, including extracellular polymeric substances (EPSs) and chlorophyll content as well as the diversity of the microorganisms in the biofilms. Therefore, this review will provide crucial information on the possible adverse effects of PFASs on fish growth, reproduction, gut microbial dysbiosis, and its potential endocrine disruption. This information aims to help the researchers and academicians work and come up with possible remedial measures to protect aquatic ecosystems as future works need to be focus on techno-economic assessment, life cycle assessment, and multi criteria decision analysis systems that screen PFAS-containing samples. New innovative methods requires further development to reach detection at the permissible regulatory limits.","container-title":"Toxics","DOI":"10.3390/toxics11060543","ISSN":"2305-6304","issue":"6","language":"en","license":"http://creativecommons.org/licenses/by/3.0/","note":"publisher: Multidisciplinary Digital Publishing Institute","page":"543","source":"www.mdpi.com","title":"Poly- and perfluoroalkyl substances (PFAS): do they matter to aquatic ecosystems?","title-short":"Poly- and Perfluoroalkyl Substances (PFAS)","volume":"11","author":[{"family":"Nayak","given":"Sipra"},{"family":"Sahoo","given":"Gunanidhi"},{"family":"Das","given":"Ipsita Iswari"},{"family":"Mohanty","given":"Aman Kumar"},{"family":"Kumar","given":"Rajesh"},{"family":"Sahoo","given":"Lakshman"},{"family":"Sundaray","given":"Jitendra Kumar"}],"issued":{"date-parts":[["2023",6]]}}}],"schema":"https://github.com/citation-style-language/schema/raw/master/csl-citation.json"} </w:instrText>
      </w:r>
      <w:r w:rsidR="003E7E30">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(Coperchini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2024; Nayak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3E7E30">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immune</w:t>
      </w:r>
      <w:r w:rsidR="009F15B3">
        <w:rPr>
          <w:rFonts w:ascii="Arial" w:eastAsia="Times New Roman" w:hAnsi="Arial" w:cs="Arial"/>
          <w:color w:val="000000"/>
          <w:kern w:val="0"/>
          <w14:ligatures w14:val="none"/>
        </w:rPr>
        <w:t xml:space="preserve"> </w:t>
      </w:r>
      <w:r w:rsidR="009F15B3">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{"citationID":"jt2KKONa","properties":{"formattedCitation":"(Fang {\\i{}et al.}, 2013, 2026; Guillette {\\i{}et al.}, 2020)","plainCitation":"(Fang et al., 2013, 2026; Guillette et al., 2020)","noteIndex":0},"citationItems":[{"id":"qXH3zpq3/iGkIgCSy","uris":["http://zotero.org/users/4161640/items/IYYY9Z2E"],"itemData":{"id":230,"type":"article-journal","abstract":"Perfluorooctane sulfonate (PFOS) is a global pollutant that has been studied because of its health risks. PFOS has been shown to have immune toxicity. However, few studies have focused on the immune responses of fish larvae exposed to PFOS at early embryonic stages. In this study, the larvae of marine medaka (Oryzias melastigma) were evaluated for postnatal immune toxicity after embryonic exposure to PFOS (0, 1, 4 and 16mg/L) from 2 days post fertilization (dpf). The physiological indices, survival rates, PFOS elimination kinetics, liver histology and gene transcription in the fish larvae were examined after depuration. The elimination rate constant (ke) of PFOS in the fish larvae ranged from 0.04±0.00 to 0.07±0.01d−1. Embryonic exposure to PFOS severely compromised the postnatal survival of fish larvae after depuration. The survival rate and body width decreased in a concentration dependent manner. PFOS impaired the liver structure in the fish larvae by enlarging the cell nuclei and damaging the cell structure. To explore the toxic mechanisms that affect the immune responses, fish larvae at 27 days post hatch (dph) were exposed to lipopolysaccharides (LPS) to elicit an inflammatory response. The inflammatory response and immune-related genes were generally up-regulated in the fish larvae following embryonic exposure to 0mg/L PFOS. In contrast, the genes were all markedly down-regulated in the fish larvae following embryonic exposure to 1 and 4mg/L PFOS. These results suggest that early life exposure to PFOS could alter immunoregulation functions, leading to functional dysfunction or weakness of the immune system in fish larvae. The immunosuppression effects caused by PFOS could reduce the efficiency of immune defense mechanisms and increase the susceptibility to infectious agents, which may contribute to various detrimental health effects in the fish larvae.","container-title":"Ecotoxicology and Environmental Safety","DOI":"10.1016/j.ecoenv.2013.03.005","ISSN":"0147-6513","journalAbbreviation":"Ecotoxicol Environ Saf","page":"104-111","source":"ScienceDirect","title":"Embryonic exposure to PFOS induces immunosuppression in the fish larvae of marine medaka","volume":"92","author":[{"family":"Fang","given":"Chao"},{"family":"Huang","given":"Qiansheng"},{"family":"Ye","given":"Ting"},{"family":"Chen","given":"Yajie"},{"family":"Liu","given":"Liangpo"},{"family":"Kang","given":"Mei"},{"family":"Lin","given":"Yi"},{"family":"Shen","given":"Heqing"},{"family":"Dong","given":"Sijun"}],"issued":{"date-parts":[["2013",6,1]]}}},{"id":"qXH3zpq3/Nz9k7ZY6","uris":["http://zotero.org/users/4161640/items/VV8466HQ"],"itemData":{"id":231,"type":"article-journal","abstract":"To investigate the toxic effects of PFNA on aquatic organisms, this study used large yellow croaker (L. crocea) as a model and examined the impacts of 1000 ng/L PFNA exposure for 3, 7, and 14 days on the hepatic and intestinal systems. Histopathological examination, transcriptomic profiling, and 16S rRNA gene sequencing were employed to evaluate tissue damage, gene expression changes, and gut microbial alterations. The results revealed that PFNA exposure induced progressive histopathological changes in the liver, including nuclear enlargement and vacuolization, with increasing severity over time. In the intestine, PFNA caused structural damage to villi, characterized initially by vacuolization and subsequently by erosion, swelling, and dissolution as exposure duration increased. Transcriptomic analysis of liver showed early activation of the peroxisome proliferator-activated receptor (PPAR) signaling pathway, followed by the predominant enrichment of the phosphatidylinositol-3-kinase/protein kinase B (PI3K-Akt) pathway at later stages. These findings suggest a “two-phase” mechanism by which PFNA disrupted lipid and carbohydrate metabolism. Gut microbiota analysis showed that PFNA exposure significantly reduced α-diversity, increased the abundance of Proteobacteria, enriched opportunistic pathogens such as Vibrio spp., and altered functional profiles related to amino acid and carbohydrate metabolism. Correlation analysis identified significant associations between specific gut microbial taxa (e.g., Deferribacterota, Dependentiae) and the expression levels of key hepatic metabolic genes (lpl, foxo3), suggesting a potential mediating role of the gut-liver axis in PFNA-induced hepatotoxicity. From the perspective of aquaculture, this study provided a view of metabolic disruption and host-microbe interaction caused by PFNA. It contributes critical scientific evidence for assessing the ecological risks of per- and polyfluoroalkyl substances (PFAS) in aquatic environments.","container-title":"Environmental Research","DOI":"10.1016/j.envres.2025.123211","ISSN":"0013-9351","journalAbbreviation":"Environ. Res.","page":"123211","source":"ScienceDirect","title":"Temporal effects of perfluorononanoic acid (PFNA) exposure on metabolic disorders and gut-liver axis injury in large yellow croaker (&lt;i&gt;Larimichthys crocea&lt;/i&gt;)","volume":"288","author":[{"family":"Fang","given":"Qian"},{"family":"Yuan","given":"Mingzhe"},{"family":"Sun","given":"Zhennan"},{"family":"Xue","given":"Yadong"},{"family":"Chong","given":"Cheong-Meng"},{"family":"Wang","given":"Xubo"}],"issued":{"date-parts":[["2026",1,1]]}}},{"id":"qXH3zpq3/yq83gmE5","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sidR="009F15B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(Fang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2013, 2026; Guillette </w:t>
      </w:r>
      <w:r w:rsidR="002838B7" w:rsidRPr="002838B7">
        <w:rPr>
          <w:rFonts w:ascii="Arial" w:hAnsi="Arial" w:cs="Arial"/>
          <w:i/>
          <w:iCs/>
          <w:color w:val="000000"/>
          <w:kern w:val="0"/>
        </w:rPr>
        <w:t>et al.</w:t>
      </w:r>
      <w:r w:rsidR="002838B7" w:rsidRPr="002838B7">
        <w:rPr>
          <w:rFonts w:ascii="Arial" w:hAnsi="Arial" w:cs="Arial"/>
          <w:color w:val="000000"/>
          <w:kern w:val="0"/>
        </w:rPr>
        <w:t>, 2020)</w:t>
      </w:r>
      <w:r w:rsidR="009F15B3">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and nervous system</w:t>
      </w:r>
      <w:r w:rsidR="0047765D">
        <w:rPr>
          <w:rFonts w:ascii="Arial" w:eastAsia="Times New Roman" w:hAnsi="Arial" w:cs="Arial"/>
          <w:color w:val="000000"/>
          <w:kern w:val="0"/>
          <w14:ligatures w14:val="none"/>
        </w:rPr>
        <w:t>s</w:t>
      </w:r>
      <w:r w:rsidR="009F15B3">
        <w:rPr>
          <w:rFonts w:ascii="Arial" w:eastAsia="Times New Roman" w:hAnsi="Arial" w:cs="Arial"/>
          <w:color w:val="000000"/>
          <w:kern w:val="0"/>
          <w14:ligatures w14:val="none"/>
        </w:rPr>
        <w:t xml:space="preserve"> </w:t>
      </w:r>
      <w:r w:rsidR="009F15B3">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{"citationID":"tSQAlEBK","properties":{"formattedCitation":"(Starnes {\\i{}et al.}, 2022)","plainCitation":"(Starnes et al., 2022)","noteIndex":0},"citationItems":[{"id":"qXH3zpq3/DOuHPS9m","uris":["http://zotero.org/users/4161640/items/AR9AZC97"],"itemData":{"id":234,"type":"article-journal","abstract":"1. Per- and polyfluoroalkyl substances (PFAS) are a class of structurally diverse synthetic organic chemicals that are chemically stable, resistant to degradation, and persistent in terrestrial and aquatic environments. Widespread use of PFAS in industrial processing and manufacturing over the last 70 years has led to global contamination of built and natural environments. The brain is a lipid rich and highly vascularized organ composed of long-lived neurons and glial cells that are especially vulnerable to the impacts of persistent and lipophilic toxicants. Generally, PFAS partition to protein-rich tissues of the body, primarily the liver and blood, but are also detected in the brains of humans, wildlife, and laboratory animals. Here we review factors impacting the absorption, distribution, and accumulation of PFAS in the brain, and currently available evidence for neurotoxic impacts defined by disruption of neurochemical, neurophysiological, and behavioral endpoints. Emphasis is placed on the neurotoxic potential of exposures during critical periods of development and in sensitive populations, and factors that may exacerbate neurotoxicity of PFAS. While limitations and inconsistencies across studies exist, the available body of evidence suggests that neurobehavioral exposures to long-chain PFAS during development are more pronounced than impacts resulting from exposure during adulthood. There is a paucity of experimental studies evaluating neurobehavioral and molecular mechanisms of short-chain PFAS, and even greater data gaps in the analysis of neurotoxicity for PFAS outside of the perfluoroalkyl acids. Whereas most experimental studies were focused on acute and subchronic impacts resulting in high dose exposures to a single PFAS congener, more realistic exposures for humans and wildlife are mixtures exposures that are relatively chronic and low dose in nature. Our evaluation of the available human epidemiological, experimental, and wildlife data also indicates heightened accumulation of perfluoroalkyl acids in the brain after environmental exposure, in comparison to the experimental studies. These findings highlight the need for additional experimental analysis of neurodevelopmental impacts of environmentally relevant concentrations and complex mixtures of PFAS.","container-title":"Frontiers in Toxicology","DOI":"10.3389/ftox.2022.881584","ISSN":"2673-3080","journalAbbreviation":"Front. Toxicol.","language":"English","note":"publisher: Frontiers","source":"Frontiers","title":"A critical review and meta-analysis of impacts of per- and polyfluorinated substances on the brain and behavior","URL":"https://www.frontiersin.org/journals/toxicology/articles/10.3389/ftox.2022.881584/full","volume":"4","author":[{"family":"Starnes","given":"Hannah M."},{"family":"Rock","given":"Kylie D."},{"family":"Jackson","given":"Thomas W."},{"family":"Belcher","given":"Scott M."}],"accessed":{"date-parts":[["2025",10,30]]},"issued":{"date-parts":[["2022",4,11]]}}}],"schema":"https://github.com/citation-style-language/schema/raw/master/csl-citation.json"} </w:instrText>
      </w:r>
      <w:r w:rsidR="009F15B3">
        <w:rPr>
          <w:rFonts w:ascii="Arial" w:eastAsia="Times New Roman" w:hAnsi="Arial" w:cs="Arial"/>
          <w:color w:val="000000"/>
          <w:kern w:val="0"/>
          <w14:ligatures w14:val="none"/>
        </w:rPr>
        <w:fldChar w:fldCharType="separate"/>
      </w:r>
      <w:r w:rsidR="002E15B0" w:rsidRPr="002E15B0">
        <w:rPr>
          <w:rFonts w:ascii="Arial" w:hAnsi="Arial" w:cs="Arial"/>
          <w:color w:val="000000"/>
          <w:kern w:val="0"/>
        </w:rPr>
        <w:t xml:space="preserve">(Starnes </w:t>
      </w:r>
      <w:r w:rsidR="002E15B0" w:rsidRPr="002E15B0">
        <w:rPr>
          <w:rFonts w:ascii="Arial" w:hAnsi="Arial" w:cs="Arial"/>
          <w:i/>
          <w:iCs/>
          <w:color w:val="000000"/>
          <w:kern w:val="0"/>
        </w:rPr>
        <w:t>et al.</w:t>
      </w:r>
      <w:r w:rsidR="002E15B0" w:rsidRPr="002E15B0">
        <w:rPr>
          <w:rFonts w:ascii="Arial" w:hAnsi="Arial" w:cs="Arial"/>
          <w:color w:val="000000"/>
          <w:kern w:val="0"/>
        </w:rPr>
        <w:t>, 2022)</w:t>
      </w:r>
      <w:r w:rsidR="009F15B3">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w:t>
      </w:r>
    </w:p>
    <w:p w14:paraId="16B5E752" w14:textId="43053CE0" w:rsidR="0045522C" w:rsidRPr="00D62C68" w:rsidRDefault="00D62C68" w:rsidP="00D62C68">
      <w:pPr>
        <w:spacing w:line="480" w:lineRule="auto"/>
        <w:ind w:firstLine="720"/>
        <w:rPr>
          <w:rFonts w:ascii="Arial" w:eastAsia="Times New Roman" w:hAnsi="Arial" w:cs="Arial"/>
          <w:kern w:val="0"/>
          <w14:ligatures w14:val="none"/>
        </w:rPr>
      </w:pPr>
      <w:r w:rsidRPr="00D62C68">
        <w:rPr>
          <w:rFonts w:ascii="Arial" w:eastAsia="Times New Roman" w:hAnsi="Arial" w:cs="Arial"/>
          <w:color w:val="000000"/>
          <w:kern w:val="0"/>
          <w14:ligatures w14:val="none"/>
        </w:rPr>
        <w:t xml:space="preserve">Our study objectives were to: (1) test whether varying concentrations of Cd or </w:t>
      </w:r>
      <w:proofErr w:type="spellStart"/>
      <w:r w:rsidRPr="00D62C68">
        <w:rPr>
          <w:rFonts w:ascii="Arial" w:eastAsia="Times New Roman" w:hAnsi="Arial" w:cs="Arial"/>
          <w:color w:val="000000"/>
          <w:kern w:val="0"/>
          <w14:ligatures w14:val="none"/>
        </w:rPr>
        <w:t>PFPeA</w:t>
      </w:r>
      <w:proofErr w:type="spellEnd"/>
      <w:r w:rsidRPr="00D62C68">
        <w:rPr>
          <w:rFonts w:ascii="Arial" w:eastAsia="Times New Roman" w:hAnsi="Arial" w:cs="Arial"/>
          <w:color w:val="000000"/>
          <w:kern w:val="0"/>
          <w14:ligatures w14:val="none"/>
        </w:rPr>
        <w:t xml:space="preserve"> alter NLR values, (2) determine whether Cd or </w:t>
      </w:r>
      <w:proofErr w:type="spellStart"/>
      <w:r w:rsidRPr="00D62C68">
        <w:rPr>
          <w:rFonts w:ascii="Arial" w:eastAsia="Times New Roman" w:hAnsi="Arial" w:cs="Arial"/>
          <w:color w:val="000000"/>
          <w:kern w:val="0"/>
          <w14:ligatures w14:val="none"/>
        </w:rPr>
        <w:t>PFPeA</w:t>
      </w:r>
      <w:proofErr w:type="spellEnd"/>
      <w:r w:rsidRPr="00D62C68">
        <w:rPr>
          <w:rFonts w:ascii="Arial" w:eastAsia="Times New Roman" w:hAnsi="Arial" w:cs="Arial"/>
          <w:color w:val="000000"/>
          <w:kern w:val="0"/>
          <w14:ligatures w14:val="none"/>
        </w:rPr>
        <w:t xml:space="preserve"> modif</w:t>
      </w:r>
      <w:r>
        <w:rPr>
          <w:rFonts w:ascii="Arial" w:eastAsia="Times New Roman" w:hAnsi="Arial" w:cs="Arial"/>
          <w:color w:val="000000"/>
          <w:kern w:val="0"/>
          <w14:ligatures w14:val="none"/>
        </w:rPr>
        <w:t>ies</w:t>
      </w:r>
      <w:r w:rsidRPr="00D62C68">
        <w:rPr>
          <w:rFonts w:ascii="Arial" w:eastAsia="Times New Roman" w:hAnsi="Arial" w:cs="Arial"/>
          <w:color w:val="000000"/>
          <w:kern w:val="0"/>
          <w14:ligatures w14:val="none"/>
        </w:rPr>
        <w:t xml:space="preserve"> NLR following exposure to an abrupt environmental stressor (salinity increase), and (3) compare post-stressor recovery among treatments. We hypothesized that Cd and </w:t>
      </w:r>
      <w:proofErr w:type="spellStart"/>
      <w:r w:rsidRPr="00D62C68">
        <w:rPr>
          <w:rFonts w:ascii="Arial" w:eastAsia="Times New Roman" w:hAnsi="Arial" w:cs="Arial"/>
          <w:color w:val="000000"/>
          <w:kern w:val="0"/>
          <w14:ligatures w14:val="none"/>
        </w:rPr>
        <w:t>PFPeA</w:t>
      </w:r>
      <w:proofErr w:type="spellEnd"/>
      <w:r w:rsidRPr="00D62C68">
        <w:rPr>
          <w:rFonts w:ascii="Arial" w:eastAsia="Times New Roman" w:hAnsi="Arial" w:cs="Arial"/>
          <w:color w:val="000000"/>
          <w:kern w:val="0"/>
          <w14:ligatures w14:val="none"/>
        </w:rPr>
        <w:t xml:space="preserve"> would both elevate NLR, with stronger responses at higher concentrations, and that NLR would remain elevated following salt exposure</w:t>
      </w:r>
      <w:r>
        <w:rPr>
          <w:rFonts w:ascii="Arial" w:eastAsia="Times New Roman" w:hAnsi="Arial" w:cs="Arial"/>
          <w:color w:val="000000"/>
          <w:kern w:val="0"/>
          <w14:ligatures w14:val="none"/>
        </w:rPr>
        <w:t xml:space="preserve"> (Figure 1)</w:t>
      </w:r>
      <w:r w:rsidRPr="00D62C68">
        <w:rPr>
          <w:rFonts w:ascii="Arial" w:eastAsia="Times New Roman" w:hAnsi="Arial" w:cs="Arial"/>
          <w:color w:val="000000"/>
          <w:kern w:val="0"/>
          <w14:ligatures w14:val="none"/>
        </w:rPr>
        <w:t>. Understanding these interactions between contaminants and environmental stressors is critical for improving management of freshwater ecosystems and interpreting stress physiology in natural populations.</w:t>
      </w:r>
    </w:p>
    <w:p w14:paraId="5CB1CEFC" w14:textId="77777777" w:rsidR="00D62C68" w:rsidRPr="00122893" w:rsidRDefault="00D62C68" w:rsidP="00207381">
      <w:pPr>
        <w:spacing w:line="480" w:lineRule="auto"/>
        <w:rPr>
          <w:rFonts w:ascii="Arial" w:eastAsia="Times New Roman" w:hAnsi="Arial" w:cs="Arial"/>
          <w:kern w:val="0"/>
          <w14:ligatures w14:val="none"/>
        </w:rPr>
      </w:pPr>
    </w:p>
    <w:p w14:paraId="5B77F992" w14:textId="77777777" w:rsidR="0045522C" w:rsidRPr="00122893" w:rsidRDefault="0045522C" w:rsidP="00207381">
      <w:pPr>
        <w:spacing w:line="480" w:lineRule="auto"/>
        <w:rPr>
          <w:rFonts w:ascii="Arial" w:eastAsia="Times New Roman" w:hAnsi="Arial" w:cs="Arial"/>
          <w:b/>
          <w:bCs/>
          <w:color w:val="000000"/>
          <w:kern w:val="0"/>
          <w14:ligatures w14:val="none"/>
        </w:rPr>
      </w:pPr>
      <w:r w:rsidRPr="00122893">
        <w:rPr>
          <w:rFonts w:ascii="Arial" w:eastAsia="Times New Roman" w:hAnsi="Arial" w:cs="Arial"/>
          <w:b/>
          <w:bCs/>
          <w:color w:val="000000"/>
          <w:kern w:val="0"/>
          <w14:ligatures w14:val="none"/>
        </w:rPr>
        <w:t xml:space="preserve">2. </w:t>
      </w:r>
      <w:r w:rsidR="00292FF5" w:rsidRPr="00122893">
        <w:rPr>
          <w:rFonts w:ascii="Arial" w:eastAsia="Times New Roman" w:hAnsi="Arial" w:cs="Arial"/>
          <w:b/>
          <w:bCs/>
          <w:color w:val="000000"/>
          <w:kern w:val="0"/>
          <w14:ligatures w14:val="none"/>
        </w:rPr>
        <w:t>Materials and Methods</w:t>
      </w:r>
    </w:p>
    <w:p w14:paraId="24AE4C81" w14:textId="5184402A"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2.1</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Aquaculture Tank Design</w:t>
      </w:r>
    </w:p>
    <w:p w14:paraId="6A9EF673" w14:textId="38F93CA7" w:rsidR="0056648E" w:rsidRDefault="00292FF5" w:rsidP="0056648E">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We assembled 15-37.9 liter (L) rectangular tanks </w:t>
      </w:r>
      <w:r w:rsidR="00490475">
        <w:rPr>
          <w:rFonts w:ascii="Arial" w:eastAsia="Times New Roman" w:hAnsi="Arial" w:cs="Arial"/>
          <w:color w:val="000000"/>
          <w:kern w:val="0"/>
          <w14:ligatures w14:val="none"/>
        </w:rPr>
        <w:t>across</w:t>
      </w:r>
      <w:r w:rsidRPr="00122893">
        <w:rPr>
          <w:rFonts w:ascii="Arial" w:eastAsia="Times New Roman" w:hAnsi="Arial" w:cs="Arial"/>
          <w:color w:val="000000"/>
          <w:kern w:val="0"/>
          <w14:ligatures w14:val="none"/>
        </w:rPr>
        <w:t xml:space="preserve"> three shelves, </w:t>
      </w:r>
      <w:r w:rsidR="00052E17">
        <w:rPr>
          <w:rFonts w:ascii="Arial" w:eastAsia="Times New Roman" w:hAnsi="Arial" w:cs="Arial"/>
          <w:color w:val="000000"/>
          <w:kern w:val="0"/>
          <w14:ligatures w14:val="none"/>
        </w:rPr>
        <w:t xml:space="preserve">with </w:t>
      </w:r>
      <w:r w:rsidRPr="00122893">
        <w:rPr>
          <w:rFonts w:ascii="Arial" w:eastAsia="Times New Roman" w:hAnsi="Arial" w:cs="Arial"/>
          <w:color w:val="000000"/>
          <w:kern w:val="0"/>
          <w14:ligatures w14:val="none"/>
        </w:rPr>
        <w:t xml:space="preserve">five tanks per row (Figure 2). We positioned opaque barriers </w:t>
      </w:r>
      <w:r w:rsidR="00FA7CE2">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elongated sides of each tank and</w:t>
      </w:r>
      <w:r w:rsidR="00052E17">
        <w:rPr>
          <w:rFonts w:ascii="Arial" w:eastAsia="Times New Roman" w:hAnsi="Arial" w:cs="Arial"/>
          <w:color w:val="000000"/>
          <w:kern w:val="0"/>
          <w14:ligatures w14:val="none"/>
        </w:rPr>
        <w:t xml:space="preserve"> placed</w:t>
      </w:r>
      <w:r w:rsidRPr="00122893">
        <w:rPr>
          <w:rFonts w:ascii="Arial" w:eastAsia="Times New Roman" w:hAnsi="Arial" w:cs="Arial"/>
          <w:color w:val="000000"/>
          <w:kern w:val="0"/>
          <w14:ligatures w14:val="none"/>
        </w:rPr>
        <w:t xml:space="preserve"> a fine</w:t>
      </w:r>
      <w:r w:rsidR="00FA7CE2">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mesh cover on top. We filled each tank with 34.6 L of tap water treated with </w:t>
      </w:r>
      <w:proofErr w:type="spellStart"/>
      <w:r w:rsidRPr="00122893">
        <w:rPr>
          <w:rFonts w:ascii="Arial" w:eastAsia="Times New Roman" w:hAnsi="Arial" w:cs="Arial"/>
          <w:color w:val="000000"/>
          <w:kern w:val="0"/>
          <w14:ligatures w14:val="none"/>
        </w:rPr>
        <w:t>Seachem</w:t>
      </w:r>
      <w:proofErr w:type="spellEnd"/>
      <w:r w:rsidRPr="00122893">
        <w:rPr>
          <w:rFonts w:ascii="Arial" w:eastAsia="Times New Roman" w:hAnsi="Arial" w:cs="Arial"/>
          <w:color w:val="000000"/>
          <w:kern w:val="0"/>
          <w14:ligatures w14:val="none"/>
        </w:rPr>
        <w:t xml:space="preserve"> Prime concentrated conditioner</w:t>
      </w:r>
      <w:r w:rsidR="005765A6">
        <w:rPr>
          <w:rFonts w:ascii="Arial" w:eastAsia="Times New Roman" w:hAnsi="Arial" w:cs="Arial"/>
          <w:color w:val="000000"/>
          <w:kern w:val="0"/>
          <w14:ligatures w14:val="none"/>
        </w:rPr>
        <w:t xml:space="preserve"> (</w:t>
      </w:r>
      <w:proofErr w:type="spellStart"/>
      <w:r w:rsidR="005765A6">
        <w:rPr>
          <w:rFonts w:ascii="Arial" w:eastAsia="Times New Roman" w:hAnsi="Arial" w:cs="Arial"/>
          <w:color w:val="000000"/>
          <w:kern w:val="0"/>
          <w14:ligatures w14:val="none"/>
        </w:rPr>
        <w:t>Seachem</w:t>
      </w:r>
      <w:proofErr w:type="spellEnd"/>
      <w:r w:rsidR="005765A6">
        <w:rPr>
          <w:rFonts w:ascii="Arial" w:eastAsia="Times New Roman" w:hAnsi="Arial" w:cs="Arial"/>
          <w:color w:val="000000"/>
          <w:kern w:val="0"/>
          <w14:ligatures w14:val="none"/>
        </w:rPr>
        <w:t xml:space="preserve"> Laboratories, Madison, GA, USA)</w:t>
      </w:r>
      <w:r w:rsidR="00052E17">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and placed 25</w:t>
      </w:r>
      <w:r w:rsidR="0045522C"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millimeter (mm) bubblers in each (multiport air pump; Aquatic Ecosystems Inc., Apopka, FL, USA). We kept the room at a constant low-indirect-light condition throughout the study. Lastly, we assigned each tank to one of five groups—</w:t>
      </w:r>
      <w:commentRangeStart w:id="36"/>
      <w:r w:rsidRPr="00122893">
        <w:rPr>
          <w:rFonts w:ascii="Arial" w:eastAsia="Times New Roman" w:hAnsi="Arial" w:cs="Arial"/>
          <w:color w:val="000000"/>
          <w:kern w:val="0"/>
          <w14:ligatures w14:val="none"/>
        </w:rPr>
        <w:t xml:space="preserve">control, Cd low </w:t>
      </w:r>
      <w:r w:rsidR="00FA7CE2">
        <w:rPr>
          <w:rFonts w:ascii="Arial" w:eastAsia="Times New Roman" w:hAnsi="Arial" w:cs="Arial"/>
          <w:color w:val="000000"/>
          <w:kern w:val="0"/>
          <w14:ligatures w14:val="none"/>
        </w:rPr>
        <w:t xml:space="preserve">(0.034 ppm), Cd high (0.34 ppm),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low (3.4 mg/L), </w:t>
      </w:r>
      <w:proofErr w:type="spellStart"/>
      <w:r w:rsidR="00FA7CE2">
        <w:rPr>
          <w:rFonts w:ascii="Arial" w:eastAsia="Times New Roman" w:hAnsi="Arial" w:cs="Arial"/>
          <w:color w:val="000000"/>
          <w:kern w:val="0"/>
          <w14:ligatures w14:val="none"/>
        </w:rPr>
        <w:lastRenderedPageBreak/>
        <w:t>PFPeA</w:t>
      </w:r>
      <w:proofErr w:type="spellEnd"/>
      <w:r w:rsidR="00FA7CE2">
        <w:rPr>
          <w:rFonts w:ascii="Arial" w:eastAsia="Times New Roman" w:hAnsi="Arial" w:cs="Arial"/>
          <w:color w:val="000000"/>
          <w:kern w:val="0"/>
          <w14:ligatures w14:val="none"/>
        </w:rPr>
        <w:t xml:space="preserve"> high (34 mg/L)</w:t>
      </w:r>
      <w:commentRangeEnd w:id="36"/>
      <w:r w:rsidR="001E6209">
        <w:rPr>
          <w:rStyle w:val="CommentReference"/>
        </w:rPr>
        <w:commentReference w:id="36"/>
      </w:r>
      <w:r w:rsidR="00FA7CE2">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three replicates per group</w:t>
      </w:r>
      <w:r w:rsidR="00052E17">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using a random number generator (Figure 2).</w:t>
      </w:r>
    </w:p>
    <w:p w14:paraId="5F10FD7F" w14:textId="59E12BF9" w:rsidR="0056648E" w:rsidRPr="00122893"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w:t>
      </w:r>
      <w:r w:rsidR="0056648E">
        <w:rPr>
          <w:rFonts w:ascii="Arial" w:eastAsia="Times New Roman" w:hAnsi="Arial" w:cs="Arial"/>
          <w:color w:val="000000"/>
          <w:kern w:val="0"/>
          <w14:ligatures w14:val="none"/>
        </w:rPr>
        <w:t xml:space="preserve">he </w:t>
      </w:r>
      <w:proofErr w:type="spellStart"/>
      <w:r w:rsidR="0056648E">
        <w:rPr>
          <w:rFonts w:ascii="Arial" w:eastAsia="Times New Roman" w:hAnsi="Arial" w:cs="Arial"/>
          <w:color w:val="000000"/>
          <w:kern w:val="0"/>
          <w14:ligatures w14:val="none"/>
        </w:rPr>
        <w:t>PFPeA</w:t>
      </w:r>
      <w:proofErr w:type="spellEnd"/>
      <w:r w:rsidR="0056648E">
        <w:rPr>
          <w:rFonts w:ascii="Arial" w:eastAsia="Times New Roman" w:hAnsi="Arial" w:cs="Arial"/>
          <w:color w:val="000000"/>
          <w:kern w:val="0"/>
          <w14:ligatures w14:val="none"/>
        </w:rPr>
        <w:t xml:space="preserve"> high group of 34 mg/L </w:t>
      </w:r>
      <w:r>
        <w:rPr>
          <w:rFonts w:ascii="Arial" w:eastAsia="Times New Roman" w:hAnsi="Arial" w:cs="Arial"/>
          <w:color w:val="000000"/>
          <w:kern w:val="0"/>
          <w14:ligatures w14:val="none"/>
        </w:rPr>
        <w:t>exceeds concentrations</w:t>
      </w:r>
      <w:ins w:id="37" w:author="ANTHONY JOHNSON" w:date="2025-11-13T10:52:00Z">
        <w:r w:rsidR="00E3298F">
          <w:rPr>
            <w:rFonts w:ascii="Arial" w:eastAsia="Times New Roman" w:hAnsi="Arial" w:cs="Arial"/>
            <w:color w:val="000000"/>
            <w:kern w:val="0"/>
            <w14:ligatures w14:val="none"/>
          </w:rPr>
          <w:t xml:space="preserve"> of PFAS</w:t>
        </w:r>
      </w:ins>
      <w:r>
        <w:rPr>
          <w:rFonts w:ascii="Arial" w:eastAsia="Times New Roman" w:hAnsi="Arial" w:cs="Arial"/>
          <w:color w:val="000000"/>
          <w:kern w:val="0"/>
          <w14:ligatures w14:val="none"/>
        </w:rPr>
        <w:t xml:space="preserve"> observed</w:t>
      </w:r>
      <w:r w:rsidR="0056648E">
        <w:rPr>
          <w:rFonts w:ascii="Arial" w:eastAsia="Times New Roman" w:hAnsi="Arial" w:cs="Arial"/>
          <w:color w:val="000000"/>
          <w:kern w:val="0"/>
          <w14:ligatures w14:val="none"/>
        </w:rPr>
        <w:t xml:space="preserve"> in nature</w:t>
      </w:r>
      <w:r w:rsidR="00FA7CE2">
        <w:rPr>
          <w:rFonts w:ascii="Arial" w:eastAsia="Times New Roman" w:hAnsi="Arial" w:cs="Arial"/>
          <w:color w:val="000000"/>
          <w:kern w:val="0"/>
          <w14:ligatures w14:val="none"/>
        </w:rPr>
        <w:t xml:space="preserve"> </w:t>
      </w:r>
      <w:r w:rsidR="00FA7CE2">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{"citationID":"863aNnBT","properties":{"formattedCitation":"(Pan {\\i{}et al.}, 2014; Lescord {\\i{}et al.}, 2015; Mussabek {\\i{}et al.}, 2023)","plainCitation":"(Pan et al., 2014; Lescord et al., 2015; Mussabek et al., 2023)","noteIndex":0},"citationItems":[{"id":"qXH3zpq3/PuuknUzU","uris":["http://zotero.org/users/4161640/items/97T9DC97"],"itemData":{"id":241,"type":"article-journal","abstract":"A systematic investigation into contamination profiles of eighteen perfluoroalkyl substances (PFASs) in both surface water and sediments of Yangtze River was carried out by using high performance liquid chromatography–tandem mass spectrometry (HPLC–MS/MS) in summer and winter of 2013. The total concentrations of the PFASs in the water and sediment of Yangtze River ranged from 2.2 to 74.56ng/L and 0.05 to 1.44ng/g dry weights (dw), respectively. The PFAS concentrations were correlated to some selected water quality parameters such as pH, total phosphorus (TP), total nitrogen (TN) and conductivity in water, and some sediment properties, such as total organic carbon (TOC), TP, and TN in sediment. The monitoring results for the water and sediment samples showed no obvious seasonal variations. Among the selected 18 PFASs, perfluorooctanoic acid (PFOA) was the dominant PFAS compound found both in water and sediment for the two seasons with its maximum concentration of 18.03ng/L in water and 0.72ng/g in sediment, followed by perfluorobutane sulfonic acid (PFBS) with its maximum concentration of 41.9ng/L in water in Wuhan, whereas the lowest concentrations of PFASs were observed at Poyang lake. The annual loadings of PFOA, perfluorohexanoic acid (PFHxA), PFBS, perfluorooctane sulfonic acid (PFOS) and the total PFASs in the Yangtze River were 6.8tons, 2.2tons, 8.2tons, 0.88tons, and 20.7tons, respectively. Wuhan and Er'zhou of Hubei contributed the most amounts of PFASs into the Yangtze River. A correlation was found between some PFASs, for example PFBS and PFOS, which suggests that both of these PFASs originate from common sources in the region.","container-title":"Science of The Total Environment","DOI":"10.1016/j.scitotenv.2014.06.033","ISSN":"0048-9697","journalAbbreviation":"Sci. Total Environ.","page":"580-587","source":"ScienceDirect","title":"Spatiotemporal distribution and mass loadings of perfluoroalkyl substances in the Yangtze River of China","volume":"493","author":[{"family":"Pan","given":"Chang-Gui"},{"family":"Ying","given":"Guang-Guo"},{"family":"Zhao","given":"Jian-Liang"},{"family":"Liu","given":"You-Sheng"},{"family":"Jiang","given":"Yu-Xia"},{"family":"Zhang","given":"Qian-Qian"}],"issued":{"date-parts":[["2014",9,15]]}}},{"id":"qXH3zpq3/7uG98qDM","uris":["http://zotero.org/users/4161640/items/AJ6QCH2P"],"itemData":{"id":242,"type":"article-journal","abstract":"Per- and polyfluorinated alkyl substances (PFASs) enter Arctic lakes through long-range atmospheric transport and local contamination, but their behavior in aquatic food webs at high latitudes is poorly understood. This study compared the concentrations of perfluorocarboxylates, perfluorosulfonates, and fluorotelomer sulfonates (FTS) in biotic and abiotic samples from six high Arctic lakes near Resolute Bay, Nunavut, Canada. Two of these lakes are known to be locally contaminated by a small airport and Arctic char (Salvelinus alpinus) from these lakes had over 100 times higher total [PFAS] when compared to fish from neighboring lakes. Perfluorononanoate (PFOA) and perfluorooctanesulfonate (PFOS) dominated in char, benthic chironomids (their main prey), and sediments, while pelagic zooplankton and water were dominated by lower chain acids and perfluorodecanesulfonate (PFDS). This study also provides the first measures of perfluoroethylcyclohexanesulfonate (PFECHS) and FTS compounds in water, sediment, juvenile char, and benthic invertebrates from lakes in the high Arctic. Negative relationships between [PFAS] and δ15N values (indicative of trophic position) within these food webs indicated no biomagnification. Overall, these results suggest that habitat use and local sources of contamination, but not trophic level, are important determinants of [PFAS] in biota from freshwater food webs in the Canadian Arctic.","container-title":"Environmental Science &amp; Technology","DOI":"10.1021/es5048649","ISSN":"0013-936X","issue":"5","journalAbbreviation":"Environ. Sci. Technol.","note":"publisher: American Chemical Society","page":"2694-2702","source":"ACS Publications","title":"Perfluorinated and polyfluorinated compounds in lake food webs from the Canadian High Arctic","volume":"49","author":[{"family":"Lescord","given":"Gretchen L."},{"family":"Kidd","given":"Karen A."},{"family":"De Silva","given":"Amila O."},{"family":"Williamson","given":"Mary"},{"family":"Spencer","given":"Christine"},{"family":"Wang","given":"Xiaowa"},{"family":"Muir","given":"Derek C.G."}],"issued":{"date-parts":[["2015",3,3]]}}},{"id":"qXH3zpq3/n0HMh6O4","uris":["http://zotero.org/users/4161640/items/ZHPK487H"],"itemData":{"id":244,"type":"article-journal","abstract":"Groundwater contamination caused by the use of the aqueous film-forming foam (AFFF) containing per- and polyfluoroalkyl substances (PFAS) was investigated in southern Sweden. ΣPFAS concentrations in groundwater ranged between 20 and 20,000 ng L−1; PFAS composition was primarily represented by PFOS and PFHxS. The PFAS chain length was suggested to have an impact on the contaminant distribution and transport in the groundwater. PFAS profiling showed that the use of PFSAs- and PFCAs/FTSAs-based PFAS-AFFF can be a contributor to PFAS contamination of the drinking water source (groundwater). PFAS emission was connected to PFAS-AFFF use during the fire-training and fire-fighting equipment tests at the studied location. PFAS emission per individual fire training was (semi-quantitatively) estimated as [1.4 &lt; 11.5 ± 5.7 &lt; 43.7 kg] (n = 20,000). The annual emission estimates varied as [11 &lt; 401 ± 233 &lt; 1125 kg yr−1] (n = 1005) considering possible [2 &lt; 35 ± 20 &lt; 96] individual fire-training sessions per year.","container-title":"Water","DOI":"10.3390/w15010137","ISSN":"2073-4441","issue":"1","language":"en","license":"http://creativecommons.org/licenses/by/3.0/","note":"publisher: Multidisciplinary Digital Publishing Institute","page":"137","source":"www.mdpi.com","title":"PFAS in the drinking water source: analysis of the contamination levels, origin, and emission rates","title-short":"PFAS in the Drinking Water Source","volume":"15","author":[{"family":"Mussabek","given":"Dauren"},{"family":"Söderman","given":"Anna"},{"family":"Imura","given":"Tomomi"},{"family":"Persson","given":"Kenneth M."},{"family":"Nakagawa","given":"Kei"},{"family":"Ahrens","given":"Lutz"},{"family":"Berndtsson","given":"Ronny"}],"issued":{"date-parts":[["2023",1]]}}}],"schema":"https://github.com/citation-style-language/schema/raw/master/csl-citation.json"} </w:instrText>
      </w:r>
      <w:r w:rsidR="00FA7CE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2014; Lescord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Mussabek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FA7CE2">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In a review of global PFAS occurrence,</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{"citationID":"OqLSbS31","properties":{"formattedCitation":"(Kurwadkar {\\i{}et al.}, 2022)","plainCitation":"(Kurwadkar et al., 2022)","dontUpdate":true,"noteIndex":0},"citationItems":[{"id":"qXH3zpq3/ympW6ysj","uris":["http://zotero.org/users/4161640/items/IP7F7U9P"],"itemData":{"id":246,"type":"article-journal","abstract":"Per-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260CC1">
        <w:rPr>
          <w:rFonts w:ascii="Arial" w:eastAsia="Times New Roman" w:hAnsi="Arial" w:cs="Arial"/>
          <w:color w:val="000000"/>
          <w:kern w:val="0"/>
          <w14:ligatures w14:val="none"/>
        </w:rPr>
        <w:fldChar w:fldCharType="separate"/>
      </w:r>
      <w:r w:rsidR="00260CC1" w:rsidRPr="00260CC1">
        <w:rPr>
          <w:rFonts w:ascii="Arial" w:hAnsi="Arial" w:cs="Arial"/>
          <w:color w:val="000000"/>
          <w:kern w:val="0"/>
        </w:rPr>
        <w:t xml:space="preserve">Kurwadkar </w:t>
      </w:r>
      <w:r w:rsidR="00260CC1" w:rsidRPr="00260CC1">
        <w:rPr>
          <w:rFonts w:ascii="Arial" w:hAnsi="Arial" w:cs="Arial"/>
          <w:i/>
          <w:iCs/>
          <w:color w:val="000000"/>
          <w:kern w:val="0"/>
        </w:rPr>
        <w:t>et al.</w:t>
      </w:r>
      <w:r w:rsidR="00260CC1" w:rsidRPr="00260CC1">
        <w:rPr>
          <w:rFonts w:ascii="Arial" w:hAnsi="Arial" w:cs="Arial"/>
          <w:color w:val="000000"/>
          <w:kern w:val="0"/>
        </w:rPr>
        <w:t xml:space="preserve"> </w:t>
      </w:r>
      <w:r w:rsidR="00260CC1">
        <w:rPr>
          <w:rFonts w:ascii="Arial" w:hAnsi="Arial" w:cs="Arial"/>
          <w:color w:val="000000"/>
          <w:kern w:val="0"/>
        </w:rPr>
        <w:t>(</w:t>
      </w:r>
      <w:r w:rsidR="00260CC1" w:rsidRPr="00260CC1">
        <w:rPr>
          <w:rFonts w:ascii="Arial" w:hAnsi="Arial" w:cs="Arial"/>
          <w:color w:val="000000"/>
          <w:kern w:val="0"/>
        </w:rPr>
        <w:t>2022)</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xml:space="preserve"> reported that water sources typically had concentrations below 3.4 mg/L, which we used as the </w:t>
      </w:r>
      <w:proofErr w:type="spellStart"/>
      <w:r w:rsidR="0056648E">
        <w:rPr>
          <w:rFonts w:ascii="Arial" w:eastAsia="Times New Roman" w:hAnsi="Arial" w:cs="Arial"/>
          <w:color w:val="000000"/>
          <w:kern w:val="0"/>
          <w14:ligatures w14:val="none"/>
        </w:rPr>
        <w:t>PFPeA</w:t>
      </w:r>
      <w:proofErr w:type="spellEnd"/>
      <w:r w:rsidR="0056648E">
        <w:rPr>
          <w:rFonts w:ascii="Arial" w:eastAsia="Times New Roman" w:hAnsi="Arial" w:cs="Arial"/>
          <w:color w:val="000000"/>
          <w:kern w:val="0"/>
          <w14:ligatures w14:val="none"/>
        </w:rPr>
        <w:t xml:space="preserve"> low group. Similarly, to our knowledge, the highest cadmium concentrations reported in natural aquatic systems range from 0.2 to 0.4 mg/L</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{"citationID":"2KvZeymN","properties":{"formattedCitation":"(Cossa, 1988; Anzecc, 2000)","plainCitation":"(Cossa, 1988; Anzecc, 2000)","noteIndex":0},"citationItems":[{"id":"qXH3zpq3/1IwRPC9A","uris":["http://zotero.org/users/4161640/items/S4FBZRVZ"],"itemData":{"id":247,"type":"article-journal","abstract":"A worldwide literature survey of data on cadmium concentration in the soft tissue of the mussel, Mytilus spp., from 591 stations is presented. These stations are from 13 regions. Geometric means for the regions vary from 0·6 to 3·3 μg g−1 (dry weight) for the Barents Sea and the Northeastern Pacific coast, respectively. The averages of seven of these regions, for which reliable cadmium concentrations in seawater were available, were used to calculate a relationship between cadmium concentrations in seawater and mussel soft tissue. The relationship was highly significant: (Cd) mussel (μg g−1, dry weight) = 0·074 (Cd) water (ng litre−1) + 0·39 (P ≤ 0·0005). This model has been successfully applied in the context of the contamination of the Gironde estuary (France). It can also be used to define a water quality criterion for mussel maturing parks consistent with the quality criterion defined for shellfish for human consumption.","container-title":"Marine Environmental Research","DOI":"10.1016/0141-1136(88)90352-2","ISSN":"0141-1136","issue":"4","journalAbbreviation":"Mar. Environ. Res.","page":"265-284","source":"ScienceDirect","title":"Cadmium in &lt;i&gt;Mytilus&lt;/i&gt; spp.: worldwide survey and relationship between seawater and mussel content","title-short":"Cadmium in &lt;i&gt;Mytilus&lt;/i&gt; spp.","volume":"26","author":[{"family":"Cossa","given":"D."}],"issued":{"date-parts":[["1988",1,1]]}}},{"id":"qXH3zpq3/m06PjDV0","uris":["http://zotero.org/users/4161640/items/9ITKSTFA"],"itemData":{"id":248,"type":"article-journal","container-title":"Australian and New Zealand Environment and Conservation Council and Agriculture and Resource Management Council of Australia and New Zealand, Canberra","page":"1–314","title":"Australian and New Zealand guidelines for fresh and marine water quality","volume":"1","author":[{"family":"Anzecc","given":"Armcanz"}],"issued":{"date-parts":[["2000"]]}}}],"schema":"https://github.com/citation-style-language/schema/raw/master/csl-citation.json"}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(Cossa, 1988; Anzecc, 2000)</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We used an order-of-magnitude scale to capture a range of potential physiological responses, from subtle to pronounced, even though the higher doses exceed environmentally relevant levels.</w:t>
      </w:r>
      <w:r>
        <w:rPr>
          <w:rFonts w:ascii="Arial" w:eastAsia="Times New Roman" w:hAnsi="Arial" w:cs="Arial"/>
          <w:color w:val="000000"/>
          <w:kern w:val="0"/>
          <w14:ligatures w14:val="none"/>
        </w:rPr>
        <w:t xml:space="preserve"> A</w:t>
      </w:r>
      <w:r w:rsidR="0056648E">
        <w:rPr>
          <w:rFonts w:ascii="Arial" w:eastAsia="Times New Roman" w:hAnsi="Arial" w:cs="Arial"/>
          <w:color w:val="000000"/>
          <w:kern w:val="0"/>
          <w14:ligatures w14:val="none"/>
        </w:rPr>
        <w:t>dministering doses that encompass and exceed environmental concentrations</w:t>
      </w:r>
      <w:r>
        <w:rPr>
          <w:rFonts w:ascii="Arial" w:eastAsia="Times New Roman" w:hAnsi="Arial" w:cs="Arial"/>
          <w:color w:val="000000"/>
          <w:kern w:val="0"/>
          <w14:ligatures w14:val="none"/>
        </w:rPr>
        <w:t xml:space="preserve"> helps identify dose-response relationships when toxicological data are limited</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{"citationID":"wTKU2eiC","properties":{"formattedCitation":"(Everds {\\i{}et al.}, 2013; Lewis {\\i{}et al.}, 2024)","plainCitation":"(Everds et al., 2013; Lewis et al., 2024)","noteIndex":0},"citationItems":[{"id":"qXH3zpq3/KfZrznTl","uris":["http://zotero.org/users/4161640/items/VQ4AYXWI"],"itemData":{"id":250,"type":"article-journal","container-title":"Toxicologic Pathology","issue":"4","journalAbbreviation":"Toxicol Pathol.","note":"publisher: Sage Publications Sage CA: Los Angeles, CA","page":"560–614","title":"Interpreting stress responses during routine toxicity studies: a review of the biology, impact, and assessment","volume":"41","author":[{"family":"Everds","given":"Nancy E"},{"family":"Snyder","given":"Paul W"},{"family":"Bailey","given":"Keith L"},{"family":"Bolon","given":"Brad"},{"family":"Creasy","given":"Dianne M"},{"family":"Foley","given":"George L"},{"family":"Rosol","given":"Thomas J"},{"family":"Sellers","given":"Teresa"}],"issued":{"date-parts":[["2013"]]}}},{"id":"qXH3zpq3/Ulo0RR8D","uris":["http://zotero.org/users/4161640/items/JRTPER2S"],"itemData":{"id":249,"type":"article-journal","container-title":"Regulatory Toxicology and Pharmacology","DOI":"10.1016/j.yrtph.2024.105585","ISSN":"0273-2300","journalAbbreviation":"RTP","page":"105585","source":"ScienceDirect","title":"Considerations for the development of guidance on dose level selection for developmental and reproductive toxicity studies","volume":"148","author":[{"family":"Lewis","given":"R. W."},{"family":"Andrus","given":"A. K."},{"family":"Arroyo","given":"J."},{"family":"Brescia","given":"S."},{"family":"Botham","given":"P. A."},{"family":"Corvaro","given":"M."},{"family":"Daston","given":"G. P."},{"family":"Hofmann","given":"T."},{"family":"Rodriguez","given":"C."},{"family":"Sewell","given":"F."},{"family":"Ravenzwaay","given":"B.","non-dropping-particle":"van"},{"family":"Wiench","given":"K."},{"family":"Marty","given":"S."}],"issued":{"date-parts":[["2024",3,1]]}}}],"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(Everds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2013; Lewis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We used 15 individuals (three per treatment) to ensure replication while </w:t>
      </w:r>
      <w:r w:rsidR="00260B96">
        <w:rPr>
          <w:rFonts w:ascii="Arial" w:eastAsia="Times New Roman" w:hAnsi="Arial" w:cs="Arial"/>
          <w:color w:val="000000"/>
          <w:kern w:val="0"/>
          <w14:ligatures w14:val="none"/>
        </w:rPr>
        <w:t>keeping</w:t>
      </w:r>
      <w:r>
        <w:rPr>
          <w:rFonts w:ascii="Arial" w:eastAsia="Times New Roman" w:hAnsi="Arial" w:cs="Arial"/>
          <w:color w:val="000000"/>
          <w:kern w:val="0"/>
          <w14:ligatures w14:val="none"/>
        </w:rPr>
        <w:t xml:space="preserve"> </w:t>
      </w:r>
      <w:r w:rsidR="00260B96">
        <w:rPr>
          <w:rFonts w:ascii="Arial" w:eastAsia="Times New Roman" w:hAnsi="Arial" w:cs="Arial"/>
          <w:color w:val="000000"/>
          <w:kern w:val="0"/>
          <w14:ligatures w14:val="none"/>
        </w:rPr>
        <w:t xml:space="preserve">ethical </w:t>
      </w:r>
      <w:r>
        <w:rPr>
          <w:rFonts w:ascii="Arial" w:eastAsia="Times New Roman" w:hAnsi="Arial" w:cs="Arial"/>
          <w:color w:val="000000"/>
          <w:kern w:val="0"/>
          <w14:ligatures w14:val="none"/>
        </w:rPr>
        <w:t>and space requirements</w:t>
      </w:r>
      <w:r w:rsidR="00260B96">
        <w:rPr>
          <w:rFonts w:ascii="Arial" w:eastAsia="Times New Roman" w:hAnsi="Arial" w:cs="Arial"/>
          <w:color w:val="000000"/>
          <w:kern w:val="0"/>
          <w14:ligatures w14:val="none"/>
        </w:rPr>
        <w:t xml:space="preserve"> manageable</w:t>
      </w:r>
      <w:r w:rsidR="0056648E">
        <w:rPr>
          <w:rFonts w:ascii="Arial" w:eastAsia="Times New Roman" w:hAnsi="Arial" w:cs="Arial"/>
          <w:color w:val="000000"/>
          <w:kern w:val="0"/>
          <w14:ligatures w14:val="none"/>
        </w:rPr>
        <w:t>.</w:t>
      </w:r>
    </w:p>
    <w:p w14:paraId="6724759E" w14:textId="77777777" w:rsidR="0056648E" w:rsidRPr="0056648E" w:rsidRDefault="0056648E" w:rsidP="0056648E">
      <w:pPr>
        <w:spacing w:line="480" w:lineRule="auto"/>
        <w:rPr>
          <w:rFonts w:ascii="Arial" w:eastAsia="Times New Roman" w:hAnsi="Arial" w:cs="Arial"/>
          <w:color w:val="000000"/>
          <w:kern w:val="0"/>
          <w14:ligatures w14:val="none"/>
        </w:rPr>
      </w:pPr>
    </w:p>
    <w:p w14:paraId="1C984039" w14:textId="0617015D"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2.2</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Experimental Timeline</w:t>
      </w:r>
    </w:p>
    <w:p w14:paraId="779963B3" w14:textId="77777777"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Our study </w:t>
      </w:r>
      <w:r w:rsidR="007A6340">
        <w:rPr>
          <w:rFonts w:ascii="Arial" w:eastAsia="Times New Roman" w:hAnsi="Arial" w:cs="Arial"/>
          <w:color w:val="000000"/>
          <w:kern w:val="0"/>
          <w14:ligatures w14:val="none"/>
        </w:rPr>
        <w:t>la</w:t>
      </w:r>
      <w:r w:rsidRPr="00122893">
        <w:rPr>
          <w:rFonts w:ascii="Arial" w:eastAsia="Times New Roman" w:hAnsi="Arial" w:cs="Arial"/>
          <w:color w:val="000000"/>
          <w:kern w:val="0"/>
          <w14:ligatures w14:val="none"/>
        </w:rPr>
        <w:t xml:space="preserve">sted 22 days (Figure 2). On day 1, the Louisiana Department of Wildlife and Fisheries (LDWF) supplied bass collected </w:t>
      </w:r>
      <w:r w:rsidR="007A6340">
        <w:rPr>
          <w:rFonts w:ascii="Arial" w:eastAsia="Times New Roman" w:hAnsi="Arial" w:cs="Arial"/>
          <w:color w:val="000000"/>
          <w:kern w:val="0"/>
          <w14:ligatures w14:val="none"/>
        </w:rPr>
        <w:t>through</w:t>
      </w:r>
      <w:r w:rsidRPr="00122893">
        <w:rPr>
          <w:rFonts w:ascii="Arial" w:eastAsia="Times New Roman" w:hAnsi="Arial" w:cs="Arial"/>
          <w:color w:val="000000"/>
          <w:kern w:val="0"/>
          <w14:ligatures w14:val="none"/>
        </w:rPr>
        <w:t xml:space="preserve"> boat electrofishing from holding ponds at the Huey P. Long Fish Hatchery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Lacombe, Louisiana, USA. LDWF </w:t>
      </w:r>
      <w:r w:rsidR="007A6340">
        <w:rPr>
          <w:rFonts w:ascii="Arial" w:eastAsia="Times New Roman" w:hAnsi="Arial" w:cs="Arial"/>
          <w:color w:val="000000"/>
          <w:kern w:val="0"/>
          <w14:ligatures w14:val="none"/>
        </w:rPr>
        <w:t>prompt</w:t>
      </w:r>
      <w:r w:rsidRPr="00122893">
        <w:rPr>
          <w:rFonts w:ascii="Arial" w:eastAsia="Times New Roman" w:hAnsi="Arial" w:cs="Arial"/>
          <w:color w:val="000000"/>
          <w:kern w:val="0"/>
          <w14:ligatures w14:val="none"/>
        </w:rPr>
        <w:t xml:space="preserve">ly </w:t>
      </w:r>
      <w:r w:rsidR="00260B96">
        <w:rPr>
          <w:rFonts w:ascii="Arial" w:eastAsia="Times New Roman" w:hAnsi="Arial" w:cs="Arial"/>
          <w:color w:val="000000"/>
          <w:kern w:val="0"/>
          <w14:ligatures w14:val="none"/>
        </w:rPr>
        <w:t>transported</w:t>
      </w:r>
      <w:r w:rsidRPr="00122893">
        <w:rPr>
          <w:rFonts w:ascii="Arial" w:eastAsia="Times New Roman" w:hAnsi="Arial" w:cs="Arial"/>
          <w:color w:val="000000"/>
          <w:kern w:val="0"/>
          <w14:ligatures w14:val="none"/>
        </w:rPr>
        <w:t xml:space="preserve"> the </w:t>
      </w:r>
      <w:r w:rsidR="00260B96">
        <w:rPr>
          <w:rFonts w:ascii="Arial" w:eastAsia="Times New Roman" w:hAnsi="Arial" w:cs="Arial"/>
          <w:color w:val="000000"/>
          <w:kern w:val="0"/>
          <w14:ligatures w14:val="none"/>
        </w:rPr>
        <w:t>fish</w:t>
      </w:r>
      <w:r w:rsidRPr="00122893">
        <w:rPr>
          <w:rFonts w:ascii="Arial" w:eastAsia="Times New Roman" w:hAnsi="Arial" w:cs="Arial"/>
          <w:color w:val="000000"/>
          <w:kern w:val="0"/>
          <w14:ligatures w14:val="none"/>
        </w:rPr>
        <w:t xml:space="preserve"> in </w:t>
      </w:r>
      <w:r w:rsidR="00260B96">
        <w:rPr>
          <w:rFonts w:ascii="Arial" w:eastAsia="Times New Roman" w:hAnsi="Arial" w:cs="Arial"/>
          <w:color w:val="000000"/>
          <w:kern w:val="0"/>
          <w14:ligatures w14:val="none"/>
        </w:rPr>
        <w:t>an</w:t>
      </w:r>
      <w:r w:rsidRPr="00122893">
        <w:rPr>
          <w:rFonts w:ascii="Arial" w:eastAsia="Times New Roman" w:hAnsi="Arial" w:cs="Arial"/>
          <w:color w:val="000000"/>
          <w:kern w:val="0"/>
          <w14:ligatures w14:val="none"/>
        </w:rPr>
        <w:t xml:space="preserve"> aerated </w:t>
      </w:r>
      <w:proofErr w:type="spellStart"/>
      <w:r w:rsidRPr="00122893">
        <w:rPr>
          <w:rFonts w:ascii="Arial" w:eastAsia="Times New Roman" w:hAnsi="Arial" w:cs="Arial"/>
          <w:color w:val="000000"/>
          <w:kern w:val="0"/>
          <w14:ligatures w14:val="none"/>
        </w:rPr>
        <w:t>livewell</w:t>
      </w:r>
      <w:proofErr w:type="spellEnd"/>
      <w:r w:rsidRPr="00122893">
        <w:rPr>
          <w:rFonts w:ascii="Arial" w:eastAsia="Times New Roman" w:hAnsi="Arial" w:cs="Arial"/>
          <w:color w:val="000000"/>
          <w:kern w:val="0"/>
          <w14:ligatures w14:val="none"/>
        </w:rPr>
        <w:t xml:space="preserve"> to Southeastern Louisiana University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Hammond, Louisiana, USA. </w:t>
      </w:r>
      <w:r w:rsidR="007A6340">
        <w:rPr>
          <w:rFonts w:ascii="Arial" w:eastAsia="Times New Roman" w:hAnsi="Arial" w:cs="Arial"/>
          <w:color w:val="000000"/>
          <w:kern w:val="0"/>
          <w14:ligatures w14:val="none"/>
        </w:rPr>
        <w:t>Upo</w:t>
      </w:r>
      <w:r w:rsidRPr="00122893">
        <w:rPr>
          <w:rFonts w:ascii="Arial" w:eastAsia="Times New Roman" w:hAnsi="Arial" w:cs="Arial"/>
          <w:color w:val="000000"/>
          <w:kern w:val="0"/>
          <w14:ligatures w14:val="none"/>
        </w:rPr>
        <w:t>n arrival, we recorded</w:t>
      </w:r>
      <w:r w:rsidR="007A6340">
        <w:rPr>
          <w:rFonts w:ascii="Arial" w:eastAsia="Times New Roman" w:hAnsi="Arial" w:cs="Arial"/>
          <w:color w:val="000000"/>
          <w:kern w:val="0"/>
          <w14:ligatures w14:val="none"/>
        </w:rPr>
        <w:t xml:space="preserve"> </w:t>
      </w:r>
      <w:r w:rsidR="00260B96">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total length (TL) and weight (</w:t>
      </w:r>
      <w:proofErr w:type="spellStart"/>
      <w:r w:rsidRPr="00122893">
        <w:rPr>
          <w:rFonts w:ascii="Arial" w:eastAsia="Times New Roman" w:hAnsi="Arial" w:cs="Arial"/>
          <w:color w:val="000000"/>
          <w:kern w:val="0"/>
          <w14:ligatures w14:val="none"/>
        </w:rPr>
        <w:t>Wt</w:t>
      </w:r>
      <w:proofErr w:type="spellEnd"/>
      <w:r w:rsidRPr="00122893">
        <w:rPr>
          <w:rFonts w:ascii="Arial" w:eastAsia="Times New Roman" w:hAnsi="Arial" w:cs="Arial"/>
          <w:color w:val="000000"/>
          <w:kern w:val="0"/>
          <w14:ligatures w14:val="none"/>
        </w:rPr>
        <w:t>) of 15 bass</w:t>
      </w:r>
      <w:r w:rsidR="00260B96">
        <w:rPr>
          <w:rFonts w:ascii="Arial" w:eastAsia="Times New Roman" w:hAnsi="Arial" w:cs="Arial"/>
          <w:color w:val="000000"/>
          <w:kern w:val="0"/>
          <w14:ligatures w14:val="none"/>
        </w:rPr>
        <w:t xml:space="preserve"> and placed each individual into its assigned tank </w:t>
      </w:r>
      <w:r w:rsidRPr="00122893">
        <w:rPr>
          <w:rFonts w:ascii="Arial" w:eastAsia="Times New Roman" w:hAnsi="Arial" w:cs="Arial"/>
          <w:color w:val="000000"/>
          <w:kern w:val="0"/>
          <w14:ligatures w14:val="none"/>
        </w:rPr>
        <w:t xml:space="preserve">(aquaculture design described above; Figure 2). </w:t>
      </w:r>
    </w:p>
    <w:p w14:paraId="7DB6CB5A" w14:textId="7B9161CC" w:rsidR="00991BBD" w:rsidRDefault="00260B96"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W</w:t>
      </w:r>
      <w:r w:rsidR="00292FF5" w:rsidRPr="00122893">
        <w:rPr>
          <w:rFonts w:ascii="Arial" w:eastAsia="Times New Roman" w:hAnsi="Arial" w:cs="Arial"/>
          <w:color w:val="000000"/>
          <w:kern w:val="0"/>
          <w14:ligatures w14:val="none"/>
        </w:rPr>
        <w:t>e allowed</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the fish to </w:t>
      </w:r>
      <w:r w:rsidR="00292FF5" w:rsidRPr="00122893">
        <w:rPr>
          <w:rFonts w:ascii="Arial" w:eastAsia="Times New Roman" w:hAnsi="Arial" w:cs="Arial"/>
          <w:color w:val="000000"/>
          <w:kern w:val="0"/>
          <w14:ligatures w14:val="none"/>
        </w:rPr>
        <w:t>acclimat</w:t>
      </w:r>
      <w:r>
        <w:rPr>
          <w:rFonts w:ascii="Arial" w:eastAsia="Times New Roman" w:hAnsi="Arial" w:cs="Arial"/>
          <w:color w:val="000000"/>
          <w:kern w:val="0"/>
          <w14:ligatures w14:val="none"/>
        </w:rPr>
        <w:t>e for two days (days 1-2)</w:t>
      </w:r>
      <w:r w:rsidR="00292FF5" w:rsidRPr="00122893">
        <w:rPr>
          <w:rFonts w:ascii="Arial" w:eastAsia="Times New Roman" w:hAnsi="Arial" w:cs="Arial"/>
          <w:color w:val="000000"/>
          <w:kern w:val="0"/>
          <w14:ligatures w14:val="none"/>
        </w:rPr>
        <w:t>. On day 3, we collected the first blood sample from the caudal vein of each fish within 3 minutes of handling</w:t>
      </w:r>
      <w:ins w:id="38" w:author="ANTHONY JOHNSON" w:date="2025-11-13T11:03:00Z">
        <w:r w:rsidR="00E3298F">
          <w:rPr>
            <w:rFonts w:ascii="Arial" w:eastAsia="Times New Roman" w:hAnsi="Arial" w:cs="Arial"/>
            <w:color w:val="000000"/>
            <w:kern w:val="0"/>
            <w14:ligatures w14:val="none"/>
          </w:rPr>
          <w:t xml:space="preserve"> without anesthetics</w:t>
        </w:r>
      </w:ins>
      <w:r w:rsidR="00292FF5" w:rsidRPr="00122893">
        <w:rPr>
          <w:rFonts w:ascii="Arial" w:eastAsia="Times New Roman" w:hAnsi="Arial" w:cs="Arial"/>
          <w:color w:val="000000"/>
          <w:kern w:val="0"/>
          <w14:ligatures w14:val="none"/>
        </w:rPr>
        <w:t>—minimizing any effect of newly induced anthropogenic stress</w:t>
      </w:r>
      <w:ins w:id="39" w:author="ANTHONY JOHNSON" w:date="2025-11-13T11:06:00Z">
        <w:r w:rsidR="004E7FE5">
          <w:rPr>
            <w:rFonts w:ascii="Arial" w:eastAsia="Times New Roman" w:hAnsi="Arial" w:cs="Arial"/>
            <w:color w:val="000000"/>
            <w:kern w:val="0"/>
            <w14:ligatures w14:val="none"/>
          </w:rPr>
          <w:t xml:space="preserve"> </w:t>
        </w:r>
      </w:ins>
      <w:r w:rsidR="004E7FE5">
        <w:rPr>
          <w:rFonts w:ascii="Arial" w:eastAsia="Times New Roman" w:hAnsi="Arial" w:cs="Arial"/>
          <w:color w:val="000000"/>
          <w:kern w:val="0"/>
          <w14:ligatures w14:val="none"/>
        </w:rPr>
        <w:fldChar w:fldCharType="begin"/>
      </w:r>
      <w:r w:rsidR="004E7FE5">
        <w:rPr>
          <w:rFonts w:ascii="Arial" w:eastAsia="Times New Roman" w:hAnsi="Arial" w:cs="Arial"/>
          <w:color w:val="000000"/>
          <w:kern w:val="0"/>
          <w14:ligatures w14:val="none"/>
        </w:rPr>
        <w:instrText xml:space="preserve"> ADDIN ZOTERO_ITEM CSL_CITATION {"citationID":"WY5Es9hG","properties":{"formattedCitation":"(Davis, 2005; Romero and Reed, 2005; Lawrence {\\i{}et al.}, 2020)","plainCitation":"(Davis, 2005; Romero and Reed, 2005; Lawrence et al., 2020)","noteIndex":0},"citationItems":[{"id":210,"uris":["http://zotero.org/users/10012375/items/TAK3SHHI"],"itemData":{"id":210,"type":"article-journal","container-title":"Journal of Field Ornithology","DOI":"https://doi.org/10.1648/0273-8570-76.4.334","issue":"4","page":"334 - 338","title":"Effect of handling time and repeated sampling on avian white blood cell counts","volume":"76","author":[{"family":"Davis","given":"Andrew K."}],"issued":{"date-parts":[["2005",10,1]]}}},{"id":159,"uris":["http://zotero.org/users/10012375/items/F9CSWF3Q"],"itemData":{"id":159,"type":"article-journal","container-title":"Comparative Biochemistry and Physiology Part A: Molecular &amp; Integrative Physiology","DOI":"10.1016/j.cbpb.2004.11.004","ISSN":"10956433","issue":"1","journalAbbreviation":"Comparative Biochemistry and Physiology Part A: Molecular &amp; Integrative Physiology","language":"en","page":"73-79","source":"DOI.org (Crossref)","title":"Collecting baseline corticosterone samples in the field: is under 3 min good enough?","title-short":"Collecting baseline corticosterone samples in the field","URL":"https://linkinghub.elsevier.com/retrieve/pii/S1095643304003095","volume":"140","author":[{"family":"Romero","given":"L. Michael"},{"family":"Reed","given":"J. Michael"}],"accessed":{"date-parts":[["2023",10,5]]},"issued":{"date-parts":[["2005",1]]}}},{"id":16111,"uris":["http://zotero.org/users/10012375/items/SCFDKBKR"],"itemData":{"id":16111,"type":"article-journal","abstract":"Abstract\n            \n              Blood sampling through the caudal vasculature is a widely used technique in fish biology for investigating organismal health and physiology. In live fishes, it can provide a quick, easy and relatively non</w:instrText>
      </w:r>
      <w:r w:rsidR="004E7FE5">
        <w:rPr>
          <w:rFonts w:ascii="Cambria Math" w:eastAsia="Times New Roman" w:hAnsi="Cambria Math" w:cs="Cambria Math"/>
          <w:color w:val="000000"/>
          <w:kern w:val="0"/>
          <w14:ligatures w14:val="none"/>
        </w:rPr>
        <w:instrText>‐</w:instrText>
      </w:r>
      <w:r w:rsidR="004E7FE5">
        <w:rPr>
          <w:rFonts w:ascii="Arial" w:eastAsia="Times New Roman" w:hAnsi="Arial" w:cs="Arial"/>
          <w:color w:val="000000"/>
          <w:kern w:val="0"/>
          <w14:ligatures w14:val="none"/>
        </w:rPr>
        <w:instrText>invasive method for obtaining a blood sample (\n              cf\n              . cannulation and cardiac puncture). Here, a general set of recommendations are provided for optimizing the blood sampling protocol that reflects best practices in animal welfare and sample integrity. This includes selecting appropriate use of anaesthetics for blood sampling as well as restraint techniques for situations where sedation is not used. In addition, ideal sampling environments where the fish can freely ventilate and strategies for minimizing handling time are discussed. This study summarizes the techniques used for extracting blood from the caudal vasculature in live fishes, highlighting the phlebotomy itself, the timing of sampling events and acceptable blood sample volumes. This study further discuss considerations for selecting appropriate physiological metrics when sampling in the caudal region and the potential benefits that this technique provides with respect to long</w:instrText>
      </w:r>
      <w:r w:rsidR="004E7FE5">
        <w:rPr>
          <w:rFonts w:ascii="Cambria Math" w:eastAsia="Times New Roman" w:hAnsi="Cambria Math" w:cs="Cambria Math"/>
          <w:color w:val="000000"/>
          <w:kern w:val="0"/>
          <w14:ligatures w14:val="none"/>
        </w:rPr>
        <w:instrText>‐</w:instrText>
      </w:r>
      <w:r w:rsidR="004E7FE5">
        <w:rPr>
          <w:rFonts w:ascii="Arial" w:eastAsia="Times New Roman" w:hAnsi="Arial" w:cs="Arial"/>
          <w:color w:val="000000"/>
          <w:kern w:val="0"/>
          <w14:ligatures w14:val="none"/>
        </w:rPr>
        <w:instrText>term biological assessments. Although general guidelines for blood sampling are provided here, it should be recognized that contextual considerations (\n              e.g.\n              , taxonomic diversity, legal matters, environmental constraints) may influence the approach to blood sampling. Overall, it can be concluded that when done properly, blood sampling live fishes through the caudal vasculature is quick, efficient and minimally invasive, thus promoting conditions where live release of focal animals is possible.","container-title":"Journal of Fish Biology","DOI":"10.1111/jfb.14339","ISSN":"0022-1112, 1095-8649","issue":"1","journalAbbreviation":"Journal of Fish Biology","language":"en","page":"4-15","source":"DOI.org (Crossref)","title":"Best practices for non</w:instrText>
      </w:r>
      <w:r w:rsidR="004E7FE5">
        <w:rPr>
          <w:rFonts w:ascii="Cambria Math" w:eastAsia="Times New Roman" w:hAnsi="Cambria Math" w:cs="Cambria Math"/>
          <w:color w:val="000000"/>
          <w:kern w:val="0"/>
          <w14:ligatures w14:val="none"/>
        </w:rPr>
        <w:instrText>‐</w:instrText>
      </w:r>
      <w:r w:rsidR="004E7FE5">
        <w:rPr>
          <w:rFonts w:ascii="Arial" w:eastAsia="Times New Roman" w:hAnsi="Arial" w:cs="Arial"/>
          <w:color w:val="000000"/>
          <w:kern w:val="0"/>
          <w14:ligatures w14:val="none"/>
        </w:rPr>
        <w:instrText xml:space="preserve">lethal blood sampling of fish &lt;i&gt;via&lt;/i&gt; the caudal vasculature","URL":"https://onlinelibrary.wiley.com/doi/10.1111/jfb.14339","volume":"97","author":[{"family":"Lawrence","given":"Michael J."},{"family":"Raby","given":"Graham D."},{"family":"Teffer","given":"Amy K."},{"family":"Jeffries","given":"Ken M."},{"family":"Danylchuk","given":"Andy J."},{"family":"Eliason","given":"Erika J."},{"family":"Hasler","given":"Caleb T."},{"family":"Clark","given":"Timothy D."},{"family":"Cooke","given":"Steven J."}],"accessed":{"date-parts":[["2025",11,4]]},"issued":{"date-parts":[["2020",7]]}}}],"schema":"https://github.com/citation-style-language/schema/raw/master/csl-citation.json"} </w:instrText>
      </w:r>
      <w:r w:rsidR="004E7FE5">
        <w:rPr>
          <w:rFonts w:ascii="Arial" w:eastAsia="Times New Roman" w:hAnsi="Arial" w:cs="Arial"/>
          <w:color w:val="000000"/>
          <w:kern w:val="0"/>
          <w14:ligatures w14:val="none"/>
        </w:rPr>
        <w:fldChar w:fldCharType="separate"/>
      </w:r>
      <w:r w:rsidR="004E7FE5" w:rsidRPr="004E7FE5">
        <w:rPr>
          <w:rFonts w:ascii="Arial" w:hAnsi="Arial" w:cs="Arial"/>
          <w:kern w:val="0"/>
        </w:rPr>
        <w:t xml:space="preserve">(Davis, 2005; Romero and Reed, 2005; Lawrence </w:t>
      </w:r>
      <w:r w:rsidR="004E7FE5" w:rsidRPr="004E7FE5">
        <w:rPr>
          <w:rFonts w:ascii="Arial" w:hAnsi="Arial" w:cs="Arial"/>
          <w:i/>
          <w:iCs/>
          <w:kern w:val="0"/>
        </w:rPr>
        <w:t>et al.</w:t>
      </w:r>
      <w:r w:rsidR="004E7FE5" w:rsidRPr="004E7FE5">
        <w:rPr>
          <w:rFonts w:ascii="Arial" w:hAnsi="Arial" w:cs="Arial"/>
          <w:kern w:val="0"/>
        </w:rPr>
        <w:t>, 2020)</w:t>
      </w:r>
      <w:r w:rsidR="004E7FE5">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—using a 1 mL syringe and </w:t>
      </w:r>
      <w:r w:rsidR="007A6340">
        <w:rPr>
          <w:rFonts w:ascii="Arial" w:eastAsia="Times New Roman" w:hAnsi="Arial" w:cs="Arial"/>
          <w:color w:val="000000"/>
          <w:kern w:val="0"/>
          <w14:ligatures w14:val="none"/>
        </w:rPr>
        <w:t xml:space="preserve">a </w:t>
      </w:r>
      <w:r w:rsidR="0045522C" w:rsidRPr="00122893">
        <w:rPr>
          <w:rFonts w:ascii="Arial" w:eastAsia="Times New Roman" w:hAnsi="Arial" w:cs="Arial"/>
          <w:color w:val="000000"/>
          <w:kern w:val="0"/>
          <w14:ligatures w14:val="none"/>
        </w:rPr>
        <w:t>25-gauge</w:t>
      </w:r>
      <w:r w:rsidR="00292FF5" w:rsidRPr="00122893">
        <w:rPr>
          <w:rFonts w:ascii="Arial" w:eastAsia="Times New Roman" w:hAnsi="Arial" w:cs="Arial"/>
          <w:color w:val="000000"/>
          <w:kern w:val="0"/>
          <w14:ligatures w14:val="none"/>
        </w:rPr>
        <w:t xml:space="preserve"> needle</w:t>
      </w:r>
      <w:r w:rsidR="007A6340">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then</w:t>
      </w:r>
      <w:r w:rsidR="00292FF5" w:rsidRPr="00122893">
        <w:rPr>
          <w:rFonts w:ascii="Arial" w:eastAsia="Times New Roman" w:hAnsi="Arial" w:cs="Arial"/>
          <w:color w:val="000000"/>
          <w:kern w:val="0"/>
          <w14:ligatures w14:val="none"/>
        </w:rPr>
        <w:t xml:space="preserve"> re-recorded TL and Wt. On day 8,</w:t>
      </w:r>
      <w:r>
        <w:rPr>
          <w:rFonts w:ascii="Arial" w:eastAsia="Times New Roman" w:hAnsi="Arial" w:cs="Arial"/>
          <w:color w:val="000000"/>
          <w:kern w:val="0"/>
          <w14:ligatures w14:val="none"/>
        </w:rPr>
        <w:t xml:space="preserve"> we completed partial water changes 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all</w:t>
      </w:r>
      <w:r w:rsidR="007A6340">
        <w:rPr>
          <w:rFonts w:ascii="Arial" w:eastAsia="Times New Roman" w:hAnsi="Arial" w:cs="Arial"/>
          <w:color w:val="000000"/>
          <w:kern w:val="0"/>
          <w14:ligatures w14:val="none"/>
        </w:rPr>
        <w:t xml:space="preserve"> tank</w:t>
      </w:r>
      <w:r>
        <w:rPr>
          <w:rFonts w:ascii="Arial" w:eastAsia="Times New Roman" w:hAnsi="Arial" w:cs="Arial"/>
          <w:color w:val="000000"/>
          <w:kern w:val="0"/>
          <w14:ligatures w14:val="none"/>
        </w:rPr>
        <w:t>s</w:t>
      </w:r>
      <w:r w:rsidR="00292FF5" w:rsidRPr="00122893">
        <w:rPr>
          <w:rFonts w:ascii="Arial" w:eastAsia="Times New Roman" w:hAnsi="Arial" w:cs="Arial"/>
          <w:color w:val="000000"/>
          <w:kern w:val="0"/>
          <w14:ligatures w14:val="none"/>
        </w:rPr>
        <w:t xml:space="preserve"> using a DEKO Tools water pump (model CSP9028) to maintain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water quality</w:t>
      </w:r>
      <w:r w:rsidR="00292FF5" w:rsidRPr="00122893">
        <w:rPr>
          <w:rFonts w:ascii="Arial" w:eastAsia="Times New Roman" w:hAnsi="Arial" w:cs="Arial"/>
          <w:color w:val="000000"/>
          <w:kern w:val="0"/>
          <w14:ligatures w14:val="none"/>
        </w:rPr>
        <w:t xml:space="preserve">. </w:t>
      </w:r>
    </w:p>
    <w:p w14:paraId="6B3968C2" w14:textId="7882870A"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To examine </w:t>
      </w:r>
      <w:r w:rsidR="007A6340">
        <w:rPr>
          <w:rFonts w:ascii="Arial" w:eastAsia="Times New Roman" w:hAnsi="Arial" w:cs="Arial"/>
          <w:color w:val="000000"/>
          <w:kern w:val="0"/>
          <w14:ligatures w14:val="none"/>
        </w:rPr>
        <w:t>whether</w:t>
      </w:r>
      <w:r w:rsidRPr="00122893">
        <w:rPr>
          <w:rFonts w:ascii="Arial" w:eastAsia="Times New Roman" w:hAnsi="Arial" w:cs="Arial"/>
          <w:color w:val="000000"/>
          <w:kern w:val="0"/>
          <w14:ligatures w14:val="none"/>
        </w:rPr>
        <w:t xml:space="preserve"> differing levels of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alter baseline NLR (objective 1), we applied low and high </w:t>
      </w:r>
      <w:r w:rsidR="007A6340">
        <w:rPr>
          <w:rFonts w:ascii="Arial" w:eastAsia="Times New Roman" w:hAnsi="Arial" w:cs="Arial"/>
          <w:color w:val="000000"/>
          <w:kern w:val="0"/>
          <w14:ligatures w14:val="none"/>
        </w:rPr>
        <w:t xml:space="preserve">concentrations of </w:t>
      </w:r>
      <w:r w:rsidRPr="00122893">
        <w:rPr>
          <w:rFonts w:ascii="Arial" w:eastAsia="Times New Roman" w:hAnsi="Arial" w:cs="Arial"/>
          <w:color w:val="000000"/>
          <w:kern w:val="0"/>
          <w14:ligatures w14:val="none"/>
        </w:rPr>
        <w:t xml:space="preserve">Cd (0.034 ppm and 0.34 ppm, respectively)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(3.4 mg/L and 34 mg/L, respectively; Sigma Aldrich, Darmstadt, Germany</w:t>
      </w:r>
      <w:ins w:id="40" w:author="ANTHONY JOHNSON" w:date="2025-11-13T10:56:00Z">
        <w:r w:rsidR="00E3298F">
          <w:rPr>
            <w:rFonts w:ascii="Arial" w:eastAsia="Times New Roman" w:hAnsi="Arial" w:cs="Arial"/>
            <w:color w:val="000000"/>
            <w:kern w:val="0"/>
            <w14:ligatures w14:val="none"/>
          </w:rPr>
          <w:t xml:space="preserve">, CAS No. 2706-90-3, </w:t>
        </w:r>
      </w:ins>
      <w:ins w:id="41" w:author="ANTHONY JOHNSON" w:date="2025-11-13T10:59:00Z">
        <w:r w:rsidR="00E3298F" w:rsidRPr="00E3298F">
          <w:rPr>
            <w:rFonts w:ascii="Arial" w:hAnsi="Arial" w:cs="Arial"/>
            <w:color w:val="000000"/>
            <w:spacing w:val="-2"/>
            <w:shd w:val="clear" w:color="auto" w:fill="FFFFFF"/>
            <w:rPrChange w:id="42" w:author="ANTHONY JOHNSON" w:date="2025-11-13T10:59:00Z">
              <w:rPr>
                <w:rFonts w:ascii="Noto Sans" w:hAnsi="Noto Sans" w:cs="Noto Sans"/>
                <w:color w:val="000000"/>
                <w:spacing w:val="-2"/>
                <w:sz w:val="18"/>
                <w:szCs w:val="18"/>
                <w:shd w:val="clear" w:color="auto" w:fill="FFFFFF"/>
              </w:rPr>
            </w:rPrChange>
          </w:rPr>
          <w:t>CF</w:t>
        </w:r>
        <w:r w:rsidR="00E3298F" w:rsidRPr="00E3298F">
          <w:rPr>
            <w:rFonts w:ascii="Arial" w:hAnsi="Arial" w:cs="Arial"/>
            <w:color w:val="000000"/>
            <w:spacing w:val="-2"/>
            <w:shd w:val="clear" w:color="auto" w:fill="FFFFFF"/>
            <w:vertAlign w:val="subscript"/>
            <w:rPrChange w:id="43" w:author="ANTHONY JOHNSON" w:date="2025-11-13T10:59:00Z">
              <w:rPr>
                <w:rFonts w:ascii="Noto Sans" w:hAnsi="Noto Sans" w:cs="Noto Sans"/>
                <w:color w:val="000000"/>
                <w:spacing w:val="-2"/>
                <w:shd w:val="clear" w:color="auto" w:fill="FFFFFF"/>
                <w:vertAlign w:val="subscript"/>
              </w:rPr>
            </w:rPrChange>
          </w:rPr>
          <w:t>3</w:t>
        </w:r>
        <w:r w:rsidR="00E3298F" w:rsidRPr="00E3298F">
          <w:rPr>
            <w:rFonts w:ascii="Arial" w:hAnsi="Arial" w:cs="Arial"/>
            <w:color w:val="000000"/>
            <w:spacing w:val="-2"/>
            <w:shd w:val="clear" w:color="auto" w:fill="FFFFFF"/>
            <w:rPrChange w:id="44" w:author="ANTHONY JOHNSON" w:date="2025-11-13T10:59:00Z">
              <w:rPr>
                <w:rFonts w:ascii="Noto Sans" w:hAnsi="Noto Sans" w:cs="Noto Sans"/>
                <w:color w:val="000000"/>
                <w:spacing w:val="-2"/>
                <w:sz w:val="18"/>
                <w:szCs w:val="18"/>
                <w:shd w:val="clear" w:color="auto" w:fill="FFFFFF"/>
              </w:rPr>
            </w:rPrChange>
          </w:rPr>
          <w:t>(CF</w:t>
        </w:r>
        <w:r w:rsidR="00E3298F" w:rsidRPr="00E3298F">
          <w:rPr>
            <w:rFonts w:ascii="Arial" w:hAnsi="Arial" w:cs="Arial"/>
            <w:color w:val="000000"/>
            <w:spacing w:val="-2"/>
            <w:shd w:val="clear" w:color="auto" w:fill="FFFFFF"/>
            <w:vertAlign w:val="subscript"/>
            <w:rPrChange w:id="45" w:author="ANTHONY JOHNSON" w:date="2025-11-13T10:59:00Z">
              <w:rPr>
                <w:rFonts w:ascii="Noto Sans" w:hAnsi="Noto Sans" w:cs="Noto Sans"/>
                <w:color w:val="000000"/>
                <w:spacing w:val="-2"/>
                <w:shd w:val="clear" w:color="auto" w:fill="FFFFFF"/>
                <w:vertAlign w:val="subscript"/>
              </w:rPr>
            </w:rPrChange>
          </w:rPr>
          <w:t>2</w:t>
        </w:r>
        <w:r w:rsidR="00E3298F" w:rsidRPr="00E3298F">
          <w:rPr>
            <w:rFonts w:ascii="Arial" w:hAnsi="Arial" w:cs="Arial"/>
            <w:color w:val="000000"/>
            <w:spacing w:val="-2"/>
            <w:shd w:val="clear" w:color="auto" w:fill="FFFFFF"/>
            <w:rPrChange w:id="46" w:author="ANTHONY JOHNSON" w:date="2025-11-13T10:59:00Z">
              <w:rPr>
                <w:rFonts w:ascii="Noto Sans" w:hAnsi="Noto Sans" w:cs="Noto Sans"/>
                <w:color w:val="000000"/>
                <w:spacing w:val="-2"/>
                <w:sz w:val="18"/>
                <w:szCs w:val="18"/>
                <w:shd w:val="clear" w:color="auto" w:fill="FFFFFF"/>
              </w:rPr>
            </w:rPrChange>
          </w:rPr>
          <w:t>)</w:t>
        </w:r>
        <w:r w:rsidR="00E3298F" w:rsidRPr="00E3298F">
          <w:rPr>
            <w:rFonts w:ascii="Arial" w:hAnsi="Arial" w:cs="Arial"/>
            <w:color w:val="000000"/>
            <w:spacing w:val="-2"/>
            <w:shd w:val="clear" w:color="auto" w:fill="FFFFFF"/>
            <w:vertAlign w:val="subscript"/>
            <w:rPrChange w:id="47" w:author="ANTHONY JOHNSON" w:date="2025-11-13T10:59:00Z">
              <w:rPr>
                <w:rFonts w:ascii="Noto Sans" w:hAnsi="Noto Sans" w:cs="Noto Sans"/>
                <w:color w:val="000000"/>
                <w:spacing w:val="-2"/>
                <w:shd w:val="clear" w:color="auto" w:fill="FFFFFF"/>
                <w:vertAlign w:val="subscript"/>
              </w:rPr>
            </w:rPrChange>
          </w:rPr>
          <w:t>3</w:t>
        </w:r>
        <w:r w:rsidR="00E3298F" w:rsidRPr="00E3298F">
          <w:rPr>
            <w:rFonts w:ascii="Arial" w:hAnsi="Arial" w:cs="Arial"/>
            <w:color w:val="000000"/>
            <w:spacing w:val="-2"/>
            <w:shd w:val="clear" w:color="auto" w:fill="FFFFFF"/>
            <w:rPrChange w:id="48" w:author="ANTHONY JOHNSON" w:date="2025-11-13T10:59:00Z">
              <w:rPr>
                <w:rFonts w:ascii="Noto Sans" w:hAnsi="Noto Sans" w:cs="Noto Sans"/>
                <w:color w:val="000000"/>
                <w:spacing w:val="-2"/>
                <w:sz w:val="18"/>
                <w:szCs w:val="18"/>
                <w:shd w:val="clear" w:color="auto" w:fill="FFFFFF"/>
              </w:rPr>
            </w:rPrChange>
          </w:rPr>
          <w:t>COOH</w:t>
        </w:r>
        <w:r w:rsidR="00E3298F" w:rsidRPr="00E3298F">
          <w:rPr>
            <w:rFonts w:ascii="Arial" w:eastAsia="Times New Roman" w:hAnsi="Arial" w:cs="Arial"/>
            <w:color w:val="000000"/>
            <w:kern w:val="0"/>
            <w:vertAlign w:val="subscript"/>
            <w14:ligatures w14:val="none"/>
          </w:rPr>
          <w:softHyphen/>
        </w:r>
        <w:r w:rsidR="00E3298F" w:rsidRPr="00E3298F">
          <w:rPr>
            <w:rFonts w:ascii="Arial" w:eastAsia="Times New Roman" w:hAnsi="Arial" w:cs="Arial"/>
            <w:color w:val="000000"/>
            <w:kern w:val="0"/>
            <w14:ligatures w14:val="none"/>
          </w:rPr>
          <w:softHyphen/>
        </w:r>
      </w:ins>
      <w:r w:rsidRPr="00122893">
        <w:rPr>
          <w:rFonts w:ascii="Arial" w:eastAsia="Times New Roman" w:hAnsi="Arial" w:cs="Arial"/>
          <w:color w:val="000000"/>
          <w:kern w:val="0"/>
          <w14:ligatures w14:val="none"/>
        </w:rPr>
        <w:t xml:space="preserve">) directly to </w:t>
      </w:r>
      <w:r w:rsidR="007A6340">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 xml:space="preserve">water on day 10, while the control tanks </w:t>
      </w:r>
      <w:r w:rsidR="007A6340">
        <w:rPr>
          <w:rFonts w:ascii="Arial" w:eastAsia="Times New Roman" w:hAnsi="Arial" w:cs="Arial"/>
          <w:color w:val="000000"/>
          <w:kern w:val="0"/>
          <w14:ligatures w14:val="none"/>
        </w:rPr>
        <w:t>remained</w:t>
      </w:r>
      <w:r w:rsidRPr="00122893">
        <w:rPr>
          <w:rFonts w:ascii="Arial" w:eastAsia="Times New Roman" w:hAnsi="Arial" w:cs="Arial"/>
          <w:color w:val="000000"/>
          <w:kern w:val="0"/>
          <w14:ligatures w14:val="none"/>
        </w:rPr>
        <w:t xml:space="preserve"> undisturbed. On day 14, we collected TL, </w:t>
      </w:r>
      <w:proofErr w:type="spellStart"/>
      <w:r w:rsidRPr="00122893">
        <w:rPr>
          <w:rFonts w:ascii="Arial" w:eastAsia="Times New Roman" w:hAnsi="Arial" w:cs="Arial"/>
          <w:color w:val="000000"/>
          <w:kern w:val="0"/>
          <w14:ligatures w14:val="none"/>
        </w:rPr>
        <w:t>Wt</w:t>
      </w:r>
      <w:proofErr w:type="spellEnd"/>
      <w:r w:rsidRPr="00122893">
        <w:rPr>
          <w:rFonts w:ascii="Arial" w:eastAsia="Times New Roman" w:hAnsi="Arial" w:cs="Arial"/>
          <w:color w:val="000000"/>
          <w:kern w:val="0"/>
          <w14:ligatures w14:val="none"/>
        </w:rPr>
        <w:t>, and a second blood sample</w:t>
      </w:r>
      <w:r w:rsidR="0019026F">
        <w:rPr>
          <w:rFonts w:ascii="Arial" w:eastAsia="Times New Roman" w:hAnsi="Arial" w:cs="Arial"/>
          <w:color w:val="000000"/>
          <w:kern w:val="0"/>
          <w14:ligatures w14:val="none"/>
        </w:rPr>
        <w:t xml:space="preserve"> as before</w:t>
      </w:r>
      <w:r w:rsidRPr="00122893">
        <w:rPr>
          <w:rFonts w:ascii="Arial" w:eastAsia="Times New Roman" w:hAnsi="Arial" w:cs="Arial"/>
          <w:color w:val="000000"/>
          <w:kern w:val="0"/>
          <w14:ligatures w14:val="none"/>
        </w:rPr>
        <w:t>.</w:t>
      </w:r>
    </w:p>
    <w:p w14:paraId="49846C69" w14:textId="110D2C94" w:rsidR="002E03B3" w:rsidRPr="002E03B3" w:rsidRDefault="00260B96" w:rsidP="002E03B3">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On day 15, to </w:t>
      </w:r>
      <w:r w:rsidR="00292FF5" w:rsidRPr="00122893">
        <w:rPr>
          <w:rFonts w:ascii="Arial" w:eastAsia="Times New Roman" w:hAnsi="Arial" w:cs="Arial"/>
          <w:color w:val="000000"/>
          <w:kern w:val="0"/>
          <w14:ligatures w14:val="none"/>
        </w:rPr>
        <w:t xml:space="preserve">evaluate </w:t>
      </w:r>
      <w:r w:rsidR="007A6340">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treatment exposure would </w:t>
      </w:r>
      <w:r w:rsidR="0019026F">
        <w:rPr>
          <w:rFonts w:ascii="Arial" w:eastAsia="Times New Roman" w:hAnsi="Arial" w:cs="Arial"/>
          <w:color w:val="000000"/>
          <w:kern w:val="0"/>
          <w14:ligatures w14:val="none"/>
        </w:rPr>
        <w:t>alter</w:t>
      </w:r>
      <w:r w:rsidR="00292FF5" w:rsidRPr="00122893">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t>the</w:t>
      </w:r>
      <w:r w:rsidR="00292FF5" w:rsidRPr="00122893">
        <w:rPr>
          <w:rFonts w:ascii="Arial" w:eastAsia="Times New Roman" w:hAnsi="Arial" w:cs="Arial"/>
          <w:color w:val="000000"/>
          <w:kern w:val="0"/>
          <w14:ligatures w14:val="none"/>
        </w:rPr>
        <w:t xml:space="preserve"> stress response with </w:t>
      </w:r>
      <w:r w:rsidR="0019026F">
        <w:rPr>
          <w:rFonts w:ascii="Arial" w:eastAsia="Times New Roman" w:hAnsi="Arial" w:cs="Arial"/>
          <w:color w:val="000000"/>
          <w:kern w:val="0"/>
          <w14:ligatures w14:val="none"/>
        </w:rPr>
        <w:t>increased</w:t>
      </w:r>
      <w:r w:rsidR="00292FF5" w:rsidRPr="00122893">
        <w:rPr>
          <w:rFonts w:ascii="Arial" w:eastAsia="Times New Roman" w:hAnsi="Arial" w:cs="Arial"/>
          <w:color w:val="000000"/>
          <w:kern w:val="0"/>
          <w14:ligatures w14:val="none"/>
        </w:rPr>
        <w:t xml:space="preserve"> </w:t>
      </w:r>
      <w:r w:rsidR="007A6340">
        <w:rPr>
          <w:rFonts w:ascii="Arial" w:eastAsia="Times New Roman" w:hAnsi="Arial" w:cs="Arial"/>
          <w:color w:val="000000"/>
          <w:kern w:val="0"/>
          <w14:ligatures w14:val="none"/>
        </w:rPr>
        <w:t>salinity</w:t>
      </w:r>
      <w:r w:rsidR="00292FF5" w:rsidRPr="00122893">
        <w:rPr>
          <w:rFonts w:ascii="Arial" w:eastAsia="Times New Roman" w:hAnsi="Arial" w:cs="Arial"/>
          <w:color w:val="000000"/>
          <w:kern w:val="0"/>
          <w14:ligatures w14:val="none"/>
        </w:rPr>
        <w:t xml:space="preserve"> (objective 2), we abruptly </w:t>
      </w:r>
      <w:r w:rsidR="0019026F">
        <w:rPr>
          <w:rFonts w:ascii="Arial" w:eastAsia="Times New Roman" w:hAnsi="Arial" w:cs="Arial"/>
          <w:color w:val="000000"/>
          <w:kern w:val="0"/>
          <w14:ligatures w14:val="none"/>
        </w:rPr>
        <w:t>increased</w:t>
      </w:r>
      <w:r w:rsidR="00292FF5" w:rsidRPr="00122893">
        <w:rPr>
          <w:rFonts w:ascii="Arial" w:eastAsia="Times New Roman" w:hAnsi="Arial" w:cs="Arial"/>
          <w:color w:val="000000"/>
          <w:kern w:val="0"/>
          <w14:ligatures w14:val="none"/>
        </w:rPr>
        <w:t xml:space="preserve"> salinity in all tanks from 0 ppt to </w:t>
      </w:r>
      <w:r w:rsidR="00991BBD" w:rsidRPr="00122893">
        <w:rPr>
          <w:rFonts w:ascii="Arial" w:eastAsia="Times New Roman" w:hAnsi="Arial" w:cs="Arial"/>
          <w:color w:val="000000"/>
          <w:kern w:val="0"/>
          <w14:ligatures w14:val="none"/>
        </w:rPr>
        <w:t>approximatel</w:t>
      </w:r>
      <w:r w:rsidR="00991BBD">
        <w:rPr>
          <w:rFonts w:ascii="Arial" w:eastAsia="Times New Roman" w:hAnsi="Arial" w:cs="Arial"/>
          <w:color w:val="000000"/>
          <w:kern w:val="0"/>
          <w14:ligatures w14:val="none"/>
        </w:rPr>
        <w:t xml:space="preserve">y </w:t>
      </w:r>
      <w:r w:rsidR="00292FF5" w:rsidRPr="00122893">
        <w:rPr>
          <w:rFonts w:ascii="Arial" w:eastAsia="Times New Roman" w:hAnsi="Arial" w:cs="Arial"/>
          <w:color w:val="000000"/>
          <w:kern w:val="0"/>
          <w14:ligatures w14:val="none"/>
        </w:rPr>
        <w:t>5 ppt</w:t>
      </w:r>
      <w:r>
        <w:rPr>
          <w:rFonts w:ascii="Arial" w:eastAsia="Times New Roman" w:hAnsi="Arial" w:cs="Arial"/>
          <w:color w:val="000000"/>
          <w:kern w:val="0"/>
          <w14:ligatures w14:val="none"/>
        </w:rPr>
        <w:t xml:space="preserve"> using fast-dissolving </w:t>
      </w:r>
      <w:proofErr w:type="gramStart"/>
      <w:r>
        <w:rPr>
          <w:rFonts w:ascii="Arial" w:eastAsia="Times New Roman" w:hAnsi="Arial" w:cs="Arial"/>
          <w:color w:val="000000"/>
          <w:kern w:val="0"/>
          <w14:ligatures w14:val="none"/>
        </w:rPr>
        <w:t>Instant Ocean sea</w:t>
      </w:r>
      <w:proofErr w:type="gramEnd"/>
      <w:r>
        <w:rPr>
          <w:rFonts w:ascii="Arial" w:eastAsia="Times New Roman" w:hAnsi="Arial" w:cs="Arial"/>
          <w:color w:val="000000"/>
          <w:kern w:val="0"/>
          <w14:ligatures w14:val="none"/>
        </w:rPr>
        <w:t xml:space="preserve"> salt</w:t>
      </w:r>
      <w:r w:rsidR="00292FF5" w:rsidRPr="00122893">
        <w:rPr>
          <w:rFonts w:ascii="Arial" w:eastAsia="Times New Roman" w:hAnsi="Arial" w:cs="Arial"/>
          <w:color w:val="000000"/>
          <w:kern w:val="0"/>
          <w14:ligatures w14:val="none"/>
        </w:rPr>
        <w:t xml:space="preserve"> (Figure 2; Figure 3). Three hours after salt introduction, we collected a third blood sample</w:t>
      </w:r>
      <w:r>
        <w:rPr>
          <w:rFonts w:ascii="Arial" w:eastAsia="Times New Roman" w:hAnsi="Arial" w:cs="Arial"/>
          <w:color w:val="000000"/>
          <w:kern w:val="0"/>
          <w14:ligatures w14:val="none"/>
        </w:rPr>
        <w:t xml:space="preserve">, TL, and </w:t>
      </w:r>
      <w:proofErr w:type="spellStart"/>
      <w:r>
        <w:rPr>
          <w:rFonts w:ascii="Arial" w:eastAsia="Times New Roman" w:hAnsi="Arial" w:cs="Arial"/>
          <w:color w:val="000000"/>
          <w:kern w:val="0"/>
          <w14:ligatures w14:val="none"/>
        </w:rPr>
        <w:t>Wt</w:t>
      </w:r>
      <w:proofErr w:type="spellEnd"/>
      <w:r>
        <w:rPr>
          <w:rFonts w:ascii="Arial" w:eastAsia="Times New Roman" w:hAnsi="Arial" w:cs="Arial"/>
          <w:color w:val="000000"/>
          <w:kern w:val="0"/>
          <w14:ligatures w14:val="none"/>
        </w:rPr>
        <w:t>,</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On day 22, 12 days post-treatment and 7 days post-salt, we collected a final blood sample</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xml:space="preserve"> and euthanized all bass using MS-222.</w:t>
      </w:r>
      <w:r w:rsidR="002E03B3">
        <w:rPr>
          <w:rFonts w:ascii="Arial" w:eastAsia="Times New Roman" w:hAnsi="Arial" w:cs="Arial"/>
          <w:color w:val="000000"/>
          <w:kern w:val="0"/>
          <w14:ligatures w14:val="none"/>
        </w:rPr>
        <w:t xml:space="preserve"> The Southeastern Louisiana University Institutional Animal Care and Use Committee (IACUC) approved all procedures described above (IACUC </w:t>
      </w:r>
      <w:r w:rsidR="00F805F7">
        <w:rPr>
          <w:rFonts w:ascii="Arial" w:eastAsia="Times New Roman" w:hAnsi="Arial" w:cs="Arial"/>
          <w:color w:val="000000"/>
          <w:kern w:val="0"/>
          <w14:ligatures w14:val="none"/>
        </w:rPr>
        <w:t>approval 0093</w:t>
      </w:r>
      <w:r w:rsidR="002E03B3">
        <w:rPr>
          <w:rFonts w:ascii="Arial" w:eastAsia="Times New Roman" w:hAnsi="Arial" w:cs="Arial"/>
          <w:color w:val="000000"/>
          <w:kern w:val="0"/>
          <w14:ligatures w14:val="none"/>
        </w:rPr>
        <w:t>).</w:t>
      </w:r>
    </w:p>
    <w:p w14:paraId="36D77F92" w14:textId="77777777" w:rsidR="00292FF5" w:rsidRPr="00122893" w:rsidRDefault="00292FF5" w:rsidP="00207381">
      <w:pPr>
        <w:spacing w:line="480" w:lineRule="auto"/>
        <w:rPr>
          <w:rFonts w:ascii="Arial" w:eastAsia="Times New Roman" w:hAnsi="Arial" w:cs="Arial"/>
          <w:kern w:val="0"/>
          <w14:ligatures w14:val="none"/>
        </w:rPr>
      </w:pPr>
    </w:p>
    <w:p w14:paraId="0445D50A" w14:textId="61535DC8" w:rsidR="0045522C" w:rsidRPr="00122893" w:rsidRDefault="00292FF5" w:rsidP="00207381">
      <w:pPr>
        <w:spacing w:line="480" w:lineRule="auto"/>
        <w:rPr>
          <w:rFonts w:ascii="Arial" w:eastAsia="Times New Roman" w:hAnsi="Arial" w:cs="Arial"/>
          <w:i/>
          <w:iCs/>
          <w:color w:val="000000"/>
          <w:kern w:val="0"/>
          <w14:ligatures w14:val="none"/>
        </w:rPr>
      </w:pPr>
      <w:r w:rsidRPr="00122893">
        <w:rPr>
          <w:rFonts w:ascii="Arial" w:eastAsia="Times New Roman" w:hAnsi="Arial" w:cs="Arial"/>
          <w:i/>
          <w:iCs/>
          <w:color w:val="000000"/>
          <w:kern w:val="0"/>
          <w14:ligatures w14:val="none"/>
        </w:rPr>
        <w:t>2.3. Neutrophil</w:t>
      </w:r>
      <w:r w:rsidR="00991BBD">
        <w:rPr>
          <w:rFonts w:ascii="Arial" w:eastAsia="Times New Roman" w:hAnsi="Arial" w:cs="Arial"/>
          <w:i/>
          <w:iCs/>
          <w:color w:val="000000"/>
          <w:kern w:val="0"/>
          <w14:ligatures w14:val="none"/>
        </w:rPr>
        <w:t>-to-</w:t>
      </w:r>
      <w:r w:rsidRPr="00122893">
        <w:rPr>
          <w:rFonts w:ascii="Arial" w:eastAsia="Times New Roman" w:hAnsi="Arial" w:cs="Arial"/>
          <w:i/>
          <w:iCs/>
          <w:color w:val="000000"/>
          <w:kern w:val="0"/>
          <w14:ligatures w14:val="none"/>
        </w:rPr>
        <w:t>Lymphocyte Ratio</w:t>
      </w:r>
    </w:p>
    <w:p w14:paraId="0FFEC56A" w14:textId="279B6DC8" w:rsidR="002E15B0" w:rsidRDefault="002E15B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 xml:space="preserve">Interest in leukocyte profiles as a chronic stress biomarker has been highlighted in the literature because, unlike glucocorticoids, leukocyte profiles do not attenuate when a stressor persists chronically and are less affected by metabolic fluctuations </w:t>
      </w:r>
      <w:r>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{"citationID":"6Hv5vT4F","properties":{"formattedCitation":"(Davis {\\i{}et al.}, 2008; Goessling {\\i{}et al.}, 2015)","plainCitation":"(Davis et al., 2008; Goessling et al., 2015)","noteIndex":0},"citationItems":[{"id":"qXH3zpq3/3MDIPwhk","uris":["http://zotero.org/users/4161640/items/PLY5XJBA"],"itemData":{"id":236,"type":"article-journal","container-title":"Functional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C."}],"issued":{"date-parts":[["2008"]]}}},{"id":"qXH3zpq3/8v27dzal","uris":["http://zotero.org/users/4161640/items/8USWMUB9"],"itemData":{"id":238,"type":"article-journal","abstract":"There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Pr>
          <w:rFonts w:ascii="Arial" w:eastAsia="Times New Roman" w:hAnsi="Arial" w:cs="Arial"/>
          <w:color w:val="000000"/>
          <w:kern w:val="0"/>
          <w14:ligatures w14:val="none"/>
        </w:rPr>
        <w:fldChar w:fldCharType="separate"/>
      </w:r>
      <w:r w:rsidRPr="002E15B0">
        <w:rPr>
          <w:rFonts w:ascii="Arial" w:hAnsi="Arial" w:cs="Arial"/>
          <w:color w:val="000000"/>
          <w:kern w:val="0"/>
        </w:rPr>
        <w:t xml:space="preserve">(Davis </w:t>
      </w:r>
      <w:r w:rsidRPr="002E15B0">
        <w:rPr>
          <w:rFonts w:ascii="Arial" w:hAnsi="Arial" w:cs="Arial"/>
          <w:i/>
          <w:iCs/>
          <w:color w:val="000000"/>
          <w:kern w:val="0"/>
        </w:rPr>
        <w:t>et al.</w:t>
      </w:r>
      <w:r w:rsidRPr="002E15B0">
        <w:rPr>
          <w:rFonts w:ascii="Arial" w:hAnsi="Arial" w:cs="Arial"/>
          <w:color w:val="000000"/>
          <w:kern w:val="0"/>
        </w:rPr>
        <w:t xml:space="preserve">, 2008; Goessling </w:t>
      </w:r>
      <w:r w:rsidRPr="002E15B0">
        <w:rPr>
          <w:rFonts w:ascii="Arial" w:hAnsi="Arial" w:cs="Arial"/>
          <w:i/>
          <w:iCs/>
          <w:color w:val="000000"/>
          <w:kern w:val="0"/>
        </w:rPr>
        <w:t>et al.</w:t>
      </w:r>
      <w:r w:rsidRPr="002E15B0">
        <w:rPr>
          <w:rFonts w:ascii="Arial" w:hAnsi="Arial" w:cs="Arial"/>
          <w:color w:val="000000"/>
          <w:kern w:val="0"/>
        </w:rPr>
        <w:t>, 2015)</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Thus, we utilized leukocyte profiles herein.</w:t>
      </w:r>
    </w:p>
    <w:p w14:paraId="060AA1AD" w14:textId="09749A82" w:rsidR="00292FF5" w:rsidRPr="00122893" w:rsidRDefault="00A25304"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Immediately after blood collection, we</w:t>
      </w:r>
      <w:r w:rsidR="00292FF5" w:rsidRPr="00122893">
        <w:rPr>
          <w:rFonts w:ascii="Arial" w:eastAsia="Times New Roman" w:hAnsi="Arial" w:cs="Arial"/>
          <w:color w:val="000000"/>
          <w:kern w:val="0"/>
          <w14:ligatures w14:val="none"/>
        </w:rPr>
        <w:t xml:space="preserve"> </w:t>
      </w:r>
      <w:r w:rsidR="00373EEB">
        <w:rPr>
          <w:rFonts w:ascii="Arial" w:eastAsia="Times New Roman" w:hAnsi="Arial" w:cs="Arial"/>
          <w:color w:val="000000"/>
          <w:kern w:val="0"/>
          <w14:ligatures w14:val="none"/>
        </w:rPr>
        <w:t>prepared</w:t>
      </w:r>
      <w:r w:rsidR="00292FF5" w:rsidRPr="00122893">
        <w:rPr>
          <w:rFonts w:ascii="Arial" w:eastAsia="Times New Roman" w:hAnsi="Arial" w:cs="Arial"/>
          <w:color w:val="000000"/>
          <w:kern w:val="0"/>
          <w14:ligatures w14:val="none"/>
        </w:rPr>
        <w:t xml:space="preserve"> smears using approximately 5-10 µl of whole blood on standard glass microscope slides (75 </w:t>
      </w:r>
      <w:r w:rsidR="00373EEB">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25 mm; 1 mm thick) with a two-slide wedge method</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{"citationID":"oZe5IKWJ","properties":{"formattedCitation":"(Houwen, 2002; Murray {\\i{}et al.}, 2013)","plainCitation":"(Houwen, 2002; Murray et al., 2013)","noteIndex":0},"citationItems":[{"id":"qXH3zpq3/nDSBMZ1I","uris":["http://zotero.org/users/4161640/items/NIMJ8W4A"],"itemData":{"id":251,"type":"article-journal","container-title":"Clinics in laboratory medicine","issue":"1","journalAbbreviation":"Clin. Lab. Med.","note":"publisher: Elsevier","page":"1–14","title":"Blood film preparation and staining procedures","volume":"22","author":[{"family":"Houwen","given":"Berend"}],"issued":{"date-parts":[["2002"]]}}},{"id":"qXH3zpq3/afoQltV6","uris":["http://zotero.org/users/4161640/items/MDG3KWR9"],"itemData":{"id":252,"type":"article-journal","container-title":"Ichthyology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(Houwen, 2002; Murray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19026F">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After </w:t>
      </w:r>
      <w:r w:rsidR="00292FF5" w:rsidRPr="00122893">
        <w:rPr>
          <w:rFonts w:ascii="Arial" w:eastAsia="Times New Roman" w:hAnsi="Arial" w:cs="Arial"/>
          <w:color w:val="000000"/>
          <w:kern w:val="0"/>
          <w14:ligatures w14:val="none"/>
        </w:rPr>
        <w:t>air-dr</w:t>
      </w:r>
      <w:r>
        <w:rPr>
          <w:rFonts w:ascii="Arial" w:eastAsia="Times New Roman" w:hAnsi="Arial" w:cs="Arial"/>
          <w:color w:val="000000"/>
          <w:kern w:val="0"/>
          <w14:ligatures w14:val="none"/>
        </w:rPr>
        <w:t>ying</w:t>
      </w:r>
      <w:r w:rsidR="00292FF5" w:rsidRPr="00122893">
        <w:rPr>
          <w:rFonts w:ascii="Arial" w:eastAsia="Times New Roman" w:hAnsi="Arial" w:cs="Arial"/>
          <w:color w:val="000000"/>
          <w:kern w:val="0"/>
          <w14:ligatures w14:val="none"/>
        </w:rPr>
        <w:t>, we fixed and stained them with Giemsa-Wright (</w:t>
      </w:r>
      <w:proofErr w:type="spellStart"/>
      <w:r w:rsidR="00292FF5" w:rsidRPr="00122893">
        <w:rPr>
          <w:rFonts w:ascii="Arial" w:eastAsia="Times New Roman" w:hAnsi="Arial" w:cs="Arial"/>
          <w:color w:val="000000"/>
          <w:kern w:val="0"/>
          <w14:ligatures w14:val="none"/>
        </w:rPr>
        <w:t>Fisherbrand</w:t>
      </w:r>
      <w:proofErr w:type="spellEnd"/>
      <w:r w:rsidR="00292FF5" w:rsidRPr="00122893">
        <w:rPr>
          <w:rFonts w:ascii="Arial" w:eastAsia="Times New Roman" w:hAnsi="Arial" w:cs="Arial"/>
          <w:color w:val="000000"/>
          <w:kern w:val="0"/>
          <w14:ligatures w14:val="none"/>
        </w:rPr>
        <w:t xml:space="preserve">, Pittsburgh, PA, USA). </w:t>
      </w: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 xml:space="preserve">e examined smears under </w:t>
      </w:r>
      <w:r>
        <w:rPr>
          <w:rFonts w:ascii="Arial" w:eastAsia="Times New Roman" w:hAnsi="Arial" w:cs="Arial"/>
          <w:color w:val="000000"/>
          <w:kern w:val="0"/>
          <w14:ligatures w14:val="none"/>
        </w:rPr>
        <w:t xml:space="preserve">a </w:t>
      </w:r>
      <w:r w:rsidR="00292FF5" w:rsidRPr="00122893">
        <w:rPr>
          <w:rFonts w:ascii="Arial" w:eastAsia="Times New Roman" w:hAnsi="Arial" w:cs="Arial"/>
          <w:color w:val="000000"/>
          <w:kern w:val="0"/>
          <w14:ligatures w14:val="none"/>
        </w:rPr>
        <w:t>light microscop</w:t>
      </w:r>
      <w:r>
        <w:rPr>
          <w:rFonts w:ascii="Arial" w:eastAsia="Times New Roman" w:hAnsi="Arial" w:cs="Arial"/>
          <w:color w:val="000000"/>
          <w:kern w:val="0"/>
          <w14:ligatures w14:val="none"/>
        </w:rPr>
        <w:t>e</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40X magnification</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identi</w:t>
      </w:r>
      <w:r>
        <w:rPr>
          <w:rFonts w:ascii="Arial" w:eastAsia="Times New Roman" w:hAnsi="Arial" w:cs="Arial"/>
          <w:color w:val="000000"/>
          <w:kern w:val="0"/>
          <w14:ligatures w14:val="none"/>
        </w:rPr>
        <w:t>fied</w:t>
      </w:r>
      <w:r w:rsidR="00292FF5" w:rsidRPr="00122893">
        <w:rPr>
          <w:rFonts w:ascii="Arial" w:eastAsia="Times New Roman" w:hAnsi="Arial" w:cs="Arial"/>
          <w:color w:val="000000"/>
          <w:kern w:val="0"/>
          <w14:ligatures w14:val="none"/>
        </w:rPr>
        <w:t xml:space="preserve"> the first 100 leukocytes</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and calculated the NLR by dividing the observed lymphocyte</w:t>
      </w:r>
      <w:r w:rsidR="00052E17">
        <w:rPr>
          <w:rFonts w:ascii="Arial" w:eastAsia="Times New Roman" w:hAnsi="Arial" w:cs="Arial"/>
          <w:color w:val="000000"/>
          <w:kern w:val="0"/>
          <w14:ligatures w14:val="none"/>
        </w:rPr>
        <w:t xml:space="preserve"> count</w:t>
      </w:r>
      <w:r w:rsidR="00292FF5" w:rsidRPr="00122893">
        <w:rPr>
          <w:rFonts w:ascii="Arial" w:eastAsia="Times New Roman" w:hAnsi="Arial" w:cs="Arial"/>
          <w:color w:val="000000"/>
          <w:kern w:val="0"/>
          <w14:ligatures w14:val="none"/>
        </w:rPr>
        <w:t xml:space="preserve"> by </w:t>
      </w:r>
      <w:r w:rsidR="00373EEB">
        <w:rPr>
          <w:rFonts w:ascii="Arial" w:eastAsia="Times New Roman" w:hAnsi="Arial" w:cs="Arial"/>
          <w:color w:val="000000"/>
          <w:kern w:val="0"/>
          <w14:ligatures w14:val="none"/>
        </w:rPr>
        <w:t xml:space="preserve">the </w:t>
      </w:r>
      <w:r w:rsidR="00292FF5" w:rsidRPr="00122893">
        <w:rPr>
          <w:rFonts w:ascii="Arial" w:eastAsia="Times New Roman" w:hAnsi="Arial" w:cs="Arial"/>
          <w:color w:val="000000"/>
          <w:kern w:val="0"/>
          <w14:ligatures w14:val="none"/>
        </w:rPr>
        <w:t>neutrophil</w:t>
      </w:r>
      <w:r w:rsidR="00052E17">
        <w:rPr>
          <w:rFonts w:ascii="Arial" w:eastAsia="Times New Roman" w:hAnsi="Arial" w:cs="Arial"/>
          <w:color w:val="000000"/>
          <w:kern w:val="0"/>
          <w14:ligatures w14:val="none"/>
        </w:rPr>
        <w:t xml:space="preserve"> count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One observer, blind to treatment groups,</w:t>
      </w:r>
      <w:r w:rsidR="00292FF5" w:rsidRPr="00122893">
        <w:rPr>
          <w:rFonts w:ascii="Arial" w:eastAsia="Times New Roman" w:hAnsi="Arial" w:cs="Arial"/>
          <w:color w:val="000000"/>
          <w:kern w:val="0"/>
          <w14:ligatures w14:val="none"/>
        </w:rPr>
        <w:t xml:space="preserve"> identified </w:t>
      </w:r>
      <w:r>
        <w:rPr>
          <w:rFonts w:ascii="Arial" w:eastAsia="Times New Roman" w:hAnsi="Arial" w:cs="Arial"/>
          <w:color w:val="000000"/>
          <w:kern w:val="0"/>
          <w14:ligatures w14:val="none"/>
        </w:rPr>
        <w:t xml:space="preserve">all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 xml:space="preserve"> to ensure consistency</w:t>
      </w:r>
      <w:r w:rsidR="00292FF5" w:rsidRPr="00122893">
        <w:rPr>
          <w:rFonts w:ascii="Arial" w:eastAsia="Times New Roman" w:hAnsi="Arial" w:cs="Arial"/>
          <w:color w:val="000000"/>
          <w:kern w:val="0"/>
          <w14:ligatures w14:val="none"/>
        </w:rPr>
        <w:t>.</w:t>
      </w:r>
    </w:p>
    <w:p w14:paraId="60E9106F" w14:textId="77777777" w:rsidR="00292FF5" w:rsidRPr="00122893" w:rsidRDefault="00292FF5" w:rsidP="00207381">
      <w:pPr>
        <w:spacing w:line="480" w:lineRule="auto"/>
        <w:rPr>
          <w:rFonts w:ascii="Arial" w:eastAsia="Times New Roman" w:hAnsi="Arial" w:cs="Arial"/>
          <w:kern w:val="0"/>
          <w14:ligatures w14:val="none"/>
        </w:rPr>
      </w:pPr>
    </w:p>
    <w:p w14:paraId="68286111" w14:textId="17D7DF0D"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 xml:space="preserve">2.4. </w:t>
      </w:r>
      <w:r w:rsidR="00991BBD">
        <w:rPr>
          <w:rFonts w:ascii="Arial" w:eastAsia="Times New Roman" w:hAnsi="Arial" w:cs="Arial"/>
          <w:i/>
          <w:iCs/>
          <w:color w:val="000000"/>
          <w:kern w:val="0"/>
          <w14:ligatures w14:val="none"/>
        </w:rPr>
        <w:t xml:space="preserve">Water Quality </w:t>
      </w:r>
      <w:r w:rsidRPr="00122893">
        <w:rPr>
          <w:rFonts w:ascii="Arial" w:eastAsia="Times New Roman" w:hAnsi="Arial" w:cs="Arial"/>
          <w:i/>
          <w:iCs/>
          <w:color w:val="000000"/>
          <w:kern w:val="0"/>
          <w14:ligatures w14:val="none"/>
        </w:rPr>
        <w:t>Measurements</w:t>
      </w:r>
    </w:p>
    <w:p w14:paraId="7020B4D8" w14:textId="72CB0506" w:rsidR="0045522C"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We </w:t>
      </w:r>
      <w:r w:rsidR="007C2468">
        <w:rPr>
          <w:rFonts w:ascii="Arial" w:eastAsia="Times New Roman" w:hAnsi="Arial" w:cs="Arial"/>
          <w:color w:val="000000"/>
          <w:kern w:val="0"/>
          <w14:ligatures w14:val="none"/>
        </w:rPr>
        <w:t>measured</w:t>
      </w:r>
      <w:r w:rsidRPr="00122893">
        <w:rPr>
          <w:rFonts w:ascii="Arial" w:eastAsia="Times New Roman" w:hAnsi="Arial" w:cs="Arial"/>
          <w:color w:val="000000"/>
          <w:kern w:val="0"/>
          <w14:ligatures w14:val="none"/>
        </w:rPr>
        <w:t xml:space="preserve"> water q</w:t>
      </w:r>
      <w:r w:rsidR="0045522C" w:rsidRPr="00122893">
        <w:rPr>
          <w:rFonts w:ascii="Arial" w:eastAsia="Times New Roman" w:hAnsi="Arial" w:cs="Arial"/>
          <w:color w:val="000000"/>
          <w:kern w:val="0"/>
          <w14:ligatures w14:val="none"/>
        </w:rPr>
        <w:t>u</w:t>
      </w:r>
      <w:r w:rsidRPr="00122893">
        <w:rPr>
          <w:rFonts w:ascii="Arial" w:eastAsia="Times New Roman" w:hAnsi="Arial" w:cs="Arial"/>
          <w:color w:val="000000"/>
          <w:kern w:val="0"/>
          <w14:ligatures w14:val="none"/>
        </w:rPr>
        <w:t>ality</w:t>
      </w:r>
      <w:r w:rsidR="007C2468">
        <w:rPr>
          <w:rFonts w:ascii="Arial" w:eastAsia="Times New Roman" w:hAnsi="Arial" w:cs="Arial"/>
          <w:color w:val="000000"/>
          <w:kern w:val="0"/>
          <w14:ligatures w14:val="none"/>
        </w:rPr>
        <w:t xml:space="preserve"> variables</w:t>
      </w:r>
      <w:r w:rsidRPr="00122893">
        <w:rPr>
          <w:rFonts w:ascii="Arial" w:eastAsia="Times New Roman" w:hAnsi="Arial" w:cs="Arial"/>
          <w:color w:val="000000"/>
          <w:kern w:val="0"/>
          <w14:ligatures w14:val="none"/>
        </w:rPr>
        <w:t>—temperature</w:t>
      </w:r>
      <w:r w:rsidR="00373EEB">
        <w:rPr>
          <w:rFonts w:ascii="Arial" w:eastAsia="Times New Roman" w:hAnsi="Arial" w:cs="Arial"/>
          <w:color w:val="000000"/>
          <w:kern w:val="0"/>
          <w14:ligatures w14:val="none"/>
        </w:rPr>
        <w:t xml:space="preserve"> (°C</w:t>
      </w:r>
      <w:r w:rsidRPr="00122893">
        <w:rPr>
          <w:rFonts w:ascii="Arial" w:eastAsia="Times New Roman" w:hAnsi="Arial" w:cs="Arial"/>
          <w:color w:val="000000"/>
          <w:kern w:val="0"/>
          <w14:ligatures w14:val="none"/>
        </w:rPr>
        <w:t xml:space="preserve">), dissolved oxygen (mg/L), pH, and salinity (ppt)—using a YSI Pro DSS (Yellow Springs Instruments, Xylem Inc., Washington D.C., USA) to ensure consistency among tanks. We </w:t>
      </w:r>
      <w:r w:rsidR="007C2468">
        <w:rPr>
          <w:rFonts w:ascii="Arial" w:eastAsia="Times New Roman" w:hAnsi="Arial" w:cs="Arial"/>
          <w:color w:val="000000"/>
          <w:kern w:val="0"/>
          <w14:ligatures w14:val="none"/>
        </w:rPr>
        <w:t>collected measurements</w:t>
      </w:r>
      <w:r w:rsidRPr="00122893">
        <w:rPr>
          <w:rFonts w:ascii="Arial" w:eastAsia="Times New Roman" w:hAnsi="Arial" w:cs="Arial"/>
          <w:color w:val="000000"/>
          <w:kern w:val="0"/>
          <w14:ligatures w14:val="none"/>
        </w:rPr>
        <w:t xml:space="preserve"> on days 2, 3, 10, 11, 14, and 15</w:t>
      </w:r>
      <w:r w:rsidR="007C2468">
        <w:rPr>
          <w:rFonts w:ascii="Arial" w:eastAsia="Times New Roman" w:hAnsi="Arial" w:cs="Arial"/>
          <w:color w:val="000000"/>
          <w:kern w:val="0"/>
          <w14:ligatures w14:val="none"/>
        </w:rPr>
        <w:t xml:space="preserve"> (before salinity increase) </w:t>
      </w:r>
      <w:r w:rsidRPr="00122893">
        <w:rPr>
          <w:rFonts w:ascii="Arial" w:eastAsia="Times New Roman" w:hAnsi="Arial" w:cs="Arial"/>
          <w:color w:val="000000"/>
          <w:kern w:val="0"/>
          <w14:ligatures w14:val="none"/>
        </w:rPr>
        <w:t xml:space="preserve">and </w:t>
      </w:r>
      <w:r w:rsidR="007C2468">
        <w:rPr>
          <w:rFonts w:ascii="Arial" w:eastAsia="Times New Roman" w:hAnsi="Arial" w:cs="Arial"/>
          <w:color w:val="000000"/>
          <w:kern w:val="0"/>
          <w14:ligatures w14:val="none"/>
        </w:rPr>
        <w:t xml:space="preserve">again </w:t>
      </w:r>
      <w:r w:rsidRPr="00122893">
        <w:rPr>
          <w:rFonts w:ascii="Arial" w:eastAsia="Times New Roman" w:hAnsi="Arial" w:cs="Arial"/>
          <w:color w:val="000000"/>
          <w:kern w:val="0"/>
          <w14:ligatures w14:val="none"/>
        </w:rPr>
        <w:t xml:space="preserve">on day 17 to verify the intentional salinity increase. We double-rinsed the YSI </w:t>
      </w:r>
      <w:r w:rsidR="007C2468">
        <w:rPr>
          <w:rFonts w:ascii="Arial" w:eastAsia="Times New Roman" w:hAnsi="Arial" w:cs="Arial"/>
          <w:color w:val="000000"/>
          <w:kern w:val="0"/>
          <w14:ligatures w14:val="none"/>
        </w:rPr>
        <w:t>probe</w:t>
      </w:r>
      <w:r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tap and reverse</w:t>
      </w:r>
      <w:r w:rsidR="0019026F">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osmosis water between </w:t>
      </w:r>
      <w:r w:rsidR="007C2468">
        <w:rPr>
          <w:rFonts w:ascii="Arial" w:eastAsia="Times New Roman" w:hAnsi="Arial" w:cs="Arial"/>
          <w:color w:val="000000"/>
          <w:kern w:val="0"/>
          <w14:ligatures w14:val="none"/>
        </w:rPr>
        <w:t>tanks</w:t>
      </w:r>
      <w:r w:rsidRPr="00122893">
        <w:rPr>
          <w:rFonts w:ascii="Arial" w:eastAsia="Times New Roman" w:hAnsi="Arial" w:cs="Arial"/>
          <w:color w:val="000000"/>
          <w:kern w:val="0"/>
          <w14:ligatures w14:val="none"/>
        </w:rPr>
        <w:t xml:space="preserve"> to </w:t>
      </w:r>
      <w:r w:rsidR="00533DCC">
        <w:rPr>
          <w:rFonts w:ascii="Arial" w:eastAsia="Times New Roman" w:hAnsi="Arial" w:cs="Arial"/>
          <w:color w:val="000000"/>
          <w:kern w:val="0"/>
          <w14:ligatures w14:val="none"/>
        </w:rPr>
        <w:t>prevent</w:t>
      </w:r>
      <w:r w:rsidRPr="00122893">
        <w:rPr>
          <w:rFonts w:ascii="Arial" w:eastAsia="Times New Roman" w:hAnsi="Arial" w:cs="Arial"/>
          <w:color w:val="000000"/>
          <w:kern w:val="0"/>
          <w14:ligatures w14:val="none"/>
        </w:rPr>
        <w:t xml:space="preserve"> contamination. We u</w:t>
      </w:r>
      <w:r w:rsidR="0019026F">
        <w:rPr>
          <w:rFonts w:ascii="Arial" w:eastAsia="Times New Roman" w:hAnsi="Arial" w:cs="Arial"/>
          <w:color w:val="000000"/>
          <w:kern w:val="0"/>
          <w14:ligatures w14:val="none"/>
        </w:rPr>
        <w:t>sed</w:t>
      </w:r>
      <w:r w:rsidRPr="00122893">
        <w:rPr>
          <w:rFonts w:ascii="Arial" w:eastAsia="Times New Roman" w:hAnsi="Arial" w:cs="Arial"/>
          <w:color w:val="000000"/>
          <w:kern w:val="0"/>
          <w14:ligatures w14:val="none"/>
        </w:rPr>
        <w:t xml:space="preserve"> water</w:t>
      </w:r>
      <w:r w:rsidR="007C2468">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quality data to </w:t>
      </w:r>
      <w:r w:rsidR="007C2468">
        <w:rPr>
          <w:rFonts w:ascii="Arial" w:eastAsia="Times New Roman" w:hAnsi="Arial" w:cs="Arial"/>
          <w:color w:val="000000"/>
          <w:kern w:val="0"/>
          <w14:ligatures w14:val="none"/>
        </w:rPr>
        <w:t>verify consistent environmental conditions across tanks</w:t>
      </w:r>
      <w:r w:rsidRPr="00122893">
        <w:rPr>
          <w:rFonts w:ascii="Arial" w:eastAsia="Times New Roman" w:hAnsi="Arial" w:cs="Arial"/>
          <w:color w:val="000000"/>
          <w:kern w:val="0"/>
          <w14:ligatures w14:val="none"/>
        </w:rPr>
        <w:t>.</w:t>
      </w:r>
    </w:p>
    <w:p w14:paraId="791FCCB3" w14:textId="0AE04F49" w:rsidR="0056648E" w:rsidRPr="0056648E" w:rsidRDefault="0056648E" w:rsidP="00207381">
      <w:pPr>
        <w:spacing w:line="480" w:lineRule="auto"/>
        <w:rPr>
          <w:rFonts w:ascii="Arial" w:eastAsia="Times New Roman" w:hAnsi="Arial" w:cs="Arial"/>
          <w:i/>
          <w:iCs/>
          <w:kern w:val="0"/>
          <w14:ligatures w14:val="none"/>
        </w:rPr>
      </w:pPr>
    </w:p>
    <w:p w14:paraId="43140371" w14:textId="642E618E"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w:t>
      </w:r>
      <w:r w:rsidR="0056648E">
        <w:rPr>
          <w:rFonts w:ascii="Arial" w:eastAsia="Times New Roman" w:hAnsi="Arial" w:cs="Arial"/>
          <w:i/>
          <w:iCs/>
          <w:color w:val="000000"/>
          <w:kern w:val="0"/>
          <w14:ligatures w14:val="none"/>
        </w:rPr>
        <w:t>5</w:t>
      </w:r>
      <w:r w:rsidRPr="00122893">
        <w:rPr>
          <w:rFonts w:ascii="Arial" w:eastAsia="Times New Roman" w:hAnsi="Arial" w:cs="Arial"/>
          <w:i/>
          <w:iCs/>
          <w:color w:val="000000"/>
          <w:kern w:val="0"/>
          <w14:ligatures w14:val="none"/>
        </w:rPr>
        <w:t>. Statistical Analyses</w:t>
      </w:r>
    </w:p>
    <w:p w14:paraId="71D4D865" w14:textId="7F955A38" w:rsidR="00292FF5"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lastRenderedPageBreak/>
        <w:t xml:space="preserve">We visualized and analyzed all data using R </w:t>
      </w:r>
      <w:r w:rsidR="00487AF7">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in </w:t>
      </w:r>
      <w:proofErr w:type="spellStart"/>
      <w:r w:rsidRPr="00122893">
        <w:rPr>
          <w:rFonts w:ascii="Arial" w:eastAsia="Times New Roman" w:hAnsi="Arial" w:cs="Arial"/>
          <w:color w:val="000000"/>
          <w:kern w:val="0"/>
          <w14:ligatures w14:val="none"/>
        </w:rPr>
        <w:t>Posit’s</w:t>
      </w:r>
      <w:proofErr w:type="spellEnd"/>
      <w:r w:rsidRPr="00122893">
        <w:rPr>
          <w:rFonts w:ascii="Arial" w:eastAsia="Times New Roman" w:hAnsi="Arial" w:cs="Arial"/>
          <w:color w:val="000000"/>
          <w:kern w:val="0"/>
          <w14:ligatures w14:val="none"/>
        </w:rPr>
        <w:t xml:space="preserve"> RStudio Integrated Development Environment</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{"citationID":"wn1cXUf6","properties":{"formattedCitation":"(Posit team, 2025; R Core Team, 2025)","plainCitation":"(Posit team, 2025; R Core Team, 2025)","noteIndex":0},"citationItems":[{"id":"qXH3zpq3/id5Bmdj5","uris":["http://zotero.org/users/4161640/items/CGYWE2UU"],"itemData":{"id":254,"type":"book","event-place":"Boston, MA","publisher":"Posit Software, PBC","publisher-place":"Boston, MA","title":"RStudio: integrated development environment for R","URL":"http://www.posit.co/","author":[{"literal":"Posit team"}],"issued":{"date-parts":[["2025"]]}}},{"id":"qXH3zpq3/OYTw8Yj3","uris":["http://zotero.org/users/4161640/items/7GWUYDZ9"],"itemData":{"id":253,"type":"book","event-place":"Vienna,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(Posit team, 2025; R Core Team, 2025)</w:t>
      </w:r>
      <w:r w:rsidR="0019026F">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For statistical testing,</w:t>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we used</w:t>
      </w:r>
      <w:r w:rsidRPr="00122893">
        <w:rPr>
          <w:rFonts w:ascii="Arial" w:eastAsia="Times New Roman" w:hAnsi="Arial" w:cs="Arial"/>
          <w:color w:val="000000"/>
          <w:kern w:val="0"/>
          <w14:ligatures w14:val="none"/>
        </w:rPr>
        <w:t xml:space="preserve"> an alpha value of 0.05. Between day</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4 and 7, one 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control, Cd high,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high group</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died; on day 14, one 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low group </w:t>
      </w:r>
      <w:r w:rsidR="00487AF7">
        <w:rPr>
          <w:rFonts w:ascii="Arial" w:eastAsia="Times New Roman" w:hAnsi="Arial" w:cs="Arial"/>
          <w:color w:val="000000"/>
          <w:kern w:val="0"/>
          <w14:ligatures w14:val="none"/>
        </w:rPr>
        <w:t xml:space="preserve">also </w:t>
      </w:r>
      <w:r w:rsidRPr="00122893">
        <w:rPr>
          <w:rFonts w:ascii="Arial" w:eastAsia="Times New Roman" w:hAnsi="Arial" w:cs="Arial"/>
          <w:color w:val="000000"/>
          <w:kern w:val="0"/>
          <w14:ligatures w14:val="none"/>
        </w:rPr>
        <w:t>died (four fish</w:t>
      </w:r>
      <w:r w:rsidR="00487AF7">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total). We included blood and water quality data from all four fish </w:t>
      </w:r>
      <w:r w:rsidR="00A406CA">
        <w:rPr>
          <w:rFonts w:ascii="Arial" w:eastAsia="Times New Roman" w:hAnsi="Arial" w:cs="Arial"/>
          <w:color w:val="000000"/>
          <w:kern w:val="0"/>
          <w14:ligatures w14:val="none"/>
        </w:rPr>
        <w:t>through</w:t>
      </w:r>
      <w:r w:rsidRPr="00122893">
        <w:rPr>
          <w:rFonts w:ascii="Arial" w:eastAsia="Times New Roman" w:hAnsi="Arial" w:cs="Arial"/>
          <w:color w:val="000000"/>
          <w:kern w:val="0"/>
          <w14:ligatures w14:val="none"/>
        </w:rPr>
        <w:t xml:space="preserve"> day </w:t>
      </w:r>
      <w:r w:rsidR="002E15B0" w:rsidRPr="00122893">
        <w:rPr>
          <w:rFonts w:ascii="Arial" w:eastAsia="Times New Roman" w:hAnsi="Arial" w:cs="Arial"/>
          <w:color w:val="000000"/>
          <w:kern w:val="0"/>
          <w14:ligatures w14:val="none"/>
        </w:rPr>
        <w:t>7</w:t>
      </w:r>
      <w:r w:rsidR="002E15B0">
        <w:rPr>
          <w:rFonts w:ascii="Arial" w:eastAsia="Times New Roman" w:hAnsi="Arial" w:cs="Arial"/>
          <w:color w:val="000000"/>
          <w:kern w:val="0"/>
          <w14:ligatures w14:val="none"/>
        </w:rPr>
        <w:t>, but</w:t>
      </w:r>
      <w:r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excluded them thereafter</w:t>
      </w:r>
      <w:r w:rsidRPr="00122893">
        <w:rPr>
          <w:rFonts w:ascii="Arial" w:eastAsia="Times New Roman" w:hAnsi="Arial" w:cs="Arial"/>
          <w:color w:val="000000"/>
          <w:kern w:val="0"/>
          <w14:ligatures w14:val="none"/>
        </w:rPr>
        <w:t>.</w:t>
      </w:r>
    </w:p>
    <w:p w14:paraId="33599C29" w14:textId="04D53F13" w:rsidR="00BC047E" w:rsidRDefault="00292FF5" w:rsidP="007C2468">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First, we qualitatively assessed water quality variables throughout the study (days 2, 3, 10, 11, 14, 15, 17) to ensure temporal consistency among all tanks. We </w:t>
      </w:r>
      <w:r w:rsidR="00487AF7">
        <w:rPr>
          <w:rFonts w:ascii="Arial" w:eastAsia="Times New Roman" w:hAnsi="Arial" w:cs="Arial"/>
          <w:color w:val="000000"/>
          <w:kern w:val="0"/>
          <w14:ligatures w14:val="none"/>
        </w:rPr>
        <w:t xml:space="preserve">then </w:t>
      </w:r>
      <w:r w:rsidRPr="00122893">
        <w:rPr>
          <w:rFonts w:ascii="Arial" w:eastAsia="Times New Roman" w:hAnsi="Arial" w:cs="Arial"/>
          <w:color w:val="000000"/>
          <w:kern w:val="0"/>
          <w14:ligatures w14:val="none"/>
        </w:rPr>
        <w:t>used the length and weight data to calculate each individual’s relative weight (</w:t>
      </w:r>
      <w:r w:rsidRPr="00122893">
        <w:rPr>
          <w:rFonts w:ascii="Arial" w:eastAsia="Times New Roman" w:hAnsi="Arial" w:cs="Arial"/>
          <w:i/>
          <w:iCs/>
          <w:color w:val="000000"/>
          <w:kern w:val="0"/>
          <w14:ligatures w14:val="none"/>
        </w:rPr>
        <w:t>Wᵣ</w:t>
      </w:r>
      <w:r w:rsidRPr="00122893">
        <w:rPr>
          <w:rFonts w:ascii="Arial" w:eastAsia="Times New Roman" w:hAnsi="Arial" w:cs="Arial"/>
          <w:color w:val="000000"/>
          <w:kern w:val="0"/>
          <w14:ligatures w14:val="none"/>
        </w:rPr>
        <w:t xml:space="preserve">), a commonly used condition metric </w:t>
      </w:r>
      <w:r w:rsidR="00487AF7">
        <w:rPr>
          <w:rFonts w:ascii="Arial" w:eastAsia="Times New Roman" w:hAnsi="Arial" w:cs="Arial"/>
          <w:color w:val="000000"/>
          <w:kern w:val="0"/>
          <w14:ligatures w14:val="none"/>
        </w:rPr>
        <w:t>for</w:t>
      </w:r>
      <w:r w:rsidRPr="00122893">
        <w:rPr>
          <w:rFonts w:ascii="Arial" w:eastAsia="Times New Roman" w:hAnsi="Arial" w:cs="Arial"/>
          <w:color w:val="000000"/>
          <w:kern w:val="0"/>
          <w14:ligatures w14:val="none"/>
        </w:rPr>
        <w:t xml:space="preserve"> freshwater fishes</w:t>
      </w:r>
      <w:r w:rsidR="00A406CA">
        <w:rPr>
          <w:rFonts w:ascii="Arial" w:eastAsia="Times New Roman" w:hAnsi="Arial" w:cs="Arial"/>
          <w:color w:val="000000"/>
          <w:kern w:val="0"/>
          <w14:ligatures w14:val="none"/>
        </w:rPr>
        <w:t xml:space="preserve"> </w:t>
      </w:r>
      <w:r w:rsidR="00A406CA">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{"citationID":"yqc29njU","properties":{"formattedCitation":"(Neumann and Allen, 2007)","plainCitation":"(Neumann and Allen, 2007)","dontUpdate":true,"noteIndex":0},"citationItems":[{"id":"qXH3zpq3/vOIrSRdR","uris":["http://zotero.org/users/4161640/items/GFAWWB2N"],"itemData":{"id":255,"type":"chapter","container-title":"Analysis and interpretation of freshwater fisheries data","page":"375-421","publisher":"American Fisheries Society, Bethesda, USA","title":"Chapter 9: Size structure","author":[{"family":"Neumann","given":"R. M."},{"family":"Allen","given":"M. S."}],"editor":[{"family":"Guy","given":"C. S."},{"family":"Brown","given":"M. L."}],"issued":{"date-parts":[["2007"]]}}}],"schema":"https://github.com/citation-style-language/schema/raw/master/csl-citation.json"} </w:instrText>
      </w:r>
      <w:r w:rsidR="00A406CA">
        <w:rPr>
          <w:rFonts w:ascii="Arial" w:eastAsia="Times New Roman" w:hAnsi="Arial" w:cs="Arial"/>
          <w:color w:val="000000"/>
          <w:kern w:val="0"/>
          <w14:ligatures w14:val="none"/>
        </w:rPr>
        <w:fldChar w:fldCharType="separate"/>
      </w:r>
      <w:r w:rsidR="00A406CA">
        <w:rPr>
          <w:rFonts w:ascii="Arial" w:eastAsia="Times New Roman" w:hAnsi="Arial" w:cs="Arial"/>
          <w:noProof/>
          <w:color w:val="000000"/>
          <w:kern w:val="0"/>
          <w14:ligatures w14:val="none"/>
        </w:rPr>
        <w:t>(Neumann and Allen, 2007</w:t>
      </w:r>
      <w:r w:rsidR="00A406CA">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We used the regression equation for largemouth bass </w:t>
      </w:r>
      <w:r w:rsidR="00661E69">
        <w:rPr>
          <w:rFonts w:ascii="Arial" w:eastAsia="Times New Roman" w:hAnsi="Arial" w:cs="Arial"/>
          <w:color w:val="000000"/>
          <w:kern w:val="0"/>
          <w14:ligatures w14:val="none"/>
        </w:rPr>
        <w:t>from</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{"citationID":"ZSnktyS4","properties":{"formattedCitation":"(Anderson and Neumann, 1996)","plainCitation":"(Anderson and Neumann, 1996)","dontUpdate":true,"noteIndex":0},"citationItems":[{"id":"qXH3zpq3/QVjKFbgu","uris":["http://zotero.org/users/4161640/items/DYL3CFDY"],"itemData":{"id":256,"type":"chapter","container-title":"Fisheries Techniques","edition":"2nd Edition","event-place":"Bethesda, Maryland, USA","page":"447-482","publisher":"American Fisheries Society","publisher-place":"Bethesda, Maryland, USA","title":"Length, weight, and associated structural indices","author":[{"family":"Anderson","given":"R. O."},{"family":"Neumann","given":"R. M."}],"editor":[{"family":"Murphy","given":"B. R."},{"family":"Willis","given":"D. W."}],"issued":{"date-parts":[["1996"]]}}}],"schema":"https://github.com/citation-style-language/schema/raw/master/csl-citation.json"} </w:instrText>
      </w:r>
      <w:r w:rsidR="00C20E9B">
        <w:rPr>
          <w:rFonts w:ascii="Arial" w:eastAsia="Times New Roman" w:hAnsi="Arial" w:cs="Arial"/>
          <w:color w:val="000000"/>
          <w:kern w:val="0"/>
          <w14:ligatures w14:val="none"/>
        </w:rPr>
        <w:fldChar w:fldCharType="separate"/>
      </w:r>
      <w:r w:rsidR="00C20E9B">
        <w:rPr>
          <w:rFonts w:ascii="Arial" w:eastAsia="Times New Roman" w:hAnsi="Arial" w:cs="Arial"/>
          <w:noProof/>
          <w:color w:val="000000"/>
          <w:kern w:val="0"/>
          <w14:ligatures w14:val="none"/>
        </w:rPr>
        <w:t>Anderson and Neumann (1996)</w:t>
      </w:r>
      <w:r w:rsidR="00C20E9B">
        <w:rPr>
          <w:rFonts w:ascii="Arial" w:eastAsia="Times New Roman" w:hAnsi="Arial" w:cs="Arial"/>
          <w:color w:val="000000"/>
          <w:kern w:val="0"/>
          <w14:ligatures w14:val="none"/>
        </w:rPr>
        <w:fldChar w:fldCharType="end"/>
      </w:r>
      <w:r w:rsidR="00C20E9B">
        <w:rPr>
          <w:rStyle w:val="CommentReference"/>
        </w:rPr>
        <w:t xml:space="preserve"> </w:t>
      </w:r>
      <w:r w:rsidRPr="00122893">
        <w:rPr>
          <w:rFonts w:ascii="Arial" w:eastAsia="Times New Roman" w:hAnsi="Arial" w:cs="Arial"/>
          <w:color w:val="000000"/>
          <w:kern w:val="0"/>
          <w14:ligatures w14:val="none"/>
        </w:rPr>
        <w:t xml:space="preserve"> to calculate the standard weight (</w:t>
      </w:r>
      <w:r w:rsidRPr="00122893">
        <w:rPr>
          <w:rFonts w:ascii="Arial" w:eastAsia="Times New Roman" w:hAnsi="Arial" w:cs="Arial"/>
          <w:i/>
          <w:iCs/>
          <w:color w:val="000000"/>
          <w:kern w:val="0"/>
          <w14:ligatures w14:val="none"/>
        </w:rPr>
        <w:t>W</w:t>
      </w:r>
      <w:r w:rsidRPr="00122893">
        <w:rPr>
          <w:rFonts w:ascii="Segoe UI Symbol" w:eastAsia="Times New Roman" w:hAnsi="Segoe UI Symbol" w:cs="Segoe UI Symbol"/>
          <w:i/>
          <w:iCs/>
          <w:color w:val="000000"/>
          <w:kern w:val="0"/>
          <w14:ligatures w14:val="none"/>
        </w:rPr>
        <w:t>ₛ</w:t>
      </w:r>
      <w:r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requir</w:t>
      </w:r>
      <w:r w:rsidRPr="00122893">
        <w:rPr>
          <w:rFonts w:ascii="Arial" w:eastAsia="Times New Roman" w:hAnsi="Arial" w:cs="Arial"/>
          <w:color w:val="000000"/>
          <w:kern w:val="0"/>
          <w14:ligatures w14:val="none"/>
        </w:rPr>
        <w:t>ed in the relative weight</w:t>
      </w:r>
      <w:r w:rsidR="00C20E9B">
        <w:rPr>
          <w:rFonts w:ascii="Arial" w:eastAsia="Times New Roman" w:hAnsi="Arial" w:cs="Arial"/>
          <w:color w:val="000000"/>
          <w:kern w:val="0"/>
          <w14:ligatures w14:val="none"/>
        </w:rPr>
        <w:t xml:space="preserve"> </w:t>
      </w:r>
      <w:r w:rsidR="00C20E9B" w:rsidRPr="00122893">
        <w:rPr>
          <w:rFonts w:ascii="Arial" w:eastAsia="Times New Roman" w:hAnsi="Arial" w:cs="Arial"/>
          <w:color w:val="000000"/>
          <w:kern w:val="0"/>
          <w14:ligatures w14:val="none"/>
        </w:rPr>
        <w:t>(</w:t>
      </w:r>
      <w:proofErr w:type="spellStart"/>
      <w:r w:rsidR="00C20E9B" w:rsidRPr="00122893">
        <w:rPr>
          <w:rFonts w:ascii="Arial" w:eastAsia="Times New Roman" w:hAnsi="Arial" w:cs="Arial"/>
          <w:i/>
          <w:iCs/>
          <w:color w:val="000000"/>
          <w:kern w:val="0"/>
          <w14:ligatures w14:val="none"/>
        </w:rPr>
        <w:t>W</w:t>
      </w:r>
      <w:r w:rsidR="00C20E9B" w:rsidRPr="00C20E9B">
        <w:rPr>
          <w:rFonts w:ascii="Segoe UI Symbol" w:eastAsia="Times New Roman" w:hAnsi="Segoe UI Symbol" w:cs="Segoe UI Symbol"/>
          <w:i/>
          <w:iCs/>
          <w:color w:val="000000"/>
          <w:kern w:val="0"/>
          <w:vertAlign w:val="subscript"/>
          <w14:ligatures w14:val="none"/>
        </w:rPr>
        <w:t>r</w:t>
      </w:r>
      <w:proofErr w:type="spellEnd"/>
      <w:r w:rsidR="00C20E9B"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equation. </w:t>
      </w:r>
    </w:p>
    <w:p w14:paraId="4D5C66C7" w14:textId="05DE4982" w:rsidR="00883338" w:rsidRDefault="00BC047E"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To test our hypotheses</w:t>
      </w:r>
      <w:r w:rsidR="00292FF5" w:rsidRPr="00122893">
        <w:rPr>
          <w:rFonts w:ascii="Arial" w:eastAsia="Times New Roman" w:hAnsi="Arial" w:cs="Arial"/>
          <w:color w:val="000000"/>
          <w:kern w:val="0"/>
          <w14:ligatures w14:val="none"/>
        </w:rPr>
        <w:t xml:space="preserve">, we </w:t>
      </w:r>
      <w:r w:rsidR="007C2468">
        <w:rPr>
          <w:rFonts w:ascii="Arial" w:eastAsia="Times New Roman" w:hAnsi="Arial" w:cs="Arial"/>
          <w:color w:val="000000"/>
          <w:kern w:val="0"/>
          <w14:ligatures w14:val="none"/>
        </w:rPr>
        <w:t>used</w:t>
      </w:r>
      <w:r w:rsidR="00292FF5" w:rsidRPr="00122893">
        <w:rPr>
          <w:rFonts w:ascii="Arial" w:eastAsia="Times New Roman" w:hAnsi="Arial" w:cs="Arial"/>
          <w:color w:val="000000"/>
          <w:kern w:val="0"/>
          <w14:ligatures w14:val="none"/>
        </w:rPr>
        <w:t xml:space="preserve"> a generalized linear mixed-effects model (GLMM) to analyze (1) </w:t>
      </w:r>
      <w:r w:rsidR="007C2468">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varying rates of Cd and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impacted</w:t>
      </w:r>
      <w:r w:rsidR="00292FF5" w:rsidRPr="00122893">
        <w:rPr>
          <w:rFonts w:ascii="Arial" w:eastAsia="Times New Roman" w:hAnsi="Arial" w:cs="Arial"/>
          <w:color w:val="000000"/>
          <w:kern w:val="0"/>
          <w14:ligatures w14:val="none"/>
        </w:rPr>
        <w:t xml:space="preserve"> NLR</w:t>
      </w:r>
      <w:r w:rsidR="007C2468">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 xml:space="preserve">objective 1), (2) </w:t>
      </w:r>
      <w:r w:rsidR="007C2468">
        <w:rPr>
          <w:rFonts w:ascii="Arial" w:eastAsia="Times New Roman" w:hAnsi="Arial" w:cs="Arial"/>
          <w:color w:val="000000"/>
          <w:kern w:val="0"/>
          <w14:ligatures w14:val="none"/>
        </w:rPr>
        <w:t xml:space="preserve">whether Cd or </w:t>
      </w:r>
      <w:proofErr w:type="spellStart"/>
      <w:r w:rsidR="007C2468">
        <w:rPr>
          <w:rFonts w:ascii="Arial" w:eastAsia="Times New Roman" w:hAnsi="Arial" w:cs="Arial"/>
          <w:color w:val="000000"/>
          <w:kern w:val="0"/>
          <w14:ligatures w14:val="none"/>
        </w:rPr>
        <w:t>PFPeA</w:t>
      </w:r>
      <w:proofErr w:type="spellEnd"/>
      <w:r w:rsidR="007C2468">
        <w:rPr>
          <w:rFonts w:ascii="Arial" w:eastAsia="Times New Roman" w:hAnsi="Arial" w:cs="Arial"/>
          <w:color w:val="000000"/>
          <w:kern w:val="0"/>
          <w14:ligatures w14:val="none"/>
        </w:rPr>
        <w:t xml:space="preserve"> modified NLR following a salt stressor</w:t>
      </w:r>
      <w:r w:rsidR="00292FF5" w:rsidRPr="00122893">
        <w:rPr>
          <w:rFonts w:ascii="Arial" w:eastAsia="Times New Roman" w:hAnsi="Arial" w:cs="Arial"/>
          <w:color w:val="000000"/>
          <w:kern w:val="0"/>
          <w14:ligatures w14:val="none"/>
        </w:rPr>
        <w:t xml:space="preserve"> (objective 2), and (3) </w:t>
      </w:r>
      <w:r w:rsidR="007C2468">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NLR</w:t>
      </w:r>
      <w:r w:rsidR="007C2468">
        <w:rPr>
          <w:rFonts w:ascii="Arial" w:eastAsia="Times New Roman" w:hAnsi="Arial" w:cs="Arial"/>
          <w:color w:val="000000"/>
          <w:kern w:val="0"/>
          <w14:ligatures w14:val="none"/>
        </w:rPr>
        <w:t xml:space="preserve"> recovery differed</w:t>
      </w:r>
      <w:r w:rsidR="00292FF5" w:rsidRPr="00122893">
        <w:rPr>
          <w:rFonts w:ascii="Arial" w:eastAsia="Times New Roman" w:hAnsi="Arial" w:cs="Arial"/>
          <w:color w:val="000000"/>
          <w:kern w:val="0"/>
          <w14:ligatures w14:val="none"/>
        </w:rPr>
        <w:t xml:space="preserve"> among</w:t>
      </w:r>
      <w:r w:rsidR="007C2468">
        <w:rPr>
          <w:rFonts w:ascii="Arial" w:eastAsia="Times New Roman" w:hAnsi="Arial" w:cs="Arial"/>
          <w:color w:val="000000"/>
          <w:kern w:val="0"/>
          <w14:ligatures w14:val="none"/>
        </w:rPr>
        <w:t xml:space="preserve"> treatments</w:t>
      </w:r>
      <w:r w:rsidR="00292FF5"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exposed to</w:t>
      </w:r>
      <w:r w:rsidR="00292FF5" w:rsidRPr="00122893">
        <w:rPr>
          <w:rFonts w:ascii="Arial" w:eastAsia="Times New Roman" w:hAnsi="Arial" w:cs="Arial"/>
          <w:color w:val="000000"/>
          <w:kern w:val="0"/>
          <w14:ligatures w14:val="none"/>
        </w:rPr>
        <w:t xml:space="preserve"> a persistent environmental stressor (objective 3). We </w:t>
      </w:r>
      <w:r w:rsidR="00661E69">
        <w:rPr>
          <w:rFonts w:ascii="Arial" w:eastAsia="Times New Roman" w:hAnsi="Arial" w:cs="Arial"/>
          <w:color w:val="000000"/>
          <w:kern w:val="0"/>
          <w14:ligatures w14:val="none"/>
        </w:rPr>
        <w:t>identifi</w:t>
      </w:r>
      <w:r w:rsidR="00292FF5" w:rsidRPr="00122893">
        <w:rPr>
          <w:rFonts w:ascii="Arial" w:eastAsia="Times New Roman" w:hAnsi="Arial" w:cs="Arial"/>
          <w:color w:val="000000"/>
          <w:kern w:val="0"/>
          <w14:ligatures w14:val="none"/>
        </w:rPr>
        <w:t xml:space="preserve">ed the best-fitting distribution </w:t>
      </w:r>
      <w:r w:rsidR="00661E69">
        <w:rPr>
          <w:rFonts w:ascii="Arial" w:eastAsia="Times New Roman" w:hAnsi="Arial" w:cs="Arial"/>
          <w:color w:val="000000"/>
          <w:kern w:val="0"/>
          <w14:ligatures w14:val="none"/>
        </w:rPr>
        <w:t>for</w:t>
      </w:r>
      <w:r w:rsidR="00292FF5" w:rsidRPr="00122893">
        <w:rPr>
          <w:rFonts w:ascii="Arial" w:eastAsia="Times New Roman" w:hAnsi="Arial" w:cs="Arial"/>
          <w:color w:val="000000"/>
          <w:kern w:val="0"/>
          <w14:ligatures w14:val="none"/>
        </w:rPr>
        <w:t xml:space="preserve"> the NLR data using the </w:t>
      </w:r>
      <w:proofErr w:type="spellStart"/>
      <w:r w:rsidR="00292FF5" w:rsidRPr="00122893">
        <w:rPr>
          <w:rFonts w:ascii="Arial" w:eastAsia="Times New Roman" w:hAnsi="Arial" w:cs="Arial"/>
          <w:i/>
          <w:iCs/>
          <w:color w:val="000000"/>
          <w:kern w:val="0"/>
          <w14:ligatures w14:val="none"/>
        </w:rPr>
        <w:t>fitdistrplus</w:t>
      </w:r>
      <w:proofErr w:type="spellEnd"/>
      <w:r w:rsidR="00292FF5"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color w:val="000000"/>
          <w:kern w:val="0"/>
          <w14:ligatures w14:val="none"/>
        </w:rPr>
        <w:t>package</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{"citationID":"4nHkrGSp","properties":{"formattedCitation":"(Delignette-Muller and Dutang, 2015)","plainCitation":"(Delignette-Muller and Dutang, 2015)","noteIndex":0},"citationItems":[{"id":"qXH3zpq3/QKCqcUCk","uris":["http://zotero.org/users/4161640/items/UNF5TF4D"],"itemData":{"id":257,"type":"article-journal","container-title":"Journal of Statistical Software","DOI":"10.18637/jss.v064.i04","issue":"4","journalAbbreviation":"J. Stat. Softw.","page":"1–34","title":"fitdistrplus: an R package for fitting distributions","volume":"64","author":[{"family":"Delignette-Muller","given":"Marie Laure"},{"family":"Dutang","given":"Christophe"}],"issued":{"date-parts":[["2015"]]}}}],"schema":"https://github.com/citation-style-language/schema/raw/master/csl-citation.json"} </w:instrText>
      </w:r>
      <w:r w:rsidR="00C20E9B">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(Delignette-Muller and Dutang, 2015)</w:t>
      </w:r>
      <w:r w:rsidR="00C20E9B">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We included fixed effects </w:t>
      </w:r>
      <w:r w:rsidR="00661E69">
        <w:rPr>
          <w:rFonts w:ascii="Arial" w:eastAsia="Times New Roman" w:hAnsi="Arial" w:cs="Arial"/>
          <w:color w:val="000000"/>
          <w:kern w:val="0"/>
          <w14:ligatures w14:val="none"/>
        </w:rPr>
        <w:t>for the</w:t>
      </w:r>
      <w:r w:rsidR="00292FF5" w:rsidRPr="00122893">
        <w:rPr>
          <w:rFonts w:ascii="Arial" w:eastAsia="Times New Roman" w:hAnsi="Arial" w:cs="Arial"/>
          <w:color w:val="000000"/>
          <w:kern w:val="0"/>
          <w14:ligatures w14:val="none"/>
        </w:rPr>
        <w:t xml:space="preserve"> treatment</w:t>
      </w:r>
      <w:r w:rsidR="007C2468">
        <w:rPr>
          <w:rFonts w:ascii="Arial" w:eastAsia="Times New Roman" w:hAnsi="Arial" w:cs="Arial"/>
          <w:color w:val="000000"/>
          <w:kern w:val="0"/>
          <w14:ligatures w14:val="none"/>
        </w:rPr>
        <w:t xml:space="preserve"> group</w:t>
      </w:r>
      <w:r w:rsidR="00292FF5" w:rsidRPr="00122893">
        <w:rPr>
          <w:rFonts w:ascii="Arial" w:eastAsia="Times New Roman" w:hAnsi="Arial" w:cs="Arial"/>
          <w:color w:val="000000"/>
          <w:kern w:val="0"/>
          <w14:ligatures w14:val="none"/>
        </w:rPr>
        <w:t xml:space="preserve"> (control, Cd low, Cd high</w:t>
      </w:r>
      <w:r w:rsidR="00C20E9B">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low,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high), blood sample (1</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 and their interaction, a</w:t>
      </w:r>
      <w:r w:rsidR="00661E69">
        <w:rPr>
          <w:rFonts w:ascii="Arial" w:eastAsia="Times New Roman" w:hAnsi="Arial" w:cs="Arial"/>
          <w:color w:val="000000"/>
          <w:kern w:val="0"/>
          <w14:ligatures w14:val="none"/>
        </w:rPr>
        <w:t>long with</w:t>
      </w:r>
      <w:r w:rsidR="00292FF5" w:rsidRPr="00122893">
        <w:rPr>
          <w:rFonts w:ascii="Arial" w:eastAsia="Times New Roman" w:hAnsi="Arial" w:cs="Arial"/>
          <w:color w:val="000000"/>
          <w:kern w:val="0"/>
          <w14:ligatures w14:val="none"/>
        </w:rPr>
        <w:t xml:space="preserve"> a random effect </w:t>
      </w:r>
      <w:r w:rsidR="00661E69">
        <w:rPr>
          <w:rFonts w:ascii="Arial" w:eastAsia="Times New Roman" w:hAnsi="Arial" w:cs="Arial"/>
          <w:color w:val="000000"/>
          <w:kern w:val="0"/>
          <w14:ligatures w14:val="none"/>
        </w:rPr>
        <w:t>for</w:t>
      </w:r>
      <w:r w:rsidR="00292FF5" w:rsidRPr="00122893">
        <w:rPr>
          <w:rFonts w:ascii="Arial" w:eastAsia="Times New Roman" w:hAnsi="Arial" w:cs="Arial"/>
          <w:color w:val="000000"/>
          <w:kern w:val="0"/>
          <w14:ligatures w14:val="none"/>
        </w:rPr>
        <w:t xml:space="preserve"> individual (i.e., tank) to</w:t>
      </w:r>
      <w:r w:rsidR="000D0961">
        <w:rPr>
          <w:rFonts w:ascii="Arial" w:eastAsia="Times New Roman" w:hAnsi="Arial" w:cs="Arial"/>
          <w:color w:val="000000"/>
          <w:kern w:val="0"/>
          <w14:ligatures w14:val="none"/>
        </w:rPr>
        <w:t xml:space="preserve"> allow the model to</w:t>
      </w:r>
      <w:r w:rsidR="00292FF5" w:rsidRPr="00122893">
        <w:rPr>
          <w:rFonts w:ascii="Arial" w:eastAsia="Times New Roman" w:hAnsi="Arial" w:cs="Arial"/>
          <w:color w:val="000000"/>
          <w:kern w:val="0"/>
          <w14:ligatures w14:val="none"/>
        </w:rPr>
        <w:t xml:space="preserve"> account for </w:t>
      </w:r>
      <w:r>
        <w:rPr>
          <w:rFonts w:ascii="Arial" w:eastAsia="Times New Roman" w:hAnsi="Arial" w:cs="Arial"/>
          <w:color w:val="000000"/>
          <w:kern w:val="0"/>
          <w14:ligatures w14:val="none"/>
        </w:rPr>
        <w:t xml:space="preserve">any </w:t>
      </w:r>
      <w:r w:rsidR="00731DB9">
        <w:rPr>
          <w:rFonts w:ascii="Arial" w:eastAsia="Times New Roman" w:hAnsi="Arial" w:cs="Arial"/>
          <w:color w:val="000000"/>
          <w:kern w:val="0"/>
          <w14:ligatures w14:val="none"/>
        </w:rPr>
        <w:t>individual</w:t>
      </w:r>
      <w:r w:rsidR="00C20E9B">
        <w:rPr>
          <w:rFonts w:ascii="Arial" w:eastAsia="Times New Roman" w:hAnsi="Arial" w:cs="Arial"/>
          <w:color w:val="000000"/>
          <w:kern w:val="0"/>
          <w14:ligatures w14:val="none"/>
        </w:rPr>
        <w:t xml:space="preserve"> temporal</w:t>
      </w:r>
      <w:r w:rsidR="00731DB9">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correlation</w:t>
      </w:r>
      <w:r>
        <w:rPr>
          <w:rFonts w:ascii="Arial" w:eastAsia="Times New Roman" w:hAnsi="Arial" w:cs="Arial"/>
          <w:color w:val="000000"/>
          <w:kern w:val="0"/>
          <w14:ligatures w14:val="none"/>
        </w:rPr>
        <w:t xml:space="preserve"> and to</w:t>
      </w:r>
      <w:r w:rsidR="000D0961">
        <w:rPr>
          <w:rFonts w:ascii="Arial" w:eastAsia="Times New Roman" w:hAnsi="Arial" w:cs="Arial"/>
          <w:color w:val="000000"/>
          <w:kern w:val="0"/>
          <w14:ligatures w14:val="none"/>
        </w:rPr>
        <w:t xml:space="preserve"> </w:t>
      </w:r>
      <w:r w:rsidR="00731DB9">
        <w:rPr>
          <w:rFonts w:ascii="Arial" w:eastAsia="Times New Roman" w:hAnsi="Arial" w:cs="Arial"/>
          <w:color w:val="000000"/>
          <w:kern w:val="0"/>
          <w14:ligatures w14:val="none"/>
        </w:rPr>
        <w:t>honor</w:t>
      </w:r>
      <w:r w:rsidR="000D0961">
        <w:rPr>
          <w:rFonts w:ascii="Arial" w:eastAsia="Times New Roman" w:hAnsi="Arial" w:cs="Arial"/>
          <w:color w:val="000000"/>
          <w:kern w:val="0"/>
          <w14:ligatures w14:val="none"/>
        </w:rPr>
        <w:t xml:space="preserve"> </w:t>
      </w:r>
      <w:r w:rsidR="00731DB9">
        <w:rPr>
          <w:rFonts w:ascii="Arial" w:eastAsia="Times New Roman" w:hAnsi="Arial" w:cs="Arial"/>
          <w:color w:val="000000"/>
          <w:kern w:val="0"/>
          <w14:ligatures w14:val="none"/>
        </w:rPr>
        <w:t>this</w:t>
      </w:r>
      <w:r w:rsidR="000D0961">
        <w:rPr>
          <w:rFonts w:ascii="Arial" w:eastAsia="Times New Roman" w:hAnsi="Arial" w:cs="Arial"/>
          <w:color w:val="000000"/>
          <w:kern w:val="0"/>
          <w14:ligatures w14:val="none"/>
        </w:rPr>
        <w:t xml:space="preserve"> assumption</w:t>
      </w:r>
      <w:r w:rsidR="00292FF5" w:rsidRPr="00122893">
        <w:rPr>
          <w:rFonts w:ascii="Arial" w:eastAsia="Times New Roman" w:hAnsi="Arial" w:cs="Arial"/>
          <w:color w:val="000000"/>
          <w:kern w:val="0"/>
          <w14:ligatures w14:val="none"/>
        </w:rPr>
        <w:t xml:space="preserve">. We </w:t>
      </w:r>
      <w:r w:rsidR="00661E69">
        <w:rPr>
          <w:rFonts w:ascii="Arial" w:eastAsia="Times New Roman" w:hAnsi="Arial" w:cs="Arial"/>
          <w:color w:val="000000"/>
          <w:kern w:val="0"/>
          <w14:ligatures w14:val="none"/>
        </w:rPr>
        <w:t>evaluat</w:t>
      </w:r>
      <w:r w:rsidR="00292FF5" w:rsidRPr="00122893">
        <w:rPr>
          <w:rFonts w:ascii="Arial" w:eastAsia="Times New Roman" w:hAnsi="Arial" w:cs="Arial"/>
          <w:color w:val="000000"/>
          <w:kern w:val="0"/>
          <w14:ligatures w14:val="none"/>
        </w:rPr>
        <w:t xml:space="preserve">ed our objectives by examining specific beta coefficient estimates within the GLMM: </w:t>
      </w:r>
      <w:r w:rsidR="00661E69">
        <w:rPr>
          <w:rFonts w:ascii="Arial" w:eastAsia="Times New Roman" w:hAnsi="Arial" w:cs="Arial"/>
          <w:color w:val="000000"/>
          <w:kern w:val="0"/>
          <w14:ligatures w14:val="none"/>
        </w:rPr>
        <w:t xml:space="preserve">the slope of </w:t>
      </w:r>
      <w:r w:rsidR="00292FF5" w:rsidRPr="00122893">
        <w:rPr>
          <w:rFonts w:ascii="Arial" w:eastAsia="Times New Roman" w:hAnsi="Arial" w:cs="Arial"/>
          <w:color w:val="000000"/>
          <w:kern w:val="0"/>
          <w14:ligatures w14:val="none"/>
        </w:rPr>
        <w:t xml:space="preserve">each treatment line </w:t>
      </w:r>
      <w:r w:rsidR="00292FF5" w:rsidRPr="00122893">
        <w:rPr>
          <w:rFonts w:ascii="Arial" w:eastAsia="Times New Roman" w:hAnsi="Arial" w:cs="Arial"/>
          <w:color w:val="000000"/>
          <w:kern w:val="0"/>
          <w14:ligatures w14:val="none"/>
        </w:rPr>
        <w:lastRenderedPageBreak/>
        <w:t>between blood 1 and blood 2</w:t>
      </w:r>
      <w:r w:rsidR="00731DB9">
        <w:rPr>
          <w:rFonts w:ascii="Arial" w:eastAsia="Times New Roman" w:hAnsi="Arial" w:cs="Arial"/>
          <w:color w:val="000000"/>
          <w:kern w:val="0"/>
          <w14:ligatures w14:val="none"/>
        </w:rPr>
        <w:t xml:space="preserve"> (</w:t>
      </w:r>
      <w:r w:rsidR="00731DB9" w:rsidRPr="00122893">
        <w:rPr>
          <w:rFonts w:ascii="Arial" w:eastAsia="Times New Roman" w:hAnsi="Arial" w:cs="Arial"/>
          <w:color w:val="000000"/>
          <w:kern w:val="0"/>
          <w14:ligatures w14:val="none"/>
        </w:rPr>
        <w:t>objective 1</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 xml:space="preserve">the slope of </w:t>
      </w:r>
      <w:r w:rsidR="00292FF5" w:rsidRPr="00122893">
        <w:rPr>
          <w:rFonts w:ascii="Arial" w:eastAsia="Times New Roman" w:hAnsi="Arial" w:cs="Arial"/>
          <w:color w:val="000000"/>
          <w:kern w:val="0"/>
          <w14:ligatures w14:val="none"/>
        </w:rPr>
        <w:t>each treatment line between blood 2 and blood 3</w:t>
      </w:r>
      <w:r w:rsidR="00731DB9">
        <w:rPr>
          <w:rFonts w:ascii="Arial" w:eastAsia="Times New Roman" w:hAnsi="Arial" w:cs="Arial"/>
          <w:color w:val="000000"/>
          <w:kern w:val="0"/>
          <w14:ligatures w14:val="none"/>
        </w:rPr>
        <w:t xml:space="preserve"> </w:t>
      </w:r>
      <w:r w:rsidR="00731DB9" w:rsidRPr="00122893">
        <w:rPr>
          <w:rFonts w:ascii="Arial" w:eastAsia="Times New Roman" w:hAnsi="Arial" w:cs="Arial"/>
          <w:color w:val="000000"/>
          <w:kern w:val="0"/>
          <w14:ligatures w14:val="none"/>
        </w:rPr>
        <w:t>(objective 2</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and </w:t>
      </w:r>
      <w:r w:rsidR="00661E69">
        <w:rPr>
          <w:rFonts w:ascii="Arial" w:eastAsia="Times New Roman" w:hAnsi="Arial" w:cs="Arial"/>
          <w:color w:val="000000"/>
          <w:kern w:val="0"/>
          <w14:ligatures w14:val="none"/>
        </w:rPr>
        <w:t>the slope of</w:t>
      </w:r>
      <w:r w:rsidR="00292FF5" w:rsidRPr="00122893">
        <w:rPr>
          <w:rFonts w:ascii="Arial" w:eastAsia="Times New Roman" w:hAnsi="Arial" w:cs="Arial"/>
          <w:color w:val="000000"/>
          <w:kern w:val="0"/>
          <w14:ligatures w14:val="none"/>
        </w:rPr>
        <w:t xml:space="preserve"> each treatment line between blood 3 and blood 4</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w:t>
      </w:r>
      <w:r w:rsidR="00661E69">
        <w:rPr>
          <w:rFonts w:ascii="Arial" w:eastAsia="Times New Roman" w:hAnsi="Arial" w:cs="Arial"/>
          <w:color w:val="000000"/>
          <w:kern w:val="0"/>
          <w14:ligatures w14:val="none"/>
        </w:rPr>
        <w:t>s well as</w:t>
      </w:r>
      <w:r w:rsidR="00292FF5" w:rsidRPr="00122893">
        <w:rPr>
          <w:rFonts w:ascii="Arial" w:eastAsia="Times New Roman" w:hAnsi="Arial" w:cs="Arial"/>
          <w:color w:val="000000"/>
          <w:kern w:val="0"/>
          <w14:ligatures w14:val="none"/>
        </w:rPr>
        <w:t xml:space="preserve"> each treatment’s mean at blood 4</w:t>
      </w:r>
      <w:r w:rsidR="00731DB9">
        <w:rPr>
          <w:rFonts w:ascii="Arial" w:eastAsia="Times New Roman" w:hAnsi="Arial" w:cs="Arial"/>
          <w:color w:val="000000"/>
          <w:kern w:val="0"/>
          <w14:ligatures w14:val="none"/>
        </w:rPr>
        <w:t xml:space="preserve"> </w:t>
      </w:r>
      <w:r w:rsidR="00731DB9" w:rsidRPr="00122893">
        <w:rPr>
          <w:rFonts w:ascii="Arial" w:eastAsia="Times New Roman" w:hAnsi="Arial" w:cs="Arial"/>
          <w:color w:val="000000"/>
          <w:kern w:val="0"/>
          <w14:ligatures w14:val="none"/>
        </w:rPr>
        <w:t>(objective 3</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w:t>
      </w:r>
      <w:r w:rsidR="000D0961">
        <w:rPr>
          <w:rFonts w:ascii="Arial" w:eastAsia="Times New Roman" w:hAnsi="Arial" w:cs="Arial"/>
          <w:color w:val="000000"/>
          <w:kern w:val="0"/>
          <w14:ligatures w14:val="none"/>
        </w:rPr>
        <w:t xml:space="preserve"> We </w:t>
      </w:r>
      <w:r>
        <w:rPr>
          <w:rFonts w:ascii="Arial" w:eastAsia="Times New Roman" w:hAnsi="Arial" w:cs="Arial"/>
          <w:color w:val="000000"/>
          <w:kern w:val="0"/>
          <w14:ligatures w14:val="none"/>
        </w:rPr>
        <w:t>assessed</w:t>
      </w:r>
      <w:r w:rsidR="000D0961">
        <w:rPr>
          <w:rFonts w:ascii="Arial" w:eastAsia="Times New Roman" w:hAnsi="Arial" w:cs="Arial"/>
          <w:color w:val="000000"/>
          <w:kern w:val="0"/>
          <w14:ligatures w14:val="none"/>
        </w:rPr>
        <w:t xml:space="preserve"> model </w:t>
      </w:r>
      <w:r>
        <w:rPr>
          <w:rFonts w:ascii="Arial" w:eastAsia="Times New Roman" w:hAnsi="Arial" w:cs="Arial"/>
          <w:color w:val="000000"/>
          <w:kern w:val="0"/>
          <w14:ligatures w14:val="none"/>
        </w:rPr>
        <w:t>convergence</w:t>
      </w:r>
      <w:r w:rsidR="000D0961">
        <w:rPr>
          <w:rFonts w:ascii="Arial" w:eastAsia="Times New Roman" w:hAnsi="Arial" w:cs="Arial"/>
          <w:color w:val="000000"/>
          <w:kern w:val="0"/>
          <w14:ligatures w14:val="none"/>
        </w:rPr>
        <w:t xml:space="preserve"> by ensuring the residuals were normally distributed</w:t>
      </w:r>
      <w:r w:rsidR="00731DB9">
        <w:rPr>
          <w:rFonts w:ascii="Arial" w:eastAsia="Times New Roman" w:hAnsi="Arial" w:cs="Arial"/>
          <w:color w:val="000000"/>
          <w:kern w:val="0"/>
          <w14:ligatures w14:val="none"/>
        </w:rPr>
        <w:t>,</w:t>
      </w:r>
      <w:r w:rsidR="000D0961">
        <w:rPr>
          <w:rFonts w:ascii="Arial" w:eastAsia="Times New Roman" w:hAnsi="Arial" w:cs="Arial"/>
          <w:color w:val="000000"/>
          <w:kern w:val="0"/>
          <w14:ligatures w14:val="none"/>
        </w:rPr>
        <w:t xml:space="preserve"> and </w:t>
      </w:r>
      <w:r w:rsidR="00731DB9">
        <w:rPr>
          <w:rFonts w:ascii="Arial" w:eastAsia="Times New Roman" w:hAnsi="Arial" w:cs="Arial"/>
          <w:color w:val="000000"/>
          <w:kern w:val="0"/>
          <w14:ligatures w14:val="none"/>
        </w:rPr>
        <w:t>we compared the</w:t>
      </w:r>
      <w:r>
        <w:rPr>
          <w:rFonts w:ascii="Arial" w:eastAsia="Times New Roman" w:hAnsi="Arial" w:cs="Arial"/>
          <w:color w:val="000000"/>
          <w:kern w:val="0"/>
          <w14:ligatures w14:val="none"/>
        </w:rPr>
        <w:t xml:space="preserve"> predicted parameter estimates</w:t>
      </w:r>
      <w:r w:rsidR="00C20E9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to the raw data means</w:t>
      </w:r>
      <w:r w:rsidR="00C20E9B">
        <w:rPr>
          <w:rFonts w:ascii="Arial" w:eastAsia="Times New Roman" w:hAnsi="Arial" w:cs="Arial"/>
          <w:color w:val="000000"/>
          <w:kern w:val="0"/>
          <w14:ligatures w14:val="none"/>
        </w:rPr>
        <w:t xml:space="preserve"> using non-parametric bootstrapping</w:t>
      </w:r>
      <w:r>
        <w:rPr>
          <w:rFonts w:ascii="Arial" w:eastAsia="Times New Roman" w:hAnsi="Arial" w:cs="Arial"/>
          <w:color w:val="000000"/>
          <w:kern w:val="0"/>
          <w14:ligatures w14:val="none"/>
        </w:rPr>
        <w:t xml:space="preserve">. </w:t>
      </w:r>
    </w:p>
    <w:p w14:paraId="1B753BE1" w14:textId="77777777" w:rsidR="004F6348" w:rsidRDefault="004F6348" w:rsidP="00207381">
      <w:pPr>
        <w:spacing w:line="480" w:lineRule="auto"/>
        <w:rPr>
          <w:rFonts w:ascii="Arial" w:eastAsia="Times New Roman" w:hAnsi="Arial" w:cs="Arial"/>
          <w:color w:val="000000"/>
          <w:kern w:val="0"/>
          <w14:ligatures w14:val="none"/>
        </w:rPr>
      </w:pPr>
    </w:p>
    <w:p w14:paraId="3490BA97" w14:textId="1BB903D5" w:rsidR="004F6348" w:rsidRDefault="004F6348" w:rsidP="00207381">
      <w:pPr>
        <w:spacing w:line="48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3</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Results</w:t>
      </w:r>
    </w:p>
    <w:p w14:paraId="13FA2BF9" w14:textId="6C7AF3FF" w:rsidR="001A6161" w:rsidRDefault="001A6161"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3.1</w:t>
      </w:r>
      <w:r w:rsidR="00C04669">
        <w:rPr>
          <w:rFonts w:ascii="Arial" w:eastAsia="Times New Roman" w:hAnsi="Arial" w:cs="Arial"/>
          <w:i/>
          <w:iCs/>
          <w:color w:val="000000"/>
          <w:kern w:val="0"/>
          <w14:ligatures w14:val="none"/>
        </w:rPr>
        <w:t>. Largemouth Bass</w:t>
      </w:r>
    </w:p>
    <w:p w14:paraId="58EA5AE2" w14:textId="4D2414EC" w:rsidR="00C04669" w:rsidRDefault="00C04669" w:rsidP="00207381">
      <w:pPr>
        <w:spacing w:line="480" w:lineRule="auto"/>
        <w:ind w:firstLine="720"/>
        <w:rPr>
          <w:rFonts w:ascii="Arial" w:hAnsi="Arial" w:cs="Arial"/>
        </w:rPr>
      </w:pPr>
      <w:r>
        <w:rPr>
          <w:rFonts w:ascii="Arial" w:hAnsi="Arial" w:cs="Arial"/>
        </w:rPr>
        <w:t xml:space="preserve">On day 1, </w:t>
      </w:r>
      <w:r w:rsidR="00D17B0A">
        <w:rPr>
          <w:rFonts w:ascii="Arial" w:hAnsi="Arial" w:cs="Arial"/>
        </w:rPr>
        <w:t>bass had a</w:t>
      </w:r>
      <w:r>
        <w:rPr>
          <w:rFonts w:ascii="Arial" w:hAnsi="Arial" w:cs="Arial"/>
        </w:rPr>
        <w:t xml:space="preserve"> mean total length</w:t>
      </w:r>
      <w:r w:rsidR="00D17B0A">
        <w:rPr>
          <w:rFonts w:ascii="Arial" w:hAnsi="Arial" w:cs="Arial"/>
        </w:rPr>
        <w:t xml:space="preserve"> of</w:t>
      </w:r>
      <w:r>
        <w:rPr>
          <w:rFonts w:ascii="Arial" w:hAnsi="Arial" w:cs="Arial"/>
        </w:rPr>
        <w:t xml:space="preserve"> 183.87 mm (±15.92 mm; 95% CI) and </w:t>
      </w:r>
      <w:r w:rsidR="00D17B0A">
        <w:rPr>
          <w:rFonts w:ascii="Arial" w:hAnsi="Arial" w:cs="Arial"/>
        </w:rPr>
        <w:t xml:space="preserve">a mean relative weight of </w:t>
      </w:r>
      <w:r>
        <w:rPr>
          <w:rFonts w:ascii="Arial" w:hAnsi="Arial" w:cs="Arial"/>
        </w:rPr>
        <w:t>93.67 (±3.13; 95% CI). By day 22 (conclusion of the study), mean total length</w:t>
      </w:r>
      <w:r w:rsidR="00D17B0A">
        <w:rPr>
          <w:rFonts w:ascii="Arial" w:hAnsi="Arial" w:cs="Arial"/>
        </w:rPr>
        <w:t xml:space="preserve"> remained unchanged</w:t>
      </w:r>
      <w:r>
        <w:rPr>
          <w:rFonts w:ascii="Arial" w:hAnsi="Arial" w:cs="Arial"/>
        </w:rPr>
        <w:t>, while</w:t>
      </w:r>
      <w:r w:rsidR="00D17B0A">
        <w:rPr>
          <w:rFonts w:ascii="Arial" w:hAnsi="Arial" w:cs="Arial"/>
        </w:rPr>
        <w:t xml:space="preserve"> mean</w:t>
      </w:r>
      <w:r>
        <w:rPr>
          <w:rFonts w:ascii="Arial" w:hAnsi="Arial" w:cs="Arial"/>
        </w:rPr>
        <w:t xml:space="preserve"> relative weight</w:t>
      </w:r>
      <w:r w:rsidR="00D17B0A">
        <w:rPr>
          <w:rFonts w:ascii="Arial" w:hAnsi="Arial" w:cs="Arial"/>
        </w:rPr>
        <w:t xml:space="preserve"> declined</w:t>
      </w:r>
      <w:r>
        <w:rPr>
          <w:rFonts w:ascii="Arial" w:hAnsi="Arial" w:cs="Arial"/>
        </w:rPr>
        <w:t xml:space="preserve"> slightly to 87.64 (±4.79; 95% CI). </w:t>
      </w:r>
      <w:r w:rsidR="00D17B0A">
        <w:rPr>
          <w:rFonts w:ascii="Arial" w:hAnsi="Arial" w:cs="Arial"/>
        </w:rPr>
        <w:t>M</w:t>
      </w:r>
      <w:r>
        <w:rPr>
          <w:rFonts w:ascii="Arial" w:hAnsi="Arial" w:cs="Arial"/>
        </w:rPr>
        <w:t>ean total lengths among groups were</w:t>
      </w:r>
      <w:r w:rsidR="00D17B0A">
        <w:rPr>
          <w:rFonts w:ascii="Arial" w:hAnsi="Arial" w:cs="Arial"/>
        </w:rPr>
        <w:t xml:space="preserve"> similar</w:t>
      </w:r>
      <w:r>
        <w:rPr>
          <w:rFonts w:ascii="Arial" w:hAnsi="Arial" w:cs="Arial"/>
        </w:rPr>
        <w:t>: Cd low</w:t>
      </w:r>
      <w:r w:rsidR="00D17B0A">
        <w:rPr>
          <w:rFonts w:ascii="Arial" w:hAnsi="Arial" w:cs="Arial"/>
        </w:rPr>
        <w:t xml:space="preserve"> =</w:t>
      </w:r>
      <w:r>
        <w:rPr>
          <w:rFonts w:ascii="Arial" w:hAnsi="Arial" w:cs="Arial"/>
        </w:rPr>
        <w:t xml:space="preserve"> 164.20 mm (±6.70 mm; 95% CI), Cd high</w:t>
      </w:r>
      <w:r w:rsidR="00D17B0A">
        <w:rPr>
          <w:rFonts w:ascii="Arial" w:hAnsi="Arial" w:cs="Arial"/>
        </w:rPr>
        <w:t xml:space="preserve"> =</w:t>
      </w:r>
      <w:r>
        <w:rPr>
          <w:rFonts w:ascii="Arial" w:hAnsi="Arial" w:cs="Arial"/>
        </w:rPr>
        <w:t xml:space="preserve"> 204.92 mm (±15.15 mm), </w:t>
      </w:r>
      <w:proofErr w:type="spellStart"/>
      <w:r>
        <w:rPr>
          <w:rFonts w:ascii="Arial" w:hAnsi="Arial" w:cs="Arial"/>
        </w:rPr>
        <w:t>PFPeA</w:t>
      </w:r>
      <w:proofErr w:type="spellEnd"/>
      <w:r>
        <w:rPr>
          <w:rFonts w:ascii="Arial" w:hAnsi="Arial" w:cs="Arial"/>
        </w:rPr>
        <w:t xml:space="preserve"> low</w:t>
      </w:r>
      <w:r w:rsidR="00D17B0A">
        <w:rPr>
          <w:rFonts w:ascii="Arial" w:hAnsi="Arial" w:cs="Arial"/>
        </w:rPr>
        <w:t xml:space="preserve"> =</w:t>
      </w:r>
      <w:r>
        <w:rPr>
          <w:rFonts w:ascii="Arial" w:hAnsi="Arial" w:cs="Arial"/>
        </w:rPr>
        <w:t xml:space="preserve"> 171.25 (±17.49 mm), </w:t>
      </w:r>
      <w:proofErr w:type="spellStart"/>
      <w:r>
        <w:rPr>
          <w:rFonts w:ascii="Arial" w:hAnsi="Arial" w:cs="Arial"/>
        </w:rPr>
        <w:t>PFPeA</w:t>
      </w:r>
      <w:proofErr w:type="spellEnd"/>
      <w:r>
        <w:rPr>
          <w:rFonts w:ascii="Arial" w:hAnsi="Arial" w:cs="Arial"/>
        </w:rPr>
        <w:t xml:space="preserve"> high</w:t>
      </w:r>
      <w:r w:rsidR="00D17B0A">
        <w:rPr>
          <w:rFonts w:ascii="Arial" w:hAnsi="Arial" w:cs="Arial"/>
        </w:rPr>
        <w:t xml:space="preserve"> =</w:t>
      </w:r>
      <w:r>
        <w:rPr>
          <w:rFonts w:ascii="Arial" w:hAnsi="Arial" w:cs="Arial"/>
        </w:rPr>
        <w:t xml:space="preserve"> 196.50 mm (±24.35 mm), and control </w:t>
      </w:r>
      <w:r w:rsidR="00D17B0A">
        <w:rPr>
          <w:rFonts w:ascii="Arial" w:hAnsi="Arial" w:cs="Arial"/>
        </w:rPr>
        <w:t xml:space="preserve">= </w:t>
      </w:r>
      <w:r>
        <w:rPr>
          <w:rFonts w:ascii="Arial" w:hAnsi="Arial" w:cs="Arial"/>
        </w:rPr>
        <w:t xml:space="preserve">184.42 mm (±16.97 mm). </w:t>
      </w:r>
      <w:r w:rsidR="00D17B0A">
        <w:rPr>
          <w:rFonts w:ascii="Arial" w:hAnsi="Arial" w:cs="Arial"/>
        </w:rPr>
        <w:t>W</w:t>
      </w:r>
      <w:r>
        <w:rPr>
          <w:rFonts w:ascii="Arial" w:hAnsi="Arial" w:cs="Arial"/>
        </w:rPr>
        <w:t>e examined 48 blood smears</w:t>
      </w:r>
      <w:r w:rsidR="00D17B0A">
        <w:rPr>
          <w:rFonts w:ascii="Arial" w:hAnsi="Arial" w:cs="Arial"/>
        </w:rPr>
        <w:t xml:space="preserve"> from</w:t>
      </w:r>
      <w:r>
        <w:rPr>
          <w:rFonts w:ascii="Arial" w:hAnsi="Arial" w:cs="Arial"/>
        </w:rPr>
        <w:t xml:space="preserve"> the five groups (12 Cd low, 9 Cd high, 9 </w:t>
      </w:r>
      <w:proofErr w:type="spellStart"/>
      <w:r>
        <w:rPr>
          <w:rFonts w:ascii="Arial" w:hAnsi="Arial" w:cs="Arial"/>
        </w:rPr>
        <w:t>PFPeA</w:t>
      </w:r>
      <w:proofErr w:type="spellEnd"/>
      <w:r>
        <w:rPr>
          <w:rFonts w:ascii="Arial" w:hAnsi="Arial" w:cs="Arial"/>
        </w:rPr>
        <w:t xml:space="preserve"> low, 9 </w:t>
      </w:r>
      <w:proofErr w:type="spellStart"/>
      <w:r>
        <w:rPr>
          <w:rFonts w:ascii="Arial" w:hAnsi="Arial" w:cs="Arial"/>
        </w:rPr>
        <w:t>PFPeA</w:t>
      </w:r>
      <w:proofErr w:type="spellEnd"/>
      <w:r>
        <w:rPr>
          <w:rFonts w:ascii="Arial" w:hAnsi="Arial" w:cs="Arial"/>
        </w:rPr>
        <w:t xml:space="preserve"> high, 9 control)</w:t>
      </w:r>
      <w:r w:rsidR="00D17B0A">
        <w:rPr>
          <w:rFonts w:ascii="Arial" w:hAnsi="Arial" w:cs="Arial"/>
        </w:rPr>
        <w:t>.</w:t>
      </w:r>
      <w:r w:rsidR="00C20E9B">
        <w:rPr>
          <w:rFonts w:ascii="Arial" w:hAnsi="Arial" w:cs="Arial"/>
        </w:rPr>
        <w:t xml:space="preserve"> NLR</w:t>
      </w:r>
      <w:r w:rsidR="00D17B0A">
        <w:rPr>
          <w:rFonts w:ascii="Arial" w:hAnsi="Arial" w:cs="Arial"/>
        </w:rPr>
        <w:t xml:space="preserve"> values</w:t>
      </w:r>
      <w:r w:rsidR="00C20E9B">
        <w:rPr>
          <w:rFonts w:ascii="Arial" w:hAnsi="Arial" w:cs="Arial"/>
        </w:rPr>
        <w:t xml:space="preserve"> ranged from </w:t>
      </w:r>
      <w:r>
        <w:rPr>
          <w:rFonts w:ascii="Arial" w:hAnsi="Arial" w:cs="Arial"/>
        </w:rPr>
        <w:t>0.44 to 6.64</w:t>
      </w:r>
      <w:r w:rsidR="00D17B0A">
        <w:rPr>
          <w:rFonts w:ascii="Arial" w:hAnsi="Arial" w:cs="Arial"/>
        </w:rPr>
        <w:t xml:space="preserve"> across all individuals</w:t>
      </w:r>
      <w:r>
        <w:rPr>
          <w:rFonts w:ascii="Arial" w:hAnsi="Arial" w:cs="Arial"/>
        </w:rPr>
        <w:t>.</w:t>
      </w:r>
    </w:p>
    <w:p w14:paraId="08D7C782" w14:textId="77777777" w:rsidR="00C04669" w:rsidRPr="00C04669" w:rsidRDefault="00C04669" w:rsidP="00207381">
      <w:pPr>
        <w:spacing w:line="480" w:lineRule="auto"/>
        <w:rPr>
          <w:rFonts w:ascii="Arial" w:hAnsi="Arial" w:cs="Arial"/>
        </w:rPr>
      </w:pPr>
    </w:p>
    <w:p w14:paraId="6419FEEC" w14:textId="4044E340" w:rsidR="001252F7" w:rsidRDefault="001252F7" w:rsidP="00207381">
      <w:pPr>
        <w:spacing w:line="480" w:lineRule="auto"/>
        <w:rPr>
          <w:rFonts w:ascii="Arial" w:eastAsia="Times New Roman" w:hAnsi="Arial" w:cs="Arial"/>
          <w:color w:val="000000"/>
          <w:kern w:val="0"/>
          <w14:ligatures w14:val="none"/>
        </w:rPr>
      </w:pPr>
      <w:r>
        <w:rPr>
          <w:rFonts w:ascii="Arial" w:eastAsia="Times New Roman" w:hAnsi="Arial" w:cs="Arial"/>
          <w:i/>
          <w:iCs/>
          <w:color w:val="000000"/>
          <w:kern w:val="0"/>
          <w14:ligatures w14:val="none"/>
        </w:rPr>
        <w:t>3</w:t>
      </w:r>
      <w:r w:rsidRPr="00122893">
        <w:rPr>
          <w:rFonts w:ascii="Arial" w:eastAsia="Times New Roman" w:hAnsi="Arial" w:cs="Arial"/>
          <w:i/>
          <w:iCs/>
          <w:color w:val="000000"/>
          <w:kern w:val="0"/>
          <w14:ligatures w14:val="none"/>
        </w:rPr>
        <w:t>.</w:t>
      </w:r>
      <w:r w:rsidR="00C04669">
        <w:rPr>
          <w:rFonts w:ascii="Arial" w:eastAsia="Times New Roman" w:hAnsi="Arial" w:cs="Arial"/>
          <w:i/>
          <w:iCs/>
          <w:color w:val="000000"/>
          <w:kern w:val="0"/>
          <w14:ligatures w14:val="none"/>
        </w:rPr>
        <w:t>2</w:t>
      </w:r>
      <w:r w:rsidRPr="00122893">
        <w:rPr>
          <w:rFonts w:ascii="Arial" w:eastAsia="Times New Roman" w:hAnsi="Arial" w:cs="Arial"/>
          <w:i/>
          <w:iCs/>
          <w:color w:val="000000"/>
          <w:kern w:val="0"/>
          <w14:ligatures w14:val="none"/>
        </w:rPr>
        <w:t xml:space="preserve">. </w:t>
      </w:r>
      <w:r w:rsidR="00991BBD">
        <w:rPr>
          <w:rFonts w:ascii="Arial" w:eastAsia="Times New Roman" w:hAnsi="Arial" w:cs="Arial"/>
          <w:i/>
          <w:iCs/>
          <w:color w:val="000000"/>
          <w:kern w:val="0"/>
          <w14:ligatures w14:val="none"/>
        </w:rPr>
        <w:t>Water Quality</w:t>
      </w:r>
    </w:p>
    <w:p w14:paraId="55A4282D" w14:textId="0C1051E8" w:rsidR="004F6348" w:rsidRDefault="00D17B0A" w:rsidP="00207381">
      <w:pPr>
        <w:spacing w:line="480" w:lineRule="auto"/>
        <w:ind w:firstLine="720"/>
        <w:rPr>
          <w:rFonts w:ascii="Arial" w:hAnsi="Arial" w:cs="Arial"/>
        </w:rPr>
      </w:pPr>
      <w:r>
        <w:rPr>
          <w:rFonts w:ascii="Arial" w:hAnsi="Arial" w:cs="Arial"/>
        </w:rPr>
        <w:t>Water temperature, dissolved oxygen, and pH remained consistent among tanks throughout the study</w:t>
      </w:r>
      <w:r w:rsidR="00991BBD" w:rsidRPr="00991BBD">
        <w:rPr>
          <w:rFonts w:ascii="Arial" w:hAnsi="Arial" w:cs="Arial"/>
        </w:rPr>
        <w:t xml:space="preserve"> (</w:t>
      </w:r>
      <w:r w:rsidR="00991BBD">
        <w:rPr>
          <w:rFonts w:ascii="Arial" w:hAnsi="Arial" w:cs="Arial"/>
        </w:rPr>
        <w:t xml:space="preserve">Table 1; </w:t>
      </w:r>
      <w:r w:rsidR="00991BBD" w:rsidRPr="00991BBD">
        <w:rPr>
          <w:rFonts w:ascii="Arial" w:hAnsi="Arial" w:cs="Arial"/>
        </w:rPr>
        <w:t xml:space="preserve">Figure 3). Salinity </w:t>
      </w:r>
      <w:r w:rsidR="007A4C34">
        <w:rPr>
          <w:rFonts w:ascii="Arial" w:hAnsi="Arial" w:cs="Arial"/>
        </w:rPr>
        <w:t>increased</w:t>
      </w:r>
      <w:r w:rsidR="00991BBD" w:rsidRPr="00991BBD">
        <w:rPr>
          <w:rFonts w:ascii="Arial" w:hAnsi="Arial" w:cs="Arial"/>
        </w:rPr>
        <w:t xml:space="preserve"> </w:t>
      </w:r>
      <w:r w:rsidR="007A4C34">
        <w:rPr>
          <w:rFonts w:ascii="Arial" w:hAnsi="Arial" w:cs="Arial"/>
        </w:rPr>
        <w:t>only</w:t>
      </w:r>
      <w:r w:rsidR="00991BBD" w:rsidRPr="00991BBD">
        <w:rPr>
          <w:rFonts w:ascii="Arial" w:hAnsi="Arial" w:cs="Arial"/>
        </w:rPr>
        <w:t xml:space="preserve"> after we added salt, </w:t>
      </w:r>
      <w:r>
        <w:rPr>
          <w:rFonts w:ascii="Arial" w:hAnsi="Arial" w:cs="Arial"/>
        </w:rPr>
        <w:t xml:space="preserve">rising </w:t>
      </w:r>
      <w:r w:rsidR="00991BBD" w:rsidRPr="00991BBD">
        <w:rPr>
          <w:rFonts w:ascii="Arial" w:hAnsi="Arial" w:cs="Arial"/>
        </w:rPr>
        <w:t xml:space="preserve">from a mean of 0.13 ppt (±0.0024 ppt; 95% CI) </w:t>
      </w:r>
      <w:r w:rsidR="00AB131F">
        <w:rPr>
          <w:rFonts w:ascii="Arial" w:hAnsi="Arial" w:cs="Arial"/>
        </w:rPr>
        <w:t>across</w:t>
      </w:r>
      <w:r w:rsidR="00991BBD" w:rsidRPr="00991BBD">
        <w:rPr>
          <w:rFonts w:ascii="Arial" w:hAnsi="Arial" w:cs="Arial"/>
        </w:rPr>
        <w:t xml:space="preserve"> all tanks </w:t>
      </w:r>
      <w:r w:rsidR="00AB131F">
        <w:rPr>
          <w:rFonts w:ascii="Arial" w:hAnsi="Arial" w:cs="Arial"/>
        </w:rPr>
        <w:t xml:space="preserve">before </w:t>
      </w:r>
      <w:r w:rsidR="00991BBD" w:rsidRPr="00991BBD">
        <w:rPr>
          <w:rFonts w:ascii="Arial" w:hAnsi="Arial" w:cs="Arial"/>
        </w:rPr>
        <w:t xml:space="preserve">salt </w:t>
      </w:r>
      <w:r w:rsidR="00991BBD" w:rsidRPr="00991BBD">
        <w:rPr>
          <w:rFonts w:ascii="Arial" w:hAnsi="Arial" w:cs="Arial"/>
        </w:rPr>
        <w:lastRenderedPageBreak/>
        <w:t>intrusion to 4.96 ppt (±0.099 ppt; 95% CI)</w:t>
      </w:r>
      <w:r>
        <w:rPr>
          <w:rFonts w:ascii="Arial" w:hAnsi="Arial" w:cs="Arial"/>
        </w:rPr>
        <w:t xml:space="preserve"> after</w:t>
      </w:r>
      <w:r w:rsidR="00991BBD" w:rsidRPr="00991BBD">
        <w:rPr>
          <w:rFonts w:ascii="Arial" w:hAnsi="Arial" w:cs="Arial"/>
        </w:rPr>
        <w:t xml:space="preserve">. </w:t>
      </w:r>
      <w:r w:rsidR="007A6AFC">
        <w:rPr>
          <w:rFonts w:ascii="Arial" w:hAnsi="Arial" w:cs="Arial"/>
        </w:rPr>
        <w:t>Water quality values confirmed our intended salinity increase and indicated stable environmental conditions throughout the study</w:t>
      </w:r>
      <w:r w:rsidR="00991BBD" w:rsidRPr="00991BBD">
        <w:rPr>
          <w:rFonts w:ascii="Arial" w:hAnsi="Arial" w:cs="Arial"/>
        </w:rPr>
        <w:t xml:space="preserve"> (</w:t>
      </w:r>
      <w:r w:rsidR="00AB131F">
        <w:rPr>
          <w:rFonts w:ascii="Arial" w:hAnsi="Arial" w:cs="Arial"/>
        </w:rPr>
        <w:t xml:space="preserve">Table 1; </w:t>
      </w:r>
      <w:r w:rsidR="00991BBD" w:rsidRPr="00991BBD">
        <w:rPr>
          <w:rFonts w:ascii="Arial" w:hAnsi="Arial" w:cs="Arial"/>
        </w:rPr>
        <w:t>Figure 3).</w:t>
      </w:r>
    </w:p>
    <w:p w14:paraId="1BBE0118" w14:textId="77777777" w:rsidR="00CD5079" w:rsidRDefault="00CD5079" w:rsidP="00207381">
      <w:pPr>
        <w:spacing w:line="480" w:lineRule="auto"/>
        <w:rPr>
          <w:rFonts w:ascii="Arial" w:hAnsi="Arial" w:cs="Arial"/>
        </w:rPr>
      </w:pPr>
    </w:p>
    <w:p w14:paraId="286ED3CE" w14:textId="3E062436" w:rsidR="00435094" w:rsidRDefault="00435094" w:rsidP="00207381">
      <w:pPr>
        <w:spacing w:line="480" w:lineRule="auto"/>
        <w:rPr>
          <w:rFonts w:ascii="Arial" w:hAnsi="Arial" w:cs="Arial"/>
          <w:i/>
          <w:iCs/>
        </w:rPr>
      </w:pPr>
      <w:r>
        <w:rPr>
          <w:rFonts w:ascii="Arial" w:hAnsi="Arial" w:cs="Arial"/>
          <w:i/>
          <w:iCs/>
        </w:rPr>
        <w:t>3.</w:t>
      </w:r>
      <w:r w:rsidR="00C04669">
        <w:rPr>
          <w:rFonts w:ascii="Arial" w:hAnsi="Arial" w:cs="Arial"/>
          <w:i/>
          <w:iCs/>
        </w:rPr>
        <w:t>3</w:t>
      </w:r>
      <w:r w:rsidR="004B13AA">
        <w:rPr>
          <w:rFonts w:ascii="Arial" w:hAnsi="Arial" w:cs="Arial"/>
          <w:i/>
          <w:iCs/>
        </w:rPr>
        <w:t xml:space="preserve">. </w:t>
      </w:r>
      <w:r w:rsidR="001A6161">
        <w:rPr>
          <w:rFonts w:ascii="Arial" w:hAnsi="Arial" w:cs="Arial"/>
          <w:i/>
          <w:iCs/>
        </w:rPr>
        <w:t>Toxin</w:t>
      </w:r>
      <w:r w:rsidR="007A6AFC">
        <w:rPr>
          <w:rFonts w:ascii="Arial" w:hAnsi="Arial" w:cs="Arial"/>
          <w:i/>
          <w:iCs/>
        </w:rPr>
        <w:t xml:space="preserve"> Effects of Stress</w:t>
      </w:r>
    </w:p>
    <w:p w14:paraId="2B50CF87" w14:textId="34252B1A" w:rsidR="00025F21" w:rsidRPr="00435094" w:rsidRDefault="00025F21" w:rsidP="00207381">
      <w:pPr>
        <w:spacing w:line="480" w:lineRule="auto"/>
        <w:rPr>
          <w:rFonts w:ascii="Arial" w:hAnsi="Arial" w:cs="Arial"/>
          <w:i/>
          <w:iCs/>
        </w:rPr>
      </w:pPr>
      <w:r>
        <w:rPr>
          <w:rFonts w:ascii="Arial" w:hAnsi="Arial" w:cs="Arial"/>
          <w:i/>
          <w:iCs/>
        </w:rPr>
        <w:t xml:space="preserve">3.3.1. </w:t>
      </w:r>
      <w:r w:rsidR="00CD225C">
        <w:rPr>
          <w:rFonts w:ascii="Arial" w:hAnsi="Arial" w:cs="Arial"/>
          <w:i/>
          <w:iCs/>
        </w:rPr>
        <w:t>Toxin exposure</w:t>
      </w:r>
      <w:r w:rsidR="007A6AFC">
        <w:rPr>
          <w:rFonts w:ascii="Arial" w:hAnsi="Arial" w:cs="Arial"/>
          <w:i/>
          <w:iCs/>
        </w:rPr>
        <w:t xml:space="preserve"> (b</w:t>
      </w:r>
      <w:r>
        <w:rPr>
          <w:rFonts w:ascii="Arial" w:hAnsi="Arial" w:cs="Arial"/>
          <w:i/>
          <w:iCs/>
        </w:rPr>
        <w:t xml:space="preserve">lood </w:t>
      </w:r>
      <w:r w:rsidR="007A6AFC">
        <w:rPr>
          <w:rFonts w:ascii="Arial" w:hAnsi="Arial" w:cs="Arial"/>
          <w:i/>
          <w:iCs/>
        </w:rPr>
        <w:t>s</w:t>
      </w:r>
      <w:r>
        <w:rPr>
          <w:rFonts w:ascii="Arial" w:hAnsi="Arial" w:cs="Arial"/>
          <w:i/>
          <w:iCs/>
        </w:rPr>
        <w:t xml:space="preserve">amples 1 </w:t>
      </w:r>
      <w:r w:rsidR="00266A8E">
        <w:rPr>
          <w:rFonts w:ascii="Arial" w:hAnsi="Arial" w:cs="Arial"/>
          <w:i/>
          <w:iCs/>
        </w:rPr>
        <w:t>vs.</w:t>
      </w:r>
      <w:r>
        <w:rPr>
          <w:rFonts w:ascii="Arial" w:hAnsi="Arial" w:cs="Arial"/>
          <w:i/>
          <w:iCs/>
        </w:rPr>
        <w:t xml:space="preserve"> 2</w:t>
      </w:r>
      <w:r w:rsidR="007A6AFC">
        <w:rPr>
          <w:rFonts w:ascii="Arial" w:hAnsi="Arial" w:cs="Arial"/>
          <w:i/>
          <w:iCs/>
        </w:rPr>
        <w:t>)</w:t>
      </w:r>
    </w:p>
    <w:p w14:paraId="16879771" w14:textId="77777777" w:rsidR="007A6AFC" w:rsidRDefault="000E4487" w:rsidP="00207381">
      <w:pPr>
        <w:spacing w:line="480" w:lineRule="auto"/>
        <w:ind w:firstLine="720"/>
        <w:rPr>
          <w:rFonts w:ascii="Arial" w:hAnsi="Arial" w:cs="Arial"/>
        </w:rPr>
      </w:pPr>
      <w:r>
        <w:rPr>
          <w:rFonts w:ascii="Arial" w:hAnsi="Arial" w:cs="Arial"/>
        </w:rPr>
        <w:t>NLR</w:t>
      </w:r>
      <w:r w:rsidR="007A6AFC">
        <w:rPr>
          <w:rFonts w:ascii="Arial" w:hAnsi="Arial" w:cs="Arial"/>
        </w:rPr>
        <w:t xml:space="preserve"> in the control group</w:t>
      </w:r>
      <w:r>
        <w:rPr>
          <w:rFonts w:ascii="Arial" w:hAnsi="Arial" w:cs="Arial"/>
        </w:rPr>
        <w:t xml:space="preserve"> did not change between blood </w:t>
      </w:r>
      <w:r w:rsidR="00025F21">
        <w:rPr>
          <w:rFonts w:ascii="Arial" w:hAnsi="Arial" w:cs="Arial"/>
        </w:rPr>
        <w:t xml:space="preserve">samples 1 (day 3) and 2 (day 14), </w:t>
      </w:r>
      <w:r w:rsidR="007A6AFC">
        <w:rPr>
          <w:rFonts w:ascii="Arial" w:hAnsi="Arial" w:cs="Arial"/>
        </w:rPr>
        <w:t xml:space="preserve">representing </w:t>
      </w:r>
      <w:r w:rsidR="007A4C34">
        <w:rPr>
          <w:rFonts w:ascii="Arial" w:hAnsi="Arial" w:cs="Arial"/>
        </w:rPr>
        <w:t>th</w:t>
      </w:r>
      <w:r w:rsidR="00025F21">
        <w:rPr>
          <w:rFonts w:ascii="Arial" w:hAnsi="Arial" w:cs="Arial"/>
        </w:rPr>
        <w:t xml:space="preserve">e </w:t>
      </w:r>
      <w:r w:rsidR="007A4C34">
        <w:rPr>
          <w:rFonts w:ascii="Arial" w:hAnsi="Arial" w:cs="Arial"/>
        </w:rPr>
        <w:t>pre-</w:t>
      </w:r>
      <w:r w:rsidR="00025F21">
        <w:rPr>
          <w:rFonts w:ascii="Arial" w:hAnsi="Arial" w:cs="Arial"/>
        </w:rPr>
        <w:t xml:space="preserve"> a</w:t>
      </w:r>
      <w:r w:rsidR="007A4C34">
        <w:rPr>
          <w:rFonts w:ascii="Arial" w:hAnsi="Arial" w:cs="Arial"/>
        </w:rPr>
        <w:t>nd</w:t>
      </w:r>
      <w:r w:rsidR="00025F21">
        <w:rPr>
          <w:rFonts w:ascii="Arial" w:hAnsi="Arial" w:cs="Arial"/>
        </w:rPr>
        <w:t xml:space="preserve"> </w:t>
      </w:r>
      <w:r w:rsidR="007A4C34">
        <w:rPr>
          <w:rFonts w:ascii="Arial" w:hAnsi="Arial" w:cs="Arial"/>
        </w:rPr>
        <w:t>post-toxin</w:t>
      </w:r>
      <w:r w:rsidR="00025F21">
        <w:rPr>
          <w:rFonts w:ascii="Arial" w:hAnsi="Arial" w:cs="Arial"/>
        </w:rPr>
        <w:t xml:space="preserve"> </w:t>
      </w:r>
      <w:r w:rsidR="007A4C34">
        <w:rPr>
          <w:rFonts w:ascii="Arial" w:hAnsi="Arial" w:cs="Arial"/>
        </w:rPr>
        <w:t>period</w:t>
      </w:r>
      <w:r w:rsidR="00025F21">
        <w:rPr>
          <w:rFonts w:ascii="Arial" w:hAnsi="Arial" w:cs="Arial"/>
        </w:rPr>
        <w:t>s (</w:t>
      </w:r>
      <w:r>
        <w:rPr>
          <w:rFonts w:ascii="Arial" w:hAnsi="Arial" w:cs="Arial"/>
        </w:rPr>
        <w:t>Z</w:t>
      </w:r>
      <w:r>
        <w:rPr>
          <w:rFonts w:ascii="Arial" w:hAnsi="Arial" w:cs="Arial"/>
          <w:vertAlign w:val="subscript"/>
        </w:rPr>
        <w:t>15,48</w:t>
      </w:r>
      <w:r>
        <w:rPr>
          <w:rFonts w:ascii="Arial" w:hAnsi="Arial" w:cs="Arial"/>
        </w:rPr>
        <w:t xml:space="preserve"> = 0.28; </w:t>
      </w:r>
      <w:r>
        <w:rPr>
          <w:rFonts w:ascii="Arial" w:hAnsi="Arial" w:cs="Arial"/>
          <w:i/>
          <w:iCs/>
        </w:rPr>
        <w:t>p</w:t>
      </w:r>
      <w:r>
        <w:rPr>
          <w:rFonts w:ascii="Arial" w:hAnsi="Arial" w:cs="Arial"/>
        </w:rPr>
        <w:t xml:space="preserve"> = 0.89</w:t>
      </w:r>
      <w:r w:rsidR="004E2D52">
        <w:rPr>
          <w:rFonts w:ascii="Arial" w:hAnsi="Arial" w:cs="Arial"/>
        </w:rPr>
        <w:t>; Figure 4</w:t>
      </w:r>
      <w:r>
        <w:rPr>
          <w:rFonts w:ascii="Arial" w:hAnsi="Arial" w:cs="Arial"/>
        </w:rPr>
        <w:t xml:space="preserve">). </w:t>
      </w:r>
      <w:r w:rsidR="007A6AFC">
        <w:rPr>
          <w:rFonts w:ascii="Arial" w:hAnsi="Arial" w:cs="Arial"/>
        </w:rPr>
        <w:t>Neither Cd treatment significantly altered NLR (</w:t>
      </w:r>
      <w:r w:rsidR="008605B2">
        <w:rPr>
          <w:rFonts w:ascii="Arial" w:hAnsi="Arial" w:cs="Arial"/>
        </w:rPr>
        <w:t>Cd</w:t>
      </w:r>
      <w:r w:rsidR="0004143E">
        <w:rPr>
          <w:rFonts w:ascii="Arial" w:hAnsi="Arial" w:cs="Arial"/>
        </w:rPr>
        <w:t xml:space="preserve"> </w:t>
      </w:r>
      <w:r w:rsidR="00AC1393">
        <w:rPr>
          <w:rFonts w:ascii="Arial" w:hAnsi="Arial" w:cs="Arial"/>
        </w:rPr>
        <w:t>low</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0.24; </w:t>
      </w:r>
      <w:r w:rsidR="00AC1393">
        <w:rPr>
          <w:rFonts w:ascii="Arial" w:hAnsi="Arial" w:cs="Arial"/>
          <w:i/>
          <w:iCs/>
        </w:rPr>
        <w:t>p</w:t>
      </w:r>
      <w:r w:rsidR="00AC1393">
        <w:rPr>
          <w:rFonts w:ascii="Arial" w:hAnsi="Arial" w:cs="Arial"/>
        </w:rPr>
        <w:t xml:space="preserve"> = 0.81</w:t>
      </w:r>
      <w:r w:rsidR="007A6AFC">
        <w:rPr>
          <w:rFonts w:ascii="Arial" w:hAnsi="Arial" w:cs="Arial"/>
        </w:rPr>
        <w:t>; Cd</w:t>
      </w:r>
      <w:r w:rsidR="00AC1393">
        <w:rPr>
          <w:rFonts w:ascii="Arial" w:hAnsi="Arial" w:cs="Arial"/>
        </w:rPr>
        <w:t xml:space="preserve"> high</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0.30; </w:t>
      </w:r>
      <w:r w:rsidR="00AC1393">
        <w:rPr>
          <w:rFonts w:ascii="Arial" w:hAnsi="Arial" w:cs="Arial"/>
          <w:i/>
          <w:iCs/>
        </w:rPr>
        <w:t>p</w:t>
      </w:r>
      <w:r w:rsidR="00AC1393">
        <w:rPr>
          <w:rFonts w:ascii="Arial" w:hAnsi="Arial" w:cs="Arial"/>
        </w:rPr>
        <w:t xml:space="preserve"> = 0.32</w:t>
      </w:r>
      <w:r w:rsidR="007A6AFC">
        <w:rPr>
          <w:rFonts w:ascii="Arial" w:hAnsi="Arial" w:cs="Arial"/>
        </w:rPr>
        <w:t>; Figure 4</w:t>
      </w:r>
      <w:r w:rsidR="00AC1393">
        <w:rPr>
          <w:rFonts w:ascii="Arial" w:hAnsi="Arial" w:cs="Arial"/>
        </w:rPr>
        <w:t>)</w:t>
      </w:r>
      <w:r w:rsidR="007A6AFC">
        <w:rPr>
          <w:rFonts w:ascii="Arial" w:hAnsi="Arial" w:cs="Arial"/>
        </w:rPr>
        <w:t>.</w:t>
      </w:r>
      <w:r w:rsidR="004E2D52">
        <w:rPr>
          <w:rFonts w:ascii="Arial" w:hAnsi="Arial" w:cs="Arial"/>
        </w:rPr>
        <w:t xml:space="preserve"> </w:t>
      </w:r>
      <w:proofErr w:type="spellStart"/>
      <w:r w:rsidR="004E2D52">
        <w:rPr>
          <w:rFonts w:ascii="Arial" w:hAnsi="Arial" w:cs="Arial"/>
        </w:rPr>
        <w:t>PFPeA</w:t>
      </w:r>
      <w:proofErr w:type="spellEnd"/>
      <w:r w:rsidR="004E2D52">
        <w:rPr>
          <w:rFonts w:ascii="Arial" w:hAnsi="Arial" w:cs="Arial"/>
        </w:rPr>
        <w:t xml:space="preserve"> </w:t>
      </w:r>
      <w:r w:rsidR="008605B2">
        <w:rPr>
          <w:rFonts w:ascii="Arial" w:hAnsi="Arial" w:cs="Arial"/>
        </w:rPr>
        <w:t>low</w:t>
      </w:r>
      <w:r w:rsidR="007A6AFC">
        <w:rPr>
          <w:rFonts w:ascii="Arial" w:hAnsi="Arial" w:cs="Arial"/>
        </w:rPr>
        <w:t xml:space="preserve"> showed no effect</w:t>
      </w:r>
      <w:r w:rsidR="008605B2">
        <w:rPr>
          <w:rFonts w:ascii="Arial" w:hAnsi="Arial" w:cs="Arial"/>
        </w:rPr>
        <w:t xml:space="preserve"> </w:t>
      </w:r>
      <w:r w:rsidR="004E2D52">
        <w:rPr>
          <w:rFonts w:ascii="Arial" w:hAnsi="Arial" w:cs="Arial"/>
        </w:rPr>
        <w:t>(Z</w:t>
      </w:r>
      <w:r w:rsidR="004E2D52">
        <w:rPr>
          <w:rFonts w:ascii="Arial" w:hAnsi="Arial" w:cs="Arial"/>
          <w:vertAlign w:val="subscript"/>
        </w:rPr>
        <w:t>15,48</w:t>
      </w:r>
      <w:r w:rsidR="004E2D52">
        <w:rPr>
          <w:rFonts w:ascii="Arial" w:hAnsi="Arial" w:cs="Arial"/>
        </w:rPr>
        <w:t xml:space="preserve"> = 0.27; </w:t>
      </w:r>
      <w:r w:rsidR="004E2D52">
        <w:rPr>
          <w:rFonts w:ascii="Arial" w:hAnsi="Arial" w:cs="Arial"/>
          <w:i/>
          <w:iCs/>
        </w:rPr>
        <w:t>p</w:t>
      </w:r>
      <w:r w:rsidR="004E2D52">
        <w:rPr>
          <w:rFonts w:ascii="Arial" w:hAnsi="Arial" w:cs="Arial"/>
        </w:rPr>
        <w:t xml:space="preserve"> = 0.078</w:t>
      </w:r>
      <w:r w:rsidR="007A6AFC">
        <w:rPr>
          <w:rFonts w:ascii="Arial" w:hAnsi="Arial" w:cs="Arial"/>
        </w:rPr>
        <w:t>; Figure 4</w:t>
      </w:r>
      <w:r w:rsidR="004E2D52">
        <w:rPr>
          <w:rFonts w:ascii="Arial" w:hAnsi="Arial" w:cs="Arial"/>
        </w:rPr>
        <w:t>)</w:t>
      </w:r>
      <w:r w:rsidR="00AC1393">
        <w:rPr>
          <w:rFonts w:ascii="Arial" w:hAnsi="Arial" w:cs="Arial"/>
        </w:rPr>
        <w:t>.</w:t>
      </w:r>
      <w:r w:rsidR="004E2D52">
        <w:rPr>
          <w:rFonts w:ascii="Arial" w:hAnsi="Arial" w:cs="Arial"/>
        </w:rPr>
        <w:t xml:space="preserve"> However, </w:t>
      </w:r>
      <w:r w:rsidR="007A6AFC">
        <w:rPr>
          <w:rFonts w:ascii="Arial" w:hAnsi="Arial" w:cs="Arial"/>
        </w:rPr>
        <w:t xml:space="preserve">NLR in the </w:t>
      </w:r>
      <w:proofErr w:type="spellStart"/>
      <w:r w:rsidR="004E2D52">
        <w:rPr>
          <w:rFonts w:ascii="Arial" w:hAnsi="Arial" w:cs="Arial"/>
        </w:rPr>
        <w:t>PFPeA</w:t>
      </w:r>
      <w:proofErr w:type="spellEnd"/>
      <w:r w:rsidR="008605B2">
        <w:rPr>
          <w:rFonts w:ascii="Arial" w:hAnsi="Arial" w:cs="Arial"/>
        </w:rPr>
        <w:t xml:space="preserve"> high</w:t>
      </w:r>
      <w:r w:rsidR="004E2D52">
        <w:rPr>
          <w:rFonts w:ascii="Arial" w:hAnsi="Arial" w:cs="Arial"/>
        </w:rPr>
        <w:t xml:space="preserve"> </w:t>
      </w:r>
      <w:r w:rsidR="007A6AFC">
        <w:rPr>
          <w:rFonts w:ascii="Arial" w:hAnsi="Arial" w:cs="Arial"/>
        </w:rPr>
        <w:t>group</w:t>
      </w:r>
      <w:r w:rsidR="00DC5F12">
        <w:rPr>
          <w:rFonts w:ascii="Arial" w:hAnsi="Arial" w:cs="Arial"/>
        </w:rPr>
        <w:t xml:space="preserve"> </w:t>
      </w:r>
      <w:r w:rsidR="004E2D52">
        <w:rPr>
          <w:rFonts w:ascii="Arial" w:hAnsi="Arial" w:cs="Arial"/>
        </w:rPr>
        <w:t>increased</w:t>
      </w:r>
      <w:r w:rsidR="007A6AFC">
        <w:rPr>
          <w:rFonts w:ascii="Arial" w:hAnsi="Arial" w:cs="Arial"/>
        </w:rPr>
        <w:t xml:space="preserve"> by</w:t>
      </w:r>
      <w:r w:rsidR="004E2D52">
        <w:rPr>
          <w:rFonts w:ascii="Arial" w:hAnsi="Arial" w:cs="Arial"/>
        </w:rPr>
        <w:t xml:space="preserve"> 212% (79–444%; </w:t>
      </w:r>
      <w:r w:rsidR="003545BE">
        <w:rPr>
          <w:rFonts w:ascii="Arial" w:hAnsi="Arial" w:cs="Arial"/>
        </w:rPr>
        <w:t>95% CL) from blood 1 to blood 2 (Z</w:t>
      </w:r>
      <w:r w:rsidR="003545BE">
        <w:rPr>
          <w:rFonts w:ascii="Arial" w:hAnsi="Arial" w:cs="Arial"/>
          <w:vertAlign w:val="subscript"/>
        </w:rPr>
        <w:t>15,48</w:t>
      </w:r>
      <w:r w:rsidR="003545BE">
        <w:rPr>
          <w:rFonts w:ascii="Arial" w:hAnsi="Arial" w:cs="Arial"/>
        </w:rPr>
        <w:t xml:space="preserve"> = 0.28; </w:t>
      </w:r>
      <w:r w:rsidR="003545BE">
        <w:rPr>
          <w:rFonts w:ascii="Arial" w:hAnsi="Arial" w:cs="Arial"/>
          <w:i/>
          <w:iCs/>
        </w:rPr>
        <w:t>p</w:t>
      </w:r>
      <w:r w:rsidR="003545BE">
        <w:rPr>
          <w:rFonts w:ascii="Arial" w:hAnsi="Arial" w:cs="Arial"/>
        </w:rPr>
        <w:t xml:space="preserve"> &lt; 0.001; Figure 4).</w:t>
      </w:r>
      <w:r w:rsidR="00DC5F12">
        <w:rPr>
          <w:rFonts w:ascii="Arial" w:hAnsi="Arial" w:cs="Arial"/>
        </w:rPr>
        <w:t xml:space="preserve"> </w:t>
      </w:r>
    </w:p>
    <w:p w14:paraId="50B670E3" w14:textId="4DE66911" w:rsidR="00991BBD" w:rsidRDefault="008605B2" w:rsidP="00207381">
      <w:pPr>
        <w:spacing w:line="480" w:lineRule="auto"/>
        <w:ind w:firstLine="720"/>
        <w:rPr>
          <w:ins w:id="49" w:author="UserSELU" w:date="2025-11-17T19:46:00Z"/>
          <w:rFonts w:ascii="Arial" w:hAnsi="Arial" w:cs="Arial"/>
        </w:rPr>
      </w:pPr>
      <w:r>
        <w:rPr>
          <w:rFonts w:ascii="Arial" w:hAnsi="Arial" w:cs="Arial"/>
        </w:rPr>
        <w:t xml:space="preserve">The </w:t>
      </w:r>
      <w:proofErr w:type="spellStart"/>
      <w:r w:rsidR="00BE205A">
        <w:rPr>
          <w:rFonts w:ascii="Arial" w:hAnsi="Arial" w:cs="Arial"/>
        </w:rPr>
        <w:t>PFPeA</w:t>
      </w:r>
      <w:proofErr w:type="spellEnd"/>
      <w:r>
        <w:rPr>
          <w:rFonts w:ascii="Arial" w:hAnsi="Arial" w:cs="Arial"/>
        </w:rPr>
        <w:t xml:space="preserve"> high</w:t>
      </w:r>
      <w:r w:rsidR="00BE205A">
        <w:rPr>
          <w:rFonts w:ascii="Arial" w:hAnsi="Arial" w:cs="Arial"/>
        </w:rPr>
        <w:t xml:space="preserve"> bass NLR increased significantly more than all other groups from blood 1 to blood 2: 201% (37–559%; 95% CL), 195% (42–513%),</w:t>
      </w:r>
      <w:r w:rsidR="00BE205A" w:rsidRPr="00BE205A">
        <w:rPr>
          <w:rFonts w:ascii="Arial" w:hAnsi="Arial" w:cs="Arial"/>
        </w:rPr>
        <w:t xml:space="preserve"> </w:t>
      </w:r>
      <w:r w:rsidR="00BE205A">
        <w:rPr>
          <w:rFonts w:ascii="Arial" w:hAnsi="Arial" w:cs="Arial"/>
        </w:rPr>
        <w:t>133% (3–429%), and 407% (134–996%) more than control (Z</w:t>
      </w:r>
      <w:r w:rsidR="00BE205A">
        <w:rPr>
          <w:rFonts w:ascii="Arial" w:hAnsi="Arial" w:cs="Arial"/>
          <w:vertAlign w:val="subscript"/>
        </w:rPr>
        <w:t>15,48</w:t>
      </w:r>
      <w:r w:rsidR="00BE205A">
        <w:rPr>
          <w:rFonts w:ascii="Arial" w:hAnsi="Arial" w:cs="Arial"/>
        </w:rPr>
        <w:t xml:space="preserve"> = -2.75; </w:t>
      </w:r>
      <w:r w:rsidR="00BE205A">
        <w:rPr>
          <w:rFonts w:ascii="Arial" w:hAnsi="Arial" w:cs="Arial"/>
          <w:i/>
          <w:iCs/>
        </w:rPr>
        <w:t>p</w:t>
      </w:r>
      <w:r w:rsidR="00BE205A">
        <w:rPr>
          <w:rFonts w:ascii="Arial" w:hAnsi="Arial" w:cs="Arial"/>
        </w:rPr>
        <w:t xml:space="preserve"> = 0.0059), Cd</w:t>
      </w:r>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-2.90; </w:t>
      </w:r>
      <w:r w:rsidR="00BE205A">
        <w:rPr>
          <w:rFonts w:ascii="Arial" w:hAnsi="Arial" w:cs="Arial"/>
          <w:i/>
          <w:iCs/>
        </w:rPr>
        <w:t>p</w:t>
      </w:r>
      <w:r w:rsidR="00BE205A">
        <w:rPr>
          <w:rFonts w:ascii="Arial" w:hAnsi="Arial" w:cs="Arial"/>
        </w:rPr>
        <w:t xml:space="preserve"> = 0.0037), Cd</w:t>
      </w:r>
      <w:r>
        <w:rPr>
          <w:rFonts w:ascii="Arial" w:hAnsi="Arial" w:cs="Arial"/>
        </w:rPr>
        <w:t xml:space="preserve"> high</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-2.03; </w:t>
      </w:r>
      <w:r w:rsidR="00BE205A">
        <w:rPr>
          <w:rFonts w:ascii="Arial" w:hAnsi="Arial" w:cs="Arial"/>
          <w:i/>
          <w:iCs/>
        </w:rPr>
        <w:t>p</w:t>
      </w:r>
      <w:r w:rsidR="00BE205A">
        <w:rPr>
          <w:rFonts w:ascii="Arial" w:hAnsi="Arial" w:cs="Arial"/>
        </w:rPr>
        <w:t xml:space="preserve"> = 0.042), and </w:t>
      </w:r>
      <w:proofErr w:type="spellStart"/>
      <w:r w:rsidR="00BE205A">
        <w:rPr>
          <w:rFonts w:ascii="Arial" w:hAnsi="Arial" w:cs="Arial"/>
        </w:rPr>
        <w:t>PFPeA</w:t>
      </w:r>
      <w:proofErr w:type="spellEnd"/>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-4.13; </w:t>
      </w:r>
      <w:r w:rsidR="00BE205A">
        <w:rPr>
          <w:rFonts w:ascii="Arial" w:hAnsi="Arial" w:cs="Arial"/>
          <w:i/>
          <w:iCs/>
        </w:rPr>
        <w:t>p</w:t>
      </w:r>
      <w:r w:rsidR="00BE205A">
        <w:rPr>
          <w:rFonts w:ascii="Arial" w:hAnsi="Arial" w:cs="Arial"/>
        </w:rPr>
        <w:t xml:space="preserve"> &lt; 0.001)</w:t>
      </w:r>
      <w:r w:rsidR="00CD1F0F">
        <w:rPr>
          <w:rFonts w:ascii="Arial" w:hAnsi="Arial" w:cs="Arial"/>
        </w:rPr>
        <w:t xml:space="preserve"> </w:t>
      </w:r>
      <w:r w:rsidR="007A6AFC">
        <w:rPr>
          <w:rFonts w:ascii="Arial" w:hAnsi="Arial" w:cs="Arial"/>
        </w:rPr>
        <w:t>groups</w:t>
      </w:r>
      <w:r w:rsidR="00CD1F0F">
        <w:rPr>
          <w:rFonts w:ascii="Arial" w:hAnsi="Arial" w:cs="Arial"/>
        </w:rPr>
        <w:t>, respectively (Figure 4)</w:t>
      </w:r>
      <w:r w:rsidR="00BE205A">
        <w:rPr>
          <w:rFonts w:ascii="Arial" w:hAnsi="Arial" w:cs="Arial"/>
        </w:rPr>
        <w:t>.</w:t>
      </w:r>
    </w:p>
    <w:p w14:paraId="1B597DC1" w14:textId="77777777" w:rsidR="000B1A9C" w:rsidRDefault="000B1A9C" w:rsidP="00207381">
      <w:pPr>
        <w:spacing w:line="480" w:lineRule="auto"/>
        <w:ind w:firstLine="720"/>
        <w:rPr>
          <w:rFonts w:ascii="Arial" w:hAnsi="Arial" w:cs="Arial"/>
        </w:rPr>
      </w:pPr>
    </w:p>
    <w:p w14:paraId="6D8FCB00" w14:textId="65563F63" w:rsidR="00025F21" w:rsidRPr="00025F21" w:rsidRDefault="00025F21" w:rsidP="00207381">
      <w:pPr>
        <w:spacing w:line="480" w:lineRule="auto"/>
        <w:rPr>
          <w:rFonts w:ascii="Arial" w:hAnsi="Arial" w:cs="Arial"/>
          <w:i/>
          <w:iCs/>
        </w:rPr>
      </w:pPr>
      <w:r>
        <w:rPr>
          <w:rFonts w:ascii="Arial" w:hAnsi="Arial" w:cs="Arial"/>
          <w:i/>
          <w:iCs/>
        </w:rPr>
        <w:t xml:space="preserve">3.3.2. </w:t>
      </w:r>
      <w:r w:rsidR="00CD225C">
        <w:rPr>
          <w:rFonts w:ascii="Arial" w:hAnsi="Arial" w:cs="Arial"/>
          <w:i/>
          <w:iCs/>
        </w:rPr>
        <w:t>Interaction with an environmental stressor</w:t>
      </w:r>
      <w:r w:rsidR="007A6AFC">
        <w:rPr>
          <w:rFonts w:ascii="Arial" w:hAnsi="Arial" w:cs="Arial"/>
          <w:i/>
          <w:iCs/>
        </w:rPr>
        <w:t xml:space="preserve"> (b</w:t>
      </w:r>
      <w:r>
        <w:rPr>
          <w:rFonts w:ascii="Arial" w:hAnsi="Arial" w:cs="Arial"/>
          <w:i/>
          <w:iCs/>
        </w:rPr>
        <w:t xml:space="preserve">lood samples 2 </w:t>
      </w:r>
      <w:r w:rsidR="00266A8E">
        <w:rPr>
          <w:rFonts w:ascii="Arial" w:hAnsi="Arial" w:cs="Arial"/>
          <w:i/>
          <w:iCs/>
        </w:rPr>
        <w:t>vs.</w:t>
      </w:r>
      <w:r>
        <w:rPr>
          <w:rFonts w:ascii="Arial" w:hAnsi="Arial" w:cs="Arial"/>
          <w:i/>
          <w:iCs/>
        </w:rPr>
        <w:t xml:space="preserve"> 3</w:t>
      </w:r>
      <w:r w:rsidR="007A6AFC">
        <w:rPr>
          <w:rFonts w:ascii="Arial" w:hAnsi="Arial" w:cs="Arial"/>
          <w:i/>
          <w:iCs/>
        </w:rPr>
        <w:t>)</w:t>
      </w:r>
    </w:p>
    <w:p w14:paraId="0574ED57" w14:textId="2F8527C7" w:rsidR="00AC1393" w:rsidRDefault="00837774" w:rsidP="00207381">
      <w:pPr>
        <w:spacing w:line="480" w:lineRule="auto"/>
        <w:ind w:firstLine="720"/>
        <w:rPr>
          <w:rFonts w:ascii="Arial" w:hAnsi="Arial" w:cs="Arial"/>
        </w:rPr>
      </w:pPr>
      <w:r>
        <w:rPr>
          <w:rFonts w:ascii="Arial" w:hAnsi="Arial" w:cs="Arial"/>
        </w:rPr>
        <w:t xml:space="preserve">All </w:t>
      </w:r>
      <w:r w:rsidR="007A6AFC">
        <w:rPr>
          <w:rFonts w:ascii="Arial" w:hAnsi="Arial" w:cs="Arial"/>
        </w:rPr>
        <w:t>groups showed a</w:t>
      </w:r>
      <w:r>
        <w:rPr>
          <w:rFonts w:ascii="Arial" w:hAnsi="Arial" w:cs="Arial"/>
        </w:rPr>
        <w:t xml:space="preserve"> </w:t>
      </w:r>
      <w:r w:rsidR="00A67F34">
        <w:rPr>
          <w:rFonts w:ascii="Arial" w:hAnsi="Arial" w:cs="Arial"/>
        </w:rPr>
        <w:t xml:space="preserve">significant </w:t>
      </w:r>
      <w:r>
        <w:rPr>
          <w:rFonts w:ascii="Arial" w:hAnsi="Arial" w:cs="Arial"/>
        </w:rPr>
        <w:t>increase</w:t>
      </w:r>
      <w:r w:rsidR="007A6AFC">
        <w:rPr>
          <w:rFonts w:ascii="Arial" w:hAnsi="Arial" w:cs="Arial"/>
        </w:rPr>
        <w:t xml:space="preserve"> in NLR</w:t>
      </w:r>
      <w:r>
        <w:rPr>
          <w:rFonts w:ascii="Arial" w:hAnsi="Arial" w:cs="Arial"/>
        </w:rPr>
        <w:t xml:space="preserve"> post</w:t>
      </w:r>
      <w:r w:rsidR="00A67F34">
        <w:rPr>
          <w:rFonts w:ascii="Arial" w:hAnsi="Arial" w:cs="Arial"/>
        </w:rPr>
        <w:t>-</w:t>
      </w:r>
      <w:r w:rsidR="007A4C34">
        <w:rPr>
          <w:rFonts w:ascii="Arial" w:hAnsi="Arial" w:cs="Arial"/>
        </w:rPr>
        <w:t>salt</w:t>
      </w:r>
      <w:r>
        <w:rPr>
          <w:rFonts w:ascii="Arial" w:hAnsi="Arial" w:cs="Arial"/>
        </w:rPr>
        <w:t xml:space="preserve"> introduction (Table 2</w:t>
      </w:r>
      <w:r w:rsidR="00A67F34">
        <w:rPr>
          <w:rFonts w:ascii="Arial" w:hAnsi="Arial" w:cs="Arial"/>
        </w:rPr>
        <w:t>; Figure 4</w:t>
      </w:r>
      <w:r>
        <w:rPr>
          <w:rFonts w:ascii="Arial" w:hAnsi="Arial" w:cs="Arial"/>
        </w:rPr>
        <w:t>).</w:t>
      </w:r>
      <w:r w:rsidR="00A67F34">
        <w:rPr>
          <w:rFonts w:ascii="Arial" w:hAnsi="Arial" w:cs="Arial"/>
        </w:rPr>
        <w:t xml:space="preserve"> </w:t>
      </w:r>
      <w:r w:rsidR="007A6AFC">
        <w:rPr>
          <w:rFonts w:ascii="Arial" w:hAnsi="Arial" w:cs="Arial"/>
        </w:rPr>
        <w:t xml:space="preserve">However, the NLR increases were smaller in the </w:t>
      </w:r>
      <w:proofErr w:type="spellStart"/>
      <w:r w:rsidR="007A6AFC">
        <w:rPr>
          <w:rFonts w:ascii="Arial" w:hAnsi="Arial" w:cs="Arial"/>
        </w:rPr>
        <w:t>PFPeA</w:t>
      </w:r>
      <w:proofErr w:type="spellEnd"/>
      <w:r w:rsidR="007A6AFC">
        <w:rPr>
          <w:rFonts w:ascii="Arial" w:hAnsi="Arial" w:cs="Arial"/>
        </w:rPr>
        <w:t xml:space="preserve"> high group than in the others.</w:t>
      </w:r>
      <w:r w:rsidR="00025F21">
        <w:rPr>
          <w:rFonts w:ascii="Arial" w:hAnsi="Arial" w:cs="Arial"/>
        </w:rPr>
        <w:t xml:space="preserve"> </w:t>
      </w:r>
      <w:r w:rsidR="007A6AFC">
        <w:rPr>
          <w:rFonts w:ascii="Arial" w:hAnsi="Arial" w:cs="Arial"/>
        </w:rPr>
        <w:t>Control</w:t>
      </w:r>
      <w:r w:rsidR="00551E9B">
        <w:rPr>
          <w:rFonts w:ascii="Arial" w:hAnsi="Arial" w:cs="Arial"/>
        </w:rPr>
        <w:t xml:space="preserve"> NLR </w:t>
      </w:r>
      <w:r w:rsidR="007A6AFC">
        <w:rPr>
          <w:rFonts w:ascii="Arial" w:hAnsi="Arial" w:cs="Arial"/>
        </w:rPr>
        <w:t>rose</w:t>
      </w:r>
      <w:r w:rsidR="00551E9B">
        <w:rPr>
          <w:rFonts w:ascii="Arial" w:hAnsi="Arial" w:cs="Arial"/>
        </w:rPr>
        <w:t xml:space="preserve"> 78% (-21–301%; 95% CL) more than </w:t>
      </w:r>
      <w:proofErr w:type="spellStart"/>
      <w:r w:rsidR="00551E9B">
        <w:rPr>
          <w:rFonts w:ascii="Arial" w:hAnsi="Arial" w:cs="Arial"/>
        </w:rPr>
        <w:t>PFPeA</w:t>
      </w:r>
      <w:proofErr w:type="spellEnd"/>
      <w:r w:rsidR="00551E9B">
        <w:rPr>
          <w:rFonts w:ascii="Arial" w:hAnsi="Arial" w:cs="Arial"/>
        </w:rPr>
        <w:t xml:space="preserve"> high </w:t>
      </w:r>
      <w:r w:rsidR="008605B2">
        <w:rPr>
          <w:rFonts w:ascii="Arial" w:hAnsi="Arial" w:cs="Arial"/>
        </w:rPr>
        <w:t>(Z</w:t>
      </w:r>
      <w:r w:rsidR="008605B2">
        <w:rPr>
          <w:rFonts w:ascii="Arial" w:hAnsi="Arial" w:cs="Arial"/>
          <w:vertAlign w:val="subscript"/>
        </w:rPr>
        <w:t>15,48</w:t>
      </w:r>
      <w:r w:rsidR="008605B2">
        <w:rPr>
          <w:rFonts w:ascii="Arial" w:hAnsi="Arial" w:cs="Arial"/>
        </w:rPr>
        <w:t xml:space="preserve"> = 1.40; </w:t>
      </w:r>
      <w:r w:rsidR="008605B2">
        <w:rPr>
          <w:rFonts w:ascii="Arial" w:hAnsi="Arial" w:cs="Arial"/>
          <w:i/>
          <w:iCs/>
        </w:rPr>
        <w:t>p</w:t>
      </w:r>
      <w:r w:rsidR="008605B2">
        <w:rPr>
          <w:rFonts w:ascii="Arial" w:hAnsi="Arial" w:cs="Arial"/>
        </w:rPr>
        <w:t xml:space="preserve"> = 0.16)</w:t>
      </w:r>
      <w:r w:rsidR="007A6AFC">
        <w:rPr>
          <w:rFonts w:ascii="Arial" w:hAnsi="Arial" w:cs="Arial"/>
        </w:rPr>
        <w:t xml:space="preserve">, while </w:t>
      </w:r>
      <w:r w:rsidR="008605B2">
        <w:rPr>
          <w:rFonts w:ascii="Arial" w:hAnsi="Arial" w:cs="Arial"/>
        </w:rPr>
        <w:t>Cd low</w:t>
      </w:r>
      <w:r w:rsidR="00551E9B">
        <w:rPr>
          <w:rFonts w:ascii="Arial" w:hAnsi="Arial" w:cs="Arial"/>
        </w:rPr>
        <w:t xml:space="preserve"> (Z</w:t>
      </w:r>
      <w:r w:rsidR="00551E9B">
        <w:rPr>
          <w:rFonts w:ascii="Arial" w:hAnsi="Arial" w:cs="Arial"/>
          <w:vertAlign w:val="subscript"/>
        </w:rPr>
        <w:t>15,48</w:t>
      </w:r>
      <w:r w:rsidR="00551E9B">
        <w:rPr>
          <w:rFonts w:ascii="Arial" w:hAnsi="Arial" w:cs="Arial"/>
        </w:rPr>
        <w:t xml:space="preserve"> = 1.75; </w:t>
      </w:r>
      <w:r w:rsidR="00551E9B">
        <w:rPr>
          <w:rFonts w:ascii="Arial" w:hAnsi="Arial" w:cs="Arial"/>
          <w:i/>
          <w:iCs/>
        </w:rPr>
        <w:t>p</w:t>
      </w:r>
      <w:r w:rsidR="00551E9B">
        <w:rPr>
          <w:rFonts w:ascii="Arial" w:hAnsi="Arial" w:cs="Arial"/>
        </w:rPr>
        <w:t xml:space="preserve"> = 0.080) and Cd high (Z</w:t>
      </w:r>
      <w:r w:rsidR="00551E9B">
        <w:rPr>
          <w:rFonts w:ascii="Arial" w:hAnsi="Arial" w:cs="Arial"/>
          <w:vertAlign w:val="subscript"/>
        </w:rPr>
        <w:t>15,48</w:t>
      </w:r>
      <w:r w:rsidR="00551E9B">
        <w:rPr>
          <w:rFonts w:ascii="Arial" w:hAnsi="Arial" w:cs="Arial"/>
        </w:rPr>
        <w:t xml:space="preserve"> = 1.95; </w:t>
      </w:r>
      <w:r w:rsidR="00551E9B">
        <w:rPr>
          <w:rFonts w:ascii="Arial" w:hAnsi="Arial" w:cs="Arial"/>
          <w:i/>
          <w:iCs/>
        </w:rPr>
        <w:t>p</w:t>
      </w:r>
      <w:r w:rsidR="00551E9B">
        <w:rPr>
          <w:rFonts w:ascii="Arial" w:hAnsi="Arial" w:cs="Arial"/>
        </w:rPr>
        <w:t xml:space="preserve"> = </w:t>
      </w:r>
      <w:r w:rsidR="00551E9B">
        <w:rPr>
          <w:rFonts w:ascii="Arial" w:hAnsi="Arial" w:cs="Arial"/>
        </w:rPr>
        <w:lastRenderedPageBreak/>
        <w:t xml:space="preserve">0.051) </w:t>
      </w:r>
      <w:r w:rsidR="007A6AFC">
        <w:rPr>
          <w:rFonts w:ascii="Arial" w:hAnsi="Arial" w:cs="Arial"/>
        </w:rPr>
        <w:t>groups</w:t>
      </w:r>
      <w:r w:rsidR="00551E9B">
        <w:rPr>
          <w:rFonts w:ascii="Arial" w:hAnsi="Arial" w:cs="Arial"/>
        </w:rPr>
        <w:t xml:space="preserve"> </w:t>
      </w:r>
      <w:r w:rsidR="007A6AFC">
        <w:rPr>
          <w:rFonts w:ascii="Arial" w:hAnsi="Arial" w:cs="Arial"/>
        </w:rPr>
        <w:t>rose</w:t>
      </w:r>
      <w:r w:rsidR="00551E9B">
        <w:rPr>
          <w:rFonts w:ascii="Arial" w:hAnsi="Arial" w:cs="Arial"/>
        </w:rPr>
        <w:t xml:space="preserve"> 94%</w:t>
      </w:r>
      <w:r w:rsidR="008605B2">
        <w:rPr>
          <w:rFonts w:ascii="Arial" w:hAnsi="Arial" w:cs="Arial"/>
        </w:rPr>
        <w:t xml:space="preserve"> </w:t>
      </w:r>
      <w:r w:rsidR="00551E9B">
        <w:rPr>
          <w:rFonts w:ascii="Arial" w:hAnsi="Arial" w:cs="Arial"/>
        </w:rPr>
        <w:t>(-8–307%; 95% CL) and 127% (-1–418%; 95% CL) more</w:t>
      </w:r>
      <w:r w:rsidR="007A6AFC">
        <w:rPr>
          <w:rFonts w:ascii="Arial" w:hAnsi="Arial" w:cs="Arial"/>
        </w:rPr>
        <w:t>, respectively</w:t>
      </w:r>
      <w:r w:rsidR="00266A8E">
        <w:rPr>
          <w:rFonts w:ascii="Arial" w:hAnsi="Arial" w:cs="Arial"/>
        </w:rPr>
        <w:t xml:space="preserve"> (Figure 4)</w:t>
      </w:r>
      <w:r w:rsidR="00551E9B">
        <w:rPr>
          <w:rFonts w:ascii="Arial" w:hAnsi="Arial" w:cs="Arial"/>
        </w:rPr>
        <w:t xml:space="preserve">. </w:t>
      </w:r>
      <w:proofErr w:type="spellStart"/>
      <w:r w:rsidR="00551E9B">
        <w:rPr>
          <w:rFonts w:ascii="Arial" w:hAnsi="Arial" w:cs="Arial"/>
        </w:rPr>
        <w:t>PFPeA</w:t>
      </w:r>
      <w:proofErr w:type="spellEnd"/>
      <w:r w:rsidR="00551E9B">
        <w:rPr>
          <w:rFonts w:ascii="Arial" w:hAnsi="Arial" w:cs="Arial"/>
        </w:rPr>
        <w:t xml:space="preserve"> low increased 173% (21–515%; 95% CL) more than the </w:t>
      </w:r>
      <w:proofErr w:type="spellStart"/>
      <w:r w:rsidR="00551E9B">
        <w:rPr>
          <w:rFonts w:ascii="Arial" w:hAnsi="Arial" w:cs="Arial"/>
        </w:rPr>
        <w:t>PFPeA</w:t>
      </w:r>
      <w:proofErr w:type="spellEnd"/>
      <w:r w:rsidR="00551E9B">
        <w:rPr>
          <w:rFonts w:ascii="Arial" w:hAnsi="Arial" w:cs="Arial"/>
        </w:rPr>
        <w:t xml:space="preserve"> high group (Z</w:t>
      </w:r>
      <w:r w:rsidR="00551E9B">
        <w:rPr>
          <w:rFonts w:ascii="Arial" w:hAnsi="Arial" w:cs="Arial"/>
          <w:vertAlign w:val="subscript"/>
        </w:rPr>
        <w:t>15,48</w:t>
      </w:r>
      <w:r w:rsidR="00551E9B">
        <w:rPr>
          <w:rFonts w:ascii="Arial" w:hAnsi="Arial" w:cs="Arial"/>
        </w:rPr>
        <w:t xml:space="preserve"> = 2.42; </w:t>
      </w:r>
      <w:r w:rsidR="00551E9B">
        <w:rPr>
          <w:rFonts w:ascii="Arial" w:hAnsi="Arial" w:cs="Arial"/>
          <w:i/>
          <w:iCs/>
        </w:rPr>
        <w:t>p</w:t>
      </w:r>
      <w:r w:rsidR="00551E9B">
        <w:rPr>
          <w:rFonts w:ascii="Arial" w:hAnsi="Arial" w:cs="Arial"/>
        </w:rPr>
        <w:t xml:space="preserve"> = 0.016</w:t>
      </w:r>
      <w:r w:rsidR="00266A8E">
        <w:rPr>
          <w:rFonts w:ascii="Arial" w:hAnsi="Arial" w:cs="Arial"/>
        </w:rPr>
        <w:t>; Figure 4</w:t>
      </w:r>
      <w:r w:rsidR="00551E9B">
        <w:rPr>
          <w:rFonts w:ascii="Arial" w:hAnsi="Arial" w:cs="Arial"/>
        </w:rPr>
        <w:t>).</w:t>
      </w:r>
    </w:p>
    <w:p w14:paraId="0D8B25C6" w14:textId="77777777" w:rsidR="000B1A9C" w:rsidRDefault="000B1A9C" w:rsidP="00207381">
      <w:pPr>
        <w:spacing w:line="480" w:lineRule="auto"/>
        <w:rPr>
          <w:ins w:id="50" w:author="UserSELU" w:date="2025-11-17T19:48:00Z"/>
          <w:rFonts w:ascii="Arial" w:hAnsi="Arial" w:cs="Arial"/>
          <w:i/>
          <w:iCs/>
        </w:rPr>
      </w:pPr>
    </w:p>
    <w:p w14:paraId="20750E1E" w14:textId="69FF9885" w:rsidR="00025F21" w:rsidRPr="00025F21" w:rsidRDefault="00025F21" w:rsidP="00207381">
      <w:pPr>
        <w:spacing w:line="480" w:lineRule="auto"/>
        <w:rPr>
          <w:rFonts w:ascii="Arial" w:hAnsi="Arial" w:cs="Arial"/>
          <w:i/>
          <w:iCs/>
        </w:rPr>
      </w:pPr>
      <w:r>
        <w:rPr>
          <w:rFonts w:ascii="Arial" w:hAnsi="Arial" w:cs="Arial"/>
          <w:i/>
          <w:iCs/>
        </w:rPr>
        <w:t xml:space="preserve">3.3.3. </w:t>
      </w:r>
      <w:r w:rsidR="00266A8E">
        <w:rPr>
          <w:rFonts w:ascii="Arial" w:hAnsi="Arial" w:cs="Arial"/>
          <w:i/>
          <w:iCs/>
        </w:rPr>
        <w:t>Recovery phase (b</w:t>
      </w:r>
      <w:r>
        <w:rPr>
          <w:rFonts w:ascii="Arial" w:hAnsi="Arial" w:cs="Arial"/>
          <w:i/>
          <w:iCs/>
        </w:rPr>
        <w:t xml:space="preserve">lood samples 3 </w:t>
      </w:r>
      <w:r w:rsidR="00266A8E">
        <w:rPr>
          <w:rFonts w:ascii="Arial" w:hAnsi="Arial" w:cs="Arial"/>
          <w:i/>
          <w:iCs/>
        </w:rPr>
        <w:t>vs.</w:t>
      </w:r>
      <w:r>
        <w:rPr>
          <w:rFonts w:ascii="Arial" w:hAnsi="Arial" w:cs="Arial"/>
          <w:i/>
          <w:iCs/>
        </w:rPr>
        <w:t xml:space="preserve"> 4</w:t>
      </w:r>
      <w:r w:rsidR="00266A8E">
        <w:rPr>
          <w:rFonts w:ascii="Arial" w:hAnsi="Arial" w:cs="Arial"/>
          <w:i/>
          <w:iCs/>
        </w:rPr>
        <w:t>)</w:t>
      </w:r>
    </w:p>
    <w:p w14:paraId="5B7BCFC2" w14:textId="77777777" w:rsidR="00266A8E" w:rsidRDefault="00266A8E" w:rsidP="00207381">
      <w:pPr>
        <w:spacing w:line="480" w:lineRule="auto"/>
        <w:ind w:firstLine="720"/>
        <w:rPr>
          <w:rFonts w:ascii="Arial" w:hAnsi="Arial" w:cs="Arial"/>
        </w:rPr>
      </w:pPr>
      <w:r>
        <w:rPr>
          <w:rFonts w:ascii="Arial" w:hAnsi="Arial" w:cs="Arial"/>
        </w:rPr>
        <w:t xml:space="preserve">By day 22, NLR declined in all groups except </w:t>
      </w:r>
      <w:proofErr w:type="spellStart"/>
      <w:r>
        <w:rPr>
          <w:rFonts w:ascii="Arial" w:hAnsi="Arial" w:cs="Arial"/>
        </w:rPr>
        <w:t>PFPeA</w:t>
      </w:r>
      <w:proofErr w:type="spellEnd"/>
      <w:r>
        <w:rPr>
          <w:rFonts w:ascii="Arial" w:hAnsi="Arial" w:cs="Arial"/>
        </w:rPr>
        <w:t xml:space="preserve"> high</w:t>
      </w:r>
      <w:r w:rsidR="00C30F28">
        <w:rPr>
          <w:rFonts w:ascii="Arial" w:hAnsi="Arial" w:cs="Arial"/>
        </w:rPr>
        <w:t xml:space="preserve"> (Table 3; Figure 4).</w:t>
      </w:r>
      <w:r w:rsidR="00FE700C">
        <w:rPr>
          <w:rFonts w:ascii="Arial" w:hAnsi="Arial" w:cs="Arial"/>
        </w:rPr>
        <w:t xml:space="preserve"> </w:t>
      </w:r>
      <w:r>
        <w:rPr>
          <w:rFonts w:ascii="Arial" w:hAnsi="Arial" w:cs="Arial"/>
        </w:rPr>
        <w:t xml:space="preserve">NLR in the </w:t>
      </w:r>
      <w:proofErr w:type="spellStart"/>
      <w:r w:rsidR="00802505">
        <w:rPr>
          <w:rFonts w:ascii="Arial" w:hAnsi="Arial" w:cs="Arial"/>
        </w:rPr>
        <w:t>PFPeA</w:t>
      </w:r>
      <w:proofErr w:type="spellEnd"/>
      <w:r w:rsidR="00802505">
        <w:rPr>
          <w:rFonts w:ascii="Arial" w:hAnsi="Arial" w:cs="Arial"/>
        </w:rPr>
        <w:t xml:space="preserve"> high</w:t>
      </w:r>
      <w:r>
        <w:rPr>
          <w:rFonts w:ascii="Arial" w:hAnsi="Arial" w:cs="Arial"/>
        </w:rPr>
        <w:t xml:space="preserve"> group continued to rise by</w:t>
      </w:r>
      <w:r w:rsidR="00802505">
        <w:rPr>
          <w:rFonts w:ascii="Arial" w:hAnsi="Arial" w:cs="Arial"/>
        </w:rPr>
        <w:t xml:space="preserve"> </w:t>
      </w:r>
      <w:r w:rsidR="00511F43">
        <w:rPr>
          <w:rFonts w:ascii="Arial" w:hAnsi="Arial" w:cs="Arial"/>
        </w:rPr>
        <w:t>271% (75–688%; 95% CL), 223% (42–635%; 95% CL), and 526% (176–1319%; 95% CL)</w:t>
      </w:r>
      <w:r w:rsidR="00802505">
        <w:rPr>
          <w:rFonts w:ascii="Arial" w:hAnsi="Arial" w:cs="Arial"/>
        </w:rPr>
        <w:t xml:space="preserve"> more than Cd low (Z</w:t>
      </w:r>
      <w:r w:rsidR="00802505">
        <w:rPr>
          <w:rFonts w:ascii="Arial" w:hAnsi="Arial" w:cs="Arial"/>
          <w:vertAlign w:val="subscript"/>
        </w:rPr>
        <w:t>15,48</w:t>
      </w:r>
      <w:r w:rsidR="00802505">
        <w:rPr>
          <w:rFonts w:ascii="Arial" w:hAnsi="Arial" w:cs="Arial"/>
        </w:rPr>
        <w:t xml:space="preserve"> = 3.42; </w:t>
      </w:r>
      <w:r w:rsidR="00802505">
        <w:rPr>
          <w:rFonts w:ascii="Arial" w:hAnsi="Arial" w:cs="Arial"/>
          <w:i/>
          <w:iCs/>
        </w:rPr>
        <w:t>p</w:t>
      </w:r>
      <w:r w:rsidR="00802505">
        <w:rPr>
          <w:rFonts w:ascii="Arial" w:hAnsi="Arial" w:cs="Arial"/>
        </w:rPr>
        <w:t xml:space="preserve"> &lt; 0.001), Cd high (Z</w:t>
      </w:r>
      <w:r w:rsidR="00802505">
        <w:rPr>
          <w:rFonts w:ascii="Arial" w:hAnsi="Arial" w:cs="Arial"/>
          <w:vertAlign w:val="subscript"/>
        </w:rPr>
        <w:t>15,48</w:t>
      </w:r>
      <w:r w:rsidR="00802505">
        <w:rPr>
          <w:rFonts w:ascii="Arial" w:hAnsi="Arial" w:cs="Arial"/>
        </w:rPr>
        <w:t xml:space="preserve"> = 2.80; </w:t>
      </w:r>
      <w:r w:rsidR="00802505">
        <w:rPr>
          <w:rFonts w:ascii="Arial" w:hAnsi="Arial" w:cs="Arial"/>
          <w:i/>
          <w:iCs/>
        </w:rPr>
        <w:t>p</w:t>
      </w:r>
      <w:r w:rsidR="00802505">
        <w:rPr>
          <w:rFonts w:ascii="Arial" w:hAnsi="Arial" w:cs="Arial"/>
        </w:rPr>
        <w:t xml:space="preserve"> = 0.0051), and </w:t>
      </w:r>
      <w:proofErr w:type="spellStart"/>
      <w:r w:rsidR="00802505">
        <w:rPr>
          <w:rFonts w:ascii="Arial" w:hAnsi="Arial" w:cs="Arial"/>
        </w:rPr>
        <w:t>PFPeA</w:t>
      </w:r>
      <w:proofErr w:type="spellEnd"/>
      <w:r w:rsidR="00802505">
        <w:rPr>
          <w:rFonts w:ascii="Arial" w:hAnsi="Arial" w:cs="Arial"/>
        </w:rPr>
        <w:t xml:space="preserve"> low (Z</w:t>
      </w:r>
      <w:r w:rsidR="00802505">
        <w:rPr>
          <w:rFonts w:ascii="Arial" w:hAnsi="Arial" w:cs="Arial"/>
          <w:vertAlign w:val="subscript"/>
        </w:rPr>
        <w:t>15,48</w:t>
      </w:r>
      <w:r w:rsidR="00802505">
        <w:rPr>
          <w:rFonts w:ascii="Arial" w:hAnsi="Arial" w:cs="Arial"/>
        </w:rPr>
        <w:t xml:space="preserve"> = 4.40; </w:t>
      </w:r>
      <w:r w:rsidR="00802505">
        <w:rPr>
          <w:rFonts w:ascii="Arial" w:hAnsi="Arial" w:cs="Arial"/>
          <w:i/>
          <w:iCs/>
        </w:rPr>
        <w:t>p</w:t>
      </w:r>
      <w:r w:rsidR="00802505">
        <w:rPr>
          <w:rFonts w:ascii="Arial" w:hAnsi="Arial" w:cs="Arial"/>
        </w:rPr>
        <w:t xml:space="preserve"> &lt; 0.001)</w:t>
      </w:r>
      <w:r w:rsidR="00511F43">
        <w:rPr>
          <w:rFonts w:ascii="Arial" w:hAnsi="Arial" w:cs="Arial"/>
        </w:rPr>
        <w:t>, respectively</w:t>
      </w:r>
      <w:r w:rsidR="00802505">
        <w:rPr>
          <w:rFonts w:ascii="Arial" w:hAnsi="Arial" w:cs="Arial"/>
        </w:rPr>
        <w:t xml:space="preserve">. </w:t>
      </w:r>
      <w:r w:rsidR="00511F43">
        <w:rPr>
          <w:rFonts w:ascii="Arial" w:hAnsi="Arial" w:cs="Arial"/>
        </w:rPr>
        <w:t xml:space="preserve">NLR in </w:t>
      </w:r>
      <w:proofErr w:type="spellStart"/>
      <w:r w:rsidR="00511F43">
        <w:rPr>
          <w:rFonts w:ascii="Arial" w:hAnsi="Arial" w:cs="Arial"/>
        </w:rPr>
        <w:t>PFPeA</w:t>
      </w:r>
      <w:proofErr w:type="spellEnd"/>
      <w:r w:rsidR="00511F43">
        <w:rPr>
          <w:rFonts w:ascii="Arial" w:hAnsi="Arial" w:cs="Arial"/>
        </w:rPr>
        <w:t xml:space="preserve"> high </w:t>
      </w:r>
      <w:r>
        <w:rPr>
          <w:rFonts w:ascii="Arial" w:hAnsi="Arial" w:cs="Arial"/>
        </w:rPr>
        <w:t>fish was</w:t>
      </w:r>
      <w:r w:rsidR="00511F43">
        <w:rPr>
          <w:rFonts w:ascii="Arial" w:hAnsi="Arial" w:cs="Arial"/>
        </w:rPr>
        <w:t xml:space="preserve"> 123% (-2–407%; 95% CL)</w:t>
      </w:r>
      <w:r>
        <w:rPr>
          <w:rFonts w:ascii="Arial" w:hAnsi="Arial" w:cs="Arial"/>
        </w:rPr>
        <w:t xml:space="preserve"> greater than the </w:t>
      </w:r>
      <w:r w:rsidR="00511F43">
        <w:rPr>
          <w:rFonts w:ascii="Arial" w:hAnsi="Arial" w:cs="Arial"/>
        </w:rPr>
        <w:t>control group</w:t>
      </w:r>
      <w:r w:rsidR="00247A31">
        <w:rPr>
          <w:rFonts w:ascii="Arial" w:hAnsi="Arial" w:cs="Arial"/>
        </w:rPr>
        <w:t xml:space="preserve"> </w:t>
      </w:r>
      <w:r w:rsidR="00511F43">
        <w:rPr>
          <w:rFonts w:ascii="Arial" w:hAnsi="Arial" w:cs="Arial"/>
        </w:rPr>
        <w:t>(Z</w:t>
      </w:r>
      <w:r w:rsidR="00511F43">
        <w:rPr>
          <w:rFonts w:ascii="Arial" w:hAnsi="Arial" w:cs="Arial"/>
          <w:vertAlign w:val="subscript"/>
        </w:rPr>
        <w:t>15,48</w:t>
      </w:r>
      <w:r w:rsidR="00511F43">
        <w:rPr>
          <w:rFonts w:ascii="Arial" w:hAnsi="Arial" w:cs="Arial"/>
        </w:rPr>
        <w:t xml:space="preserve"> = 1.92; </w:t>
      </w:r>
      <w:r w:rsidR="00511F43">
        <w:rPr>
          <w:rFonts w:ascii="Arial" w:hAnsi="Arial" w:cs="Arial"/>
          <w:i/>
          <w:iCs/>
        </w:rPr>
        <w:t>p</w:t>
      </w:r>
      <w:r w:rsidR="00511F43">
        <w:rPr>
          <w:rFonts w:ascii="Arial" w:hAnsi="Arial" w:cs="Arial"/>
        </w:rPr>
        <w:t xml:space="preserve"> = 0.054; Figure 4). </w:t>
      </w:r>
    </w:p>
    <w:p w14:paraId="01377D82" w14:textId="14EAE2AB" w:rsidR="008D4890" w:rsidRDefault="008B42F9" w:rsidP="00207381">
      <w:pPr>
        <w:spacing w:line="480" w:lineRule="auto"/>
        <w:ind w:firstLine="720"/>
        <w:rPr>
          <w:rFonts w:ascii="Arial" w:eastAsia="Times New Roman" w:hAnsi="Arial" w:cs="Arial"/>
          <w:color w:val="000000"/>
          <w:kern w:val="0"/>
          <w14:ligatures w14:val="none"/>
        </w:rPr>
      </w:pPr>
      <w:r>
        <w:rPr>
          <w:rFonts w:ascii="Arial" w:hAnsi="Arial" w:cs="Arial"/>
        </w:rPr>
        <w:t>At the end of the study</w:t>
      </w:r>
      <w:r w:rsidR="0056648E">
        <w:rPr>
          <w:rFonts w:ascii="Arial" w:hAnsi="Arial" w:cs="Arial"/>
        </w:rPr>
        <w:t>,</w:t>
      </w:r>
      <w:r>
        <w:rPr>
          <w:rFonts w:ascii="Arial" w:hAnsi="Arial" w:cs="Arial"/>
        </w:rPr>
        <w:t xml:space="preserve"> </w:t>
      </w:r>
      <w:r w:rsidR="00266A8E">
        <w:rPr>
          <w:rFonts w:ascii="Arial" w:hAnsi="Arial" w:cs="Arial"/>
        </w:rPr>
        <w:t xml:space="preserve">NLR remained significantly higher in the </w:t>
      </w:r>
      <w:proofErr w:type="spellStart"/>
      <w:r>
        <w:rPr>
          <w:rFonts w:ascii="Arial" w:hAnsi="Arial" w:cs="Arial"/>
        </w:rPr>
        <w:t>PFPeA</w:t>
      </w:r>
      <w:proofErr w:type="spellEnd"/>
      <w:r>
        <w:rPr>
          <w:rFonts w:ascii="Arial" w:hAnsi="Arial" w:cs="Arial"/>
        </w:rPr>
        <w:t xml:space="preserve"> high</w:t>
      </w:r>
      <w:r w:rsidR="00266A8E">
        <w:rPr>
          <w:rFonts w:ascii="Arial" w:hAnsi="Arial" w:cs="Arial"/>
        </w:rPr>
        <w:t xml:space="preserve"> </w:t>
      </w:r>
      <w:r>
        <w:rPr>
          <w:rFonts w:ascii="Arial" w:hAnsi="Arial" w:cs="Arial"/>
        </w:rPr>
        <w:t>bass</w:t>
      </w:r>
      <w:r w:rsidR="00266A8E">
        <w:rPr>
          <w:rFonts w:ascii="Arial" w:hAnsi="Arial" w:cs="Arial"/>
        </w:rPr>
        <w:t xml:space="preserve"> than in all other treatments </w:t>
      </w:r>
      <w:r>
        <w:rPr>
          <w:rFonts w:ascii="Arial" w:hAnsi="Arial" w:cs="Arial"/>
        </w:rPr>
        <w:t>(</w:t>
      </w:r>
      <w:r>
        <w:rPr>
          <w:rFonts w:ascii="Arial" w:hAnsi="Arial" w:cs="Arial"/>
          <w:i/>
          <w:iCs/>
        </w:rPr>
        <w:t xml:space="preserve">p </w:t>
      </w:r>
      <w:r>
        <w:rPr>
          <w:rFonts w:ascii="Arial" w:hAnsi="Arial" w:cs="Arial"/>
        </w:rPr>
        <w:t>&lt; 0.001</w:t>
      </w:r>
      <w:r w:rsidR="00266A8E">
        <w:rPr>
          <w:rFonts w:ascii="Arial" w:hAnsi="Arial" w:cs="Arial"/>
        </w:rPr>
        <w:t xml:space="preserve"> for all comparisons</w:t>
      </w:r>
      <w:r>
        <w:rPr>
          <w:rFonts w:ascii="Arial" w:hAnsi="Arial" w:cs="Arial"/>
        </w:rPr>
        <w:t>; Figure 4)</w:t>
      </w:r>
      <w:r w:rsidR="00266A8E">
        <w:rPr>
          <w:rFonts w:ascii="Arial" w:hAnsi="Arial" w:cs="Arial"/>
        </w:rPr>
        <w:t xml:space="preserve">. NLR values in the </w:t>
      </w:r>
      <w:r w:rsidR="00247A31">
        <w:rPr>
          <w:rFonts w:ascii="Arial" w:hAnsi="Arial" w:cs="Arial"/>
        </w:rPr>
        <w:t>control, Cd low, Cd high,</w:t>
      </w:r>
      <w:r w:rsidR="00266A8E">
        <w:rPr>
          <w:rFonts w:ascii="Arial" w:hAnsi="Arial" w:cs="Arial"/>
        </w:rPr>
        <w:t xml:space="preserve"> and</w:t>
      </w:r>
      <w:r w:rsidR="00247A31">
        <w:rPr>
          <w:rFonts w:ascii="Arial" w:hAnsi="Arial" w:cs="Arial"/>
        </w:rPr>
        <w:t xml:space="preserve"> </w:t>
      </w:r>
      <w:proofErr w:type="spellStart"/>
      <w:r w:rsidR="00247A31">
        <w:rPr>
          <w:rFonts w:ascii="Arial" w:hAnsi="Arial" w:cs="Arial"/>
        </w:rPr>
        <w:t>PFPeA</w:t>
      </w:r>
      <w:proofErr w:type="spellEnd"/>
      <w:r w:rsidR="00247A31">
        <w:rPr>
          <w:rFonts w:ascii="Arial" w:hAnsi="Arial" w:cs="Arial"/>
        </w:rPr>
        <w:t xml:space="preserve"> low</w:t>
      </w:r>
      <w:r w:rsidR="00266A8E">
        <w:rPr>
          <w:rFonts w:ascii="Arial" w:hAnsi="Arial" w:cs="Arial"/>
        </w:rPr>
        <w:t xml:space="preserve"> groups did not differ</w:t>
      </w:r>
      <w:r w:rsidR="00247A31">
        <w:rPr>
          <w:rFonts w:ascii="Arial" w:hAnsi="Arial" w:cs="Arial"/>
        </w:rPr>
        <w:t xml:space="preserve"> from each other (Figure 4)</w:t>
      </w:r>
      <w:r>
        <w:rPr>
          <w:rFonts w:ascii="Arial" w:hAnsi="Arial" w:cs="Arial"/>
        </w:rPr>
        <w:t>.</w:t>
      </w:r>
    </w:p>
    <w:p w14:paraId="549D6A89" w14:textId="659568F8" w:rsidR="008D4890" w:rsidRDefault="008D4890" w:rsidP="00207381">
      <w:pPr>
        <w:spacing w:line="480" w:lineRule="auto"/>
        <w:rPr>
          <w:rFonts w:ascii="Arial" w:hAnsi="Arial" w:cs="Arial"/>
        </w:rPr>
      </w:pPr>
    </w:p>
    <w:p w14:paraId="2B99D3D7" w14:textId="0E4313F4" w:rsidR="008B42F9" w:rsidRDefault="008B42F9" w:rsidP="00207381">
      <w:pPr>
        <w:spacing w:line="48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4</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Discussion</w:t>
      </w:r>
    </w:p>
    <w:p w14:paraId="72FB55FC" w14:textId="3AA73E42" w:rsidR="00D8586B" w:rsidRPr="00D8586B" w:rsidRDefault="00D8586B"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4.1. </w:t>
      </w:r>
      <w:proofErr w:type="spellStart"/>
      <w:r w:rsidR="00797A47">
        <w:rPr>
          <w:rFonts w:ascii="Arial" w:eastAsia="Times New Roman" w:hAnsi="Arial" w:cs="Arial"/>
          <w:i/>
          <w:iCs/>
          <w:color w:val="000000"/>
          <w:kern w:val="0"/>
          <w14:ligatures w14:val="none"/>
        </w:rPr>
        <w:t>P</w:t>
      </w:r>
      <w:r w:rsidR="00797A47" w:rsidRPr="00797A47">
        <w:rPr>
          <w:rFonts w:ascii="Arial" w:eastAsia="Times New Roman" w:hAnsi="Arial" w:cs="Arial"/>
          <w:i/>
          <w:iCs/>
          <w:color w:val="000000"/>
          <w:kern w:val="0"/>
          <w14:ligatures w14:val="none"/>
        </w:rPr>
        <w:t>erfluoropentanoic</w:t>
      </w:r>
      <w:proofErr w:type="spellEnd"/>
      <w:r w:rsidR="00797A47" w:rsidRPr="00797A47">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A</w:t>
      </w:r>
      <w:r w:rsidR="00797A47" w:rsidRPr="00797A47">
        <w:rPr>
          <w:rFonts w:ascii="Arial" w:eastAsia="Times New Roman" w:hAnsi="Arial" w:cs="Arial"/>
          <w:i/>
          <w:iCs/>
          <w:color w:val="000000"/>
          <w:kern w:val="0"/>
          <w14:ligatures w14:val="none"/>
        </w:rPr>
        <w:t>cid</w:t>
      </w:r>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N</w:t>
      </w:r>
      <w:r>
        <w:rPr>
          <w:rFonts w:ascii="Arial" w:eastAsia="Times New Roman" w:hAnsi="Arial" w:cs="Arial"/>
          <w:i/>
          <w:iCs/>
          <w:color w:val="000000"/>
          <w:kern w:val="0"/>
          <w14:ligatures w14:val="none"/>
        </w:rPr>
        <w:t xml:space="preserve">ot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 xml:space="preserve">admium, </w:t>
      </w:r>
      <w:r w:rsidR="006724AA">
        <w:rPr>
          <w:rFonts w:ascii="Arial" w:eastAsia="Times New Roman" w:hAnsi="Arial" w:cs="Arial"/>
          <w:i/>
          <w:iCs/>
          <w:color w:val="000000"/>
          <w:kern w:val="0"/>
          <w14:ligatures w14:val="none"/>
        </w:rPr>
        <w:t>T</w:t>
      </w:r>
      <w:r>
        <w:rPr>
          <w:rFonts w:ascii="Arial" w:eastAsia="Times New Roman" w:hAnsi="Arial" w:cs="Arial"/>
          <w:i/>
          <w:iCs/>
          <w:color w:val="000000"/>
          <w:kern w:val="0"/>
          <w14:ligatures w14:val="none"/>
        </w:rPr>
        <w:t xml:space="preserve">riggered </w:t>
      </w:r>
      <w:r w:rsidR="006724AA">
        <w:rPr>
          <w:rFonts w:ascii="Arial" w:eastAsia="Times New Roman" w:hAnsi="Arial" w:cs="Arial"/>
          <w:i/>
          <w:iCs/>
          <w:color w:val="000000"/>
          <w:kern w:val="0"/>
          <w14:ligatures w14:val="none"/>
        </w:rPr>
        <w:t>B</w:t>
      </w:r>
      <w:r>
        <w:rPr>
          <w:rFonts w:ascii="Arial" w:eastAsia="Times New Roman" w:hAnsi="Arial" w:cs="Arial"/>
          <w:i/>
          <w:iCs/>
          <w:color w:val="000000"/>
          <w:kern w:val="0"/>
          <w14:ligatures w14:val="none"/>
        </w:rPr>
        <w:t xml:space="preserve">ass </w:t>
      </w:r>
      <w:r w:rsidR="006724AA">
        <w:rPr>
          <w:rFonts w:ascii="Arial" w:eastAsia="Times New Roman" w:hAnsi="Arial" w:cs="Arial"/>
          <w:i/>
          <w:iCs/>
          <w:color w:val="000000"/>
          <w:kern w:val="0"/>
          <w14:ligatures w14:val="none"/>
        </w:rPr>
        <w:t>S</w:t>
      </w:r>
      <w:r>
        <w:rPr>
          <w:rFonts w:ascii="Arial" w:eastAsia="Times New Roman" w:hAnsi="Arial" w:cs="Arial"/>
          <w:i/>
          <w:iCs/>
          <w:color w:val="000000"/>
          <w:kern w:val="0"/>
          <w14:ligatures w14:val="none"/>
        </w:rPr>
        <w:t>tress</w:t>
      </w:r>
    </w:p>
    <w:p w14:paraId="4D99ECB5" w14:textId="07A03762" w:rsidR="00167D66" w:rsidRDefault="003E7284" w:rsidP="00D8586B">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In th</w:t>
      </w:r>
      <w:r w:rsidR="009A25A6">
        <w:rPr>
          <w:rFonts w:ascii="Arial" w:eastAsia="Times New Roman" w:hAnsi="Arial" w:cs="Arial"/>
          <w:color w:val="000000"/>
          <w:kern w:val="0"/>
          <w14:ligatures w14:val="none"/>
        </w:rPr>
        <w:t>is</w:t>
      </w:r>
      <w:r w:rsidRPr="003E7284">
        <w:rPr>
          <w:rFonts w:ascii="Arial" w:eastAsia="Times New Roman" w:hAnsi="Arial" w:cs="Arial"/>
          <w:color w:val="000000"/>
          <w:kern w:val="0"/>
          <w14:ligatures w14:val="none"/>
        </w:rPr>
        <w:t xml:space="preserve"> study, we </w:t>
      </w:r>
      <w:r w:rsidR="006D31C5">
        <w:rPr>
          <w:rFonts w:ascii="Arial" w:eastAsia="Times New Roman" w:hAnsi="Arial" w:cs="Arial"/>
          <w:color w:val="000000"/>
          <w:kern w:val="0"/>
          <w14:ligatures w14:val="none"/>
        </w:rPr>
        <w:t>evaluat</w:t>
      </w:r>
      <w:r w:rsidRPr="003E7284">
        <w:rPr>
          <w:rFonts w:ascii="Arial" w:eastAsia="Times New Roman" w:hAnsi="Arial" w:cs="Arial"/>
          <w:color w:val="000000"/>
          <w:kern w:val="0"/>
          <w14:ligatures w14:val="none"/>
        </w:rPr>
        <w:t xml:space="preserve">ed the </w:t>
      </w:r>
      <w:r w:rsidR="009A25A6">
        <w:rPr>
          <w:rFonts w:ascii="Arial" w:eastAsia="Times New Roman" w:hAnsi="Arial" w:cs="Arial"/>
          <w:color w:val="000000"/>
          <w:kern w:val="0"/>
          <w14:ligatures w14:val="none"/>
        </w:rPr>
        <w:t>effe</w:t>
      </w:r>
      <w:r w:rsidRPr="003E7284">
        <w:rPr>
          <w:rFonts w:ascii="Arial" w:eastAsia="Times New Roman" w:hAnsi="Arial" w:cs="Arial"/>
          <w:color w:val="000000"/>
          <w:kern w:val="0"/>
          <w14:ligatures w14:val="none"/>
        </w:rPr>
        <w:t>cts of two concerning</w:t>
      </w:r>
      <w:r w:rsidR="00710DD7">
        <w:rPr>
          <w:rFonts w:ascii="Arial" w:eastAsia="Times New Roman" w:hAnsi="Arial" w:cs="Arial"/>
          <w:color w:val="000000"/>
          <w:kern w:val="0"/>
          <w14:ligatures w14:val="none"/>
        </w:rPr>
        <w:t xml:space="preserve"> and</w:t>
      </w:r>
      <w:r w:rsidRPr="003E7284">
        <w:rPr>
          <w:rFonts w:ascii="Arial" w:eastAsia="Times New Roman" w:hAnsi="Arial" w:cs="Arial"/>
          <w:color w:val="000000"/>
          <w:kern w:val="0"/>
          <w14:ligatures w14:val="none"/>
        </w:rPr>
        <w:t xml:space="preserve"> persistent toxins—</w:t>
      </w:r>
      <w:r w:rsidR="00621C62">
        <w:rPr>
          <w:rFonts w:ascii="Arial" w:eastAsia="Times New Roman" w:hAnsi="Arial" w:cs="Arial"/>
          <w:color w:val="000000"/>
          <w:kern w:val="0"/>
          <w14:ligatures w14:val="none"/>
        </w:rPr>
        <w:t>cadmium</w:t>
      </w:r>
      <w:r w:rsidR="00167D66">
        <w:rPr>
          <w:rFonts w:ascii="Arial" w:eastAsia="Times New Roman" w:hAnsi="Arial" w:cs="Arial"/>
          <w:color w:val="000000"/>
          <w:kern w:val="0"/>
          <w14:ligatures w14:val="none"/>
        </w:rPr>
        <w:t xml:space="preserve"> (Cd)</w:t>
      </w:r>
      <w:r w:rsidRPr="003E7284">
        <w:rPr>
          <w:rFonts w:ascii="Arial" w:eastAsia="Times New Roman" w:hAnsi="Arial" w:cs="Arial"/>
          <w:color w:val="000000"/>
          <w:kern w:val="0"/>
          <w14:ligatures w14:val="none"/>
        </w:rPr>
        <w:t xml:space="preserve"> and</w:t>
      </w:r>
      <w:r w:rsidR="00167D66">
        <w:rPr>
          <w:rFonts w:ascii="Arial" w:eastAsia="Times New Roman" w:hAnsi="Arial" w:cs="Arial"/>
          <w:color w:val="000000"/>
          <w:kern w:val="0"/>
          <w14:ligatures w14:val="none"/>
        </w:rPr>
        <w:t xml:space="preserve"> </w:t>
      </w:r>
      <w:proofErr w:type="spellStart"/>
      <w:r w:rsidR="00167D66">
        <w:rPr>
          <w:rFonts w:ascii="Arial" w:eastAsia="Times New Roman" w:hAnsi="Arial" w:cs="Arial"/>
          <w:color w:val="000000"/>
          <w:kern w:val="0"/>
          <w14:ligatures w14:val="none"/>
        </w:rPr>
        <w:t>perfluoropentanoic</w:t>
      </w:r>
      <w:proofErr w:type="spellEnd"/>
      <w:r w:rsidR="00167D66">
        <w:rPr>
          <w:rFonts w:ascii="Arial" w:eastAsia="Times New Roman" w:hAnsi="Arial" w:cs="Arial"/>
          <w:color w:val="000000"/>
          <w:kern w:val="0"/>
          <w14:ligatures w14:val="none"/>
        </w:rPr>
        <w:t xml:space="preserve"> acid</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w:t>
      </w:r>
      <w:proofErr w:type="spellStart"/>
      <w:r w:rsidRPr="003E7284">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—at </w:t>
      </w:r>
      <w:r w:rsidR="006D31C5">
        <w:rPr>
          <w:rFonts w:ascii="Arial" w:eastAsia="Times New Roman" w:hAnsi="Arial" w:cs="Arial"/>
          <w:color w:val="000000"/>
          <w:kern w:val="0"/>
          <w14:ligatures w14:val="none"/>
        </w:rPr>
        <w:t>different</w:t>
      </w:r>
      <w:r w:rsidRPr="003E7284">
        <w:rPr>
          <w:rFonts w:ascii="Arial" w:eastAsia="Times New Roman" w:hAnsi="Arial" w:cs="Arial"/>
          <w:color w:val="000000"/>
          <w:kern w:val="0"/>
          <w14:ligatures w14:val="none"/>
        </w:rPr>
        <w:t xml:space="preserve"> exposure</w:t>
      </w:r>
      <w:r w:rsidR="009D0723">
        <w:rPr>
          <w:rFonts w:ascii="Arial" w:eastAsia="Times New Roman" w:hAnsi="Arial" w:cs="Arial"/>
          <w:color w:val="000000"/>
          <w:kern w:val="0"/>
          <w14:ligatures w14:val="none"/>
        </w:rPr>
        <w:t xml:space="preserve"> level</w:t>
      </w:r>
      <w:r w:rsidRPr="003E7284">
        <w:rPr>
          <w:rFonts w:ascii="Arial" w:eastAsia="Times New Roman" w:hAnsi="Arial" w:cs="Arial"/>
          <w:color w:val="000000"/>
          <w:kern w:val="0"/>
          <w14:ligatures w14:val="none"/>
        </w:rPr>
        <w:t xml:space="preserve">s on </w:t>
      </w:r>
      <w:r w:rsidR="009A25A6">
        <w:rPr>
          <w:rFonts w:ascii="Arial" w:eastAsia="Times New Roman" w:hAnsi="Arial" w:cs="Arial"/>
          <w:color w:val="000000"/>
          <w:kern w:val="0"/>
          <w14:ligatures w14:val="none"/>
        </w:rPr>
        <w:t xml:space="preserve">the </w:t>
      </w:r>
      <w:r w:rsidRPr="003E7284">
        <w:rPr>
          <w:rFonts w:ascii="Arial" w:eastAsia="Times New Roman" w:hAnsi="Arial" w:cs="Arial"/>
          <w:color w:val="000000"/>
          <w:kern w:val="0"/>
          <w14:ligatures w14:val="none"/>
        </w:rPr>
        <w:t>stress</w:t>
      </w:r>
      <w:r w:rsidR="009A25A6">
        <w:rPr>
          <w:rFonts w:ascii="Arial" w:eastAsia="Times New Roman" w:hAnsi="Arial" w:cs="Arial"/>
          <w:color w:val="000000"/>
          <w:kern w:val="0"/>
          <w14:ligatures w14:val="none"/>
        </w:rPr>
        <w:t xml:space="preserve"> response</w:t>
      </w:r>
      <w:r w:rsidRPr="003E7284">
        <w:rPr>
          <w:rFonts w:ascii="Arial" w:eastAsia="Times New Roman" w:hAnsi="Arial" w:cs="Arial"/>
          <w:color w:val="000000"/>
          <w:kern w:val="0"/>
          <w14:ligatures w14:val="none"/>
        </w:rPr>
        <w:t xml:space="preserve"> </w:t>
      </w:r>
      <w:r w:rsidR="00710DD7">
        <w:rPr>
          <w:rFonts w:ascii="Arial" w:eastAsia="Times New Roman" w:hAnsi="Arial" w:cs="Arial"/>
          <w:color w:val="000000"/>
          <w:kern w:val="0"/>
          <w14:ligatures w14:val="none"/>
        </w:rPr>
        <w:t>of</w:t>
      </w:r>
      <w:r w:rsidRPr="003E7284">
        <w:rPr>
          <w:rFonts w:ascii="Arial" w:eastAsia="Times New Roman" w:hAnsi="Arial" w:cs="Arial"/>
          <w:color w:val="000000"/>
          <w:kern w:val="0"/>
          <w14:ligatures w14:val="none"/>
        </w:rPr>
        <w:t xml:space="preserve"> </w:t>
      </w:r>
      <w:r w:rsidR="00247A31">
        <w:rPr>
          <w:rFonts w:ascii="Arial" w:eastAsia="Times New Roman" w:hAnsi="Arial" w:cs="Arial"/>
          <w:color w:val="000000"/>
          <w:kern w:val="0"/>
          <w14:ligatures w14:val="none"/>
        </w:rPr>
        <w:t>l</w:t>
      </w:r>
      <w:r w:rsidRPr="003E7284">
        <w:rPr>
          <w:rFonts w:ascii="Arial" w:eastAsia="Times New Roman" w:hAnsi="Arial" w:cs="Arial"/>
          <w:color w:val="000000"/>
          <w:kern w:val="0"/>
          <w14:ligatures w14:val="none"/>
        </w:rPr>
        <w:t xml:space="preserve">argemouth </w:t>
      </w:r>
      <w:r w:rsidR="00247A31">
        <w:rPr>
          <w:rFonts w:ascii="Arial" w:eastAsia="Times New Roman" w:hAnsi="Arial" w:cs="Arial"/>
          <w:color w:val="000000"/>
          <w:kern w:val="0"/>
          <w14:ligatures w14:val="none"/>
        </w:rPr>
        <w:t>b</w:t>
      </w:r>
      <w:r w:rsidRPr="003E7284">
        <w:rPr>
          <w:rFonts w:ascii="Arial" w:eastAsia="Times New Roman" w:hAnsi="Arial" w:cs="Arial"/>
          <w:color w:val="000000"/>
          <w:kern w:val="0"/>
          <w14:ligatures w14:val="none"/>
        </w:rPr>
        <w:t xml:space="preserve">ass before and after </w:t>
      </w:r>
      <w:r w:rsidR="00247A31">
        <w:rPr>
          <w:rFonts w:ascii="Arial" w:eastAsia="Times New Roman" w:hAnsi="Arial" w:cs="Arial"/>
          <w:color w:val="000000"/>
          <w:kern w:val="0"/>
          <w14:ligatures w14:val="none"/>
        </w:rPr>
        <w:t xml:space="preserve">exposure to </w:t>
      </w:r>
      <w:r w:rsidRPr="003E7284">
        <w:rPr>
          <w:rFonts w:ascii="Arial" w:eastAsia="Times New Roman" w:hAnsi="Arial" w:cs="Arial"/>
          <w:color w:val="000000"/>
          <w:kern w:val="0"/>
          <w14:ligatures w14:val="none"/>
        </w:rPr>
        <w:t xml:space="preserve">a </w:t>
      </w:r>
      <w:r w:rsidR="00247A31">
        <w:rPr>
          <w:rFonts w:ascii="Arial" w:eastAsia="Times New Roman" w:hAnsi="Arial" w:cs="Arial"/>
          <w:color w:val="000000"/>
          <w:kern w:val="0"/>
          <w14:ligatures w14:val="none"/>
        </w:rPr>
        <w:t>known stressor</w:t>
      </w:r>
      <w:r w:rsidR="00AE1B47">
        <w:rPr>
          <w:rFonts w:ascii="Arial" w:eastAsia="Times New Roman" w:hAnsi="Arial" w:cs="Arial"/>
          <w:color w:val="000000"/>
          <w:kern w:val="0"/>
          <w14:ligatures w14:val="none"/>
        </w:rPr>
        <w:t xml:space="preserve">. </w:t>
      </w:r>
      <w:r w:rsidR="00215459">
        <w:rPr>
          <w:rFonts w:ascii="Arial" w:eastAsia="Times New Roman" w:hAnsi="Arial" w:cs="Arial"/>
          <w:color w:val="000000"/>
          <w:kern w:val="0"/>
          <w14:ligatures w14:val="none"/>
        </w:rPr>
        <w:t xml:space="preserve">Our findings are </w:t>
      </w:r>
      <w:r w:rsidR="00AE1B47">
        <w:rPr>
          <w:rFonts w:ascii="Arial" w:eastAsia="Times New Roman" w:hAnsi="Arial" w:cs="Arial"/>
          <w:color w:val="000000"/>
          <w:kern w:val="0"/>
          <w14:ligatures w14:val="none"/>
        </w:rPr>
        <w:t>important because</w:t>
      </w:r>
      <w:r w:rsidRPr="003E7284">
        <w:rPr>
          <w:rFonts w:ascii="Arial" w:eastAsia="Times New Roman" w:hAnsi="Arial" w:cs="Arial"/>
          <w:color w:val="000000"/>
          <w:kern w:val="0"/>
          <w14:ligatures w14:val="none"/>
        </w:rPr>
        <w:t xml:space="preserve"> little is known about these toxins and </w:t>
      </w:r>
      <w:r w:rsidR="006D31C5">
        <w:rPr>
          <w:rFonts w:ascii="Arial" w:eastAsia="Times New Roman" w:hAnsi="Arial" w:cs="Arial"/>
          <w:color w:val="000000"/>
          <w:kern w:val="0"/>
          <w14:ligatures w14:val="none"/>
        </w:rPr>
        <w:t>their</w:t>
      </w:r>
      <w:r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potential</w:t>
      </w:r>
      <w:r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influence</w:t>
      </w:r>
      <w:r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on</w:t>
      </w:r>
      <w:r w:rsidR="00AE1B47">
        <w:rPr>
          <w:rFonts w:ascii="Arial" w:eastAsia="Times New Roman" w:hAnsi="Arial" w:cs="Arial"/>
          <w:color w:val="000000"/>
          <w:kern w:val="0"/>
          <w14:ligatures w14:val="none"/>
        </w:rPr>
        <w:t xml:space="preserve"> fish</w:t>
      </w:r>
      <w:r w:rsidRPr="003E7284">
        <w:rPr>
          <w:rFonts w:ascii="Arial" w:eastAsia="Times New Roman" w:hAnsi="Arial" w:cs="Arial"/>
          <w:color w:val="000000"/>
          <w:kern w:val="0"/>
          <w14:ligatures w14:val="none"/>
        </w:rPr>
        <w:t xml:space="preserve"> stress. </w:t>
      </w:r>
      <w:r w:rsidR="00167D66">
        <w:rPr>
          <w:rFonts w:ascii="Arial" w:eastAsia="Times New Roman" w:hAnsi="Arial" w:cs="Arial"/>
          <w:color w:val="000000"/>
          <w:kern w:val="0"/>
          <w14:ligatures w14:val="none"/>
        </w:rPr>
        <w:t>T</w:t>
      </w:r>
      <w:r w:rsidR="00D31E11">
        <w:rPr>
          <w:rFonts w:ascii="Arial" w:eastAsia="Times New Roman" w:hAnsi="Arial" w:cs="Arial"/>
          <w:color w:val="000000"/>
          <w:kern w:val="0"/>
          <w14:ligatures w14:val="none"/>
        </w:rPr>
        <w:t>he control,</w:t>
      </w:r>
      <w:r w:rsidR="00207381">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Cd </w:t>
      </w:r>
      <w:r w:rsidR="00AE1B47">
        <w:rPr>
          <w:rFonts w:ascii="Arial" w:eastAsia="Times New Roman" w:hAnsi="Arial" w:cs="Arial"/>
          <w:color w:val="000000"/>
          <w:kern w:val="0"/>
          <w14:ligatures w14:val="none"/>
        </w:rPr>
        <w:t>low</w:t>
      </w:r>
      <w:r w:rsidR="00167D66">
        <w:rPr>
          <w:rFonts w:ascii="Arial" w:eastAsia="Times New Roman" w:hAnsi="Arial" w:cs="Arial"/>
          <w:color w:val="000000"/>
          <w:kern w:val="0"/>
          <w14:ligatures w14:val="none"/>
        </w:rPr>
        <w:t>, Cd</w:t>
      </w:r>
      <w:r w:rsidR="001A7A49">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high,</w:t>
      </w:r>
      <w:r w:rsidR="00207381">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and</w:t>
      </w:r>
      <w:r w:rsidR="001A7A49">
        <w:rPr>
          <w:rFonts w:ascii="Arial" w:eastAsia="Times New Roman" w:hAnsi="Arial" w:cs="Arial"/>
          <w:color w:val="000000"/>
          <w:kern w:val="0"/>
          <w14:ligatures w14:val="none"/>
        </w:rPr>
        <w:t xml:space="preserve"> </w:t>
      </w:r>
      <w:proofErr w:type="spellStart"/>
      <w:r w:rsidR="00AE1B47">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low</w:t>
      </w:r>
      <w:r w:rsidR="00207381">
        <w:rPr>
          <w:rFonts w:ascii="Arial" w:eastAsia="Times New Roman" w:hAnsi="Arial" w:cs="Arial"/>
          <w:color w:val="000000"/>
          <w:kern w:val="0"/>
          <w14:ligatures w14:val="none"/>
        </w:rPr>
        <w:t xml:space="preserve"> </w:t>
      </w:r>
      <w:r w:rsidR="00D31E11">
        <w:rPr>
          <w:rFonts w:ascii="Arial" w:eastAsia="Times New Roman" w:hAnsi="Arial" w:cs="Arial"/>
          <w:color w:val="000000"/>
          <w:kern w:val="0"/>
          <w14:ligatures w14:val="none"/>
        </w:rPr>
        <w:t>treatment</w:t>
      </w:r>
      <w:r w:rsidR="00167D66">
        <w:rPr>
          <w:rFonts w:ascii="Arial" w:eastAsia="Times New Roman" w:hAnsi="Arial" w:cs="Arial"/>
          <w:color w:val="000000"/>
          <w:kern w:val="0"/>
          <w14:ligatures w14:val="none"/>
        </w:rPr>
        <w:t>s</w:t>
      </w:r>
      <w:r w:rsidR="00207381">
        <w:rPr>
          <w:rFonts w:ascii="Arial" w:eastAsia="Times New Roman" w:hAnsi="Arial" w:cs="Arial"/>
          <w:color w:val="000000"/>
          <w:kern w:val="0"/>
          <w14:ligatures w14:val="none"/>
        </w:rPr>
        <w:t xml:space="preserve"> </w:t>
      </w:r>
      <w:r w:rsidR="001A7A49">
        <w:rPr>
          <w:rFonts w:ascii="Arial" w:eastAsia="Times New Roman" w:hAnsi="Arial" w:cs="Arial"/>
          <w:color w:val="000000"/>
          <w:kern w:val="0"/>
          <w14:ligatures w14:val="none"/>
        </w:rPr>
        <w:t xml:space="preserve">did </w:t>
      </w:r>
      <w:r w:rsidR="001A7A49">
        <w:rPr>
          <w:rFonts w:ascii="Arial" w:eastAsia="Times New Roman" w:hAnsi="Arial" w:cs="Arial"/>
          <w:color w:val="000000"/>
          <w:kern w:val="0"/>
          <w14:ligatures w14:val="none"/>
        </w:rPr>
        <w:lastRenderedPageBreak/>
        <w:t xml:space="preserve">not induce a </w:t>
      </w:r>
      <w:r w:rsidR="00AE1B47">
        <w:rPr>
          <w:rFonts w:ascii="Arial" w:eastAsia="Times New Roman" w:hAnsi="Arial" w:cs="Arial"/>
          <w:color w:val="000000"/>
          <w:kern w:val="0"/>
          <w14:ligatures w14:val="none"/>
        </w:rPr>
        <w:t>stress response</w:t>
      </w:r>
      <w:r w:rsidR="00167D66">
        <w:rPr>
          <w:rFonts w:ascii="Arial" w:eastAsia="Times New Roman" w:hAnsi="Arial" w:cs="Arial"/>
          <w:color w:val="000000"/>
          <w:kern w:val="0"/>
          <w14:ligatures w14:val="none"/>
        </w:rPr>
        <w:t xml:space="preserve">, while bass exposed to high </w:t>
      </w:r>
      <w:proofErr w:type="spellStart"/>
      <w:r w:rsidR="00167D66">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concentrations exhibited a sustained stress response</w:t>
      </w:r>
      <w:r w:rsidR="001A7A49">
        <w:rPr>
          <w:rFonts w:ascii="Arial" w:eastAsia="Times New Roman" w:hAnsi="Arial" w:cs="Arial"/>
          <w:color w:val="000000"/>
          <w:kern w:val="0"/>
          <w14:ligatures w14:val="none"/>
        </w:rPr>
        <w:t xml:space="preserve">. </w:t>
      </w:r>
    </w:p>
    <w:p w14:paraId="04E2165E" w14:textId="7B88CB52" w:rsidR="009D0723" w:rsidRDefault="001A7A49"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w:t>
      </w:r>
      <w:r w:rsidR="00167D66">
        <w:rPr>
          <w:rFonts w:ascii="Arial" w:eastAsia="Times New Roman" w:hAnsi="Arial" w:cs="Arial"/>
          <w:color w:val="000000"/>
          <w:kern w:val="0"/>
          <w14:ligatures w14:val="none"/>
        </w:rPr>
        <w:t xml:space="preserve">initially </w:t>
      </w:r>
      <w:r>
        <w:rPr>
          <w:rFonts w:ascii="Arial" w:eastAsia="Times New Roman" w:hAnsi="Arial" w:cs="Arial"/>
          <w:color w:val="000000"/>
          <w:kern w:val="0"/>
          <w14:ligatures w14:val="none"/>
        </w:rPr>
        <w:t xml:space="preserve">hypothesized that </w:t>
      </w:r>
      <w:r w:rsidR="00167D66">
        <w:rPr>
          <w:rFonts w:ascii="Arial" w:eastAsia="Times New Roman" w:hAnsi="Arial" w:cs="Arial"/>
          <w:color w:val="000000"/>
          <w:kern w:val="0"/>
          <w14:ligatures w14:val="none"/>
        </w:rPr>
        <w:t xml:space="preserve">Cd and </w:t>
      </w:r>
      <w:proofErr w:type="spellStart"/>
      <w:r w:rsidR="00167D66">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would increase </w:t>
      </w:r>
      <w:r w:rsidR="00AE1B47">
        <w:rPr>
          <w:rFonts w:ascii="Arial" w:eastAsia="Times New Roman" w:hAnsi="Arial" w:cs="Arial"/>
          <w:color w:val="000000"/>
          <w:kern w:val="0"/>
          <w14:ligatures w14:val="none"/>
        </w:rPr>
        <w:t>NLR,</w:t>
      </w:r>
      <w:r>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particularly </w:t>
      </w:r>
      <w:r w:rsidR="006724AA">
        <w:rPr>
          <w:rFonts w:ascii="Arial" w:eastAsia="Times New Roman" w:hAnsi="Arial" w:cs="Arial"/>
          <w:color w:val="000000"/>
          <w:kern w:val="0"/>
          <w14:ligatures w14:val="none"/>
        </w:rPr>
        <w:t>at higher doses</w:t>
      </w:r>
      <w:r w:rsidR="00D31E11">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and that all groups would exhibit heightened stress following the salinity increase. However, only the</w:t>
      </w:r>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group</w:t>
      </w:r>
      <w:r w:rsidR="006724AA">
        <w:rPr>
          <w:rFonts w:ascii="Arial" w:eastAsia="Times New Roman" w:hAnsi="Arial" w:cs="Arial"/>
          <w:color w:val="000000"/>
          <w:kern w:val="0"/>
          <w14:ligatures w14:val="none"/>
        </w:rPr>
        <w:t xml:space="preserve"> demonstrated a consistent and prolonged s</w:t>
      </w:r>
      <w:r w:rsidR="002E15B0">
        <w:rPr>
          <w:rFonts w:ascii="Arial" w:eastAsia="Times New Roman" w:hAnsi="Arial" w:cs="Arial"/>
          <w:color w:val="000000"/>
          <w:kern w:val="0"/>
          <w14:ligatures w14:val="none"/>
        </w:rPr>
        <w:t>t</w:t>
      </w:r>
      <w:r w:rsidR="006724AA">
        <w:rPr>
          <w:rFonts w:ascii="Arial" w:eastAsia="Times New Roman" w:hAnsi="Arial" w:cs="Arial"/>
          <w:color w:val="000000"/>
          <w:kern w:val="0"/>
          <w14:ligatures w14:val="none"/>
        </w:rPr>
        <w:t>ress response throughout our study. After salt exposure</w:t>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stress levels in the other four groups declined to near baseline values, suggesting that these fish recovered normally from the environmental disturbance</w:t>
      </w:r>
      <w:r>
        <w:rPr>
          <w:rFonts w:ascii="Arial" w:eastAsia="Times New Roman" w:hAnsi="Arial" w:cs="Arial"/>
          <w:color w:val="000000"/>
          <w:kern w:val="0"/>
          <w14:ligatures w14:val="none"/>
        </w:rPr>
        <w:t>.</w:t>
      </w:r>
      <w:r w:rsidR="00215459">
        <w:rPr>
          <w:rFonts w:ascii="Arial" w:eastAsia="Times New Roman" w:hAnsi="Arial" w:cs="Arial"/>
          <w:color w:val="000000"/>
          <w:kern w:val="0"/>
          <w14:ligatures w14:val="none"/>
        </w:rPr>
        <w:t xml:space="preserve"> </w:t>
      </w:r>
    </w:p>
    <w:p w14:paraId="754F29E0" w14:textId="41EE36DF" w:rsidR="00D8586B" w:rsidRDefault="00724787"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date, PFAS exposure has been associated with </w:t>
      </w:r>
      <w:r w:rsidR="006724AA">
        <w:rPr>
          <w:rFonts w:ascii="Arial" w:eastAsia="Times New Roman" w:hAnsi="Arial" w:cs="Arial"/>
          <w:color w:val="000000"/>
          <w:kern w:val="0"/>
          <w14:ligatures w14:val="none"/>
        </w:rPr>
        <w:t xml:space="preserve">diverse physiological disruptions with substantial ecological and health </w:t>
      </w:r>
      <w:commentRangeStart w:id="51"/>
      <w:r w:rsidR="007262FD">
        <w:rPr>
          <w:rFonts w:ascii="Arial" w:eastAsia="Times New Roman" w:hAnsi="Arial" w:cs="Arial"/>
          <w:color w:val="000000"/>
          <w:kern w:val="0"/>
          <w14:ligatures w14:val="none"/>
        </w:rPr>
        <w:t>consequences</w:t>
      </w:r>
      <w:commentRangeEnd w:id="51"/>
      <w:r w:rsidR="00A17BC3">
        <w:rPr>
          <w:rStyle w:val="CommentReference"/>
        </w:rPr>
        <w:commentReference w:id="51"/>
      </w:r>
      <w:ins w:id="52" w:author="UserSELU" w:date="2025-11-17T19:53:00Z">
        <w:r w:rsidR="00A17BC3">
          <w:rPr>
            <w:rFonts w:ascii="Arial" w:eastAsia="Times New Roman" w:hAnsi="Arial" w:cs="Arial"/>
            <w:color w:val="000000"/>
            <w:kern w:val="0"/>
            <w14:ligatures w14:val="none"/>
          </w:rPr>
          <w:t xml:space="preserve"> </w:t>
        </w:r>
      </w:ins>
      <w:r w:rsidR="007262FD">
        <w:rPr>
          <w:rFonts w:ascii="Arial" w:eastAsia="Times New Roman" w:hAnsi="Arial" w:cs="Arial"/>
          <w:color w:val="000000"/>
          <w:kern w:val="0"/>
          <w14:ligatures w14:val="none"/>
        </w:rPr>
        <w:t xml:space="preserve"> </w:t>
      </w:r>
      <w:r w:rsidR="007262FD">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{"citationID":"CzjbGmjZ","properties":{"formattedCitation":"(Mallett {\\i{}et al.}, 2024)","plainCitation":"(Mallett et al., 2024)","noteIndex":0},"citationItems":[{"id":"qXH3zpq3/EquKqcUh","uris":["http://zotero.org/users/4161640/items/ELXL3KB9"],"itemData":{"id":112,"type":"article-journal","abstract":"Abstract\n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7262F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7262FD">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For instance, recent reviews have suggested that increased PFAS exposure increases rates of cancer</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{"citationID":"M1Vwcz74","properties":{"formattedCitation":"(Steenland and Winquist, 2021)","plainCitation":"(Steenland and Winquist, 2021)","noteIndex":0},"citationItems":[{"id":"qXH3zpq3/Gdbjj3AT","uris":["http://zotero.org/users/4161640/items/KZNHGRVD"],"itemData":{"id":285,"type":"article-journal","container-title":"Environmental research","note":"publisher: Elsevier","page":"110690","title":"PFAS and cancer, a scoping review of the epidemiologic evidence","volume":"194","author":[{"family":"Steenland","given":"Kyle"},{"family":"Winquist","given":"Andrea"}],"issued":{"date-parts":[["2021"]]}}}],"schema":"https://github.com/citation-style-language/schema/raw/master/csl-citation.json"}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(Steenland and Winquist,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thyroid disruption</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{"citationID":"MT2HvUuS","properties":{"formattedCitation":"(Coperchini {\\i{}et al.}, 2021)","plainCitation":"(Coperchini et al., 2021)","noteIndex":0},"citationItems":[{"id":"qXH3zpq3/HlXEID2E","uris":["http://zotero.org/users/4161640/items/HKTLFQVY"],"itemData":{"id":224,"type":"article-journal","abstract":"Per-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(Coperchini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and liver impairment</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{"citationID":"SXdRoVgV","properties":{"formattedCitation":"(Costello {\\i{}et al.}, 2022)","plainCitation":"(Costello et al., 2022)","noteIndex":0},"citationItems":[{"id":"qXH3zpq3/GjfLKDW6","uris":["http://zotero.org/users/4161640/items/RPWCUTSY"],"itemData":{"id":286,"type":"article-journal","container-title":"Environmental Health Perspectives","issue":"4","journalAbbreviation":"Environ. Health Perspect.","page":"046001","title":"Exposure to per-and polyfluoroalkyl substances and markers of liver injury: a systematic review and meta-analysis","volume":"130","author":[{"family":"Costello","given":"Elizabeth"},{"family":"Rock","given":"Sarah"},{"family":"Stratakis","given":"Nikos"},{"family":"Eckel","given":"Sandrah P"},{"family":"Walker","given":"Douglas I"},{"family":"Valvi","given":"Damaskini"},{"family":"Cserbik","given":"Dora"},{"family":"Jenkins","given":"Todd"},{"family":"Xanthakos","given":"Stavra A"},{"family":"Kohli","given":"Rohit"},{"literal":"others"}],"issued":{"date-parts":[["2022"]]}}}],"schema":"https://github.com/citation-style-language/schema/raw/master/csl-citation.json"}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(Costello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reduces </w:t>
      </w:r>
      <w:r>
        <w:rPr>
          <w:rFonts w:ascii="Arial" w:eastAsia="Times New Roman" w:hAnsi="Arial" w:cs="Arial"/>
          <w:color w:val="000000"/>
          <w:kern w:val="0"/>
          <w14:ligatures w14:val="none"/>
        </w:rPr>
        <w:t>reproductive potential and juvenile fitness</w:t>
      </w:r>
      <w:r w:rsidR="003160EE">
        <w:rPr>
          <w:rFonts w:ascii="Arial" w:eastAsia="Times New Roman" w:hAnsi="Arial" w:cs="Arial"/>
          <w:color w:val="000000"/>
          <w:kern w:val="0"/>
          <w14:ligatures w14:val="none"/>
        </w:rPr>
        <w:t xml:space="preserve"> </w:t>
      </w:r>
      <w:commentRangeStart w:id="53"/>
      <w:r w:rsidR="003160EE">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{"citationID":"d6i0IDr8","properties":{"formattedCitation":"(Chambers {\\i{}et al.}, 2021)","plainCitation":"(Chambers et al., 2021)","noteIndex":0},"citationItems":[{"id":"qXH3zpq3/PMbgWjuk","uris":["http://zotero.org/users/4161640/items/7SY2GIAP"],"itemData":{"id":287,"type":"article-journal","container-title":"Frontiers in toxicology","journalAbbreviation":"Front. Toxicol.","note":"publisher: Frontiers Media SA","page":"732436","title":"A review of per-and polyfluorinated alkyl substance impairment of reproduction","volume":"3","author":[{"family":"Chambers","given":"Weston S"},{"family":"Hopkins","given":"Jaida G"},{"family":"Richards","given":"Sean M"}],"issued":{"date-parts":[["2021"]]}}}],"schema":"https://github.com/citation-style-language/schema/raw/master/csl-citation.json"}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(Chambers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commentRangeEnd w:id="53"/>
      <w:r w:rsidR="009613A0">
        <w:rPr>
          <w:rStyle w:val="CommentReference"/>
        </w:rPr>
        <w:commentReference w:id="53"/>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Despite these findings</w:t>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uncertainties remain</w:t>
      </w:r>
      <w:r w:rsidR="003160EE">
        <w:rPr>
          <w:rFonts w:ascii="Arial" w:eastAsia="Times New Roman" w:hAnsi="Arial" w:cs="Arial"/>
          <w:color w:val="000000"/>
          <w:kern w:val="0"/>
          <w14:ligatures w14:val="none"/>
        </w:rPr>
        <w:t xml:space="preserve"> as research on PFAS exposure is relatively new, sometimes yields conflicting results, primarily focuses on a few PFASs, and is mainly limited to a few organisms. We strongly believe our </w:t>
      </w:r>
      <w:r w:rsidR="006724AA">
        <w:rPr>
          <w:rFonts w:ascii="Arial" w:eastAsia="Times New Roman" w:hAnsi="Arial" w:cs="Arial"/>
          <w:color w:val="000000"/>
          <w:kern w:val="0"/>
          <w14:ligatures w14:val="none"/>
        </w:rPr>
        <w:t>results</w:t>
      </w:r>
      <w:r w:rsidR="003160EE">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add to this growing body of evidence by demonstrating the </w:t>
      </w:r>
      <w:proofErr w:type="spellStart"/>
      <w:r w:rsidR="006724AA">
        <w:rPr>
          <w:rFonts w:ascii="Arial" w:eastAsia="Times New Roman" w:hAnsi="Arial" w:cs="Arial"/>
          <w:color w:val="000000"/>
          <w:kern w:val="0"/>
          <w14:ligatures w14:val="none"/>
        </w:rPr>
        <w:t>PFPeA</w:t>
      </w:r>
      <w:proofErr w:type="spellEnd"/>
      <w:r w:rsidR="006724AA">
        <w:rPr>
          <w:rFonts w:ascii="Arial" w:eastAsia="Times New Roman" w:hAnsi="Arial" w:cs="Arial"/>
          <w:color w:val="000000"/>
          <w:kern w:val="0"/>
          <w14:ligatures w14:val="none"/>
        </w:rPr>
        <w:t xml:space="preserve">, a short-chain PFAS, may alter vertebrate physiology—a critical component of </w:t>
      </w:r>
      <w:r w:rsidR="003160EE">
        <w:rPr>
          <w:rFonts w:ascii="Arial" w:eastAsia="Times New Roman" w:hAnsi="Arial" w:cs="Arial"/>
          <w:color w:val="000000"/>
          <w:kern w:val="0"/>
          <w14:ligatures w14:val="none"/>
        </w:rPr>
        <w:t xml:space="preserve">conservation physiology </w:t>
      </w:r>
      <w:r w:rsidR="003160EE">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{"citationID":"IdkrSge6","properties":{"formattedCitation":"(Cooke {\\i{}et al.}, 2013)","plainCitation":"(Cooke et al., 2013)","noteIndex":0},"citationItems":[{"id":"qXH3zpq3/XzrTlJPD","uris":["http://zotero.org/users/4161640/items/AZ9UIARH"],"itemData":{"id":102,"type":"article-journal","container-title":"Conservation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(Cooke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3160EE">
        <w:rPr>
          <w:rFonts w:ascii="Arial" w:eastAsia="Times New Roman" w:hAnsi="Arial" w:cs="Arial"/>
          <w:color w:val="000000"/>
          <w:kern w:val="0"/>
          <w14:ligatures w14:val="none"/>
        </w:rPr>
        <w:fldChar w:fldCharType="end"/>
      </w:r>
      <w:r w:rsidR="005E1EBB">
        <w:rPr>
          <w:rFonts w:ascii="Arial" w:eastAsia="Times New Roman" w:hAnsi="Arial" w:cs="Arial"/>
          <w:color w:val="000000"/>
          <w:kern w:val="0"/>
          <w14:ligatures w14:val="none"/>
        </w:rPr>
        <w:t>.</w:t>
      </w:r>
    </w:p>
    <w:p w14:paraId="3E95451E" w14:textId="77777777" w:rsidR="002838B7" w:rsidRDefault="002838B7" w:rsidP="00D8586B">
      <w:pPr>
        <w:spacing w:line="480" w:lineRule="auto"/>
        <w:ind w:firstLine="720"/>
        <w:rPr>
          <w:rFonts w:ascii="Arial" w:eastAsia="Times New Roman" w:hAnsi="Arial" w:cs="Arial"/>
          <w:color w:val="000000"/>
          <w:kern w:val="0"/>
          <w14:ligatures w14:val="none"/>
        </w:rPr>
      </w:pPr>
    </w:p>
    <w:p w14:paraId="7C6141C1" w14:textId="19778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4.2. Biotic and </w:t>
      </w:r>
      <w:r w:rsidR="006724AA">
        <w:rPr>
          <w:rFonts w:ascii="Arial" w:eastAsia="Times New Roman" w:hAnsi="Arial" w:cs="Arial"/>
          <w:i/>
          <w:iCs/>
          <w:color w:val="000000"/>
          <w:kern w:val="0"/>
          <w14:ligatures w14:val="none"/>
        </w:rPr>
        <w:t>A</w:t>
      </w:r>
      <w:r>
        <w:rPr>
          <w:rFonts w:ascii="Arial" w:eastAsia="Times New Roman" w:hAnsi="Arial" w:cs="Arial"/>
          <w:i/>
          <w:iCs/>
          <w:color w:val="000000"/>
          <w:kern w:val="0"/>
          <w14:ligatures w14:val="none"/>
        </w:rPr>
        <w:t xml:space="preserve">biotic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onsistency</w:t>
      </w:r>
    </w:p>
    <w:p w14:paraId="5FE5D46C" w14:textId="4509795F" w:rsidR="00BB2E67" w:rsidRDefault="009A25A6" w:rsidP="0020738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Throughout the </w:t>
      </w:r>
      <w:r>
        <w:rPr>
          <w:rFonts w:ascii="Arial" w:eastAsia="Times New Roman" w:hAnsi="Arial" w:cs="Arial"/>
          <w:color w:val="000000"/>
          <w:kern w:val="0"/>
          <w14:ligatures w14:val="none"/>
        </w:rPr>
        <w:t>study,</w:t>
      </w:r>
      <w:r w:rsidRPr="003E7284">
        <w:rPr>
          <w:rFonts w:ascii="Arial" w:eastAsia="Times New Roman" w:hAnsi="Arial" w:cs="Arial"/>
          <w:color w:val="000000"/>
          <w:kern w:val="0"/>
          <w14:ligatures w14:val="none"/>
        </w:rPr>
        <w:t xml:space="preserve"> we </w:t>
      </w:r>
      <w:r w:rsidR="00BB2E67">
        <w:rPr>
          <w:rFonts w:ascii="Arial" w:eastAsia="Times New Roman" w:hAnsi="Arial" w:cs="Arial"/>
          <w:color w:val="000000"/>
          <w:kern w:val="0"/>
          <w14:ligatures w14:val="none"/>
        </w:rPr>
        <w:t>took multiple steps</w:t>
      </w:r>
      <w:r w:rsidRPr="003E7284">
        <w:rPr>
          <w:rFonts w:ascii="Arial" w:eastAsia="Times New Roman" w:hAnsi="Arial" w:cs="Arial"/>
          <w:color w:val="000000"/>
          <w:kern w:val="0"/>
          <w14:ligatures w14:val="none"/>
        </w:rPr>
        <w:t xml:space="preserve"> to ensure</w:t>
      </w:r>
      <w:r w:rsidR="00BB2E67">
        <w:rPr>
          <w:rFonts w:ascii="Arial" w:eastAsia="Times New Roman" w:hAnsi="Arial" w:cs="Arial"/>
          <w:color w:val="000000"/>
          <w:kern w:val="0"/>
          <w14:ligatures w14:val="none"/>
        </w:rPr>
        <w:t xml:space="preserve"> biological and environmental</w:t>
      </w:r>
      <w:r w:rsidRPr="003E7284">
        <w:rPr>
          <w:rFonts w:ascii="Arial" w:eastAsia="Times New Roman" w:hAnsi="Arial" w:cs="Arial"/>
          <w:color w:val="000000"/>
          <w:kern w:val="0"/>
          <w14:ligatures w14:val="none"/>
        </w:rPr>
        <w:t xml:space="preserve"> consistency. </w:t>
      </w:r>
      <w:r w:rsidR="00BB2E67">
        <w:rPr>
          <w:rFonts w:ascii="Arial" w:eastAsia="Times New Roman" w:hAnsi="Arial" w:cs="Arial"/>
          <w:color w:val="000000"/>
          <w:kern w:val="0"/>
          <w14:ligatures w14:val="none"/>
        </w:rPr>
        <w:t xml:space="preserve">We </w:t>
      </w:r>
      <w:r w:rsidRPr="003E7284">
        <w:rPr>
          <w:rFonts w:ascii="Arial" w:eastAsia="Times New Roman" w:hAnsi="Arial" w:cs="Arial"/>
          <w:color w:val="000000"/>
          <w:kern w:val="0"/>
          <w14:ligatures w14:val="none"/>
        </w:rPr>
        <w:t xml:space="preserve">intentionally </w:t>
      </w:r>
      <w:r w:rsidR="00BB2E67">
        <w:rPr>
          <w:rFonts w:ascii="Arial" w:eastAsia="Times New Roman" w:hAnsi="Arial" w:cs="Arial"/>
          <w:color w:val="000000"/>
          <w:kern w:val="0"/>
          <w14:ligatures w14:val="none"/>
        </w:rPr>
        <w:t>used</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 xml:space="preserve">bass of similar </w:t>
      </w:r>
      <w:r w:rsidR="00BB2E67">
        <w:rPr>
          <w:rFonts w:ascii="Arial" w:eastAsia="Times New Roman" w:hAnsi="Arial" w:cs="Arial"/>
          <w:color w:val="000000"/>
          <w:kern w:val="0"/>
          <w14:ligatures w14:val="none"/>
        </w:rPr>
        <w:t xml:space="preserve">sizes because we </w:t>
      </w:r>
      <w:r w:rsidR="00BB2E67">
        <w:rPr>
          <w:rFonts w:ascii="Arial" w:eastAsia="Times New Roman" w:hAnsi="Arial" w:cs="Arial"/>
          <w:color w:val="000000"/>
          <w:kern w:val="0"/>
          <w14:ligatures w14:val="none"/>
        </w:rPr>
        <w:lastRenderedPageBreak/>
        <w:t xml:space="preserve">believed that reducing size variation was crucial for this experiment, as </w:t>
      </w:r>
      <w:r w:rsidR="005032D7">
        <w:rPr>
          <w:rFonts w:ascii="Arial" w:eastAsia="Times New Roman" w:hAnsi="Arial" w:cs="Arial"/>
          <w:color w:val="000000"/>
          <w:kern w:val="0"/>
          <w14:ligatures w14:val="none"/>
        </w:rPr>
        <w:t>leukocyte</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profiles</w:t>
      </w:r>
      <w:r w:rsidRPr="003E7284">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 xml:space="preserve">may </w:t>
      </w:r>
      <w:r w:rsidRPr="003E7284">
        <w:rPr>
          <w:rFonts w:ascii="Arial" w:eastAsia="Times New Roman" w:hAnsi="Arial" w:cs="Arial"/>
          <w:color w:val="000000"/>
          <w:kern w:val="0"/>
          <w14:ligatures w14:val="none"/>
        </w:rPr>
        <w:t>positively correlate with vertebrate body size</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{"citationID":"QQ4Qlngg","properties":{"formattedCitation":"(Jaffer {\\i{}et al.}, 2017; Downs {\\i{}et al.}, 2020; Naidenko and Alshinetskiy, 2020; Cornelius Ruhs {\\i{}et al.}, 2021)","plainCitation":"(Jaffer et al., 2017; Downs et al., 2020; Naidenko and Alshinetskiy, 2020; Cornelius Ruhs et al., 2021)","noteIndex":0},"citationItems":[{"id":"qXH3zpq3/ccM5KJig","uris":["http://zotero.org/users/4161640/items/Y9A4JMJM"],"itemData":{"id":258,"type":"article-journal","container-title":"Human and Ecological Risk Assessment: An International Journal","DOI":"10.1080/10807039.2016.1261626","ISSN":"1080-7039","issue":"3","journalAbbreviation":"Hum. Ecol. Risk Assess.","note":"publisher: Taylor &amp; Francis\n_eprint: https://doi.org/10.1080/10807039.2016.1261626","page":"605-616","source":"Taylor and Francis+NEJM","title":"Biochemical and hematological parameters and histological alterations in fish Cyprinus carpio L. as biomarkers for water pollution with chlorpyrifos","volume":"23","author":[{"family":"Jaffer","given":"Noor S."},{"family":"Rabee","given":"Adel M."},{"family":"Al-Chalabi","given":"Salah M. M."}],"issued":{"date-parts":[["2017",4,3]]}}},{"id":"qXH3zpq3/fdWfgBvx","uris":["http://zotero.org/users/4161640/items/5FJCH7ZB"],"itemData":{"id":259,"type":"article-journal","container-title":"The American Naturalist","issue":"1","journalAbbreviation":"Am Nat.","note":"publisher: The University of Chicago Press Chicago, IL","page":"107–114","title":"The effects of body mass on immune cell concentrations of mammals","volume":"195","author":[{"family":"Downs","given":"Cynthia J"},{"family":"Dochtermann","given":"Ned A"},{"family":"Ball","given":"Ray"},{"family":"Klasing","given":"Kirk C"},{"family":"Martin","given":"Lynn B"}],"issued":{"date-parts":[["2020"]]}}},{"id":"qXH3zpq3/zXxOwpXW","uris":["http://zotero.org/users/4161640/items/CJGF8FLV"],"itemData":{"id":261,"type":"article-journal","container-title":"Animals","issue":"6","note":"publisher: MDPI","page":"940","title":"Size matters: zoo data analysis shows that the white blood cell ratio differs between large and small felids","volume":"10","author":[{"family":"Naidenko","given":"Sergey V"},{"family":"Alshinetskiy","given":"Mikhail V"}],"issued":{"date-parts":[["2020"]]}}},{"id":"qXH3zpq3/aZWuNAiy","uris":["http://zotero.org/users/4161640/items/EHISG9UC"],"itemData":{"id":260,"type":"article-journal","container-title":"Journal of Experimental Biology","issue":"13","journalAbbreviation":"J. Exp. Biol.","note":"publisher: The Company of Biologists Ltd","page":"jeb241109","title":"Body size affects immune cell proportions in birds and non-volant mammals, but not bats","volume":"224","author":[{"family":"Cornelius Ruhs","given":"Emily"},{"family":"Becker","given":"Daniel J"},{"family":"Oakey","given":"Samantha J"},{"family":"Ogunsina","given":"Ololade"},{"family":"Fenton","given":"M Brock"},{"family":"Simmons","given":"Nancy B"},{"family":"Martin","given":"Lynn B"},{"family":"Downs","given":"Cynthia J"}],"issued":{"date-parts":[["2021"]]}}}],"schema":"https://github.com/citation-style-language/schema/raw/master/csl-citation.json"}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(Jaffer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Downs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Naidenko and Alshinetskiy, 2020; Cornelius Ruhs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BB2E67">
        <w:rPr>
          <w:rFonts w:ascii="Arial" w:eastAsia="Times New Roman" w:hAnsi="Arial" w:cs="Arial"/>
          <w:color w:val="000000"/>
          <w:kern w:val="0"/>
          <w14:ligatures w14:val="none"/>
        </w:rPr>
        <w:t xml:space="preserve">We </w:t>
      </w:r>
      <w:r>
        <w:rPr>
          <w:rFonts w:ascii="Arial" w:eastAsia="Times New Roman" w:hAnsi="Arial" w:cs="Arial"/>
          <w:color w:val="000000"/>
          <w:kern w:val="0"/>
          <w14:ligatures w14:val="none"/>
        </w:rPr>
        <w:t>restric</w:t>
      </w:r>
      <w:r w:rsidRPr="003E7284">
        <w:rPr>
          <w:rFonts w:ascii="Arial" w:eastAsia="Times New Roman" w:hAnsi="Arial" w:cs="Arial"/>
          <w:color w:val="000000"/>
          <w:kern w:val="0"/>
          <w14:ligatures w14:val="none"/>
        </w:rPr>
        <w:t>t</w:t>
      </w:r>
      <w:r w:rsidR="005032D7">
        <w:rPr>
          <w:rFonts w:ascii="Arial" w:eastAsia="Times New Roman" w:hAnsi="Arial" w:cs="Arial"/>
          <w:color w:val="000000"/>
          <w:kern w:val="0"/>
          <w14:ligatures w14:val="none"/>
        </w:rPr>
        <w:t>ed</w:t>
      </w:r>
      <w:r w:rsidRPr="003E7284">
        <w:rPr>
          <w:rFonts w:ascii="Arial" w:eastAsia="Times New Roman" w:hAnsi="Arial" w:cs="Arial"/>
          <w:color w:val="000000"/>
          <w:kern w:val="0"/>
          <w14:ligatures w14:val="none"/>
        </w:rPr>
        <w:t xml:space="preserve"> food </w:t>
      </w:r>
      <w:r w:rsidR="001B0B3B">
        <w:rPr>
          <w:rFonts w:ascii="Arial" w:eastAsia="Times New Roman" w:hAnsi="Arial" w:cs="Arial"/>
          <w:color w:val="000000"/>
          <w:kern w:val="0"/>
          <w14:ligatures w14:val="none"/>
        </w:rPr>
        <w:t>intake</w:t>
      </w:r>
      <w:r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during</w:t>
      </w:r>
      <w:r w:rsidRPr="003E7284">
        <w:rPr>
          <w:rFonts w:ascii="Arial" w:eastAsia="Times New Roman" w:hAnsi="Arial" w:cs="Arial"/>
          <w:color w:val="000000"/>
          <w:kern w:val="0"/>
          <w14:ligatures w14:val="none"/>
        </w:rPr>
        <w:t xml:space="preserve"> the study</w:t>
      </w:r>
      <w:r w:rsidR="009A4B3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as</w:t>
      </w:r>
      <w:r w:rsidR="001B0B3B">
        <w:rPr>
          <w:rFonts w:ascii="Arial" w:eastAsia="Times New Roman" w:hAnsi="Arial" w:cs="Arial"/>
          <w:color w:val="000000"/>
          <w:kern w:val="0"/>
          <w14:ligatures w14:val="none"/>
        </w:rPr>
        <w:t xml:space="preserve"> food consumption </w:t>
      </w:r>
      <w:r w:rsidR="00642F95">
        <w:rPr>
          <w:rFonts w:ascii="Arial" w:eastAsia="Times New Roman" w:hAnsi="Arial" w:cs="Arial"/>
          <w:color w:val="000000"/>
          <w:kern w:val="0"/>
          <w14:ligatures w14:val="none"/>
        </w:rPr>
        <w:t>c</w:t>
      </w:r>
      <w:r w:rsidR="009A4B3F">
        <w:rPr>
          <w:rFonts w:ascii="Arial" w:eastAsia="Times New Roman" w:hAnsi="Arial" w:cs="Arial"/>
          <w:color w:val="000000"/>
          <w:kern w:val="0"/>
          <w14:ligatures w14:val="none"/>
        </w:rPr>
        <w:t>an</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alter</w:t>
      </w:r>
      <w:r w:rsidRPr="003E7284">
        <w:rPr>
          <w:rFonts w:ascii="Arial" w:eastAsia="Times New Roman" w:hAnsi="Arial" w:cs="Arial"/>
          <w:color w:val="000000"/>
          <w:kern w:val="0"/>
          <w14:ligatures w14:val="none"/>
        </w:rPr>
        <w:t xml:space="preserve"> metabolic activity</w:t>
      </w:r>
      <w:r w:rsidR="005032D7">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increas</w:t>
      </w:r>
      <w:r w:rsidR="005032D7">
        <w:rPr>
          <w:rFonts w:ascii="Arial" w:eastAsia="Times New Roman" w:hAnsi="Arial" w:cs="Arial"/>
          <w:color w:val="000000"/>
          <w:kern w:val="0"/>
          <w14:ligatures w14:val="none"/>
        </w:rPr>
        <w:t>ing</w:t>
      </w:r>
      <w:r w:rsidR="001B0B3B">
        <w:rPr>
          <w:rFonts w:ascii="Arial" w:eastAsia="Times New Roman" w:hAnsi="Arial" w:cs="Arial"/>
          <w:color w:val="000000"/>
          <w:kern w:val="0"/>
          <w14:ligatures w14:val="none"/>
        </w:rPr>
        <w:t xml:space="preserve"> the risk of</w:t>
      </w:r>
      <w:r w:rsidRPr="003E7284">
        <w:rPr>
          <w:rFonts w:ascii="Arial" w:eastAsia="Times New Roman" w:hAnsi="Arial" w:cs="Arial"/>
          <w:color w:val="000000"/>
          <w:kern w:val="0"/>
          <w14:ligatures w14:val="none"/>
        </w:rPr>
        <w:t xml:space="preserve"> food-induced </w:t>
      </w:r>
      <w:r w:rsidR="001B0B3B">
        <w:rPr>
          <w:rFonts w:ascii="Arial" w:eastAsia="Times New Roman" w:hAnsi="Arial" w:cs="Arial"/>
          <w:color w:val="000000"/>
          <w:kern w:val="0"/>
          <w14:ligatures w14:val="none"/>
        </w:rPr>
        <w:t>chang</w:t>
      </w:r>
      <w:r w:rsidRPr="003E7284">
        <w:rPr>
          <w:rFonts w:ascii="Arial" w:eastAsia="Times New Roman" w:hAnsi="Arial" w:cs="Arial"/>
          <w:color w:val="000000"/>
          <w:kern w:val="0"/>
          <w14:ligatures w14:val="none"/>
        </w:rPr>
        <w:t>es in leukocyte circulation</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{"citationID":"bFrgCQNG","properties":{"formattedCitation":"(Song {\\i{}et al.}, 2024; Xie {\\i{}et al.}, 2024)","plainCitation":"(Song et al., 2024; Xie et al., 2024)","noteIndex":0},"citationItems":[{"id":"qXH3zpq3/89E1HeIt","uris":["http://zotero.org/users/4161640/items/N3RR6T3U"],"itemData":{"id":262,"type":"article-journal","container-title":"Animals","issue":"5","note":"publisher: MDPI","page":"781","title":"Effects of five lipid sources on growth, hematological parameters, immunity and muscle quality in juvenile largemouth bass (&lt;i&gt;Micropterus salmoides&lt;/i&gt;)","volume":"14","author":[{"family":"Song","given":"Rui"},{"family":"Yao","given":"Xinfeng"},{"family":"Jing","given":"Futao"},{"family":"Yang","given":"Wenxue"},{"family":"Wu","given":"Jiaojiao"},{"family":"Zhang","given":"Hao"},{"family":"Zhang","given":"Penghui"},{"family":"Xie","given":"Yuanyuan"},{"family":"Pan","given":"Xuewen"},{"family":"Zhao","given":"Long"},{"literal":"others"}],"issued":{"date-parts":[["2024"]]}}},{"id":"qXH3zpq3/oO9cyr3z","uris":["http://zotero.org/users/4161640/items/ZJY57DUC"],"itemData":{"id":263,"type":"article-journal","container-title":"Metabolites","issue":"4","note":"publisher: MDPI","page":"236","title":"High starch induces hematological variations, metabolic changes, oxidative stress, inflammatory responses, and histopathological lesions in largemouth bass (&lt;i&gt;Micropterus salmoides&lt;/i&gt;)","volume":"14","author":[{"family":"Xie","given":"Yuanyuan"},{"family":"Shao","given":"Xianping"},{"family":"Zhang","given":"Penghui"},{"family":"Zhang","given":"Hao"},{"family":"Yu","given":"Jiaxing"},{"family":"Yao","given":"Xinfeng"},{"family":"Fu","given":"Yifan"},{"family":"Wei","given":"Jiao"},{"family":"Wu","given":"Chenglong"}],"issued":{"date-parts":[["2024"]]}}}],"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(Song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2024; Xie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sidRPr="003E7284">
        <w:rPr>
          <w:rFonts w:ascii="Arial" w:eastAsia="Times New Roman" w:hAnsi="Arial" w:cs="Arial"/>
          <w:color w:val="000000"/>
          <w:kern w:val="0"/>
          <w14:ligatures w14:val="none"/>
        </w:rPr>
        <w:t>nimals recently introduced to captivity m</w:t>
      </w:r>
      <w:r w:rsidR="001B0B3B">
        <w:rPr>
          <w:rFonts w:ascii="Arial" w:eastAsia="Times New Roman" w:hAnsi="Arial" w:cs="Arial"/>
          <w:color w:val="000000"/>
          <w:kern w:val="0"/>
          <w14:ligatures w14:val="none"/>
        </w:rPr>
        <w:t>ight</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begin</w:t>
      </w:r>
      <w:r w:rsidRPr="003E7284">
        <w:rPr>
          <w:rFonts w:ascii="Arial" w:eastAsia="Times New Roman" w:hAnsi="Arial" w:cs="Arial"/>
          <w:color w:val="000000"/>
          <w:kern w:val="0"/>
          <w14:ligatures w14:val="none"/>
        </w:rPr>
        <w:t xml:space="preserve"> feeding at different times, </w:t>
      </w:r>
      <w:r w:rsidR="005032D7">
        <w:rPr>
          <w:rFonts w:ascii="Arial" w:eastAsia="Times New Roman" w:hAnsi="Arial" w:cs="Arial"/>
          <w:color w:val="000000"/>
          <w:kern w:val="0"/>
          <w14:ligatures w14:val="none"/>
        </w:rPr>
        <w:t>lead</w:t>
      </w:r>
      <w:r w:rsidRPr="003E7284">
        <w:rPr>
          <w:rFonts w:ascii="Arial" w:eastAsia="Times New Roman" w:hAnsi="Arial" w:cs="Arial"/>
          <w:color w:val="000000"/>
          <w:kern w:val="0"/>
          <w14:ligatures w14:val="none"/>
        </w:rPr>
        <w:t xml:space="preserve">ing </w:t>
      </w:r>
      <w:r w:rsidR="005032D7">
        <w:rPr>
          <w:rFonts w:ascii="Arial" w:eastAsia="Times New Roman" w:hAnsi="Arial" w:cs="Arial"/>
          <w:color w:val="000000"/>
          <w:kern w:val="0"/>
          <w14:ligatures w14:val="none"/>
        </w:rPr>
        <w:t>to</w:t>
      </w:r>
      <w:r w:rsidRPr="003E7284">
        <w:rPr>
          <w:rFonts w:ascii="Arial" w:eastAsia="Times New Roman" w:hAnsi="Arial" w:cs="Arial"/>
          <w:color w:val="000000"/>
          <w:kern w:val="0"/>
          <w14:ligatures w14:val="none"/>
        </w:rPr>
        <w:t xml:space="preserve"> variability in metabolic rates and immune responses </w:t>
      </w:r>
      <w:r w:rsidR="009A4B3F">
        <w:rPr>
          <w:rFonts w:ascii="Arial" w:eastAsia="Times New Roman" w:hAnsi="Arial" w:cs="Arial"/>
          <w:color w:val="000000"/>
          <w:kern w:val="0"/>
          <w14:ligatures w14:val="none"/>
        </w:rPr>
        <w:t>that</w:t>
      </w:r>
      <w:r w:rsidRPr="003E7284">
        <w:rPr>
          <w:rFonts w:ascii="Arial" w:eastAsia="Times New Roman" w:hAnsi="Arial" w:cs="Arial"/>
          <w:color w:val="000000"/>
          <w:kern w:val="0"/>
          <w14:ligatures w14:val="none"/>
        </w:rPr>
        <w:t xml:space="preserve"> could confound the effects of toxin exposure.</w:t>
      </w:r>
      <w:r>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Pr>
          <w:rFonts w:ascii="Arial" w:eastAsia="Times New Roman" w:hAnsi="Arial" w:cs="Arial"/>
          <w:color w:val="000000"/>
          <w:kern w:val="0"/>
          <w14:ligatures w14:val="none"/>
        </w:rPr>
        <w:t xml:space="preserve">s </w:t>
      </w:r>
      <w:r w:rsidR="005032D7">
        <w:rPr>
          <w:rFonts w:ascii="Arial" w:eastAsia="Times New Roman" w:hAnsi="Arial" w:cs="Arial"/>
          <w:color w:val="000000"/>
          <w:kern w:val="0"/>
          <w14:ligatures w14:val="none"/>
        </w:rPr>
        <w:t>expec</w:t>
      </w:r>
      <w:r>
        <w:rPr>
          <w:rFonts w:ascii="Arial" w:eastAsia="Times New Roman" w:hAnsi="Arial" w:cs="Arial"/>
          <w:color w:val="000000"/>
          <w:kern w:val="0"/>
          <w14:ligatures w14:val="none"/>
        </w:rPr>
        <w:t>ted,</w:t>
      </w:r>
      <w:r w:rsidRPr="003E7284">
        <w:rPr>
          <w:rFonts w:ascii="Arial" w:eastAsia="Times New Roman" w:hAnsi="Arial" w:cs="Arial"/>
          <w:color w:val="000000"/>
          <w:kern w:val="0"/>
          <w14:ligatures w14:val="none"/>
        </w:rPr>
        <w:t xml:space="preserve"> we observed a slight decline in relative weight</w:t>
      </w:r>
      <w:r w:rsidR="005032D7">
        <w:rPr>
          <w:rFonts w:ascii="Arial" w:eastAsia="Times New Roman" w:hAnsi="Arial" w:cs="Arial"/>
          <w:color w:val="000000"/>
          <w:kern w:val="0"/>
          <w14:ligatures w14:val="none"/>
        </w:rPr>
        <w:t>,</w:t>
      </w:r>
      <w:r w:rsidR="00BB2E67">
        <w:rPr>
          <w:rFonts w:ascii="Arial" w:eastAsia="Times New Roman" w:hAnsi="Arial" w:cs="Arial"/>
          <w:color w:val="000000"/>
          <w:kern w:val="0"/>
          <w14:ligatures w14:val="none"/>
        </w:rPr>
        <w:t xml:space="preserve"> likely reflecting restricted feeding and confinement,</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which</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we</w:t>
      </w:r>
      <w:r>
        <w:rPr>
          <w:rFonts w:ascii="Arial" w:eastAsia="Times New Roman" w:hAnsi="Arial" w:cs="Arial"/>
          <w:color w:val="000000"/>
          <w:kern w:val="0"/>
          <w14:ligatures w14:val="none"/>
        </w:rPr>
        <w:t xml:space="preserve"> de</w:t>
      </w:r>
      <w:r w:rsidR="005032D7">
        <w:rPr>
          <w:rFonts w:ascii="Arial" w:eastAsia="Times New Roman" w:hAnsi="Arial" w:cs="Arial"/>
          <w:color w:val="000000"/>
          <w:kern w:val="0"/>
          <w14:ligatures w14:val="none"/>
        </w:rPr>
        <w:t>emed</w:t>
      </w:r>
      <w:r>
        <w:rPr>
          <w:rFonts w:ascii="Arial" w:eastAsia="Times New Roman" w:hAnsi="Arial" w:cs="Arial"/>
          <w:color w:val="000000"/>
          <w:kern w:val="0"/>
          <w14:ligatures w14:val="none"/>
        </w:rPr>
        <w:t xml:space="preserve"> acceptable</w:t>
      </w:r>
      <w:r w:rsidR="006D31C5">
        <w:rPr>
          <w:rFonts w:ascii="Arial" w:eastAsia="Times New Roman" w:hAnsi="Arial" w:cs="Arial"/>
          <w:color w:val="000000"/>
          <w:kern w:val="0"/>
          <w14:ligatures w14:val="none"/>
        </w:rPr>
        <w:t xml:space="preserve"> for our study</w:t>
      </w:r>
      <w:r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
    <w:p w14:paraId="48FEBCF8" w14:textId="433E1175" w:rsidR="009A25A6" w:rsidRDefault="00BB2E67"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9A25A6" w:rsidRPr="003E7284">
        <w:rPr>
          <w:rFonts w:ascii="Arial" w:eastAsia="Times New Roman" w:hAnsi="Arial" w:cs="Arial"/>
          <w:color w:val="000000"/>
          <w:kern w:val="0"/>
          <w14:ligatures w14:val="none"/>
        </w:rPr>
        <w:t>ater quality</w:t>
      </w:r>
      <w:r w:rsidR="001B0B3B">
        <w:rPr>
          <w:rFonts w:ascii="Arial" w:eastAsia="Times New Roman" w:hAnsi="Arial" w:cs="Arial"/>
          <w:color w:val="000000"/>
          <w:kern w:val="0"/>
          <w14:ligatures w14:val="none"/>
        </w:rPr>
        <w:t xml:space="preserve"> variables</w:t>
      </w:r>
      <w:r>
        <w:rPr>
          <w:rFonts w:ascii="Arial" w:eastAsia="Times New Roman" w:hAnsi="Arial" w:cs="Arial"/>
          <w:color w:val="000000"/>
          <w:kern w:val="0"/>
          <w14:ligatures w14:val="none"/>
        </w:rPr>
        <w:t xml:space="preserve"> remained stable across tanks, confirming consistent environmental conditions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Maintaining consistent</w:t>
      </w:r>
      <w:r>
        <w:rPr>
          <w:rFonts w:ascii="Arial" w:eastAsia="Times New Roman" w:hAnsi="Arial" w:cs="Arial"/>
          <w:color w:val="000000"/>
          <w:kern w:val="0"/>
          <w14:ligatures w14:val="none"/>
        </w:rPr>
        <w:t xml:space="preserve"> abiotic parameters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 xml:space="preserve">is </w:t>
      </w:r>
      <w:r w:rsidR="005032D7">
        <w:rPr>
          <w:rFonts w:ascii="Arial" w:eastAsia="Times New Roman" w:hAnsi="Arial" w:cs="Arial"/>
          <w:color w:val="000000"/>
          <w:kern w:val="0"/>
          <w14:ligatures w14:val="none"/>
        </w:rPr>
        <w:t>essenti</w:t>
      </w:r>
      <w:r w:rsidR="009A25A6">
        <w:rPr>
          <w:rFonts w:ascii="Arial" w:eastAsia="Times New Roman" w:hAnsi="Arial" w:cs="Arial"/>
          <w:color w:val="000000"/>
          <w:kern w:val="0"/>
          <w14:ligatures w14:val="none"/>
        </w:rPr>
        <w:t xml:space="preserve">al for this type of </w:t>
      </w:r>
      <w:r w:rsidR="005032D7">
        <w:rPr>
          <w:rFonts w:ascii="Arial" w:eastAsia="Times New Roman" w:hAnsi="Arial" w:cs="Arial"/>
          <w:color w:val="000000"/>
          <w:kern w:val="0"/>
          <w14:ligatures w14:val="none"/>
        </w:rPr>
        <w:t>research</w:t>
      </w:r>
      <w:r w:rsidR="001B0B3B">
        <w:rPr>
          <w:rFonts w:ascii="Arial" w:eastAsia="Times New Roman" w:hAnsi="Arial" w:cs="Arial"/>
          <w:color w:val="000000"/>
          <w:kern w:val="0"/>
          <w14:ligatures w14:val="none"/>
        </w:rPr>
        <w:t>,</w:t>
      </w:r>
      <w:r w:rsidR="009A25A6"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as</w:t>
      </w:r>
      <w:r w:rsidR="009A25A6" w:rsidRPr="003E7284">
        <w:rPr>
          <w:rFonts w:ascii="Arial" w:eastAsia="Times New Roman" w:hAnsi="Arial" w:cs="Arial"/>
          <w:color w:val="000000"/>
          <w:kern w:val="0"/>
          <w14:ligatures w14:val="none"/>
        </w:rPr>
        <w:t xml:space="preserve"> water conditions </w:t>
      </w:r>
      <w:r>
        <w:rPr>
          <w:rFonts w:ascii="Arial" w:eastAsia="Times New Roman" w:hAnsi="Arial" w:cs="Arial"/>
          <w:color w:val="000000"/>
          <w:kern w:val="0"/>
          <w14:ligatures w14:val="none"/>
        </w:rPr>
        <w:t>can</w:t>
      </w:r>
      <w:r w:rsidR="009A25A6"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influence</w:t>
      </w:r>
      <w:r w:rsidR="009A25A6" w:rsidRPr="003E7284">
        <w:rPr>
          <w:rFonts w:ascii="Arial" w:eastAsia="Times New Roman" w:hAnsi="Arial" w:cs="Arial"/>
          <w:color w:val="000000"/>
          <w:kern w:val="0"/>
          <w14:ligatures w14:val="none"/>
        </w:rPr>
        <w:t xml:space="preserve"> the prevalence of various circulating leukocytes in fish species</w:t>
      </w:r>
      <w:r w:rsidR="009A4B3F">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{"citationID":"NFaSiRe7","properties":{"formattedCitation":"(Corr\\uc0\\u234{}a {\\i{}et al.}, 2017; Shahjahan {\\i{}et al.}, 2018; Hertika {\\i{}et al.}, 2022, 2025)","plainCitation":"(Corrêa et al., 2017; Shahjahan et al., 2018; Hertika et al., 2022, 2025)","noteIndex":0},"citationItems":[{"id":"qXH3zpq3/MXcuvIsZ","uris":["http://zotero.org/users/4161640/items/73C7NNIY"],"itemData":{"id":189,"type":"article-journal","container-title":"Toxicological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Bezerra"},{"family":"Seriani","given":"Robson"}],"issued":{"date-parts":[["2017",3,16]]}}},{"id":"qXH3zpq3/ifH008PE","uris":["http://zotero.org/users/4161640/items/AX9JKHZM"],"itemData":{"id":264,"type":"article-journal","container-title":"Fish Physiology and Biochemistry","issue":"5","journalAbbreviation":"FISH","note":"publisher: Springer","page":"1309–1318","title":"Increased water temperature altered hemato-biochemical parameters and structure of peripheral erythrocytes in striped catfish Pangasianodon hypophthalmus","volume":"44","author":[{"family":"Shahjahan","given":"MD"},{"family":"Uddin","given":"Md Helal"},{"family":"Bain","given":"Victor"},{"family":"Haque","given":"Md Mahfuzul"}],"issued":{"date-parts":[["2018"]]}}},{"id":"qXH3zpq3/uuZlxBWJ","uris":["http://zotero.org/users/4161640/items/QRAC4K4U"],"itemData":{"id":265,"type":"article-journal","container-title":"F1000Research","page":"1169","title":"Effect of environmental factors on blood counts of Gambusia affinis caught at brantas river watershed, Indonesia","volume":"10","author":[{"family":"Hertika","given":"Asus Maizar Suryanto"},{"family":"Arfiati","given":"Diana"},{"family":"Lusiana","given":"Evellin Dewi"},{"family":"Putra","given":"Renanda BDS"}],"issued":{"date-parts":[["2022"]]}}},{"id":"qXH3zpq3/yYFWtCXp","uris":["http://zotero.org/users/4161640/items/L3BG9L4E"],"itemData":{"id":266,"type":"article-journal","container-title":"Water Environment Research","issue":"6","journalAbbreviation":"Water Environ. Res.","note":"publisher: Wiley Online Library","page":"e70126","title":"Analysis of fish hematological profiles as bioindicators of water pollution in fish conservation areas, East Java, Indonesia","volume":"97","author":[{"family":"Hertika","given":"Asus Maizar Suryanto"},{"family":"Musa","given":"Muhammad"},{"family":"Amron","given":"Kasyful"},{"family":"Putra","given":"Renanda Baghaz Dzulhamdani Surya"},{"family":"Alfarisi","given":"Muhammad Asnin"},{"family":"Putra","given":"Andhika Farras Rahardian"},{"family":"Halimah","given":"Marsa Fatin"},{"family":"Wijanata","given":"Ida Bagus Pascad"}],"issued":{"date-parts":[["2025"]]}}}],"schema":"https://github.com/citation-style-language/schema/raw/master/csl-citation.json"}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(Corrêa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Shahjahan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Hertika </w:t>
      </w:r>
      <w:r w:rsidR="002838B7" w:rsidRPr="002838B7">
        <w:rPr>
          <w:rFonts w:ascii="Arial" w:hAnsi="Arial" w:cs="Arial"/>
          <w:i/>
          <w:iCs/>
          <w:color w:val="000000"/>
          <w:kern w:val="0"/>
        </w:rPr>
        <w:t>et al.</w:t>
      </w:r>
      <w:r w:rsidR="002838B7" w:rsidRPr="002838B7">
        <w:rPr>
          <w:rFonts w:ascii="Arial" w:hAnsi="Arial" w:cs="Arial"/>
          <w:color w:val="000000"/>
          <w:kern w:val="0"/>
        </w:rPr>
        <w:t>, 2022, 2025)</w:t>
      </w:r>
      <w:r w:rsidR="004D1032">
        <w:rPr>
          <w:rFonts w:ascii="Arial" w:eastAsia="Times New Roman" w:hAnsi="Arial" w:cs="Arial"/>
          <w:color w:val="000000"/>
          <w:kern w:val="0"/>
          <w14:ligatures w14:val="none"/>
        </w:rPr>
        <w:fldChar w:fldCharType="end"/>
      </w:r>
      <w:r w:rsidR="009A25A6">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By maintaining constant conditions, we ensured that observed differences in NLR reflected treatment effects rather than environmental variation.</w:t>
      </w:r>
    </w:p>
    <w:p w14:paraId="30118E31" w14:textId="77777777" w:rsidR="00D8586B" w:rsidRDefault="00D8586B" w:rsidP="00207381">
      <w:pPr>
        <w:spacing w:line="480" w:lineRule="auto"/>
        <w:ind w:firstLine="720"/>
        <w:rPr>
          <w:rFonts w:ascii="Arial" w:eastAsia="Times New Roman" w:hAnsi="Arial" w:cs="Arial"/>
          <w:color w:val="000000"/>
          <w:kern w:val="0"/>
          <w14:ligatures w14:val="none"/>
        </w:rPr>
      </w:pPr>
    </w:p>
    <w:p w14:paraId="04E9C3B9" w14:textId="50FE5CF2"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4.3. </w:t>
      </w:r>
      <w:r w:rsidR="000B2425">
        <w:rPr>
          <w:rFonts w:ascii="Arial" w:eastAsia="Times New Roman" w:hAnsi="Arial" w:cs="Arial"/>
          <w:i/>
          <w:iCs/>
          <w:color w:val="000000"/>
          <w:kern w:val="0"/>
          <w14:ligatures w14:val="none"/>
        </w:rPr>
        <w:t>Toxin Exposure (</w:t>
      </w:r>
      <w:r>
        <w:rPr>
          <w:rFonts w:ascii="Arial" w:hAnsi="Arial" w:cs="Arial"/>
          <w:i/>
          <w:iCs/>
        </w:rPr>
        <w:t xml:space="preserve">Blood </w:t>
      </w:r>
      <w:r w:rsidR="000B2425">
        <w:rPr>
          <w:rFonts w:ascii="Arial" w:hAnsi="Arial" w:cs="Arial"/>
          <w:i/>
          <w:iCs/>
        </w:rPr>
        <w:t>S</w:t>
      </w:r>
      <w:r>
        <w:rPr>
          <w:rFonts w:ascii="Arial" w:hAnsi="Arial" w:cs="Arial"/>
          <w:i/>
          <w:iCs/>
        </w:rPr>
        <w:t xml:space="preserve">amples 1 </w:t>
      </w:r>
      <w:r w:rsidR="000B2425">
        <w:rPr>
          <w:rFonts w:ascii="Arial" w:hAnsi="Arial" w:cs="Arial"/>
          <w:i/>
          <w:iCs/>
        </w:rPr>
        <w:t>vs.</w:t>
      </w:r>
      <w:r>
        <w:rPr>
          <w:rFonts w:ascii="Arial" w:hAnsi="Arial" w:cs="Arial"/>
          <w:i/>
          <w:iCs/>
        </w:rPr>
        <w:t xml:space="preserve"> 2</w:t>
      </w:r>
      <w:r w:rsidR="000B2425">
        <w:rPr>
          <w:rFonts w:ascii="Arial" w:hAnsi="Arial" w:cs="Arial"/>
          <w:i/>
          <w:iCs/>
        </w:rPr>
        <w:t>)</w:t>
      </w:r>
    </w:p>
    <w:p w14:paraId="550F74FF" w14:textId="1C0A569A" w:rsidR="00CA091B" w:rsidRDefault="003E7284" w:rsidP="004B615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Ou</w:t>
      </w:r>
      <w:r w:rsidR="009D0723">
        <w:rPr>
          <w:rFonts w:ascii="Arial" w:eastAsia="Times New Roman" w:hAnsi="Arial" w:cs="Arial"/>
          <w:color w:val="000000"/>
          <w:kern w:val="0"/>
          <w14:ligatures w14:val="none"/>
        </w:rPr>
        <w:t>r</w:t>
      </w:r>
      <w:r w:rsidRPr="003E7284">
        <w:rPr>
          <w:rFonts w:ascii="Arial" w:eastAsia="Times New Roman" w:hAnsi="Arial" w:cs="Arial"/>
          <w:color w:val="000000"/>
          <w:kern w:val="0"/>
          <w14:ligatures w14:val="none"/>
        </w:rPr>
        <w:t xml:space="preserve"> study </w:t>
      </w:r>
      <w:r w:rsidR="004B6151">
        <w:rPr>
          <w:rFonts w:ascii="Arial" w:eastAsia="Times New Roman" w:hAnsi="Arial" w:cs="Arial"/>
          <w:color w:val="000000"/>
          <w:kern w:val="0"/>
          <w14:ligatures w14:val="none"/>
        </w:rPr>
        <w:t>provide</w:t>
      </w:r>
      <w:r w:rsidRPr="003E7284">
        <w:rPr>
          <w:rFonts w:ascii="Arial" w:eastAsia="Times New Roman" w:hAnsi="Arial" w:cs="Arial"/>
          <w:color w:val="000000"/>
          <w:kern w:val="0"/>
          <w14:ligatures w14:val="none"/>
        </w:rPr>
        <w:t xml:space="preserve">s </w:t>
      </w:r>
      <w:r w:rsidR="000B2425">
        <w:rPr>
          <w:rFonts w:ascii="Arial" w:eastAsia="Times New Roman" w:hAnsi="Arial" w:cs="Arial"/>
          <w:color w:val="000000"/>
          <w:kern w:val="0"/>
          <w14:ligatures w14:val="none"/>
        </w:rPr>
        <w:t xml:space="preserve">new evidence that </w:t>
      </w:r>
      <w:proofErr w:type="spellStart"/>
      <w:r w:rsidR="000B2425">
        <w:rPr>
          <w:rFonts w:ascii="Arial" w:eastAsia="Times New Roman" w:hAnsi="Arial" w:cs="Arial"/>
          <w:color w:val="000000"/>
          <w:kern w:val="0"/>
          <w14:ligatures w14:val="none"/>
        </w:rPr>
        <w:t>PFPeA</w:t>
      </w:r>
      <w:proofErr w:type="spellEnd"/>
      <w:r w:rsidR="000B2425">
        <w:rPr>
          <w:rFonts w:ascii="Arial" w:eastAsia="Times New Roman" w:hAnsi="Arial" w:cs="Arial"/>
          <w:color w:val="000000"/>
          <w:kern w:val="0"/>
          <w14:ligatures w14:val="none"/>
        </w:rPr>
        <w:t xml:space="preserve"> exposure can elevate stress in freshwater fishes</w:t>
      </w:r>
      <w:r w:rsidR="005032D7">
        <w:rPr>
          <w:rFonts w:ascii="Arial" w:eastAsia="Times New Roman" w:hAnsi="Arial" w:cs="Arial"/>
          <w:color w:val="000000"/>
          <w:kern w:val="0"/>
          <w14:ligatures w14:val="none"/>
        </w:rPr>
        <w:t xml:space="preserve"> and </w:t>
      </w:r>
      <w:r w:rsidR="000B2425">
        <w:rPr>
          <w:rFonts w:ascii="Arial" w:eastAsia="Times New Roman" w:hAnsi="Arial" w:cs="Arial"/>
          <w:color w:val="000000"/>
          <w:kern w:val="0"/>
          <w14:ligatures w14:val="none"/>
        </w:rPr>
        <w:t>reinforces</w:t>
      </w:r>
      <w:r w:rsidR="005032D7">
        <w:rPr>
          <w:rFonts w:ascii="Arial" w:eastAsia="Times New Roman" w:hAnsi="Arial" w:cs="Arial"/>
          <w:color w:val="000000"/>
          <w:kern w:val="0"/>
          <w14:ligatures w14:val="none"/>
        </w:rPr>
        <w:t xml:space="preserve"> NLR as a </w:t>
      </w:r>
      <w:r w:rsidR="00CA091B">
        <w:rPr>
          <w:rFonts w:ascii="Arial" w:eastAsia="Times New Roman" w:hAnsi="Arial" w:cs="Arial"/>
          <w:color w:val="000000"/>
          <w:kern w:val="0"/>
          <w14:ligatures w14:val="none"/>
        </w:rPr>
        <w:t>reliable stress biomarker</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{"citationID":"M9xZuEpN","properties":{"formattedCitation":"(Davis {\\i{}et al.}, 2008; Goessling {\\i{}et al.}, 2015)","plainCitation":"(Davis et al., 2008; Goessling et al., 2015)","noteIndex":0},"citationItems":[{"id":"qXH3zpq3/3MDIPwhk","uris":["http://zotero.org/users/4161640/items/PLY5XJBA"],"itemData":{"id":236,"type":"article-journal","container-title":"Functional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C."}],"issued":{"date-parts":[["2008"]]}}},{"id":"qXH3zpq3/8v27dzal","uris":["http://zotero.org/users/4161640/items/8USWMUB9"],"itemData":{"id":238,"type":"article-journal","abstract":"There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2008; Goessling </w:t>
      </w:r>
      <w:r w:rsidR="002838B7" w:rsidRPr="002838B7">
        <w:rPr>
          <w:rFonts w:ascii="Arial" w:hAnsi="Arial" w:cs="Arial"/>
          <w:i/>
          <w:iCs/>
          <w:color w:val="000000"/>
          <w:kern w:val="0"/>
        </w:rPr>
        <w:t>et al.</w:t>
      </w:r>
      <w:r w:rsidR="002838B7" w:rsidRPr="002838B7">
        <w:rPr>
          <w:rFonts w:ascii="Arial" w:hAnsi="Arial" w:cs="Arial"/>
          <w:color w:val="000000"/>
          <w:kern w:val="0"/>
        </w:rPr>
        <w:t>, 2015)</w:t>
      </w:r>
      <w:r w:rsidR="004D1032">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After</w:t>
      </w:r>
      <w:r w:rsidR="00C77121">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introducing</w:t>
      </w:r>
      <w:r w:rsidR="00F57B95">
        <w:rPr>
          <w:rFonts w:ascii="Arial" w:eastAsia="Times New Roman" w:hAnsi="Arial" w:cs="Arial"/>
          <w:color w:val="000000"/>
          <w:kern w:val="0"/>
          <w14:ligatures w14:val="none"/>
        </w:rPr>
        <w:t xml:space="preserve"> the toxins, we </w:t>
      </w:r>
      <w:r w:rsidR="004B6151">
        <w:rPr>
          <w:rFonts w:ascii="Arial" w:eastAsia="Times New Roman" w:hAnsi="Arial" w:cs="Arial"/>
          <w:color w:val="000000"/>
          <w:kern w:val="0"/>
          <w14:ligatures w14:val="none"/>
        </w:rPr>
        <w:t>observ</w:t>
      </w:r>
      <w:r w:rsidR="00F57B95">
        <w:rPr>
          <w:rFonts w:ascii="Arial" w:eastAsia="Times New Roman" w:hAnsi="Arial" w:cs="Arial"/>
          <w:color w:val="000000"/>
          <w:kern w:val="0"/>
          <w14:ligatures w14:val="none"/>
        </w:rPr>
        <w:t xml:space="preserve">ed a </w:t>
      </w:r>
      <w:r w:rsidR="00CA091B">
        <w:rPr>
          <w:rFonts w:ascii="Arial" w:eastAsia="Times New Roman" w:hAnsi="Arial" w:cs="Arial"/>
          <w:color w:val="000000"/>
          <w:kern w:val="0"/>
          <w14:ligatures w14:val="none"/>
        </w:rPr>
        <w:t xml:space="preserve">clear </w:t>
      </w:r>
      <w:r w:rsidR="00F57B95">
        <w:rPr>
          <w:rFonts w:ascii="Arial" w:eastAsia="Times New Roman" w:hAnsi="Arial" w:cs="Arial"/>
          <w:color w:val="000000"/>
          <w:kern w:val="0"/>
          <w14:ligatures w14:val="none"/>
        </w:rPr>
        <w:t xml:space="preserve">stress response in the </w:t>
      </w:r>
      <w:proofErr w:type="spellStart"/>
      <w:r w:rsidR="00F57B95">
        <w:rPr>
          <w:rFonts w:ascii="Arial" w:eastAsia="Times New Roman" w:hAnsi="Arial" w:cs="Arial"/>
          <w:color w:val="000000"/>
          <w:kern w:val="0"/>
          <w14:ligatures w14:val="none"/>
        </w:rPr>
        <w:t>PFPeA</w:t>
      </w:r>
      <w:proofErr w:type="spellEnd"/>
      <w:r w:rsidR="00F57B95">
        <w:rPr>
          <w:rFonts w:ascii="Arial" w:eastAsia="Times New Roman" w:hAnsi="Arial" w:cs="Arial"/>
          <w:color w:val="000000"/>
          <w:kern w:val="0"/>
          <w14:ligatures w14:val="none"/>
        </w:rPr>
        <w:t xml:space="preserve"> high group</w:t>
      </w:r>
      <w:r w:rsidR="00CA091B">
        <w:rPr>
          <w:rFonts w:ascii="Arial" w:eastAsia="Times New Roman" w:hAnsi="Arial" w:cs="Arial"/>
          <w:color w:val="000000"/>
          <w:kern w:val="0"/>
          <w14:ligatures w14:val="none"/>
        </w:rPr>
        <w:t xml:space="preserve">, while the </w:t>
      </w:r>
      <w:r w:rsidR="00F57B95">
        <w:rPr>
          <w:rFonts w:ascii="Arial" w:eastAsia="Times New Roman" w:hAnsi="Arial" w:cs="Arial"/>
          <w:color w:val="000000"/>
          <w:kern w:val="0"/>
          <w14:ligatures w14:val="none"/>
        </w:rPr>
        <w:t>other groups</w:t>
      </w:r>
      <w:r w:rsidR="00C77121">
        <w:rPr>
          <w:rFonts w:ascii="Arial" w:eastAsia="Times New Roman" w:hAnsi="Arial" w:cs="Arial"/>
          <w:color w:val="000000"/>
          <w:kern w:val="0"/>
          <w14:ligatures w14:val="none"/>
        </w:rPr>
        <w:t>—</w:t>
      </w:r>
      <w:r w:rsidR="00CA091B">
        <w:rPr>
          <w:rFonts w:ascii="Arial" w:eastAsia="Times New Roman" w:hAnsi="Arial" w:cs="Arial"/>
          <w:color w:val="000000"/>
          <w:kern w:val="0"/>
          <w14:ligatures w14:val="none"/>
        </w:rPr>
        <w:t xml:space="preserve">Cd </w:t>
      </w:r>
      <w:r w:rsidR="00C77121">
        <w:rPr>
          <w:rFonts w:ascii="Arial" w:eastAsia="Times New Roman" w:hAnsi="Arial" w:cs="Arial"/>
          <w:color w:val="000000"/>
          <w:kern w:val="0"/>
          <w14:ligatures w14:val="none"/>
        </w:rPr>
        <w:t xml:space="preserve">low and high, </w:t>
      </w:r>
      <w:proofErr w:type="spellStart"/>
      <w:r w:rsidR="00C77121">
        <w:rPr>
          <w:rFonts w:ascii="Arial" w:eastAsia="Times New Roman" w:hAnsi="Arial" w:cs="Arial"/>
          <w:color w:val="000000"/>
          <w:kern w:val="0"/>
          <w14:ligatures w14:val="none"/>
        </w:rPr>
        <w:t>PFPeA</w:t>
      </w:r>
      <w:proofErr w:type="spellEnd"/>
      <w:r w:rsidR="00C77121">
        <w:rPr>
          <w:rFonts w:ascii="Arial" w:eastAsia="Times New Roman" w:hAnsi="Arial" w:cs="Arial"/>
          <w:color w:val="000000"/>
          <w:kern w:val="0"/>
          <w14:ligatures w14:val="none"/>
        </w:rPr>
        <w:t xml:space="preserve"> low, and control—</w:t>
      </w:r>
      <w:r w:rsidR="00F57B95">
        <w:rPr>
          <w:rFonts w:ascii="Arial" w:eastAsia="Times New Roman" w:hAnsi="Arial" w:cs="Arial"/>
          <w:color w:val="000000"/>
          <w:kern w:val="0"/>
          <w14:ligatures w14:val="none"/>
        </w:rPr>
        <w:t>remained at baseline levels.</w:t>
      </w:r>
      <w:r w:rsidR="003A5F48">
        <w:rPr>
          <w:rFonts w:ascii="Arial" w:eastAsia="Times New Roman" w:hAnsi="Arial" w:cs="Arial"/>
          <w:color w:val="000000"/>
          <w:kern w:val="0"/>
          <w14:ligatures w14:val="none"/>
        </w:rPr>
        <w:t xml:space="preserve"> As </w:t>
      </w:r>
      <w:r w:rsidR="004B6151">
        <w:rPr>
          <w:rFonts w:ascii="Arial" w:eastAsia="Times New Roman" w:hAnsi="Arial" w:cs="Arial"/>
          <w:color w:val="000000"/>
          <w:kern w:val="0"/>
          <w14:ligatures w14:val="none"/>
        </w:rPr>
        <w:t>noted</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earlier</w:t>
      </w:r>
      <w:r w:rsidR="003A5F48">
        <w:rPr>
          <w:rFonts w:ascii="Arial" w:eastAsia="Times New Roman" w:hAnsi="Arial" w:cs="Arial"/>
          <w:color w:val="000000"/>
          <w:kern w:val="0"/>
          <w14:ligatures w14:val="none"/>
        </w:rPr>
        <w:t xml:space="preserve">, the high </w:t>
      </w:r>
      <w:proofErr w:type="spellStart"/>
      <w:r w:rsidR="003A5F48">
        <w:rPr>
          <w:rFonts w:ascii="Arial" w:eastAsia="Times New Roman" w:hAnsi="Arial" w:cs="Arial"/>
          <w:color w:val="000000"/>
          <w:kern w:val="0"/>
          <w14:ligatures w14:val="none"/>
        </w:rPr>
        <w:t>PFPeA</w:t>
      </w:r>
      <w:proofErr w:type="spellEnd"/>
      <w:r w:rsidR="003A5F48">
        <w:rPr>
          <w:rFonts w:ascii="Arial" w:eastAsia="Times New Roman" w:hAnsi="Arial" w:cs="Arial"/>
          <w:color w:val="000000"/>
          <w:kern w:val="0"/>
          <w14:ligatures w14:val="none"/>
        </w:rPr>
        <w:t xml:space="preserve"> and </w:t>
      </w:r>
      <w:r w:rsidR="00CA091B">
        <w:rPr>
          <w:rFonts w:ascii="Arial" w:eastAsia="Times New Roman" w:hAnsi="Arial" w:cs="Arial"/>
          <w:color w:val="000000"/>
          <w:kern w:val="0"/>
          <w14:ligatures w14:val="none"/>
        </w:rPr>
        <w:t>Cd</w:t>
      </w:r>
      <w:r w:rsidR="003A5F48">
        <w:rPr>
          <w:rFonts w:ascii="Arial" w:eastAsia="Times New Roman" w:hAnsi="Arial" w:cs="Arial"/>
          <w:color w:val="000000"/>
          <w:kern w:val="0"/>
          <w14:ligatures w14:val="none"/>
        </w:rPr>
        <w:t xml:space="preserve"> </w:t>
      </w:r>
      <w:r w:rsidR="003A5F48">
        <w:rPr>
          <w:rFonts w:ascii="Arial" w:eastAsia="Times New Roman" w:hAnsi="Arial" w:cs="Arial"/>
          <w:color w:val="000000"/>
          <w:kern w:val="0"/>
          <w14:ligatures w14:val="none"/>
        </w:rPr>
        <w:lastRenderedPageBreak/>
        <w:t>doses</w:t>
      </w:r>
      <w:r w:rsidR="00CA091B">
        <w:rPr>
          <w:rFonts w:ascii="Arial" w:eastAsia="Times New Roman" w:hAnsi="Arial" w:cs="Arial"/>
          <w:color w:val="000000"/>
          <w:kern w:val="0"/>
          <w14:ligatures w14:val="none"/>
        </w:rPr>
        <w:t xml:space="preserve"> exceeded levels</w:t>
      </w:r>
      <w:r w:rsidR="003A5F48">
        <w:rPr>
          <w:rFonts w:ascii="Arial" w:eastAsia="Times New Roman" w:hAnsi="Arial" w:cs="Arial"/>
          <w:color w:val="000000"/>
          <w:kern w:val="0"/>
          <w14:ligatures w14:val="none"/>
        </w:rPr>
        <w:t xml:space="preserve"> currently detected in natural systems. </w:t>
      </w:r>
      <w:r w:rsidR="00CA091B">
        <w:rPr>
          <w:rFonts w:ascii="Arial" w:eastAsia="Times New Roman" w:hAnsi="Arial" w:cs="Arial"/>
          <w:color w:val="000000"/>
          <w:kern w:val="0"/>
          <w14:ligatures w14:val="none"/>
        </w:rPr>
        <w:t>The</w:t>
      </w:r>
      <w:r w:rsidR="003A5F48">
        <w:rPr>
          <w:rFonts w:ascii="Arial" w:eastAsia="Times New Roman" w:hAnsi="Arial" w:cs="Arial"/>
          <w:color w:val="000000"/>
          <w:kern w:val="0"/>
          <w14:ligatures w14:val="none"/>
        </w:rPr>
        <w:t xml:space="preserve"> order-of-magnitude dosing scale</w:t>
      </w:r>
      <w:r w:rsidR="00CA091B">
        <w:rPr>
          <w:rFonts w:ascii="Arial" w:eastAsia="Times New Roman" w:hAnsi="Arial" w:cs="Arial"/>
          <w:color w:val="000000"/>
          <w:kern w:val="0"/>
          <w14:ligatures w14:val="none"/>
        </w:rPr>
        <w:t xml:space="preserve"> approach</w:t>
      </w:r>
      <w:r w:rsidR="003A5F48">
        <w:rPr>
          <w:rFonts w:ascii="Arial" w:eastAsia="Times New Roman" w:hAnsi="Arial" w:cs="Arial"/>
          <w:color w:val="000000"/>
          <w:kern w:val="0"/>
          <w14:ligatures w14:val="none"/>
        </w:rPr>
        <w:t xml:space="preserve"> in our controlled setting </w:t>
      </w:r>
      <w:r w:rsidR="00CA091B">
        <w:rPr>
          <w:rFonts w:ascii="Arial" w:eastAsia="Times New Roman" w:hAnsi="Arial" w:cs="Arial"/>
          <w:color w:val="000000"/>
          <w:kern w:val="0"/>
          <w14:ligatures w14:val="none"/>
        </w:rPr>
        <w:t xml:space="preserve">is </w:t>
      </w:r>
      <w:r w:rsidR="003A5F48">
        <w:rPr>
          <w:rFonts w:ascii="Arial" w:eastAsia="Times New Roman" w:hAnsi="Arial" w:cs="Arial"/>
          <w:color w:val="000000"/>
          <w:kern w:val="0"/>
          <w14:ligatures w14:val="none"/>
        </w:rPr>
        <w:t xml:space="preserve">a common strategy </w:t>
      </w:r>
      <w:r w:rsidR="00C77121">
        <w:rPr>
          <w:rFonts w:ascii="Arial" w:eastAsia="Times New Roman" w:hAnsi="Arial" w:cs="Arial"/>
          <w:color w:val="000000"/>
          <w:kern w:val="0"/>
          <w14:ligatures w14:val="none"/>
        </w:rPr>
        <w:t>for</w:t>
      </w:r>
      <w:r w:rsidR="003A5F48">
        <w:rPr>
          <w:rFonts w:ascii="Arial" w:eastAsia="Times New Roman" w:hAnsi="Arial" w:cs="Arial"/>
          <w:color w:val="000000"/>
          <w:kern w:val="0"/>
          <w14:ligatures w14:val="none"/>
        </w:rPr>
        <w:t xml:space="preserve"> investigat</w:t>
      </w:r>
      <w:r w:rsidR="00C77121">
        <w:rPr>
          <w:rFonts w:ascii="Arial" w:eastAsia="Times New Roman" w:hAnsi="Arial" w:cs="Arial"/>
          <w:color w:val="000000"/>
          <w:kern w:val="0"/>
          <w14:ligatures w14:val="none"/>
        </w:rPr>
        <w:t>ing</w:t>
      </w:r>
      <w:r w:rsidR="003A5F48">
        <w:rPr>
          <w:rFonts w:ascii="Arial" w:eastAsia="Times New Roman" w:hAnsi="Arial" w:cs="Arial"/>
          <w:color w:val="000000"/>
          <w:kern w:val="0"/>
          <w14:ligatures w14:val="none"/>
        </w:rPr>
        <w:t xml:space="preserve"> the potential effects of toxin exposure on animal stress responses and enhances our understanding for future </w:t>
      </w:r>
      <w:r w:rsidR="00C77121">
        <w:rPr>
          <w:rFonts w:ascii="Arial" w:eastAsia="Times New Roman" w:hAnsi="Arial" w:cs="Arial"/>
          <w:color w:val="000000"/>
          <w:kern w:val="0"/>
          <w14:ligatures w14:val="none"/>
        </w:rPr>
        <w:t>research</w:t>
      </w:r>
      <w:r w:rsidR="003A5F48">
        <w:rPr>
          <w:rFonts w:ascii="Arial" w:eastAsia="Times New Roman" w:hAnsi="Arial" w:cs="Arial"/>
          <w:color w:val="000000"/>
          <w:kern w:val="0"/>
          <w14:ligatures w14:val="none"/>
        </w:rPr>
        <w:t xml:space="preserve">. </w:t>
      </w:r>
    </w:p>
    <w:p w14:paraId="564D1AD4" w14:textId="446D2758" w:rsidR="003E7284" w:rsidRDefault="00CA091B" w:rsidP="004B615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w:t>
      </w:r>
      <w:r w:rsidR="00C77121">
        <w:rPr>
          <w:rFonts w:ascii="Arial" w:eastAsia="Times New Roman" w:hAnsi="Arial" w:cs="Arial"/>
          <w:color w:val="000000"/>
          <w:kern w:val="0"/>
          <w14:ligatures w14:val="none"/>
        </w:rPr>
        <w:t xml:space="preserve">ur findings </w:t>
      </w:r>
      <w:r>
        <w:rPr>
          <w:rFonts w:ascii="Arial" w:eastAsia="Times New Roman" w:hAnsi="Arial" w:cs="Arial"/>
          <w:color w:val="000000"/>
          <w:kern w:val="0"/>
          <w14:ligatures w14:val="none"/>
        </w:rPr>
        <w:t>align with</w:t>
      </w:r>
      <w:r w:rsidR="00C77121">
        <w:rPr>
          <w:rFonts w:ascii="Arial" w:eastAsia="Times New Roman" w:hAnsi="Arial" w:cs="Arial"/>
          <w:color w:val="000000"/>
          <w:kern w:val="0"/>
          <w14:ligatures w14:val="none"/>
        </w:rPr>
        <w:t xml:space="preserve"> previous studies indicating that PFAS </w:t>
      </w:r>
      <w:r>
        <w:rPr>
          <w:rFonts w:ascii="Arial" w:eastAsia="Times New Roman" w:hAnsi="Arial" w:cs="Arial"/>
          <w:color w:val="000000"/>
          <w:kern w:val="0"/>
          <w14:ligatures w14:val="none"/>
        </w:rPr>
        <w:t>exposure increases physiological</w:t>
      </w:r>
      <w:r w:rsidR="00C77121">
        <w:rPr>
          <w:rFonts w:ascii="Arial" w:eastAsia="Times New Roman" w:hAnsi="Arial" w:cs="Arial"/>
          <w:color w:val="000000"/>
          <w:kern w:val="0"/>
          <w14:ligatures w14:val="none"/>
        </w:rPr>
        <w:t xml:space="preserve"> stress in fishes. For instance,</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{"citationID":"flwjpA6e","properties":{"formattedCitation":"(Schumann {\\i{}et al.}, 2024)","plainCitation":"(Schumann et al., 2024)","dontUpdate":true,"noteIndex":0},"citationItems":[{"id":"qXH3zpq3/RCg9eaVq","uris":["http://zotero.org/users/4161640/items/DLBFZ6CQ"],"itemData":{"id":267,"type":"article-journal","container-title":"Chemosphere","note":"publisher: Elsevier","page":"142925","title":"Cortisol levels reveal species-specific stress condition in fish from PFAS polluted rivers","volume":"363","author":[{"family":"Schumann","given":"Sophia"},{"family":"Negrato","given":"Elena"},{"family":"Piva","given":"Elisabetta"},{"family":"Pietropoli","given":"Edoardo"},{"family":"Bonato","given":"Marco"},{"family":"Irato","given":"Paola"},{"family":"Marion","given":"Andrea"},{"family":"Santovito","given":"Gianfranco"},{"family":"Bertotto","given":"Daniela"}],"issued":{"date-parts":[["2024"]]}}}],"schema":"https://github.com/citation-style-language/schema/raw/master/csl-citation.json"} </w:instrText>
      </w:r>
      <w:r w:rsidR="004D1032">
        <w:rPr>
          <w:rFonts w:ascii="Arial" w:eastAsia="Times New Roman" w:hAnsi="Arial" w:cs="Arial"/>
          <w:color w:val="000000"/>
          <w:kern w:val="0"/>
          <w14:ligatures w14:val="none"/>
        </w:rPr>
        <w:fldChar w:fldCharType="separate"/>
      </w:r>
      <w:r w:rsidR="004D1032" w:rsidRPr="004D1032">
        <w:rPr>
          <w:rFonts w:ascii="Arial" w:hAnsi="Arial" w:cs="Arial"/>
          <w:color w:val="000000"/>
          <w:kern w:val="0"/>
        </w:rPr>
        <w:t xml:space="preserve">Schumann </w:t>
      </w:r>
      <w:r w:rsidR="004D1032" w:rsidRPr="004D1032">
        <w:rPr>
          <w:rFonts w:ascii="Arial" w:hAnsi="Arial" w:cs="Arial"/>
          <w:i/>
          <w:iCs/>
          <w:color w:val="000000"/>
          <w:kern w:val="0"/>
        </w:rPr>
        <w:t>et al.</w:t>
      </w:r>
      <w:r w:rsidR="004D1032" w:rsidRPr="004D1032">
        <w:rPr>
          <w:rFonts w:ascii="Arial" w:hAnsi="Arial" w:cs="Arial"/>
          <w:color w:val="000000"/>
          <w:kern w:val="0"/>
        </w:rPr>
        <w:t xml:space="preserve"> </w:t>
      </w:r>
      <w:r w:rsidR="004D1032">
        <w:rPr>
          <w:rFonts w:ascii="Arial" w:hAnsi="Arial" w:cs="Arial"/>
          <w:color w:val="000000"/>
          <w:kern w:val="0"/>
        </w:rPr>
        <w:t>(</w:t>
      </w:r>
      <w:r w:rsidR="004D1032" w:rsidRPr="004D1032">
        <w:rPr>
          <w:rFonts w:ascii="Arial" w:hAnsi="Arial" w:cs="Arial"/>
          <w:color w:val="000000"/>
          <w:kern w:val="0"/>
        </w:rPr>
        <w:t>2024)</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found</w:t>
      </w:r>
      <w:r w:rsidR="00C77121">
        <w:rPr>
          <w:rFonts w:ascii="Arial" w:eastAsia="Times New Roman" w:hAnsi="Arial" w:cs="Arial"/>
          <w:color w:val="000000"/>
          <w:kern w:val="0"/>
          <w14:ligatures w14:val="none"/>
        </w:rPr>
        <w:t xml:space="preserve"> that freshwater lotic systems with higher PFAS exposure rates were </w:t>
      </w:r>
      <w:r w:rsidR="004D1032">
        <w:rPr>
          <w:rFonts w:ascii="Arial" w:eastAsia="Times New Roman" w:hAnsi="Arial" w:cs="Arial"/>
          <w:color w:val="000000"/>
          <w:kern w:val="0"/>
          <w14:ligatures w14:val="none"/>
        </w:rPr>
        <w:t>associat</w:t>
      </w:r>
      <w:r w:rsidR="00C77121">
        <w:rPr>
          <w:rFonts w:ascii="Arial" w:eastAsia="Times New Roman" w:hAnsi="Arial" w:cs="Arial"/>
          <w:color w:val="000000"/>
          <w:kern w:val="0"/>
          <w14:ligatures w14:val="none"/>
        </w:rPr>
        <w:t xml:space="preserve">ed </w:t>
      </w:r>
      <w:r w:rsidR="004D1032">
        <w:rPr>
          <w:rFonts w:ascii="Arial" w:eastAsia="Times New Roman" w:hAnsi="Arial" w:cs="Arial"/>
          <w:color w:val="000000"/>
          <w:kern w:val="0"/>
          <w14:ligatures w14:val="none"/>
        </w:rPr>
        <w:t>with</w:t>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higher</w:t>
      </w:r>
      <w:r w:rsidR="00C77121">
        <w:rPr>
          <w:rFonts w:ascii="Arial" w:eastAsia="Times New Roman" w:hAnsi="Arial" w:cs="Arial"/>
          <w:color w:val="000000"/>
          <w:kern w:val="0"/>
          <w14:ligatures w14:val="none"/>
        </w:rPr>
        <w:t xml:space="preserve"> plasma cortisol levels. </w:t>
      </w:r>
      <w:r w:rsidR="00642F95">
        <w:rPr>
          <w:rFonts w:ascii="Arial" w:eastAsia="Times New Roman" w:hAnsi="Arial" w:cs="Arial"/>
          <w:color w:val="000000"/>
          <w:kern w:val="0"/>
          <w14:ligatures w14:val="none"/>
        </w:rPr>
        <w:t>Notab</w:t>
      </w:r>
      <w:r w:rsidR="00C77121">
        <w:rPr>
          <w:rFonts w:ascii="Arial" w:eastAsia="Times New Roman" w:hAnsi="Arial" w:cs="Arial"/>
          <w:color w:val="000000"/>
          <w:kern w:val="0"/>
          <w14:ligatures w14:val="none"/>
        </w:rPr>
        <w:t xml:space="preserve">ly, </w:t>
      </w:r>
      <w:r w:rsidR="004D1032">
        <w:rPr>
          <w:rFonts w:ascii="Arial" w:eastAsia="Times New Roman" w:hAnsi="Arial" w:cs="Arial"/>
          <w:color w:val="000000"/>
          <w:kern w:val="0"/>
          <w14:ligatures w14:val="none"/>
        </w:rPr>
        <w:t>PFAS's potential to influence stress may pose a significant challenge for fisheries conservation and management, as chronic stress may reduce growth and reproductive rates and increase</w:t>
      </w:r>
      <w:r w:rsidR="00C77121">
        <w:rPr>
          <w:rFonts w:ascii="Arial" w:eastAsia="Times New Roman" w:hAnsi="Arial" w:cs="Arial"/>
          <w:color w:val="000000"/>
          <w:kern w:val="0"/>
          <w14:ligatures w14:val="none"/>
        </w:rPr>
        <w:t xml:space="preserve"> mortality</w:t>
      </w:r>
      <w:r w:rsidR="00C77121" w:rsidRPr="003E7284">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{"citationID":"aDYSCrkx","properties":{"formattedCitation":"(Pankhurst and Van Der Kraak, 1997; Schreck, 2010)","plainCitation":"(Pankhurst and Van Der Kraak, 1997; Schreck, 2010)","noteIndex":0},"citationItems":[{"id":"qXH3zpq3/X2MJNCJB","uris":["http://zotero.org/users/4161640/items/JT79CDVS"],"itemData":{"id":151,"type":"chapter","container-title":"Fish stress and Health in Aquaculture","page":"73–93","title":"Effects of stress on reproduction and growth of fish","volume":"1","author":[{"family":"Pankhurst","given":"NW"},{"family":"Van Der Kraak","given":"G"}],"issued":{"date-parts":[["1997"]]}}},{"id":"qXH3zpq3/A0rqfh92","uris":["http://zotero.org/users/4161640/items/E3SB6KUL"],"itemData":{"id":154,"type":"article-journal","container-title":"General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(Pankhurst and Van Der Kraak, 1997; Schreck, 2010)</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w:t>
      </w:r>
    </w:p>
    <w:p w14:paraId="17C61FA3" w14:textId="414428AA" w:rsidR="002A1E95" w:rsidRDefault="00D0262C" w:rsidP="002A1E95">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Unlike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exposure, o</w:t>
      </w:r>
      <w:r w:rsidRPr="003E7284">
        <w:rPr>
          <w:rFonts w:ascii="Arial" w:eastAsia="Times New Roman" w:hAnsi="Arial" w:cs="Arial"/>
          <w:color w:val="000000"/>
          <w:kern w:val="0"/>
          <w14:ligatures w14:val="none"/>
        </w:rPr>
        <w:t xml:space="preserve">ur study </w:t>
      </w:r>
      <w:r w:rsidR="001C65FA">
        <w:rPr>
          <w:rFonts w:ascii="Arial" w:eastAsia="Times New Roman" w:hAnsi="Arial" w:cs="Arial"/>
          <w:color w:val="000000"/>
          <w:kern w:val="0"/>
          <w14:ligatures w14:val="none"/>
        </w:rPr>
        <w:t>suggest</w:t>
      </w:r>
      <w:r w:rsidRPr="003E7284">
        <w:rPr>
          <w:rFonts w:ascii="Arial" w:eastAsia="Times New Roman" w:hAnsi="Arial" w:cs="Arial"/>
          <w:color w:val="000000"/>
          <w:kern w:val="0"/>
          <w14:ligatures w14:val="none"/>
        </w:rPr>
        <w:t xml:space="preserve">s that </w:t>
      </w:r>
      <w:r w:rsidR="00CA091B">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w:t>
      </w:r>
      <w:r w:rsidR="002A1E95">
        <w:rPr>
          <w:rFonts w:ascii="Arial" w:eastAsia="Times New Roman" w:hAnsi="Arial" w:cs="Arial"/>
          <w:color w:val="000000"/>
          <w:kern w:val="0"/>
          <w14:ligatures w14:val="none"/>
        </w:rPr>
        <w:t>may</w:t>
      </w:r>
      <w:r w:rsidRPr="003E7284">
        <w:rPr>
          <w:rFonts w:ascii="Arial" w:eastAsia="Times New Roman" w:hAnsi="Arial" w:cs="Arial"/>
          <w:color w:val="000000"/>
          <w:kern w:val="0"/>
          <w14:ligatures w14:val="none"/>
        </w:rPr>
        <w:t xml:space="preserve"> not</w:t>
      </w:r>
      <w:r w:rsidR="002A1E95">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induc</w:t>
      </w:r>
      <w:r w:rsidR="002A1E95">
        <w:rPr>
          <w:rFonts w:ascii="Arial" w:eastAsia="Times New Roman" w:hAnsi="Arial" w:cs="Arial"/>
          <w:color w:val="000000"/>
          <w:kern w:val="0"/>
          <w14:ligatures w14:val="none"/>
        </w:rPr>
        <w:t>e a</w:t>
      </w:r>
      <w:r w:rsidRPr="003E7284">
        <w:rPr>
          <w:rFonts w:ascii="Arial" w:eastAsia="Times New Roman" w:hAnsi="Arial" w:cs="Arial"/>
          <w:color w:val="000000"/>
          <w:kern w:val="0"/>
          <w14:ligatures w14:val="none"/>
        </w:rPr>
        <w:t xml:space="preserve"> stress response in bass. </w:t>
      </w:r>
      <w:r w:rsidR="00621C62">
        <w:rPr>
          <w:rFonts w:ascii="Arial" w:eastAsia="Times New Roman" w:hAnsi="Arial" w:cs="Arial"/>
          <w:color w:val="000000"/>
          <w:kern w:val="0"/>
          <w14:ligatures w14:val="none"/>
        </w:rPr>
        <w:t xml:space="preserve">The </w:t>
      </w:r>
      <w:r w:rsidR="001C65FA">
        <w:rPr>
          <w:rFonts w:ascii="Arial" w:eastAsia="Times New Roman" w:hAnsi="Arial" w:cs="Arial"/>
          <w:color w:val="000000"/>
          <w:kern w:val="0"/>
          <w14:ligatures w14:val="none"/>
        </w:rPr>
        <w:t>absence</w:t>
      </w:r>
      <w:r w:rsidR="00621C62">
        <w:rPr>
          <w:rFonts w:ascii="Arial" w:eastAsia="Times New Roman" w:hAnsi="Arial" w:cs="Arial"/>
          <w:color w:val="000000"/>
          <w:kern w:val="0"/>
          <w14:ligatures w14:val="none"/>
        </w:rPr>
        <w:t xml:space="preserve"> of</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 xml:space="preserve">a </w:t>
      </w:r>
      <w:r w:rsidR="00CA091B">
        <w:rPr>
          <w:rFonts w:ascii="Arial" w:eastAsia="Times New Roman" w:hAnsi="Arial" w:cs="Arial"/>
          <w:color w:val="000000"/>
          <w:kern w:val="0"/>
          <w14:ligatures w14:val="none"/>
        </w:rPr>
        <w:t>Cd</w:t>
      </w:r>
      <w:r w:rsidR="007549CF">
        <w:rPr>
          <w:rFonts w:ascii="Arial" w:eastAsia="Times New Roman" w:hAnsi="Arial" w:cs="Arial"/>
          <w:color w:val="000000"/>
          <w:kern w:val="0"/>
          <w14:ligatures w14:val="none"/>
        </w:rPr>
        <w:t xml:space="preserve"> effect</w:t>
      </w:r>
      <w:r w:rsidR="003E7284" w:rsidRPr="003E7284">
        <w:rPr>
          <w:rFonts w:ascii="Arial" w:eastAsia="Times New Roman" w:hAnsi="Arial" w:cs="Arial"/>
          <w:color w:val="000000"/>
          <w:kern w:val="0"/>
          <w14:ligatures w14:val="none"/>
        </w:rPr>
        <w:t xml:space="preserve"> was</w:t>
      </w:r>
      <w:r w:rsidR="004B6151">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unexpected</w:t>
      </w:r>
      <w:r w:rsidR="002A1E95">
        <w:rPr>
          <w:rFonts w:ascii="Arial" w:eastAsia="Times New Roman" w:hAnsi="Arial" w:cs="Arial"/>
          <w:color w:val="000000"/>
          <w:kern w:val="0"/>
          <w14:ligatures w14:val="none"/>
        </w:rPr>
        <w:t xml:space="preserve"> but </w:t>
      </w:r>
      <w:r w:rsidR="004B6151">
        <w:rPr>
          <w:rFonts w:ascii="Arial" w:eastAsia="Times New Roman" w:hAnsi="Arial" w:cs="Arial"/>
          <w:color w:val="000000"/>
          <w:kern w:val="0"/>
          <w14:ligatures w14:val="none"/>
        </w:rPr>
        <w:t>aligns with pr</w:t>
      </w:r>
      <w:r w:rsidR="001C65FA">
        <w:rPr>
          <w:rFonts w:ascii="Arial" w:eastAsia="Times New Roman" w:hAnsi="Arial" w:cs="Arial"/>
          <w:color w:val="000000"/>
          <w:kern w:val="0"/>
          <w14:ligatures w14:val="none"/>
        </w:rPr>
        <w:t>evious</w:t>
      </w:r>
      <w:r w:rsidR="004B6151">
        <w:rPr>
          <w:rFonts w:ascii="Arial" w:eastAsia="Times New Roman" w:hAnsi="Arial" w:cs="Arial"/>
          <w:color w:val="000000"/>
          <w:kern w:val="0"/>
          <w14:ligatures w14:val="none"/>
        </w:rPr>
        <w:t xml:space="preserve"> research </w:t>
      </w:r>
      <w:r w:rsidR="001C65FA">
        <w:rPr>
          <w:rFonts w:ascii="Arial" w:eastAsia="Times New Roman" w:hAnsi="Arial" w:cs="Arial"/>
          <w:color w:val="000000"/>
          <w:kern w:val="0"/>
          <w14:ligatures w14:val="none"/>
        </w:rPr>
        <w:t>on</w:t>
      </w:r>
      <w:r w:rsidR="004B6151">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Cd</w:t>
      </w:r>
      <w:r w:rsidR="004B6151">
        <w:rPr>
          <w:rFonts w:ascii="Arial" w:eastAsia="Times New Roman" w:hAnsi="Arial" w:cs="Arial"/>
          <w:color w:val="000000"/>
          <w:kern w:val="0"/>
          <w14:ligatures w14:val="none"/>
        </w:rPr>
        <w:t xml:space="preserve"> exposure and fish leukocytes</w:t>
      </w:r>
      <w:r w:rsidR="004D1032">
        <w:rPr>
          <w:rFonts w:ascii="Arial" w:eastAsia="Times New Roman" w:hAnsi="Arial" w:cs="Arial"/>
          <w:color w:val="000000"/>
          <w:kern w:val="0"/>
          <w14:ligatures w14:val="none"/>
        </w:rPr>
        <w:t>,</w:t>
      </w:r>
      <w:r w:rsidR="00642F95">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given</w:t>
      </w:r>
      <w:r w:rsidR="00642F95">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 xml:space="preserve">the duration of </w:t>
      </w:r>
      <w:r w:rsidR="00CA091B">
        <w:rPr>
          <w:rFonts w:ascii="Arial" w:eastAsia="Times New Roman" w:hAnsi="Arial" w:cs="Arial"/>
          <w:color w:val="000000"/>
          <w:kern w:val="0"/>
          <w14:ligatures w14:val="none"/>
        </w:rPr>
        <w:t>our</w:t>
      </w:r>
      <w:r w:rsidR="004D1032">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study</w:t>
      </w:r>
      <w:r w:rsidR="004B6151">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For </w:t>
      </w:r>
      <w:r w:rsidR="001C65FA">
        <w:rPr>
          <w:rFonts w:ascii="Arial" w:eastAsia="Times New Roman" w:hAnsi="Arial" w:cs="Arial"/>
          <w:color w:val="000000"/>
          <w:kern w:val="0"/>
          <w14:ligatures w14:val="none"/>
        </w:rPr>
        <w:t>exampl</w:t>
      </w:r>
      <w:r w:rsidR="004B6151">
        <w:rPr>
          <w:rFonts w:ascii="Arial" w:eastAsia="Times New Roman" w:hAnsi="Arial" w:cs="Arial"/>
          <w:color w:val="000000"/>
          <w:kern w:val="0"/>
          <w14:ligatures w14:val="none"/>
        </w:rPr>
        <w:t>e,</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the adverse effects</w:t>
      </w:r>
      <w:r w:rsidR="007549CF"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of Cd on fishes often emerge</w:t>
      </w:r>
      <w:r w:rsidR="00CA091B">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with</w:t>
      </w:r>
      <w:r w:rsidR="00CA091B">
        <w:rPr>
          <w:rFonts w:ascii="Arial" w:eastAsia="Times New Roman" w:hAnsi="Arial" w:cs="Arial"/>
          <w:color w:val="000000"/>
          <w:kern w:val="0"/>
          <w14:ligatures w14:val="none"/>
        </w:rPr>
        <w:t xml:space="preserve"> longer</w:t>
      </w:r>
      <w:r w:rsidR="00F433B8">
        <w:rPr>
          <w:rFonts w:ascii="Arial" w:eastAsia="Times New Roman" w:hAnsi="Arial" w:cs="Arial"/>
          <w:color w:val="000000"/>
          <w:kern w:val="0"/>
          <w14:ligatures w14:val="none"/>
        </w:rPr>
        <w:t xml:space="preserve"> exposure</w:t>
      </w:r>
      <w:r w:rsidR="00CA091B">
        <w:rPr>
          <w:rFonts w:ascii="Arial" w:eastAsia="Times New Roman" w:hAnsi="Arial" w:cs="Arial"/>
          <w:color w:val="000000"/>
          <w:kern w:val="0"/>
          <w14:ligatures w14:val="none"/>
        </w:rPr>
        <w:t xml:space="preserve"> durations</w:t>
      </w:r>
      <w:r w:rsidR="007549CF">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{"citationID":"GOJkDMBX","properties":{"formattedCitation":"(Cai {\\i{}et al.}, 2020; Hu {\\i{}et al.}, 2021; Liu {\\i{}et al.}, 2022)","plainCitation":"(Cai et al., 2020; Hu et al., 2021; Liu et al., 2022)","noteIndex":0},"citationItems":[{"id":"qXH3zpq3/HCcP2wwO","uris":["http://zotero.org/users/4161640/items/29RP7VTN"],"itemData":{"id":269,"type":"article-journal","container-title":"Fish Physiology and Biochemistry","issue":"1","journalAbbreviation":"FPB","note":"publisher: Springer","page":"187–197","title":"Cadmium exposure affects growth performance, energy metabolism, and neuropeptide expression in Carassius auratus gibelio","volume":"46","author":[{"family":"Cai","given":"Yanan"},{"family":"Yin","given":"Yuwei"},{"family":"Li","given":"Yueru"},{"family":"Guan","given":"Lili"},{"family":"Zhang","given":"Peijun"},{"family":"Qin","given":"Yue"},{"family":"Wang","given":"Yunxiang"},{"family":"Li","given":"Yuehong"}],"issued":{"date-parts":[["2020"]]}}},{"id":"qXH3zpq3/h1VQG7UK","uris":["http://zotero.org/users/4161640/items/6A274R9Y"],"itemData":{"id":268,"type":"article-journal","container-title":"Aquatic Toxicology","journalAbbreviation":"Aquat Toxicol","note":"publisher: Elsevier","page":"106014","title":"Effects of long-term cadmium exposure on growth, antioxidant defense and DNA methylation in juvenile Nile tilapia (Oreochromis niloticus)","volume":"241","author":[{"family":"Hu","given":"Fengxiao"},{"family":"Yin","given":"Li"},{"family":"Dong","given":"Feilong"},{"family":"Zheng","given":"Mengyan"},{"family":"Zhao","given":"Yixin"},{"family":"Fu","given":"Shirong"},{"family":"Zhang","given":"Weini"},{"family":"Chen","given":"Xinhua"}],"issued":{"date-parts":[["2021"]]}}},{"id":"qXH3zpq3/vYxpEvqE","uris":["http://zotero.org/users/4161640/items/FE3HMZY5"],"itemData":{"id":208,"type":"article-journal","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Hu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Liu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and other heavy metals </w:t>
      </w:r>
      <w:r w:rsidR="00F433B8">
        <w:rPr>
          <w:rFonts w:ascii="Arial" w:eastAsia="Times New Roman" w:hAnsi="Arial" w:cs="Arial"/>
          <w:color w:val="000000"/>
          <w:kern w:val="0"/>
          <w14:ligatures w14:val="none"/>
        </w:rPr>
        <w:t>can</w:t>
      </w:r>
      <w:r w:rsidR="00C73E19">
        <w:rPr>
          <w:rFonts w:ascii="Arial" w:eastAsia="Times New Roman" w:hAnsi="Arial" w:cs="Arial"/>
          <w:color w:val="000000"/>
          <w:kern w:val="0"/>
          <w14:ligatures w14:val="none"/>
        </w:rPr>
        <w:t xml:space="preserve"> significantly affect hematological parameters over</w:t>
      </w:r>
      <w:r w:rsidR="00642F95">
        <w:rPr>
          <w:rFonts w:ascii="Arial" w:eastAsia="Times New Roman" w:hAnsi="Arial" w:cs="Arial"/>
          <w:color w:val="000000"/>
          <w:kern w:val="0"/>
          <w14:ligatures w14:val="none"/>
        </w:rPr>
        <w:t xml:space="preserve"> time</w:t>
      </w:r>
      <w:r w:rsidR="00C73E19">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{"citationID":"T99z0Cvf","properties":{"formattedCitation":"(Seriani {\\i{}et al.}, 2015b)","plainCitation":"(Seriani et al., 2015b)","noteIndex":0},"citationItems":[{"id":"qXH3zpq3/Q8LLtWXt","uris":["http://zotero.org/users/4161640/items/WUSVHIZ6"],"itemData":{"id":186,"type":"article-journal","container-title":"Fish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(Seriani </w:t>
      </w:r>
      <w:r w:rsidR="002838B7" w:rsidRPr="002838B7">
        <w:rPr>
          <w:rFonts w:ascii="Arial" w:hAnsi="Arial" w:cs="Arial"/>
          <w:i/>
          <w:iCs/>
          <w:color w:val="000000"/>
          <w:kern w:val="0"/>
        </w:rPr>
        <w:t>et al.</w:t>
      </w:r>
      <w:r w:rsidR="002838B7" w:rsidRPr="002838B7">
        <w:rPr>
          <w:rFonts w:ascii="Arial" w:hAnsi="Arial" w:cs="Arial"/>
          <w:color w:val="000000"/>
          <w:kern w:val="0"/>
        </w:rPr>
        <w:t>, 2015b)</w:t>
      </w:r>
      <w:r w:rsidR="00C73E19">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sidR="00C73E19">
        <w:rPr>
          <w:rFonts w:ascii="Arial" w:eastAsia="Times New Roman" w:hAnsi="Arial" w:cs="Arial"/>
          <w:color w:val="000000"/>
          <w:kern w:val="0"/>
          <w14:ligatures w14:val="none"/>
        </w:rPr>
        <w:t xml:space="preserve"> In the freshwater rosy barb (</w:t>
      </w:r>
      <w:r w:rsidR="00C73E19">
        <w:rPr>
          <w:rFonts w:ascii="Arial" w:eastAsia="Times New Roman" w:hAnsi="Arial" w:cs="Arial"/>
          <w:i/>
          <w:iCs/>
          <w:color w:val="000000"/>
          <w:kern w:val="0"/>
          <w14:ligatures w14:val="none"/>
        </w:rPr>
        <w:t xml:space="preserve">Puntius </w:t>
      </w:r>
      <w:proofErr w:type="spellStart"/>
      <w:r w:rsidR="00C73E19">
        <w:rPr>
          <w:rFonts w:ascii="Arial" w:eastAsia="Times New Roman" w:hAnsi="Arial" w:cs="Arial"/>
          <w:i/>
          <w:iCs/>
          <w:color w:val="000000"/>
          <w:kern w:val="0"/>
          <w14:ligatures w14:val="none"/>
        </w:rPr>
        <w:t>conchonius</w:t>
      </w:r>
      <w:proofErr w:type="spellEnd"/>
      <w:r w:rsidR="00C73E19">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{"citationID":"9R87IiLe","properties":{"formattedCitation":"(Gill and Pant, 1985)","plainCitation":"(Gill and Pant, 1985)","dontUpdate":true,"noteIndex":0},"citationItems":[{"id":"qXH3zpq3/ZP8FCYGY","uris":["http://zotero.org/users/4161640/items/LJNQABG2"],"itemData":{"id":271,"type":"article-journal","abstract":"Chronically sublethal concentrations of cadmium caused conspicuous hematological anomalies in the cyprinid fish, Puntius conchonius. Exposure to 0.63 and 0.84 mg/liter cadmium chloride (120 and 115 of 96-hr LC50) induced morphological aberrations in mature erythrocytes including cytoplasmic vacuolation, hypochromia, deterioration of cellular membrane, basophilic stippling of cytoplasm, clumping of chromatin material and extrusion of nuclei, and schistocytosis. Anomalous basophils and monocytes were also encountered though less frequently. Decreased erythrocyte counts, hemoglobin and hematocrit values were also associated with chronic cadmium poisoning. The mean corpuscular hemoglobin and mean corpuscular volume increased (30 days) but mean corpuscular hemoglobin concentration showed no obvious change. A significant thrombocytopenia (90 days), elevated small lymphocyte and basophil populations, and a mild neutropenia were manifested in the cadmium-exposed fish. Large lymphocytes were not significantly affected.","container-title":"Environmental Research","DOI":"10.1016/0013-9351(85)90028-3","ISSN":"0013-9351","issue":"2","journalAbbreviation":"Environ. Res.","page":"327-337","source":"ScienceDirect","title":"Erythrocytic and leukocytic responses to cadmium poisoning in a freshwater fish, &lt;i&gt;Puntius conchonius&lt;/i&gt; ham","volume":"36","author":[{"family":"Gill","given":"Tejendra S."},{"family":"Pant","given":"Jagdish C."}],"issued":{"date-parts":[["1985",4,1]]}}}],"schema":"https://github.com/citation-style-language/schema/raw/master/csl-citation.json"} </w:instrText>
      </w:r>
      <w:r w:rsidR="00C73E19">
        <w:rPr>
          <w:rFonts w:ascii="Arial" w:eastAsia="Times New Roman" w:hAnsi="Arial" w:cs="Arial"/>
          <w:color w:val="000000"/>
          <w:kern w:val="0"/>
          <w14:ligatures w14:val="none"/>
        </w:rPr>
        <w:fldChar w:fldCharType="separate"/>
      </w:r>
      <w:r w:rsidR="00C73E19">
        <w:rPr>
          <w:rFonts w:ascii="Arial" w:eastAsia="Times New Roman" w:hAnsi="Arial" w:cs="Arial"/>
          <w:noProof/>
          <w:color w:val="000000"/>
          <w:kern w:val="0"/>
          <w14:ligatures w14:val="none"/>
        </w:rPr>
        <w:t>Gill and Pant (1985)</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discovere</w:t>
      </w:r>
      <w:r w:rsidR="003E7284" w:rsidRPr="003E7284">
        <w:rPr>
          <w:rFonts w:ascii="Arial" w:eastAsia="Times New Roman" w:hAnsi="Arial" w:cs="Arial"/>
          <w:color w:val="000000"/>
          <w:kern w:val="0"/>
          <w14:ligatures w14:val="none"/>
        </w:rPr>
        <w:t xml:space="preserve">d that circulating lymphocytes increased </w:t>
      </w:r>
      <w:r w:rsidR="001C65FA">
        <w:rPr>
          <w:rFonts w:ascii="Arial" w:eastAsia="Times New Roman" w:hAnsi="Arial" w:cs="Arial"/>
          <w:color w:val="000000"/>
          <w:kern w:val="0"/>
          <w14:ligatures w14:val="none"/>
        </w:rPr>
        <w:t>after</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exposure</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while</w:t>
      </w:r>
      <w:r w:rsidR="003E7284" w:rsidRPr="003E7284">
        <w:rPr>
          <w:rFonts w:ascii="Arial" w:eastAsia="Times New Roman" w:hAnsi="Arial" w:cs="Arial"/>
          <w:color w:val="000000"/>
          <w:kern w:val="0"/>
          <w14:ligatures w14:val="none"/>
        </w:rPr>
        <w:t xml:space="preserve"> neutrophils did not</w:t>
      </w:r>
      <w:r w:rsidR="00642F95">
        <w:rPr>
          <w:rFonts w:ascii="Arial" w:eastAsia="Times New Roman" w:hAnsi="Arial" w:cs="Arial"/>
          <w:color w:val="000000"/>
          <w:kern w:val="0"/>
          <w14:ligatures w14:val="none"/>
        </w:rPr>
        <w:t xml:space="preserve">, at 0.63 and 0.84 mg/L </w:t>
      </w:r>
      <w:r w:rsidR="00C73E19">
        <w:rPr>
          <w:rFonts w:ascii="Arial" w:eastAsia="Times New Roman" w:hAnsi="Arial" w:cs="Arial"/>
          <w:color w:val="000000"/>
          <w:kern w:val="0"/>
          <w14:ligatures w14:val="none"/>
        </w:rPr>
        <w:t xml:space="preserve">of </w:t>
      </w:r>
      <w:r w:rsidR="00F433B8">
        <w:rPr>
          <w:rFonts w:ascii="Arial" w:eastAsia="Times New Roman" w:hAnsi="Arial" w:cs="Arial"/>
          <w:color w:val="000000"/>
          <w:kern w:val="0"/>
          <w14:ligatures w14:val="none"/>
        </w:rPr>
        <w:t>Cd</w:t>
      </w:r>
      <w:r w:rsidR="00642F95">
        <w:rPr>
          <w:rFonts w:ascii="Arial" w:eastAsia="Times New Roman" w:hAnsi="Arial" w:cs="Arial"/>
          <w:color w:val="000000"/>
          <w:kern w:val="0"/>
          <w14:ligatures w14:val="none"/>
        </w:rPr>
        <w:t xml:space="preserve"> exposure over 90 days</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These </w:t>
      </w:r>
      <w:r w:rsidR="001C65FA">
        <w:rPr>
          <w:rFonts w:ascii="Arial" w:eastAsia="Times New Roman" w:hAnsi="Arial" w:cs="Arial"/>
          <w:color w:val="000000"/>
          <w:kern w:val="0"/>
          <w14:ligatures w14:val="none"/>
        </w:rPr>
        <w:t>result</w:t>
      </w:r>
      <w:r w:rsidR="004B6151">
        <w:rPr>
          <w:rFonts w:ascii="Arial" w:eastAsia="Times New Roman" w:hAnsi="Arial" w:cs="Arial"/>
          <w:color w:val="000000"/>
          <w:kern w:val="0"/>
          <w14:ligatures w14:val="none"/>
        </w:rPr>
        <w:t xml:space="preserve">s </w:t>
      </w:r>
      <w:r w:rsidR="001C65FA">
        <w:rPr>
          <w:rFonts w:ascii="Arial" w:eastAsia="Times New Roman" w:hAnsi="Arial" w:cs="Arial"/>
          <w:color w:val="000000"/>
          <w:kern w:val="0"/>
          <w14:ligatures w14:val="none"/>
        </w:rPr>
        <w:t>imply</w:t>
      </w:r>
      <w:r w:rsidR="002A1E95">
        <w:rPr>
          <w:rFonts w:ascii="Arial" w:eastAsia="Times New Roman" w:hAnsi="Arial" w:cs="Arial"/>
          <w:color w:val="000000"/>
          <w:kern w:val="0"/>
          <w14:ligatures w14:val="none"/>
        </w:rPr>
        <w:t xml:space="preserve"> that</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 xml:space="preserve">a </w:t>
      </w:r>
      <w:r w:rsidR="00F433B8">
        <w:rPr>
          <w:rFonts w:ascii="Arial" w:eastAsia="Times New Roman" w:hAnsi="Arial" w:cs="Arial"/>
          <w:color w:val="000000"/>
          <w:kern w:val="0"/>
          <w14:ligatures w14:val="none"/>
        </w:rPr>
        <w:t>Cd</w:t>
      </w:r>
      <w:r w:rsidR="00C73E19">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stress response </w:t>
      </w:r>
      <w:r w:rsidR="001C65FA">
        <w:rPr>
          <w:rFonts w:ascii="Arial" w:eastAsia="Times New Roman" w:hAnsi="Arial" w:cs="Arial"/>
          <w:color w:val="000000"/>
          <w:kern w:val="0"/>
          <w14:ligatures w14:val="none"/>
        </w:rPr>
        <w:t>may</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be</w:t>
      </w:r>
      <w:r w:rsidR="004B6151">
        <w:rPr>
          <w:rFonts w:ascii="Arial" w:eastAsia="Times New Roman" w:hAnsi="Arial" w:cs="Arial"/>
          <w:color w:val="000000"/>
          <w:kern w:val="0"/>
          <w14:ligatures w14:val="none"/>
        </w:rPr>
        <w:t xml:space="preserve"> less </w:t>
      </w:r>
      <w:r w:rsidR="001C65FA">
        <w:rPr>
          <w:rFonts w:ascii="Arial" w:eastAsia="Times New Roman" w:hAnsi="Arial" w:cs="Arial"/>
          <w:color w:val="000000"/>
          <w:kern w:val="0"/>
          <w14:ligatures w14:val="none"/>
        </w:rPr>
        <w:t>detect</w:t>
      </w:r>
      <w:r w:rsidR="004B6151">
        <w:rPr>
          <w:rFonts w:ascii="Arial" w:eastAsia="Times New Roman" w:hAnsi="Arial" w:cs="Arial"/>
          <w:color w:val="000000"/>
          <w:kern w:val="0"/>
          <w14:ligatures w14:val="none"/>
        </w:rPr>
        <w:t>able</w:t>
      </w:r>
      <w:r w:rsidR="00C73E19">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given our 12-day exposure window</w:t>
      </w:r>
      <w:r w:rsidR="002A1E95">
        <w:rPr>
          <w:rFonts w:ascii="Arial" w:eastAsia="Times New Roman" w:hAnsi="Arial" w:cs="Arial"/>
          <w:color w:val="000000"/>
          <w:kern w:val="0"/>
          <w14:ligatures w14:val="none"/>
        </w:rPr>
        <w:t>. N</w:t>
      </w:r>
      <w:r w:rsidR="001C65FA">
        <w:rPr>
          <w:rFonts w:ascii="Arial" w:eastAsia="Times New Roman" w:hAnsi="Arial" w:cs="Arial"/>
          <w:color w:val="000000"/>
          <w:kern w:val="0"/>
          <w14:ligatures w14:val="none"/>
        </w:rPr>
        <w:t>ever</w:t>
      </w:r>
      <w:r w:rsidR="002A1E95">
        <w:rPr>
          <w:rFonts w:ascii="Arial" w:eastAsia="Times New Roman" w:hAnsi="Arial" w:cs="Arial"/>
          <w:color w:val="000000"/>
          <w:kern w:val="0"/>
          <w14:ligatures w14:val="none"/>
        </w:rPr>
        <w:t>theless, t</w:t>
      </w:r>
      <w:r w:rsidRPr="003E7284">
        <w:rPr>
          <w:rFonts w:ascii="Arial" w:eastAsia="Times New Roman" w:hAnsi="Arial" w:cs="Arial"/>
          <w:color w:val="000000"/>
          <w:kern w:val="0"/>
          <w14:ligatures w14:val="none"/>
        </w:rPr>
        <w:t xml:space="preserve">he potential </w:t>
      </w:r>
      <w:r w:rsidR="007549CF">
        <w:rPr>
          <w:rFonts w:ascii="Arial" w:eastAsia="Times New Roman" w:hAnsi="Arial" w:cs="Arial"/>
          <w:color w:val="000000"/>
          <w:kern w:val="0"/>
          <w14:ligatures w14:val="none"/>
        </w:rPr>
        <w:t>i</w:t>
      </w:r>
      <w:r w:rsidR="001C65FA">
        <w:rPr>
          <w:rFonts w:ascii="Arial" w:eastAsia="Times New Roman" w:hAnsi="Arial" w:cs="Arial"/>
          <w:color w:val="000000"/>
          <w:kern w:val="0"/>
          <w14:ligatures w14:val="none"/>
        </w:rPr>
        <w:t>mpact</w:t>
      </w:r>
      <w:r w:rsidRPr="003E7284">
        <w:rPr>
          <w:rFonts w:ascii="Arial" w:eastAsia="Times New Roman" w:hAnsi="Arial" w:cs="Arial"/>
          <w:color w:val="000000"/>
          <w:kern w:val="0"/>
          <w14:ligatures w14:val="none"/>
        </w:rPr>
        <w:t xml:space="preserve"> of </w:t>
      </w:r>
      <w:r w:rsidR="00F433B8">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on </w:t>
      </w:r>
      <w:r w:rsidR="00F433B8">
        <w:rPr>
          <w:rFonts w:ascii="Arial" w:eastAsia="Times New Roman" w:hAnsi="Arial" w:cs="Arial"/>
          <w:color w:val="000000"/>
          <w:kern w:val="0"/>
          <w14:ligatures w14:val="none"/>
        </w:rPr>
        <w:t xml:space="preserve">aquatic organism </w:t>
      </w:r>
      <w:r w:rsidRPr="003E7284">
        <w:rPr>
          <w:rFonts w:ascii="Arial" w:eastAsia="Times New Roman" w:hAnsi="Arial" w:cs="Arial"/>
          <w:color w:val="000000"/>
          <w:kern w:val="0"/>
          <w14:ligatures w14:val="none"/>
        </w:rPr>
        <w:t xml:space="preserve">stress should not be </w:t>
      </w:r>
      <w:r w:rsidR="001C65FA">
        <w:rPr>
          <w:rFonts w:ascii="Arial" w:eastAsia="Times New Roman" w:hAnsi="Arial" w:cs="Arial"/>
          <w:color w:val="000000"/>
          <w:kern w:val="0"/>
          <w14:ligatures w14:val="none"/>
        </w:rPr>
        <w:t>dismiss</w:t>
      </w:r>
      <w:r w:rsidRPr="003E7284">
        <w:rPr>
          <w:rFonts w:ascii="Arial" w:eastAsia="Times New Roman" w:hAnsi="Arial" w:cs="Arial"/>
          <w:color w:val="000000"/>
          <w:kern w:val="0"/>
          <w14:ligatures w14:val="none"/>
        </w:rPr>
        <w:t>ed.</w:t>
      </w:r>
      <w:r w:rsidR="002A1E95">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remains </w:t>
      </w:r>
      <w:r w:rsidRPr="003E7284">
        <w:rPr>
          <w:rFonts w:ascii="Arial" w:eastAsia="Times New Roman" w:hAnsi="Arial" w:cs="Arial"/>
          <w:color w:val="000000"/>
          <w:kern w:val="0"/>
          <w14:ligatures w14:val="none"/>
        </w:rPr>
        <w:lastRenderedPageBreak/>
        <w:t xml:space="preserve">a </w:t>
      </w:r>
      <w:r w:rsidR="001C65FA">
        <w:rPr>
          <w:rFonts w:ascii="Arial" w:eastAsia="Times New Roman" w:hAnsi="Arial" w:cs="Arial"/>
          <w:color w:val="000000"/>
          <w:kern w:val="0"/>
          <w14:ligatures w14:val="none"/>
        </w:rPr>
        <w:t>major</w:t>
      </w:r>
      <w:r w:rsidRPr="003E7284">
        <w:rPr>
          <w:rFonts w:ascii="Arial" w:eastAsia="Times New Roman" w:hAnsi="Arial" w:cs="Arial"/>
          <w:color w:val="000000"/>
          <w:kern w:val="0"/>
          <w14:ligatures w14:val="none"/>
        </w:rPr>
        <w:t xml:space="preserve"> heavy metal toxicant with </w:t>
      </w:r>
      <w:r w:rsidR="001C65FA">
        <w:rPr>
          <w:rFonts w:ascii="Arial" w:eastAsia="Times New Roman" w:hAnsi="Arial" w:cs="Arial"/>
          <w:color w:val="000000"/>
          <w:kern w:val="0"/>
          <w14:ligatures w14:val="none"/>
        </w:rPr>
        <w:t>detrimental</w:t>
      </w:r>
      <w:r w:rsidRPr="003E7284">
        <w:rPr>
          <w:rFonts w:ascii="Arial" w:eastAsia="Times New Roman" w:hAnsi="Arial" w:cs="Arial"/>
          <w:color w:val="000000"/>
          <w:kern w:val="0"/>
          <w14:ligatures w14:val="none"/>
        </w:rPr>
        <w:t xml:space="preserve"> effects in aquatic ecosystems</w:t>
      </w:r>
      <w:r w:rsidR="007549CF">
        <w:rPr>
          <w:rFonts w:ascii="Arial" w:eastAsia="Times New Roman" w:hAnsi="Arial" w:cs="Arial"/>
          <w:color w:val="000000"/>
          <w:kern w:val="0"/>
          <w14:ligatures w14:val="none"/>
        </w:rPr>
        <w:t xml:space="preserve"> that </w:t>
      </w:r>
      <w:r w:rsidR="002A1E95">
        <w:rPr>
          <w:rFonts w:ascii="Arial" w:eastAsia="Times New Roman" w:hAnsi="Arial" w:cs="Arial"/>
          <w:color w:val="000000"/>
          <w:kern w:val="0"/>
          <w14:ligatures w14:val="none"/>
        </w:rPr>
        <w:t>require</w:t>
      </w:r>
      <w:r w:rsidR="007549CF">
        <w:rPr>
          <w:rFonts w:ascii="Arial" w:eastAsia="Times New Roman" w:hAnsi="Arial" w:cs="Arial"/>
          <w:color w:val="000000"/>
          <w:kern w:val="0"/>
          <w14:ligatures w14:val="none"/>
        </w:rPr>
        <w:t xml:space="preserve"> further </w:t>
      </w:r>
      <w:r w:rsidR="001C65FA">
        <w:rPr>
          <w:rFonts w:ascii="Arial" w:eastAsia="Times New Roman" w:hAnsi="Arial" w:cs="Arial"/>
          <w:color w:val="000000"/>
          <w:kern w:val="0"/>
          <w14:ligatures w14:val="none"/>
        </w:rPr>
        <w:t>explor</w:t>
      </w:r>
      <w:r w:rsidR="007549CF">
        <w:rPr>
          <w:rFonts w:ascii="Arial" w:eastAsia="Times New Roman" w:hAnsi="Arial" w:cs="Arial"/>
          <w:color w:val="000000"/>
          <w:kern w:val="0"/>
          <w14:ligatures w14:val="none"/>
        </w:rPr>
        <w:t>ation</w:t>
      </w:r>
      <w:r w:rsidRPr="003E7284">
        <w:rPr>
          <w:rFonts w:ascii="Arial" w:eastAsia="Times New Roman" w:hAnsi="Arial" w:cs="Arial"/>
          <w:color w:val="000000"/>
          <w:kern w:val="0"/>
          <w14:ligatures w14:val="none"/>
        </w:rPr>
        <w:t>.</w:t>
      </w:r>
    </w:p>
    <w:p w14:paraId="55CD9FC6" w14:textId="77777777" w:rsidR="00D8586B" w:rsidRDefault="00D8586B" w:rsidP="002A1E95">
      <w:pPr>
        <w:spacing w:line="480" w:lineRule="auto"/>
        <w:ind w:firstLine="720"/>
        <w:rPr>
          <w:rFonts w:ascii="Arial" w:eastAsia="Times New Roman" w:hAnsi="Arial" w:cs="Arial"/>
          <w:color w:val="000000"/>
          <w:kern w:val="0"/>
          <w14:ligatures w14:val="none"/>
        </w:rPr>
      </w:pPr>
    </w:p>
    <w:p w14:paraId="622593F5" w14:textId="686E119E"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 xml:space="preserve">4.4. </w:t>
      </w:r>
      <w:r w:rsidR="00FB2272">
        <w:rPr>
          <w:rFonts w:ascii="Arial" w:hAnsi="Arial" w:cs="Arial"/>
          <w:i/>
          <w:iCs/>
        </w:rPr>
        <w:t>Interaction with an Environmental Stressor (</w:t>
      </w:r>
      <w:r>
        <w:rPr>
          <w:rFonts w:ascii="Arial" w:hAnsi="Arial" w:cs="Arial"/>
          <w:i/>
          <w:iCs/>
        </w:rPr>
        <w:t xml:space="preserve">Blood </w:t>
      </w:r>
      <w:r w:rsidR="00FB2272">
        <w:rPr>
          <w:rFonts w:ascii="Arial" w:hAnsi="Arial" w:cs="Arial"/>
          <w:i/>
          <w:iCs/>
        </w:rPr>
        <w:t>S</w:t>
      </w:r>
      <w:r>
        <w:rPr>
          <w:rFonts w:ascii="Arial" w:hAnsi="Arial" w:cs="Arial"/>
          <w:i/>
          <w:iCs/>
        </w:rPr>
        <w:t>amples 2 v</w:t>
      </w:r>
      <w:r w:rsidR="00FB2272">
        <w:rPr>
          <w:rFonts w:ascii="Arial" w:hAnsi="Arial" w:cs="Arial"/>
          <w:i/>
          <w:iCs/>
        </w:rPr>
        <w:t>s.</w:t>
      </w:r>
      <w:r>
        <w:rPr>
          <w:rFonts w:ascii="Arial" w:hAnsi="Arial" w:cs="Arial"/>
          <w:i/>
          <w:iCs/>
        </w:rPr>
        <w:t xml:space="preserve"> 3</w:t>
      </w:r>
      <w:r w:rsidR="00FB2272">
        <w:rPr>
          <w:rFonts w:ascii="Arial" w:hAnsi="Arial" w:cs="Arial"/>
          <w:i/>
          <w:iCs/>
        </w:rPr>
        <w:t>)</w:t>
      </w:r>
    </w:p>
    <w:p w14:paraId="7499BA02" w14:textId="11962683" w:rsidR="00FB2272" w:rsidRDefault="003E7284" w:rsidP="002A1E95">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Saltwater intrusion </w:t>
      </w:r>
      <w:r w:rsidR="00104F83">
        <w:rPr>
          <w:rFonts w:ascii="Arial" w:eastAsia="Times New Roman" w:hAnsi="Arial" w:cs="Arial"/>
          <w:color w:val="000000"/>
          <w:kern w:val="0"/>
          <w14:ligatures w14:val="none"/>
        </w:rPr>
        <w:t>pose</w:t>
      </w:r>
      <w:r w:rsidRPr="003E7284">
        <w:rPr>
          <w:rFonts w:ascii="Arial" w:eastAsia="Times New Roman" w:hAnsi="Arial" w:cs="Arial"/>
          <w:color w:val="000000"/>
          <w:kern w:val="0"/>
          <w14:ligatures w14:val="none"/>
        </w:rPr>
        <w:t xml:space="preserve">s a </w:t>
      </w:r>
      <w:r w:rsidR="00FB2272">
        <w:rPr>
          <w:rFonts w:ascii="Arial" w:eastAsia="Times New Roman" w:hAnsi="Arial" w:cs="Arial"/>
          <w:color w:val="000000"/>
          <w:kern w:val="0"/>
          <w14:ligatures w14:val="none"/>
        </w:rPr>
        <w:t>major</w:t>
      </w:r>
      <w:r w:rsidR="00104F83">
        <w:rPr>
          <w:rFonts w:ascii="Arial" w:eastAsia="Times New Roman" w:hAnsi="Arial" w:cs="Arial"/>
          <w:color w:val="000000"/>
          <w:kern w:val="0"/>
          <w14:ligatures w14:val="none"/>
        </w:rPr>
        <w:t xml:space="preserve"> challenge</w:t>
      </w:r>
      <w:r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for</w:t>
      </w:r>
      <w:r w:rsidRPr="003E7284">
        <w:rPr>
          <w:rFonts w:ascii="Arial" w:eastAsia="Times New Roman" w:hAnsi="Arial" w:cs="Arial"/>
          <w:color w:val="000000"/>
          <w:kern w:val="0"/>
          <w14:ligatures w14:val="none"/>
        </w:rPr>
        <w:t xml:space="preserve"> coastal communities</w:t>
      </w:r>
      <w:r w:rsidR="007C1291">
        <w:rPr>
          <w:rFonts w:ascii="Arial" w:eastAsia="Times New Roman" w:hAnsi="Arial" w:cs="Arial"/>
          <w:color w:val="000000"/>
          <w:kern w:val="0"/>
          <w14:ligatures w14:val="none"/>
        </w:rPr>
        <w:t xml:space="preserve"> and ecosystem managers</w:t>
      </w:r>
      <w:r w:rsidRPr="003E7284">
        <w:rPr>
          <w:rFonts w:ascii="Arial" w:eastAsia="Times New Roman" w:hAnsi="Arial" w:cs="Arial"/>
          <w:color w:val="000000"/>
          <w:kern w:val="0"/>
          <w14:ligatures w14:val="none"/>
        </w:rPr>
        <w:t xml:space="preserve">, </w:t>
      </w:r>
      <w:r w:rsidR="00104F83">
        <w:rPr>
          <w:rFonts w:ascii="Arial" w:eastAsia="Times New Roman" w:hAnsi="Arial" w:cs="Arial"/>
          <w:color w:val="000000"/>
          <w:kern w:val="0"/>
          <w14:ligatures w14:val="none"/>
        </w:rPr>
        <w:t>particular</w:t>
      </w:r>
      <w:r w:rsidR="007549CF">
        <w:rPr>
          <w:rFonts w:ascii="Arial" w:eastAsia="Times New Roman" w:hAnsi="Arial" w:cs="Arial"/>
          <w:color w:val="000000"/>
          <w:kern w:val="0"/>
          <w14:ligatures w14:val="none"/>
        </w:rPr>
        <w:t>ly</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because</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it</w:t>
      </w:r>
      <w:r w:rsidRPr="003E7284">
        <w:rPr>
          <w:rFonts w:ascii="Arial" w:eastAsia="Times New Roman" w:hAnsi="Arial" w:cs="Arial"/>
          <w:color w:val="000000"/>
          <w:kern w:val="0"/>
          <w14:ligatures w14:val="none"/>
        </w:rPr>
        <w:t xml:space="preserve"> can </w:t>
      </w:r>
      <w:r w:rsidR="009A25A6">
        <w:rPr>
          <w:rFonts w:ascii="Arial" w:eastAsia="Times New Roman" w:hAnsi="Arial" w:cs="Arial"/>
          <w:color w:val="000000"/>
          <w:kern w:val="0"/>
          <w14:ligatures w14:val="none"/>
        </w:rPr>
        <w:t>hav</w:t>
      </w:r>
      <w:r w:rsidR="00F708FE">
        <w:rPr>
          <w:rFonts w:ascii="Arial" w:eastAsia="Times New Roman" w:hAnsi="Arial" w:cs="Arial"/>
          <w:color w:val="000000"/>
          <w:kern w:val="0"/>
          <w14:ligatures w14:val="none"/>
        </w:rPr>
        <w:t>e</w:t>
      </w:r>
      <w:r w:rsidRPr="003E7284">
        <w:rPr>
          <w:rFonts w:ascii="Arial" w:eastAsia="Times New Roman" w:hAnsi="Arial" w:cs="Arial"/>
          <w:color w:val="000000"/>
          <w:kern w:val="0"/>
          <w14:ligatures w14:val="none"/>
        </w:rPr>
        <w:t xml:space="preserve"> additive, synergistic, or antagonistic effects on </w:t>
      </w:r>
      <w:commentRangeStart w:id="54"/>
      <w:r w:rsidRPr="003E7284">
        <w:rPr>
          <w:rFonts w:ascii="Arial" w:eastAsia="Times New Roman" w:hAnsi="Arial" w:cs="Arial"/>
          <w:color w:val="000000"/>
          <w:kern w:val="0"/>
          <w14:ligatures w14:val="none"/>
        </w:rPr>
        <w:t>aquatic</w:t>
      </w:r>
      <w:commentRangeEnd w:id="54"/>
      <w:r w:rsidR="009613A0">
        <w:rPr>
          <w:rStyle w:val="CommentReference"/>
        </w:rPr>
        <w:commentReference w:id="54"/>
      </w:r>
      <w:r w:rsidRPr="003E7284">
        <w:rPr>
          <w:rFonts w:ascii="Arial" w:eastAsia="Times New Roman" w:hAnsi="Arial" w:cs="Arial"/>
          <w:color w:val="000000"/>
          <w:kern w:val="0"/>
          <w14:ligatures w14:val="none"/>
        </w:rPr>
        <w:t xml:space="preserve"> organisms </w:t>
      </w:r>
      <w:r w:rsidR="007549CF">
        <w:rPr>
          <w:rFonts w:ascii="Arial" w:eastAsia="Times New Roman" w:hAnsi="Arial" w:cs="Arial"/>
          <w:color w:val="000000"/>
          <w:kern w:val="0"/>
          <w14:ligatures w14:val="none"/>
        </w:rPr>
        <w:t>when combined with other stressor</w:t>
      </w:r>
      <w:r w:rsidR="00A713E8">
        <w:rPr>
          <w:rFonts w:ascii="Arial" w:eastAsia="Times New Roman" w:hAnsi="Arial" w:cs="Arial"/>
          <w:color w:val="000000"/>
          <w:kern w:val="0"/>
          <w14:ligatures w14:val="none"/>
        </w:rPr>
        <w:t xml:space="preserve">s </w:t>
      </w:r>
      <w:r w:rsidR="00A713E8">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{"citationID":"KQuzSz04","properties":{"formattedCitation":"(Barlow and Reichard, 2010; Velasco {\\i{}et al.}, 2018; Bhattachan {\\i{}et al.}, 2019; Tully {\\i{}et al.}, 2019; Cao {\\i{}et al.}, 2024)","plainCitation":"(Barlow and Reichard, 2010; Velasco et al., 2018; Bhattachan et al., 2019; Tully et al., 2019; Cao et al., 2024)","noteIndex":0},"citationItems":[{"id":"qXH3zpq3/tZP5TVrF","uris":["http://zotero.org/users/4161640/items/XATR2V8B"],"itemData":{"id":275,"type":"article-journal","container-title":"Hydrogeology Journal","issue":"1","journalAbbreviation":"Hydrogeol. J.","note":"publisher: Springer","page":"247–260","title":"Saltwater intrusion in coastal regions of North America","volume":"18","author":[{"family":"Barlow","given":"Paul M"},{"family":"Reichard","given":"Eric G"}],"issued":{"date-parts":[["2010"]]}}},{"id":"qXH3zpq3/7stZdnxz","uris":["http://zotero.org/users/4161640/items/9A6AXFHZ"],"itemData":{"id":276,"type":"article-journal","container-title":"Journal for Nature Conservation","journalAbbreviation":"J. Nat. Conserv.","note":"publisher: Elsevier","page":"180–189","title":"Ecosystem services and main environmental risks in a coastal lagoon (Mar Menor, Murcia, SE Spain): The public perception","volume":"43","author":[{"family":"Velasco","given":"Ana María"},{"family":"Pérez-Ruzafa","given":"Angel"},{"family":"Martínez-Paz","given":"José Miguel"},{"family":"Marcos","given":"Concepción"}],"issued":{"date-parts":[["2018"]]}}},{"id":"qXH3zpq3/Lh6wXn1b","uris":["http://zotero.org/users/4161640/items/FB74CL2E"],"itemData":{"id":273,"type":"article-journal","container-title":"Natural Hazards","issue":"3","journalAbbreviation":"Nat. Hazards","note":"publisher: Springer","page":"1277–1295","title":"Linking residential saltwater intrusion risk perceptions to physical exposure of climate change impacts in rural coastal communities of North Carolina","volume":"97","author":[{"family":"Bhattachan","given":"Abinash"},{"family":"Jurjonas","given":"Matthew D"},{"family":"Morris","given":"Priscilla R"},{"family":"Taillie","given":"Paul J"},{"family":"Smart","given":"Lindsey S"},{"family":"Emanuel","given":"Ryan E"},{"family":"Seekamp","given":"Erin L"}],"issued":{"date-parts":[["2019"]]}}},{"id":"qXH3zpq3/F3c17FCO","uris":["http://zotero.org/users/4161640/items/VGN2DCC7"],"itemData":{"id":274,"type":"article-journal","container-title":"BioScience","issue":"5","journalAbbreviation":"Biosci","note":"publisher: Oxford University Press","page":"368–378","title":"The invisible flood: the chemistry, ecology, and social implications of coastal saltwater intrusion","volume":"69","author":[{"family":"Tully","given":"Kate"},{"family":"Gedan","given":"Keryn"},{"family":"Epanchin-Niell","given":"Rebecca"},{"family":"Strong","given":"Aaron"},{"family":"Bernhardt","given":"Emily S"},{"family":"BenDor","given":"Todd"},{"family":"Mitchell","given":"Molly"},{"family":"Kominoski","given":"John"},{"family":"Jordan","given":"Thomas E"},{"family":"Neubauer","given":"Scott C"},{"literal":"others"}],"issued":{"date-parts":[["2019"]]}}},{"id":"qXH3zpq3/fBiYdsWM","uris":["http://zotero.org/users/4161640/items/LS9KWK44"],"itemData":{"id":272,"type":"article-journal","container-title":"Water","issue":"23","journalAbbreviation":"Water","note":"publisher: MDPI","page":"3457","title":"Research on the patterns of seawater intrusion in coastal aquifers induced by sea level rise under the influence of multiple factors","volume":"16","author":[{"family":"Cao","given":"Xinzhe"},{"family":"Guo","given":"Qiaona"},{"family":"Liu","given":"Wenheng"}],"issued":{"date-parts":[["2024"]]}}}],"schema":"https://github.com/citation-style-language/schema/raw/master/csl-citation.json"} </w:instrText>
      </w:r>
      <w:r w:rsidR="00A713E8">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(Barlow and Reichard, 2010; Velasco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Bhattachan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Tully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Cao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A713E8">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A713E8">
        <w:rPr>
          <w:rFonts w:ascii="Arial" w:eastAsia="Times New Roman" w:hAnsi="Arial" w:cs="Arial"/>
          <w:color w:val="000000"/>
          <w:kern w:val="0"/>
          <w14:ligatures w14:val="none"/>
        </w:rPr>
        <w:t>We introduced</w:t>
      </w:r>
      <w:r w:rsidR="00FB2272">
        <w:rPr>
          <w:rFonts w:ascii="Arial" w:eastAsia="Times New Roman" w:hAnsi="Arial" w:cs="Arial"/>
          <w:color w:val="000000"/>
          <w:kern w:val="0"/>
          <w14:ligatures w14:val="none"/>
        </w:rPr>
        <w:t xml:space="preserve"> a 5 ppt salinity increase</w:t>
      </w:r>
      <w:r w:rsidR="00A713E8">
        <w:rPr>
          <w:rFonts w:ascii="Arial" w:eastAsia="Times New Roman" w:hAnsi="Arial" w:cs="Arial"/>
          <w:color w:val="000000"/>
          <w:kern w:val="0"/>
          <w14:ligatures w14:val="none"/>
        </w:rPr>
        <w:t xml:space="preserve"> to induce a stress response</w:t>
      </w:r>
      <w:r w:rsidR="00FB2272">
        <w:rPr>
          <w:rFonts w:ascii="Arial" w:eastAsia="Times New Roman" w:hAnsi="Arial" w:cs="Arial"/>
          <w:color w:val="000000"/>
          <w:kern w:val="0"/>
          <w14:ligatures w14:val="none"/>
        </w:rPr>
        <w:t xml:space="preserve"> and simulate saltwater intrusion</w:t>
      </w:r>
      <w:r w:rsidR="00A713E8">
        <w:rPr>
          <w:rFonts w:ascii="Arial" w:eastAsia="Times New Roman" w:hAnsi="Arial" w:cs="Arial"/>
          <w:color w:val="000000"/>
          <w:kern w:val="0"/>
          <w14:ligatures w14:val="none"/>
        </w:rPr>
        <w:t>, allowing us to assess the potential effects of toxins interacting with a natural environmental stressor</w:t>
      </w:r>
      <w:r w:rsidRPr="003E7284">
        <w:rPr>
          <w:rFonts w:ascii="Arial" w:eastAsia="Times New Roman" w:hAnsi="Arial" w:cs="Arial"/>
          <w:color w:val="000000"/>
          <w:kern w:val="0"/>
          <w14:ligatures w14:val="none"/>
        </w:rPr>
        <w:t xml:space="preserve">. </w:t>
      </w:r>
    </w:p>
    <w:p w14:paraId="64698740" w14:textId="3D913F4D" w:rsidR="00BB30DD" w:rsidRDefault="003E7284" w:rsidP="00CD225C">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We </w:t>
      </w:r>
      <w:r w:rsidR="00104F83">
        <w:rPr>
          <w:rFonts w:ascii="Arial" w:eastAsia="Times New Roman" w:hAnsi="Arial" w:cs="Arial"/>
          <w:color w:val="000000"/>
          <w:kern w:val="0"/>
          <w14:ligatures w14:val="none"/>
        </w:rPr>
        <w:t>observe</w:t>
      </w:r>
      <w:r w:rsidR="00F708FE">
        <w:rPr>
          <w:rFonts w:ascii="Arial" w:eastAsia="Times New Roman" w:hAnsi="Arial" w:cs="Arial"/>
          <w:color w:val="000000"/>
          <w:kern w:val="0"/>
          <w14:ligatures w14:val="none"/>
        </w:rPr>
        <w:t>d</w:t>
      </w:r>
      <w:r w:rsidRPr="003E7284">
        <w:rPr>
          <w:rFonts w:ascii="Arial" w:eastAsia="Times New Roman" w:hAnsi="Arial" w:cs="Arial"/>
          <w:color w:val="000000"/>
          <w:kern w:val="0"/>
          <w14:ligatures w14:val="none"/>
        </w:rPr>
        <w:t xml:space="preserve"> that a </w:t>
      </w:r>
      <w:r w:rsidR="009A25A6">
        <w:rPr>
          <w:rFonts w:ascii="Arial" w:eastAsia="Times New Roman" w:hAnsi="Arial" w:cs="Arial"/>
          <w:color w:val="000000"/>
          <w:kern w:val="0"/>
          <w14:ligatures w14:val="none"/>
        </w:rPr>
        <w:t>sudden</w:t>
      </w:r>
      <w:r w:rsidRPr="003E7284">
        <w:rPr>
          <w:rFonts w:ascii="Arial" w:eastAsia="Times New Roman" w:hAnsi="Arial" w:cs="Arial"/>
          <w:color w:val="000000"/>
          <w:kern w:val="0"/>
          <w14:ligatures w14:val="none"/>
        </w:rPr>
        <w:t xml:space="preserve"> increase </w:t>
      </w:r>
      <w:r w:rsidR="007549CF">
        <w:rPr>
          <w:rFonts w:ascii="Arial" w:eastAsia="Times New Roman" w:hAnsi="Arial" w:cs="Arial"/>
          <w:color w:val="000000"/>
          <w:kern w:val="0"/>
          <w14:ligatures w14:val="none"/>
        </w:rPr>
        <w:t>in</w:t>
      </w:r>
      <w:r w:rsidRPr="003E7284">
        <w:rPr>
          <w:rFonts w:ascii="Arial" w:eastAsia="Times New Roman" w:hAnsi="Arial" w:cs="Arial"/>
          <w:color w:val="000000"/>
          <w:kern w:val="0"/>
          <w14:ligatures w14:val="none"/>
        </w:rPr>
        <w:t xml:space="preserve"> salinity</w:t>
      </w:r>
      <w:r w:rsidR="00FB2272">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trigger</w:t>
      </w:r>
      <w:r w:rsidRPr="003E7284">
        <w:rPr>
          <w:rFonts w:ascii="Arial" w:eastAsia="Times New Roman" w:hAnsi="Arial" w:cs="Arial"/>
          <w:color w:val="000000"/>
          <w:kern w:val="0"/>
          <w14:ligatures w14:val="none"/>
        </w:rPr>
        <w:t>ed a</w:t>
      </w:r>
      <w:r w:rsidR="00FB2272">
        <w:rPr>
          <w:rFonts w:ascii="Arial" w:eastAsia="Times New Roman" w:hAnsi="Arial" w:cs="Arial"/>
          <w:color w:val="000000"/>
          <w:kern w:val="0"/>
          <w14:ligatures w14:val="none"/>
        </w:rPr>
        <w:t>n acute</w:t>
      </w:r>
      <w:r w:rsidRPr="003E7284">
        <w:rPr>
          <w:rFonts w:ascii="Arial" w:eastAsia="Times New Roman" w:hAnsi="Arial" w:cs="Arial"/>
          <w:color w:val="000000"/>
          <w:kern w:val="0"/>
          <w14:ligatures w14:val="none"/>
        </w:rPr>
        <w:t xml:space="preserve"> stress response in all </w:t>
      </w:r>
      <w:r w:rsidR="007549CF">
        <w:rPr>
          <w:rFonts w:ascii="Arial" w:eastAsia="Times New Roman" w:hAnsi="Arial" w:cs="Arial"/>
          <w:color w:val="000000"/>
          <w:kern w:val="0"/>
          <w14:ligatures w14:val="none"/>
        </w:rPr>
        <w:t>bass</w:t>
      </w:r>
      <w:r w:rsidR="00FB27A1">
        <w:rPr>
          <w:rFonts w:ascii="Arial" w:eastAsia="Times New Roman" w:hAnsi="Arial" w:cs="Arial"/>
          <w:color w:val="000000"/>
          <w:kern w:val="0"/>
          <w14:ligatures w14:val="none"/>
        </w:rPr>
        <w:t>.</w:t>
      </w:r>
      <w:r w:rsidR="00FB2272">
        <w:rPr>
          <w:rFonts w:ascii="Arial" w:eastAsia="Times New Roman" w:hAnsi="Arial" w:cs="Arial"/>
          <w:color w:val="000000"/>
          <w:kern w:val="0"/>
          <w14:ligatures w14:val="none"/>
        </w:rPr>
        <w:t xml:space="preserve"> T</w:t>
      </w:r>
      <w:r w:rsidRPr="003E7284">
        <w:rPr>
          <w:rFonts w:ascii="Arial" w:eastAsia="Times New Roman" w:hAnsi="Arial" w:cs="Arial"/>
          <w:color w:val="000000"/>
          <w:kern w:val="0"/>
          <w14:ligatures w14:val="none"/>
        </w:rPr>
        <w:t xml:space="preserve">he </w:t>
      </w:r>
      <w:r w:rsidR="009A25A6">
        <w:rPr>
          <w:rFonts w:ascii="Arial" w:eastAsia="Times New Roman" w:hAnsi="Arial" w:cs="Arial"/>
          <w:color w:val="000000"/>
          <w:kern w:val="0"/>
          <w14:ligatures w14:val="none"/>
        </w:rPr>
        <w:t>intensity</w:t>
      </w:r>
      <w:r w:rsidRPr="003E7284">
        <w:rPr>
          <w:rFonts w:ascii="Arial" w:eastAsia="Times New Roman" w:hAnsi="Arial" w:cs="Arial"/>
          <w:color w:val="000000"/>
          <w:kern w:val="0"/>
          <w14:ligatures w14:val="none"/>
        </w:rPr>
        <w:t xml:space="preserve"> of this response varied among </w:t>
      </w:r>
      <w:r w:rsidR="00FB27A1">
        <w:rPr>
          <w:rFonts w:ascii="Arial" w:eastAsia="Times New Roman" w:hAnsi="Arial" w:cs="Arial"/>
          <w:color w:val="000000"/>
          <w:kern w:val="0"/>
          <w14:ligatures w14:val="none"/>
        </w:rPr>
        <w:t>the five groups</w:t>
      </w:r>
      <w:r w:rsidRPr="003E7284">
        <w:rPr>
          <w:rFonts w:ascii="Arial" w:eastAsia="Times New Roman" w:hAnsi="Arial" w:cs="Arial"/>
          <w:color w:val="000000"/>
          <w:kern w:val="0"/>
          <w14:ligatures w14:val="none"/>
        </w:rPr>
        <w:t>.</w:t>
      </w:r>
      <w:r w:rsidR="00FB27A1">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NLR increases were smaller in the </w:t>
      </w:r>
      <w:proofErr w:type="spellStart"/>
      <w:r w:rsidR="00FB2272">
        <w:rPr>
          <w:rFonts w:ascii="Arial" w:eastAsia="Times New Roman" w:hAnsi="Arial" w:cs="Arial"/>
          <w:color w:val="000000"/>
          <w:kern w:val="0"/>
          <w14:ligatures w14:val="none"/>
        </w:rPr>
        <w:t>PFPeA</w:t>
      </w:r>
      <w:proofErr w:type="spellEnd"/>
      <w:r w:rsidR="00FB2272">
        <w:rPr>
          <w:rFonts w:ascii="Arial" w:eastAsia="Times New Roman" w:hAnsi="Arial" w:cs="Arial"/>
          <w:color w:val="000000"/>
          <w:kern w:val="0"/>
          <w14:ligatures w14:val="none"/>
        </w:rPr>
        <w:t xml:space="preserve"> high group compared to the</w:t>
      </w:r>
      <w:r w:rsidR="00104F83">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Cd </w:t>
      </w:r>
      <w:r w:rsidR="00FB27A1">
        <w:rPr>
          <w:rFonts w:ascii="Arial" w:eastAsia="Times New Roman" w:hAnsi="Arial" w:cs="Arial"/>
          <w:color w:val="000000"/>
          <w:kern w:val="0"/>
          <w14:ligatures w14:val="none"/>
        </w:rPr>
        <w:t xml:space="preserve">low, </w:t>
      </w:r>
      <w:r w:rsidR="00FB2272">
        <w:rPr>
          <w:rFonts w:ascii="Arial" w:eastAsia="Times New Roman" w:hAnsi="Arial" w:cs="Arial"/>
          <w:color w:val="000000"/>
          <w:kern w:val="0"/>
          <w14:ligatures w14:val="none"/>
        </w:rPr>
        <w:t>Cd</w:t>
      </w:r>
      <w:r w:rsidR="00FB27A1">
        <w:rPr>
          <w:rFonts w:ascii="Arial" w:eastAsia="Times New Roman" w:hAnsi="Arial" w:cs="Arial"/>
          <w:color w:val="000000"/>
          <w:kern w:val="0"/>
          <w14:ligatures w14:val="none"/>
        </w:rPr>
        <w:t xml:space="preserve"> high, </w:t>
      </w:r>
      <w:proofErr w:type="spellStart"/>
      <w:r w:rsidR="00FB27A1">
        <w:rPr>
          <w:rFonts w:ascii="Arial" w:eastAsia="Times New Roman" w:hAnsi="Arial" w:cs="Arial"/>
          <w:color w:val="000000"/>
          <w:kern w:val="0"/>
          <w14:ligatures w14:val="none"/>
        </w:rPr>
        <w:t>PFPeA</w:t>
      </w:r>
      <w:proofErr w:type="spellEnd"/>
      <w:r w:rsidR="00FB27A1">
        <w:rPr>
          <w:rFonts w:ascii="Arial" w:eastAsia="Times New Roman" w:hAnsi="Arial" w:cs="Arial"/>
          <w:color w:val="000000"/>
          <w:kern w:val="0"/>
          <w14:ligatures w14:val="none"/>
        </w:rPr>
        <w:t xml:space="preserve"> low, and control groups.</w:t>
      </w:r>
      <w:r w:rsidR="00FB2272">
        <w:rPr>
          <w:rFonts w:ascii="Arial" w:eastAsia="Times New Roman" w:hAnsi="Arial" w:cs="Arial"/>
          <w:color w:val="000000"/>
          <w:kern w:val="0"/>
          <w14:ligatures w14:val="none"/>
        </w:rPr>
        <w:t xml:space="preserve"> </w:t>
      </w:r>
      <w:r w:rsidR="003A0468">
        <w:rPr>
          <w:rFonts w:ascii="Arial" w:eastAsia="Times New Roman" w:hAnsi="Arial" w:cs="Arial"/>
          <w:color w:val="000000"/>
          <w:kern w:val="0"/>
          <w14:ligatures w14:val="none"/>
        </w:rPr>
        <w:t>Our results</w:t>
      </w:r>
      <w:r w:rsidR="00BB30DD">
        <w:rPr>
          <w:rFonts w:ascii="Arial" w:eastAsia="Times New Roman" w:hAnsi="Arial" w:cs="Arial"/>
          <w:color w:val="000000"/>
          <w:kern w:val="0"/>
          <w14:ligatures w14:val="none"/>
        </w:rPr>
        <w:t xml:space="preserve"> could </w:t>
      </w:r>
      <w:r w:rsidR="003A0468">
        <w:rPr>
          <w:rFonts w:ascii="Arial" w:eastAsia="Times New Roman" w:hAnsi="Arial" w:cs="Arial"/>
          <w:color w:val="000000"/>
          <w:kern w:val="0"/>
          <w14:ligatures w14:val="none"/>
        </w:rPr>
        <w:t>indicate</w:t>
      </w:r>
      <w:r w:rsidR="00BB30DD">
        <w:rPr>
          <w:rFonts w:ascii="Arial" w:eastAsia="Times New Roman" w:hAnsi="Arial" w:cs="Arial"/>
          <w:color w:val="000000"/>
          <w:kern w:val="0"/>
          <w14:ligatures w14:val="none"/>
        </w:rPr>
        <w:t xml:space="preserve"> that fish already experiencing elevated stress may not</w:t>
      </w:r>
      <w:r w:rsidR="003A0468">
        <w:rPr>
          <w:rFonts w:ascii="Arial" w:eastAsia="Times New Roman" w:hAnsi="Arial" w:cs="Arial"/>
          <w:color w:val="000000"/>
          <w:kern w:val="0"/>
          <w14:ligatures w14:val="none"/>
        </w:rPr>
        <w:t xml:space="preserve"> mount an expected response to an additional stressor, or may not</w:t>
      </w:r>
      <w:r w:rsidR="00BB30DD">
        <w:rPr>
          <w:rFonts w:ascii="Arial" w:eastAsia="Times New Roman" w:hAnsi="Arial" w:cs="Arial"/>
          <w:color w:val="000000"/>
          <w:kern w:val="0"/>
          <w14:ligatures w14:val="none"/>
        </w:rPr>
        <w:t xml:space="preserve"> be able to support a proportional response </w:t>
      </w:r>
      <w:r w:rsidR="003A0468">
        <w:rPr>
          <w:rFonts w:ascii="Arial" w:eastAsia="Times New Roman" w:hAnsi="Arial" w:cs="Arial"/>
          <w:color w:val="000000"/>
          <w:kern w:val="0"/>
          <w14:ligatures w14:val="none"/>
        </w:rPr>
        <w:t>when initial responses are robust</w:t>
      </w:r>
      <w:r w:rsidR="00BB30DD">
        <w:rPr>
          <w:rFonts w:ascii="Arial" w:eastAsia="Times New Roman" w:hAnsi="Arial" w:cs="Arial"/>
          <w:color w:val="000000"/>
          <w:kern w:val="0"/>
          <w14:ligatures w14:val="none"/>
        </w:rPr>
        <w:t>.</w:t>
      </w:r>
      <w:r w:rsidR="006C1949">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The </w:t>
      </w:r>
      <w:proofErr w:type="spellStart"/>
      <w:r w:rsidR="00BB30DD">
        <w:rPr>
          <w:rFonts w:ascii="Arial" w:eastAsia="Times New Roman" w:hAnsi="Arial" w:cs="Arial"/>
          <w:color w:val="000000"/>
          <w:kern w:val="0"/>
          <w14:ligatures w14:val="none"/>
        </w:rPr>
        <w:t>PFPeA</w:t>
      </w:r>
      <w:proofErr w:type="spellEnd"/>
      <w:r w:rsidR="00BB30DD">
        <w:rPr>
          <w:rFonts w:ascii="Arial" w:eastAsia="Times New Roman" w:hAnsi="Arial" w:cs="Arial"/>
          <w:color w:val="000000"/>
          <w:kern w:val="0"/>
          <w14:ligatures w14:val="none"/>
        </w:rPr>
        <w:t xml:space="preserve"> low, Cd-exposed, and control bass, which began at lower stress levels, displayed more substantial but temporary NLR increases</w:t>
      </w:r>
      <w:r w:rsidR="00685B95">
        <w:rPr>
          <w:rFonts w:ascii="Arial" w:eastAsia="Times New Roman" w:hAnsi="Arial" w:cs="Arial"/>
          <w:color w:val="000000"/>
          <w:kern w:val="0"/>
          <w14:ligatures w14:val="none"/>
        </w:rPr>
        <w:t>.</w:t>
      </w:r>
      <w:r w:rsidR="00CD225C">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Our observed patterns suggest that high </w:t>
      </w:r>
      <w:proofErr w:type="spellStart"/>
      <w:r w:rsidR="00BB30DD">
        <w:rPr>
          <w:rFonts w:ascii="Arial" w:eastAsia="Times New Roman" w:hAnsi="Arial" w:cs="Arial"/>
          <w:color w:val="000000"/>
          <w:kern w:val="0"/>
          <w14:ligatures w14:val="none"/>
        </w:rPr>
        <w:t>PFPeA</w:t>
      </w:r>
      <w:proofErr w:type="spellEnd"/>
      <w:r w:rsidR="00BB30DD">
        <w:rPr>
          <w:rFonts w:ascii="Arial" w:eastAsia="Times New Roman" w:hAnsi="Arial" w:cs="Arial"/>
          <w:color w:val="000000"/>
          <w:kern w:val="0"/>
          <w14:ligatures w14:val="none"/>
        </w:rPr>
        <w:t xml:space="preserve"> exposure not only increases baseline stress but also reduces an individual's capacity to respond to new environmental challenges. Such impairment may reduce resilience in natural populations exposed to chronic PFAS contamination.</w:t>
      </w:r>
    </w:p>
    <w:p w14:paraId="01E4BCFB" w14:textId="77777777" w:rsidR="00685B95" w:rsidRDefault="00685B95" w:rsidP="002A1E95">
      <w:pPr>
        <w:spacing w:line="480" w:lineRule="auto"/>
        <w:ind w:firstLine="720"/>
        <w:rPr>
          <w:rFonts w:ascii="Arial" w:eastAsia="Times New Roman" w:hAnsi="Arial" w:cs="Arial"/>
          <w:color w:val="000000"/>
          <w:kern w:val="0"/>
          <w14:ligatures w14:val="none"/>
        </w:rPr>
      </w:pPr>
    </w:p>
    <w:p w14:paraId="31D992C3" w14:textId="3531C499"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lastRenderedPageBreak/>
        <w:t xml:space="preserve">4.5. </w:t>
      </w:r>
      <w:r w:rsidR="00CD225C">
        <w:rPr>
          <w:rFonts w:ascii="Arial" w:hAnsi="Arial" w:cs="Arial"/>
          <w:i/>
          <w:iCs/>
        </w:rPr>
        <w:t>Recovery Phase (</w:t>
      </w:r>
      <w:r>
        <w:rPr>
          <w:rFonts w:ascii="Arial" w:hAnsi="Arial" w:cs="Arial"/>
          <w:i/>
          <w:iCs/>
        </w:rPr>
        <w:t xml:space="preserve">Blood </w:t>
      </w:r>
      <w:r w:rsidR="00CD225C">
        <w:rPr>
          <w:rFonts w:ascii="Arial" w:hAnsi="Arial" w:cs="Arial"/>
          <w:i/>
          <w:iCs/>
        </w:rPr>
        <w:t>S</w:t>
      </w:r>
      <w:r>
        <w:rPr>
          <w:rFonts w:ascii="Arial" w:hAnsi="Arial" w:cs="Arial"/>
          <w:i/>
          <w:iCs/>
        </w:rPr>
        <w:t>amples 3</w:t>
      </w:r>
      <w:r w:rsidR="00CD225C">
        <w:rPr>
          <w:rFonts w:ascii="Arial" w:hAnsi="Arial" w:cs="Arial"/>
          <w:i/>
          <w:iCs/>
        </w:rPr>
        <w:t xml:space="preserve"> vs.</w:t>
      </w:r>
      <w:r>
        <w:rPr>
          <w:rFonts w:ascii="Arial" w:hAnsi="Arial" w:cs="Arial"/>
          <w:i/>
          <w:iCs/>
        </w:rPr>
        <w:t xml:space="preserve"> 4</w:t>
      </w:r>
      <w:r w:rsidR="00CD225C">
        <w:rPr>
          <w:rFonts w:ascii="Arial" w:hAnsi="Arial" w:cs="Arial"/>
          <w:i/>
          <w:iCs/>
        </w:rPr>
        <w:t>)</w:t>
      </w:r>
    </w:p>
    <w:p w14:paraId="1C00D2C9" w14:textId="4760745A" w:rsidR="00CD225C" w:rsidRDefault="007549CF"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Seven days after</w:t>
      </w:r>
      <w:r w:rsidR="003E7284"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 environmental</w:t>
      </w:r>
      <w:r w:rsidR="003E7284" w:rsidRPr="003E7284">
        <w:rPr>
          <w:rFonts w:ascii="Arial" w:eastAsia="Times New Roman" w:hAnsi="Arial" w:cs="Arial"/>
          <w:color w:val="000000"/>
          <w:kern w:val="0"/>
          <w14:ligatures w14:val="none"/>
        </w:rPr>
        <w:t xml:space="preserve"> stressor</w:t>
      </w:r>
      <w:r>
        <w:rPr>
          <w:rFonts w:ascii="Arial" w:eastAsia="Times New Roman" w:hAnsi="Arial" w:cs="Arial"/>
          <w:color w:val="000000"/>
          <w:kern w:val="0"/>
          <w14:ligatures w14:val="none"/>
        </w:rPr>
        <w:t xml:space="preserve"> was introduced</w:t>
      </w:r>
      <w:r w:rsidR="003E7284"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CD225C">
        <w:rPr>
          <w:rFonts w:ascii="Arial" w:eastAsia="Times New Roman" w:hAnsi="Arial" w:cs="Arial"/>
          <w:color w:val="000000"/>
          <w:kern w:val="0"/>
          <w14:ligatures w14:val="none"/>
        </w:rPr>
        <w:t xml:space="preserve">all groups except </w:t>
      </w:r>
      <w:proofErr w:type="spellStart"/>
      <w:r w:rsidR="00CD225C">
        <w:rPr>
          <w:rFonts w:ascii="Arial" w:eastAsia="Times New Roman" w:hAnsi="Arial" w:cs="Arial"/>
          <w:color w:val="000000"/>
          <w:kern w:val="0"/>
          <w14:ligatures w14:val="none"/>
        </w:rPr>
        <w:t>PFPeA</w:t>
      </w:r>
      <w:proofErr w:type="spellEnd"/>
      <w:r w:rsidR="00CD225C">
        <w:rPr>
          <w:rFonts w:ascii="Arial" w:eastAsia="Times New Roman" w:hAnsi="Arial" w:cs="Arial"/>
          <w:color w:val="000000"/>
          <w:kern w:val="0"/>
          <w14:ligatures w14:val="none"/>
        </w:rPr>
        <w:t xml:space="preserve"> high</w:t>
      </w:r>
      <w:r>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habituated</w:t>
      </w:r>
      <w:r w:rsidR="004348D0">
        <w:rPr>
          <w:rFonts w:ascii="Arial" w:eastAsia="Times New Roman" w:hAnsi="Arial" w:cs="Arial"/>
          <w:color w:val="000000"/>
          <w:kern w:val="0"/>
          <w14:ligatures w14:val="none"/>
        </w:rPr>
        <w:t xml:space="preserve"> to the increase</w:t>
      </w:r>
      <w:r w:rsidR="002F7ACA">
        <w:rPr>
          <w:rFonts w:ascii="Arial" w:eastAsia="Times New Roman" w:hAnsi="Arial" w:cs="Arial"/>
          <w:color w:val="000000"/>
          <w:kern w:val="0"/>
          <w14:ligatures w14:val="none"/>
        </w:rPr>
        <w:t>d</w:t>
      </w:r>
      <w:r w:rsidR="004348D0">
        <w:rPr>
          <w:rFonts w:ascii="Arial" w:eastAsia="Times New Roman" w:hAnsi="Arial" w:cs="Arial"/>
          <w:color w:val="000000"/>
          <w:kern w:val="0"/>
          <w14:ligatures w14:val="none"/>
        </w:rPr>
        <w:t xml:space="preserve"> salinity</w:t>
      </w:r>
      <w:r w:rsidR="00685B95">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4348D0">
        <w:rPr>
          <w:rFonts w:ascii="Arial" w:eastAsia="Times New Roman" w:hAnsi="Arial" w:cs="Arial"/>
          <w:color w:val="000000"/>
          <w:kern w:val="0"/>
          <w14:ligatures w14:val="none"/>
        </w:rPr>
        <w:t>as</w:t>
      </w:r>
      <w:r w:rsidR="003E7284" w:rsidRPr="003E7284">
        <w:rPr>
          <w:rFonts w:ascii="Arial" w:eastAsia="Times New Roman" w:hAnsi="Arial" w:cs="Arial"/>
          <w:color w:val="000000"/>
          <w:kern w:val="0"/>
          <w14:ligatures w14:val="none"/>
        </w:rPr>
        <w:t xml:space="preserve"> NLR </w:t>
      </w:r>
      <w:r w:rsidR="00685B95">
        <w:rPr>
          <w:rFonts w:ascii="Arial" w:eastAsia="Times New Roman" w:hAnsi="Arial" w:cs="Arial"/>
          <w:color w:val="000000"/>
          <w:kern w:val="0"/>
          <w14:ligatures w14:val="none"/>
        </w:rPr>
        <w:t>returned</w:t>
      </w:r>
      <w:r w:rsidR="004348D0">
        <w:rPr>
          <w:rFonts w:ascii="Arial" w:eastAsia="Times New Roman" w:hAnsi="Arial" w:cs="Arial"/>
          <w:color w:val="000000"/>
          <w:kern w:val="0"/>
          <w14:ligatures w14:val="none"/>
        </w:rPr>
        <w:t xml:space="preserve"> to baseline levels</w:t>
      </w:r>
      <w:r w:rsidR="00104F83">
        <w:rPr>
          <w:rFonts w:ascii="Arial" w:eastAsia="Times New Roman" w:hAnsi="Arial" w:cs="Arial"/>
          <w:color w:val="000000"/>
          <w:kern w:val="0"/>
          <w14:ligatures w14:val="none"/>
        </w:rPr>
        <w:t xml:space="preserve">. </w:t>
      </w:r>
      <w:r w:rsidR="004348D0">
        <w:rPr>
          <w:rFonts w:ascii="Arial" w:eastAsia="Times New Roman" w:hAnsi="Arial" w:cs="Arial"/>
          <w:color w:val="000000"/>
          <w:kern w:val="0"/>
          <w14:ligatures w14:val="none"/>
        </w:rPr>
        <w:t xml:space="preserve">The </w:t>
      </w:r>
      <w:r w:rsidR="00CD225C">
        <w:rPr>
          <w:rFonts w:ascii="Arial" w:eastAsia="Times New Roman" w:hAnsi="Arial" w:cs="Arial"/>
          <w:color w:val="000000"/>
          <w:kern w:val="0"/>
          <w14:ligatures w14:val="none"/>
        </w:rPr>
        <w:t xml:space="preserve">persistent </w:t>
      </w:r>
      <w:r w:rsidR="002F7ACA">
        <w:rPr>
          <w:rFonts w:ascii="Arial" w:eastAsia="Times New Roman" w:hAnsi="Arial" w:cs="Arial"/>
          <w:color w:val="000000"/>
          <w:kern w:val="0"/>
          <w14:ligatures w14:val="none"/>
        </w:rPr>
        <w:t>ri</w:t>
      </w:r>
      <w:r w:rsidR="008D357E">
        <w:rPr>
          <w:rFonts w:ascii="Arial" w:eastAsia="Times New Roman" w:hAnsi="Arial" w:cs="Arial"/>
          <w:color w:val="000000"/>
          <w:kern w:val="0"/>
          <w14:ligatures w14:val="none"/>
        </w:rPr>
        <w:t xml:space="preserve">se in stress </w:t>
      </w:r>
      <w:r w:rsidR="00660213">
        <w:rPr>
          <w:rFonts w:ascii="Arial" w:eastAsia="Times New Roman" w:hAnsi="Arial" w:cs="Arial"/>
          <w:color w:val="000000"/>
          <w:kern w:val="0"/>
          <w14:ligatures w14:val="none"/>
        </w:rPr>
        <w:t>suggest</w:t>
      </w:r>
      <w:r w:rsidR="008D357E" w:rsidRPr="003E7284">
        <w:rPr>
          <w:rFonts w:ascii="Arial" w:eastAsia="Times New Roman" w:hAnsi="Arial" w:cs="Arial"/>
          <w:color w:val="000000"/>
          <w:kern w:val="0"/>
          <w14:ligatures w14:val="none"/>
        </w:rPr>
        <w:t xml:space="preserve">s that high doses </w:t>
      </w:r>
      <w:r w:rsidR="008D357E">
        <w:rPr>
          <w:rFonts w:ascii="Arial" w:eastAsia="Times New Roman" w:hAnsi="Arial" w:cs="Arial"/>
          <w:color w:val="000000"/>
          <w:kern w:val="0"/>
          <w14:ligatures w14:val="none"/>
        </w:rPr>
        <w:t xml:space="preserve">of </w:t>
      </w:r>
      <w:proofErr w:type="spellStart"/>
      <w:r w:rsidR="008D357E">
        <w:rPr>
          <w:rFonts w:ascii="Arial" w:eastAsia="Times New Roman" w:hAnsi="Arial" w:cs="Arial"/>
          <w:color w:val="000000"/>
          <w:kern w:val="0"/>
          <w14:ligatures w14:val="none"/>
        </w:rPr>
        <w:t>PFPeA</w:t>
      </w:r>
      <w:proofErr w:type="spellEnd"/>
      <w:r w:rsidR="008D357E">
        <w:rPr>
          <w:rFonts w:ascii="Arial" w:eastAsia="Times New Roman" w:hAnsi="Arial" w:cs="Arial"/>
          <w:color w:val="000000"/>
          <w:kern w:val="0"/>
          <w14:ligatures w14:val="none"/>
        </w:rPr>
        <w:t xml:space="preserve"> </w:t>
      </w:r>
      <w:r w:rsidR="00CD225C">
        <w:rPr>
          <w:rFonts w:ascii="Arial" w:eastAsia="Times New Roman" w:hAnsi="Arial" w:cs="Arial"/>
          <w:color w:val="000000"/>
          <w:kern w:val="0"/>
          <w14:ligatures w14:val="none"/>
        </w:rPr>
        <w:t>may</w:t>
      </w:r>
      <w:r w:rsidR="008D357E" w:rsidRPr="003E7284">
        <w:rPr>
          <w:rFonts w:ascii="Arial" w:eastAsia="Times New Roman" w:hAnsi="Arial" w:cs="Arial"/>
          <w:color w:val="000000"/>
          <w:kern w:val="0"/>
          <w14:ligatures w14:val="none"/>
        </w:rPr>
        <w:t xml:space="preserve"> </w:t>
      </w:r>
      <w:r w:rsidR="00D62511">
        <w:rPr>
          <w:rFonts w:ascii="Arial" w:eastAsia="Times New Roman" w:hAnsi="Arial" w:cs="Arial"/>
          <w:color w:val="000000"/>
          <w:kern w:val="0"/>
          <w14:ligatures w14:val="none"/>
        </w:rPr>
        <w:t>alter</w:t>
      </w:r>
      <w:r w:rsidR="008D357E" w:rsidRPr="003E7284">
        <w:rPr>
          <w:rFonts w:ascii="Arial" w:eastAsia="Times New Roman" w:hAnsi="Arial" w:cs="Arial"/>
          <w:color w:val="000000"/>
          <w:kern w:val="0"/>
          <w14:ligatures w14:val="none"/>
        </w:rPr>
        <w:t xml:space="preserve"> the stress response in bass and that </w:t>
      </w:r>
      <w:proofErr w:type="spellStart"/>
      <w:r w:rsidR="008D357E" w:rsidRPr="003E7284">
        <w:rPr>
          <w:rFonts w:ascii="Arial" w:eastAsia="Times New Roman" w:hAnsi="Arial" w:cs="Arial"/>
          <w:color w:val="000000"/>
          <w:kern w:val="0"/>
          <w14:ligatures w14:val="none"/>
        </w:rPr>
        <w:t>PFPeA</w:t>
      </w:r>
      <w:proofErr w:type="spellEnd"/>
      <w:r w:rsidR="008D357E" w:rsidRPr="003E7284">
        <w:rPr>
          <w:rFonts w:ascii="Arial" w:eastAsia="Times New Roman" w:hAnsi="Arial" w:cs="Arial"/>
          <w:color w:val="000000"/>
          <w:kern w:val="0"/>
          <w14:ligatures w14:val="none"/>
        </w:rPr>
        <w:t>, a</w:t>
      </w:r>
      <w:r w:rsidR="00660213">
        <w:rPr>
          <w:rFonts w:ascii="Arial" w:eastAsia="Times New Roman" w:hAnsi="Arial" w:cs="Arial"/>
          <w:color w:val="000000"/>
          <w:kern w:val="0"/>
          <w14:ligatures w14:val="none"/>
        </w:rPr>
        <w:t>long</w:t>
      </w:r>
      <w:r w:rsidR="008D357E">
        <w:rPr>
          <w:rFonts w:ascii="Arial" w:eastAsia="Times New Roman" w:hAnsi="Arial" w:cs="Arial"/>
          <w:color w:val="000000"/>
          <w:kern w:val="0"/>
          <w14:ligatures w14:val="none"/>
        </w:rPr>
        <w:t xml:space="preserve"> </w:t>
      </w:r>
      <w:r w:rsidR="00660213">
        <w:rPr>
          <w:rFonts w:ascii="Arial" w:eastAsia="Times New Roman" w:hAnsi="Arial" w:cs="Arial"/>
          <w:color w:val="000000"/>
          <w:kern w:val="0"/>
          <w14:ligatures w14:val="none"/>
        </w:rPr>
        <w:t>with</w:t>
      </w:r>
      <w:r w:rsidR="008D357E" w:rsidRPr="003E7284">
        <w:rPr>
          <w:rFonts w:ascii="Arial" w:eastAsia="Times New Roman" w:hAnsi="Arial" w:cs="Arial"/>
          <w:color w:val="000000"/>
          <w:kern w:val="0"/>
          <w14:ligatures w14:val="none"/>
        </w:rPr>
        <w:t xml:space="preserve"> other PFAS</w:t>
      </w:r>
      <w:r w:rsidR="008D357E">
        <w:rPr>
          <w:rFonts w:ascii="Arial" w:eastAsia="Times New Roman" w:hAnsi="Arial" w:cs="Arial"/>
          <w:color w:val="000000"/>
          <w:kern w:val="0"/>
          <w14:ligatures w14:val="none"/>
        </w:rPr>
        <w:t xml:space="preserve"> compounds</w:t>
      </w:r>
      <w:r w:rsidR="008D357E" w:rsidRPr="003E7284">
        <w:rPr>
          <w:rFonts w:ascii="Arial" w:eastAsia="Times New Roman" w:hAnsi="Arial" w:cs="Arial"/>
          <w:color w:val="000000"/>
          <w:kern w:val="0"/>
          <w14:ligatures w14:val="none"/>
        </w:rPr>
        <w:t xml:space="preserve">, may </w:t>
      </w:r>
      <w:r w:rsidR="00660213">
        <w:rPr>
          <w:rFonts w:ascii="Arial" w:eastAsia="Times New Roman" w:hAnsi="Arial" w:cs="Arial"/>
          <w:color w:val="000000"/>
          <w:kern w:val="0"/>
          <w14:ligatures w14:val="none"/>
        </w:rPr>
        <w:t>impai</w:t>
      </w:r>
      <w:r w:rsidR="008D357E" w:rsidRPr="003E7284">
        <w:rPr>
          <w:rFonts w:ascii="Arial" w:eastAsia="Times New Roman" w:hAnsi="Arial" w:cs="Arial"/>
          <w:color w:val="000000"/>
          <w:kern w:val="0"/>
          <w14:ligatures w14:val="none"/>
        </w:rPr>
        <w:t xml:space="preserve">r </w:t>
      </w:r>
      <w:r w:rsidR="00685B95">
        <w:rPr>
          <w:rFonts w:ascii="Arial" w:eastAsia="Times New Roman" w:hAnsi="Arial" w:cs="Arial"/>
          <w:color w:val="000000"/>
          <w:kern w:val="0"/>
          <w14:ligatures w14:val="none"/>
        </w:rPr>
        <w:t xml:space="preserve">a </w:t>
      </w:r>
      <w:r w:rsidR="002F7ACA">
        <w:rPr>
          <w:rFonts w:ascii="Arial" w:eastAsia="Times New Roman" w:hAnsi="Arial" w:cs="Arial"/>
          <w:color w:val="000000"/>
          <w:kern w:val="0"/>
          <w14:ligatures w14:val="none"/>
        </w:rPr>
        <w:t>fish's</w:t>
      </w:r>
      <w:r w:rsidR="008D357E" w:rsidRPr="003E7284">
        <w:rPr>
          <w:rFonts w:ascii="Arial" w:eastAsia="Times New Roman" w:hAnsi="Arial" w:cs="Arial"/>
          <w:color w:val="000000"/>
          <w:kern w:val="0"/>
          <w14:ligatures w14:val="none"/>
        </w:rPr>
        <w:t xml:space="preserve"> ability to </w:t>
      </w:r>
      <w:r w:rsidR="008D357E">
        <w:rPr>
          <w:rFonts w:ascii="Arial" w:eastAsia="Times New Roman" w:hAnsi="Arial" w:cs="Arial"/>
          <w:color w:val="000000"/>
          <w:kern w:val="0"/>
          <w14:ligatures w14:val="none"/>
        </w:rPr>
        <w:t>adapt</w:t>
      </w:r>
      <w:r w:rsidR="008D357E" w:rsidRPr="003E7284">
        <w:rPr>
          <w:rFonts w:ascii="Arial" w:eastAsia="Times New Roman" w:hAnsi="Arial" w:cs="Arial"/>
          <w:color w:val="000000"/>
          <w:kern w:val="0"/>
          <w14:ligatures w14:val="none"/>
        </w:rPr>
        <w:t xml:space="preserve"> to </w:t>
      </w:r>
      <w:r w:rsidR="00660213">
        <w:rPr>
          <w:rFonts w:ascii="Arial" w:eastAsia="Times New Roman" w:hAnsi="Arial" w:cs="Arial"/>
          <w:color w:val="000000"/>
          <w:kern w:val="0"/>
          <w14:ligatures w14:val="none"/>
        </w:rPr>
        <w:t>various</w:t>
      </w:r>
      <w:r w:rsidR="008D357E" w:rsidRPr="003E7284">
        <w:rPr>
          <w:rFonts w:ascii="Arial" w:eastAsia="Times New Roman" w:hAnsi="Arial" w:cs="Arial"/>
          <w:color w:val="000000"/>
          <w:kern w:val="0"/>
          <w14:ligatures w14:val="none"/>
        </w:rPr>
        <w:t xml:space="preserve"> stressors. </w:t>
      </w:r>
      <w:r w:rsidR="00CD225C">
        <w:rPr>
          <w:rFonts w:ascii="Arial" w:eastAsia="Times New Roman" w:hAnsi="Arial" w:cs="Arial"/>
          <w:color w:val="000000"/>
          <w:kern w:val="0"/>
          <w14:ligatures w14:val="none"/>
        </w:rPr>
        <w:t>Our results suggest that PFAS exposure can prolong stress responses and impair physiological allostasis. Previous work supports this interpretation</w:t>
      </w:r>
      <w:ins w:id="55" w:author="UserSELU" w:date="2025-11-17T20:13:00Z">
        <w:r w:rsidR="009613A0">
          <w:rPr>
            <w:rFonts w:ascii="Arial" w:eastAsia="Times New Roman" w:hAnsi="Arial" w:cs="Arial"/>
            <w:color w:val="000000"/>
            <w:kern w:val="0"/>
            <w14:ligatures w14:val="none"/>
          </w:rPr>
          <w:t>, as</w:t>
        </w:r>
      </w:ins>
      <w:del w:id="56" w:author="UserSELU" w:date="2025-11-17T20:13:00Z">
        <w:r w:rsidR="00CD225C" w:rsidDel="009613A0">
          <w:rPr>
            <w:rFonts w:ascii="Arial" w:eastAsia="Times New Roman" w:hAnsi="Arial" w:cs="Arial"/>
            <w:color w:val="000000"/>
            <w:kern w:val="0"/>
            <w14:ligatures w14:val="none"/>
          </w:rPr>
          <w:delText>.</w:delText>
        </w:r>
      </w:del>
      <w:r w:rsidR="00CD225C">
        <w:rPr>
          <w:rFonts w:ascii="Arial" w:eastAsia="Times New Roman" w:hAnsi="Arial" w:cs="Arial"/>
          <w:color w:val="000000"/>
          <w:kern w:val="0"/>
          <w14:ligatures w14:val="none"/>
        </w:rPr>
        <w:t xml:space="preserve"> </w:t>
      </w:r>
      <w:r w:rsidR="001C65FA" w:rsidRPr="001C65FA">
        <w:rPr>
          <w:rFonts w:ascii="Arial" w:eastAsia="Times New Roman" w:hAnsi="Arial" w:cs="Arial"/>
          <w:color w:val="000000"/>
          <w:kern w:val="0"/>
          <w14:ligatures w14:val="none"/>
        </w:rPr>
        <w:t>PFAS</w:t>
      </w:r>
      <w:r w:rsidR="00CD225C">
        <w:rPr>
          <w:rFonts w:ascii="Arial" w:eastAsia="Times New Roman" w:hAnsi="Arial" w:cs="Arial"/>
          <w:color w:val="000000"/>
          <w:kern w:val="0"/>
          <w14:ligatures w14:val="none"/>
        </w:rPr>
        <w:t xml:space="preserve"> exposure has</w:t>
      </w:r>
      <w:r w:rsidR="001C65FA" w:rsidRPr="001C65FA">
        <w:rPr>
          <w:rFonts w:ascii="Arial" w:eastAsia="Times New Roman" w:hAnsi="Arial" w:cs="Arial"/>
          <w:color w:val="000000"/>
          <w:kern w:val="0"/>
          <w14:ligatures w14:val="none"/>
        </w:rPr>
        <w:t xml:space="preserve"> alter</w:t>
      </w:r>
      <w:r w:rsidR="00CD225C">
        <w:rPr>
          <w:rFonts w:ascii="Arial" w:eastAsia="Times New Roman" w:hAnsi="Arial" w:cs="Arial"/>
          <w:color w:val="000000"/>
          <w:kern w:val="0"/>
          <w14:ligatures w14:val="none"/>
        </w:rPr>
        <w:t>ed</w:t>
      </w:r>
      <w:r w:rsidR="001C65FA" w:rsidRPr="001C65FA">
        <w:rPr>
          <w:rFonts w:ascii="Arial" w:eastAsia="Times New Roman" w:hAnsi="Arial" w:cs="Arial"/>
          <w:color w:val="000000"/>
          <w:kern w:val="0"/>
          <w14:ligatures w14:val="none"/>
        </w:rPr>
        <w:t xml:space="preserve"> fish leukocyte</w:t>
      </w:r>
      <w:r w:rsidR="00CD225C">
        <w:rPr>
          <w:rFonts w:ascii="Arial" w:eastAsia="Times New Roman" w:hAnsi="Arial" w:cs="Arial"/>
          <w:color w:val="000000"/>
          <w:kern w:val="0"/>
          <w14:ligatures w14:val="none"/>
        </w:rPr>
        <w:t xml:space="preserve"> counts</w:t>
      </w:r>
      <w:r w:rsidR="00685B95">
        <w:rPr>
          <w:rFonts w:ascii="Arial" w:eastAsia="Times New Roman" w:hAnsi="Arial" w:cs="Arial"/>
          <w:color w:val="000000"/>
          <w:kern w:val="0"/>
          <w14:ligatures w14:val="none"/>
        </w:rPr>
        <w:t xml:space="preserve"> </w:t>
      </w:r>
      <w:r w:rsidR="00685B95">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{"citationID":"wQGsT8k6","properties":{"formattedCitation":"(Guillette {\\i{}et al.}, 2020)","plainCitation":"(Guillette et al., 2020)","noteIndex":0},"citationItems":[{"id":"qXH3zpq3/yq83gmE5","uris":["http://zotero.org/users/4161640/items/ZTG72BVU"],"itemData":{"id":232,"type":"article-journal","abstract":"Per-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sidR="00685B9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(Guillette </w:t>
      </w:r>
      <w:r w:rsidR="002838B7" w:rsidRPr="002838B7">
        <w:rPr>
          <w:rFonts w:ascii="Arial" w:hAnsi="Arial" w:cs="Arial"/>
          <w:i/>
          <w:iCs/>
          <w:color w:val="000000"/>
          <w:kern w:val="0"/>
        </w:rPr>
        <w:t>et al.</w:t>
      </w:r>
      <w:r w:rsidR="002838B7" w:rsidRPr="002838B7">
        <w:rPr>
          <w:rFonts w:ascii="Arial" w:hAnsi="Arial" w:cs="Arial"/>
          <w:color w:val="000000"/>
          <w:kern w:val="0"/>
        </w:rPr>
        <w:t>, 2020)</w:t>
      </w:r>
      <w:r w:rsidR="00685B95">
        <w:rPr>
          <w:rFonts w:ascii="Arial" w:eastAsia="Times New Roman" w:hAnsi="Arial" w:cs="Arial"/>
          <w:color w:val="000000"/>
          <w:kern w:val="0"/>
          <w14:ligatures w14:val="none"/>
        </w:rPr>
        <w:fldChar w:fldCharType="end"/>
      </w:r>
      <w:r w:rsidR="00685B95">
        <w:rPr>
          <w:rFonts w:ascii="Arial" w:eastAsia="Times New Roman" w:hAnsi="Arial" w:cs="Arial"/>
          <w:color w:val="000000"/>
          <w:kern w:val="0"/>
          <w14:ligatures w14:val="none"/>
        </w:rPr>
        <w:t xml:space="preserve"> and</w:t>
      </w:r>
      <w:r w:rsidR="001C65FA" w:rsidRPr="001C65FA">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 xml:space="preserve">has </w:t>
      </w:r>
      <w:r w:rsidR="001C65FA" w:rsidRPr="001C65FA">
        <w:rPr>
          <w:rFonts w:ascii="Arial" w:eastAsia="Times New Roman" w:hAnsi="Arial" w:cs="Arial"/>
          <w:color w:val="000000"/>
          <w:kern w:val="0"/>
          <w14:ligatures w14:val="none"/>
        </w:rPr>
        <w:t>impact</w:t>
      </w:r>
      <w:r w:rsidR="00CD225C">
        <w:rPr>
          <w:rFonts w:ascii="Arial" w:eastAsia="Times New Roman" w:hAnsi="Arial" w:cs="Arial"/>
          <w:color w:val="000000"/>
          <w:kern w:val="0"/>
          <w14:ligatures w14:val="none"/>
        </w:rPr>
        <w:t>ed</w:t>
      </w:r>
      <w:r w:rsidR="001C65FA" w:rsidRPr="001C65FA">
        <w:rPr>
          <w:rFonts w:ascii="Arial" w:eastAsia="Times New Roman" w:hAnsi="Arial" w:cs="Arial"/>
          <w:color w:val="000000"/>
          <w:kern w:val="0"/>
          <w14:ligatures w14:val="none"/>
        </w:rPr>
        <w:t xml:space="preserve"> other physiological processes</w:t>
      </w:r>
      <w:r w:rsidR="000F3223">
        <w:rPr>
          <w:rFonts w:ascii="Arial" w:eastAsia="Times New Roman" w:hAnsi="Arial" w:cs="Arial"/>
          <w:color w:val="000000"/>
          <w:kern w:val="0"/>
          <w14:ligatures w14:val="none"/>
        </w:rPr>
        <w:t>,</w:t>
      </w:r>
      <w:r w:rsidR="001C65FA" w:rsidRPr="001C65FA">
        <w:rPr>
          <w:rFonts w:ascii="Arial" w:eastAsia="Times New Roman" w:hAnsi="Arial" w:cs="Arial"/>
          <w:color w:val="000000"/>
          <w:kern w:val="0"/>
          <w14:ligatures w14:val="none"/>
        </w:rPr>
        <w:t xml:space="preserve"> such as liver morphology</w:t>
      </w:r>
      <w:r w:rsidR="00685B95">
        <w:rPr>
          <w:rFonts w:ascii="Arial" w:eastAsia="Times New Roman" w:hAnsi="Arial" w:cs="Arial"/>
          <w:color w:val="000000"/>
          <w:kern w:val="0"/>
          <w14:ligatures w14:val="none"/>
        </w:rPr>
        <w:t xml:space="preserve"> </w:t>
      </w:r>
      <w:r w:rsidR="00685B95">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{"citationID":"FI1oPVof","properties":{"formattedCitation":"(Piva {\\i{}et al.}, 2022)","plainCitation":"(Piva et al., 2022)","noteIndex":0},"citationItems":[{"id":"qXH3zpq3/p3Rrojw9","uris":["http://zotero.org/users/4161640/items/PQGMQWLL"],"itemData":{"id":278,"type":"article-journal","abstract":"In recent decades, the interest in PFAS has grown exponentially around the world, due to the toxic effects induced by these chemical compounds in humans, as well as in other animals and plants. However, current knowledge related to the antistress responses that organisms can express when exposed to these substances is still insufficient and, therefore, requires further investigation. The present study focuses on antioxidant responses in Squalius cephalus and Padogobius bonelli, exposed to significant levels of PFAS in an area of the Veneto Region subjected to a recent relevant pollution case. These two ubiquitous freshwater species were sampled in three rivers characterised by different concentrations of PFAS. Several biomarkers of oxidative stress were evaluated, and the results suggest that PFAS chronic exposure induces some physiological responses in the target species, at both cellular and tissue scales. The risk of oxidative stress seems to be kept under control by the antioxidant system by means of gene activation at the mitochondrial level. Moreover, the histological analysis suggests an interesting protective mechanism against damage to the protein component based on lipid vacuolisation.","container-title":"Antioxidants","DOI":"10.3390/antiox11061115","ISSN":"2076-3921","issue":"6","journalAbbreviation":"Antioxid.","language":"en","license":"http://creativecommons.org/licenses/by/3.0/","note":"publisher: Multidisciplinary Digital Publishing Institute","page":"1115","source":"www.mdpi.com","title":"Antioxidant responses induced by PFAS exposure in freshwater fish in the Veneto Region","volume":"11","author":[{"family":"Piva","given":"Elisabetta"},{"family":"Schumann","given":"Sophia"},{"family":"Dotteschini","given":"Serena"},{"family":"Brocca","given":"Ginevra"},{"family":"Radaelli","given":"Giuseppe"},{"family":"Marion","given":"Andrea"},{"family":"Irato","given":"Paola"},{"family":"Bertotto","given":"Daniela"},{"family":"Santovito","given":"Gianfranco"}],"issued":{"date-parts":[["2022",6]]}}}],"schema":"https://github.com/citation-style-language/schema/raw/master/csl-citation.json"} </w:instrText>
      </w:r>
      <w:r w:rsidR="00685B9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(Piva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685B95">
        <w:rPr>
          <w:rFonts w:ascii="Arial" w:eastAsia="Times New Roman" w:hAnsi="Arial" w:cs="Arial"/>
          <w:color w:val="000000"/>
          <w:kern w:val="0"/>
          <w14:ligatures w14:val="none"/>
        </w:rPr>
        <w:fldChar w:fldCharType="end"/>
      </w:r>
      <w:r w:rsidR="001C65FA" w:rsidRPr="001C65FA">
        <w:rPr>
          <w:rFonts w:ascii="Arial" w:eastAsia="Times New Roman" w:hAnsi="Arial" w:cs="Arial"/>
          <w:color w:val="000000"/>
          <w:kern w:val="0"/>
          <w14:ligatures w14:val="none"/>
        </w:rPr>
        <w:t xml:space="preserve"> and thyroid function</w:t>
      </w:r>
      <w:r w:rsidR="0053050C">
        <w:rPr>
          <w:rFonts w:ascii="Arial" w:eastAsia="Times New Roman" w:hAnsi="Arial" w:cs="Arial"/>
          <w:color w:val="000000"/>
          <w:kern w:val="0"/>
          <w14:ligatures w14:val="none"/>
        </w:rPr>
        <w:t xml:space="preserve"> </w:t>
      </w:r>
      <w:r w:rsidR="0053050C">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{"citationID":"2yVyJczR","properties":{"formattedCitation":"(Ask {\\i{}et al.}, 2021; Birgersson {\\i{}et al.}, 2021)","plainCitation":"(Ask et al., 2021; Birgersson et al., 2021)","noteIndex":0},"citationItems":[{"id":"qXH3zpq3/5JcP241s","uris":["http://zotero.org/users/4161640/items/D4FIILIQ"],"itemData":{"id":280,"type":"article-journal","container-title":"Environmental Toxicology and Chemistry","issue":"3","journalAbbreviation":"Environ. Toxicol. Chem.","note":"publisher: Wiley Periodicals, Inc. Hoboken","page":"820–831","title":"Per-and polyfluoroalkyl substances are positively associated with thyroid hormones in an arctic seabird","volume":"40","author":[{"family":"Ask","given":"Amalie Vigdel"},{"family":"Jenssen","given":"Bjørn Munro"},{"family":"Tartu","given":"Sabrina"},{"family":"Angelier","given":"Frédéric"},{"family":"Chastel","given":"Olivier"},{"family":"Gabrielsen","given":"Geir Wing"}],"issued":{"date-parts":[["2021"]]}}},{"id":"qXH3zpq3/d5dMjKjN","uris":["http://zotero.org/users/4161640/items/L62NXY5B"],"itemData":{"id":277,"type":"article-journal","container-title":"Ecotoxicology and environmental safety","journalAbbreviation":"Ecotoxicol. Environ. Saf.","note":"publisher: Elsevier","page":"112495","title":"Thyroid function and immune status in perch (&lt;i&gt;Perca fluviatilis&lt;/i&gt;) from lakes contaminated with PFASs or PCBs","volume":"222","author":[{"family":"Birgersson","given":"Lina"},{"family":"Jouve","given":"Justin"},{"family":"Jönsson","given":"Elisabeth"},{"family":"Asker","given":"Noomi"},{"family":"Andreasson","given":"Fredrik"},{"family":"Golovko","given":"Oksana"},{"family":"Ahrens","given":"Lutz"},{"family":"Sturve","given":"Joachim"}],"issued":{"date-parts":[["2021"]]}}}],"schema":"https://github.com/citation-style-language/schema/raw/master/csl-citation.json"} </w:instrText>
      </w:r>
      <w:r w:rsidR="0053050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(Ask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Birgersson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53050C">
        <w:rPr>
          <w:rFonts w:ascii="Arial" w:eastAsia="Times New Roman" w:hAnsi="Arial" w:cs="Arial"/>
          <w:color w:val="000000"/>
          <w:kern w:val="0"/>
          <w14:ligatures w14:val="none"/>
        </w:rPr>
        <w:fldChar w:fldCharType="end"/>
      </w:r>
      <w:r w:rsidR="000F3223">
        <w:rPr>
          <w:rFonts w:ascii="Arial" w:eastAsia="Times New Roman" w:hAnsi="Arial" w:cs="Arial"/>
          <w:color w:val="000000"/>
          <w:kern w:val="0"/>
          <w14:ligatures w14:val="none"/>
        </w:rPr>
        <w:t>,</w:t>
      </w:r>
      <w:r w:rsidR="00CD225C">
        <w:rPr>
          <w:rFonts w:ascii="Arial" w:eastAsia="Times New Roman" w:hAnsi="Arial" w:cs="Arial"/>
          <w:color w:val="000000"/>
          <w:kern w:val="0"/>
          <w14:ligatures w14:val="none"/>
        </w:rPr>
        <w:t xml:space="preserve"> in other species. Our study extends </w:t>
      </w:r>
      <w:r w:rsidR="000F3223">
        <w:rPr>
          <w:rFonts w:ascii="Arial" w:eastAsia="Times New Roman" w:hAnsi="Arial" w:cs="Arial"/>
          <w:color w:val="000000"/>
          <w:kern w:val="0"/>
          <w14:ligatures w14:val="none"/>
        </w:rPr>
        <w:t xml:space="preserve">those findings by showing that </w:t>
      </w:r>
      <w:proofErr w:type="spellStart"/>
      <w:r w:rsidR="000F3223">
        <w:rPr>
          <w:rFonts w:ascii="Arial" w:eastAsia="Times New Roman" w:hAnsi="Arial" w:cs="Arial"/>
          <w:color w:val="000000"/>
          <w:kern w:val="0"/>
          <w14:ligatures w14:val="none"/>
        </w:rPr>
        <w:t>PFPeA</w:t>
      </w:r>
      <w:proofErr w:type="spellEnd"/>
      <w:r w:rsidR="000F3223">
        <w:rPr>
          <w:rFonts w:ascii="Arial" w:eastAsia="Times New Roman" w:hAnsi="Arial" w:cs="Arial"/>
          <w:color w:val="000000"/>
          <w:kern w:val="0"/>
          <w14:ligatures w14:val="none"/>
        </w:rPr>
        <w:t xml:space="preserve"> can sustain elevated NLR in </w:t>
      </w:r>
      <w:r w:rsidR="008D357E" w:rsidRPr="003E7284">
        <w:rPr>
          <w:rFonts w:ascii="Arial" w:eastAsia="Times New Roman" w:hAnsi="Arial" w:cs="Arial"/>
          <w:color w:val="000000"/>
          <w:kern w:val="0"/>
          <w14:ligatures w14:val="none"/>
        </w:rPr>
        <w:t>freshwater fish</w:t>
      </w:r>
      <w:r w:rsidR="008D357E">
        <w:rPr>
          <w:rFonts w:ascii="Arial" w:eastAsia="Times New Roman" w:hAnsi="Arial" w:cs="Arial"/>
          <w:color w:val="000000"/>
          <w:kern w:val="0"/>
          <w14:ligatures w14:val="none"/>
        </w:rPr>
        <w:t>es</w:t>
      </w:r>
      <w:r w:rsidR="008D357E" w:rsidRPr="003E7284">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p>
    <w:p w14:paraId="5F888BF7" w14:textId="5FF6FD9E" w:rsidR="003E7284" w:rsidRDefault="004348D0" w:rsidP="000061C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A</w:t>
      </w:r>
      <w:r w:rsidR="003E7284"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dec</w:t>
      </w:r>
      <w:r w:rsidR="009A25A6">
        <w:rPr>
          <w:rFonts w:ascii="Arial" w:eastAsia="Times New Roman" w:hAnsi="Arial" w:cs="Arial"/>
          <w:color w:val="000000"/>
          <w:kern w:val="0"/>
          <w14:ligatures w14:val="none"/>
        </w:rPr>
        <w:t>reas</w:t>
      </w:r>
      <w:r w:rsidR="00F708FE">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 xml:space="preserve">in NLR </w:t>
      </w:r>
      <w:r w:rsidR="000F3223">
        <w:rPr>
          <w:rFonts w:ascii="Arial" w:eastAsia="Times New Roman" w:hAnsi="Arial" w:cs="Arial"/>
          <w:color w:val="000000"/>
          <w:kern w:val="0"/>
          <w14:ligatures w14:val="none"/>
        </w:rPr>
        <w:t xml:space="preserve">across the control, Cd, and </w:t>
      </w:r>
      <w:proofErr w:type="spellStart"/>
      <w:r w:rsidR="000F3223">
        <w:rPr>
          <w:rFonts w:ascii="Arial" w:eastAsia="Times New Roman" w:hAnsi="Arial" w:cs="Arial"/>
          <w:color w:val="000000"/>
          <w:kern w:val="0"/>
          <w14:ligatures w14:val="none"/>
        </w:rPr>
        <w:t>PFPeA</w:t>
      </w:r>
      <w:proofErr w:type="spellEnd"/>
      <w:r w:rsidR="000F3223">
        <w:rPr>
          <w:rFonts w:ascii="Arial" w:eastAsia="Times New Roman" w:hAnsi="Arial" w:cs="Arial"/>
          <w:color w:val="000000"/>
          <w:kern w:val="0"/>
          <w14:ligatures w14:val="none"/>
        </w:rPr>
        <w:t xml:space="preserve"> low groups indicates that a salinity </w:t>
      </w:r>
      <w:proofErr w:type="gramStart"/>
      <w:r w:rsidR="000F3223">
        <w:rPr>
          <w:rFonts w:ascii="Arial" w:eastAsia="Times New Roman" w:hAnsi="Arial" w:cs="Arial"/>
          <w:color w:val="000000"/>
          <w:kern w:val="0"/>
          <w14:ligatures w14:val="none"/>
        </w:rPr>
        <w:t>increase</w:t>
      </w:r>
      <w:proofErr w:type="gramEnd"/>
      <w:r w:rsidR="000F3223">
        <w:rPr>
          <w:rFonts w:ascii="Arial" w:eastAsia="Times New Roman" w:hAnsi="Arial" w:cs="Arial"/>
          <w:color w:val="000000"/>
          <w:kern w:val="0"/>
          <w14:ligatures w14:val="none"/>
        </w:rPr>
        <w:t xml:space="preserve"> of 5 ppt is an acute but recoverable perturbation for bass. This aligns with previous research showing that bass tolerate moderate salinity (5–10 ppt;</w:t>
      </w:r>
      <w:r w:rsidR="00EC2B98">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{"citationID":"NiHWWrT3","properties":{"formattedCitation":"(Yi {\\i{}et al.}, 2021)","plainCitation":"(Yi et al., 2021)","dontUpdate":true,"noteIndex":0},"citationItems":[{"id":"qXH3zpq3/edoxMu0e","uris":["http://zotero.org/users/4161640/items/8GZ355TZ"],"itemData":{"id":281,"type":"article-journal","container-title":"Aquaculture Reports","journalAbbreviation":"Aquac Rep","note":"publisher: Elsevier","page":"100727","title":"Growth, osmoregulatory and hypothalamic–pituitary–somatotropic (HPS) axis response of the juvenile largemouth bass (Micropterus salmoides), reared under different salinities","volume":"20","author":[{"family":"Yi","given":"Huadong"},{"family":"Chen","given":"Xiaoli"},{"family":"Liu","given":"Shuang"},{"family":"Han","given":"Linqiang"},{"family":"Liang","given":"Jianhui"},{"family":"Su","given":"Yuqing"},{"family":"Lai","given":"Han"},{"family":"Bi","given":"Sheng"},{"family":"Liu","given":"Xuange"},{"family":"Zhang","given":"Yong"},{"literal":"others"}],"issued":{"date-parts":[["2021"]]}}}],"schema":"https://github.com/citation-style-language/schema/raw/master/csl-citation.json"} </w:instrText>
      </w:r>
      <w:r w:rsidR="000F322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Yi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0F3223">
        <w:rPr>
          <w:rFonts w:ascii="Arial" w:eastAsia="Times New Roman" w:hAnsi="Arial" w:cs="Arial"/>
          <w:color w:val="000000"/>
          <w:kern w:val="0"/>
          <w14:ligatures w14:val="none"/>
        </w:rPr>
        <w:fldChar w:fldCharType="end"/>
      </w:r>
      <w:r w:rsidR="000F3223">
        <w:rPr>
          <w:rFonts w:ascii="Arial" w:eastAsia="Times New Roman" w:hAnsi="Arial" w:cs="Arial"/>
          <w:color w:val="000000"/>
          <w:kern w:val="0"/>
          <w14:ligatures w14:val="none"/>
        </w:rPr>
        <w:t xml:space="preserve"> and persist at levels below 8.7 ppt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{"citationID":"IaGMMZvZ","properties":{"formattedCitation":"(Viadero {\\i{}et al.}, 2025)","plainCitation":"(Viadero et al., 2025)","dontUpdate":true,"noteIndex":0},"citationItems":[{"id":"qXH3zpq3/EIl4LHZP","uris":["http://zotero.org/users/4161640/items/RMHPRX4T"],"itemData":{"id":283,"type":"article-journal","container-title":"Estuaries and Coasts","issue":"5","journalAbbreviation":"E&amp;C","note":"publisher: Springer","page":"124","title":"Between a dry marsh and a salty place: estuarine habitat suitability for a freshwater fish (Florida Bass) and implications for ecosystem restoration and climate change","volume":"48","author":[{"family":"Viadero","given":"Natasha M"},{"family":"Massie","given":"Jordan A"},{"family":"Eggenberger","given":"Cody W"},{"family":"James","given":"W Ryan"},{"family":"Boucek","given":"Ross E"},{"family":"Rezek","given":"Ryan J"},{"family":"Santos","given":"Rolando O"},{"family":"Rehage","given":"Jennifer S"}],"issued":{"date-parts":[["2025"]]}}}],"schema":"https://github.com/citation-style-language/schema/raw/master/csl-citation.json"} </w:instrText>
      </w:r>
      <w:r w:rsidR="00632BB6">
        <w:rPr>
          <w:rFonts w:ascii="Arial" w:eastAsia="Times New Roman" w:hAnsi="Arial" w:cs="Arial"/>
          <w:color w:val="000000"/>
          <w:kern w:val="0"/>
          <w14:ligatures w14:val="none"/>
        </w:rPr>
        <w:fldChar w:fldCharType="separate"/>
      </w:r>
      <w:r w:rsidR="00632BB6" w:rsidRPr="00632BB6">
        <w:rPr>
          <w:rFonts w:ascii="Arial" w:hAnsi="Arial" w:cs="Arial"/>
          <w:color w:val="000000"/>
          <w:kern w:val="0"/>
        </w:rPr>
        <w:t xml:space="preserve">Viadero </w:t>
      </w:r>
      <w:r w:rsidR="00632BB6" w:rsidRPr="00632BB6">
        <w:rPr>
          <w:rFonts w:ascii="Arial" w:hAnsi="Arial" w:cs="Arial"/>
          <w:i/>
          <w:iCs/>
          <w:color w:val="000000"/>
          <w:kern w:val="0"/>
        </w:rPr>
        <w:t>et al.</w:t>
      </w:r>
      <w:r w:rsidR="00632BB6" w:rsidRPr="00632BB6">
        <w:rPr>
          <w:rFonts w:ascii="Arial" w:hAnsi="Arial" w:cs="Arial"/>
          <w:color w:val="000000"/>
          <w:kern w:val="0"/>
        </w:rPr>
        <w:t xml:space="preserve"> 2025)</w:t>
      </w:r>
      <w:r w:rsidR="00632BB6">
        <w:rPr>
          <w:rFonts w:ascii="Arial" w:eastAsia="Times New Roman" w:hAnsi="Arial" w:cs="Arial"/>
          <w:color w:val="000000"/>
          <w:kern w:val="0"/>
          <w14:ligatures w14:val="none"/>
        </w:rPr>
        <w:fldChar w:fldCharType="end"/>
      </w:r>
      <w:r w:rsidR="00632BB6">
        <w:rPr>
          <w:rFonts w:ascii="Arial" w:eastAsia="Times New Roman" w:hAnsi="Arial" w:cs="Arial"/>
          <w:color w:val="000000"/>
          <w:kern w:val="0"/>
          <w14:ligatures w14:val="none"/>
        </w:rPr>
        <w:t xml:space="preserve">. However, </w:t>
      </w:r>
      <w:r w:rsidR="000F3223">
        <w:rPr>
          <w:rFonts w:ascii="Arial" w:eastAsia="Times New Roman" w:hAnsi="Arial" w:cs="Arial"/>
          <w:color w:val="000000"/>
          <w:kern w:val="0"/>
          <w14:ligatures w14:val="none"/>
        </w:rPr>
        <w:t xml:space="preserve">higher </w:t>
      </w:r>
      <w:r w:rsidR="00632BB6">
        <w:rPr>
          <w:rFonts w:ascii="Arial" w:eastAsia="Times New Roman" w:hAnsi="Arial" w:cs="Arial"/>
          <w:color w:val="000000"/>
          <w:kern w:val="0"/>
          <w14:ligatures w14:val="none"/>
        </w:rPr>
        <w:t xml:space="preserve">salinity regimes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15 ppt</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can</w:t>
      </w:r>
      <w:r w:rsidR="00632BB6">
        <w:rPr>
          <w:rFonts w:ascii="Arial" w:eastAsia="Times New Roman" w:hAnsi="Arial" w:cs="Arial"/>
          <w:color w:val="000000"/>
          <w:kern w:val="0"/>
          <w14:ligatures w14:val="none"/>
        </w:rPr>
        <w:t xml:space="preserve"> be lethal for bass </w:t>
      </w:r>
      <w:r w:rsidR="00632BB6">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{"citationID":"UvnrNNBe","properties":{"formattedCitation":"(Norris {\\i{}et al.}, 2010)","plainCitation":"(Norris et al., 2010)","noteIndex":0},"citationItems":[{"id":"qXH3zpq3/zBFP6Jdn","uris":["http://zotero.org/users/4161640/items/9I25F7CQ"],"itemData":{"id":282,"type":"article-journal","container-title":"Transactions of the American Fisheries Society","issue":"2","journalAbbreviation":"Trans. Am. Fish. Soc.","note":"publisher: Oxford University Press Oxford, UK","page":"610–625","title":"Coastal estuaries as habitat for a freshwater fish species: exploring population-level effects of salinity on largemouth bass","volume":"139","author":[{"family":"Norris","given":"Alicia J"},{"family":"DeVries","given":"Dennis R"},{"family":"Wright","given":"Russell A"}],"issued":{"date-parts":[["2010"]]}}}],"schema":"https://github.com/citation-style-language/schema/raw/master/csl-citation.json"} </w:instrText>
      </w:r>
      <w:r w:rsidR="00632BB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(Norris </w:t>
      </w:r>
      <w:r w:rsidR="002838B7" w:rsidRPr="002838B7">
        <w:rPr>
          <w:rFonts w:ascii="Arial" w:hAnsi="Arial" w:cs="Arial"/>
          <w:i/>
          <w:iCs/>
          <w:color w:val="000000"/>
          <w:kern w:val="0"/>
        </w:rPr>
        <w:t>et al.</w:t>
      </w:r>
      <w:r w:rsidR="002838B7" w:rsidRPr="002838B7">
        <w:rPr>
          <w:rFonts w:ascii="Arial" w:hAnsi="Arial" w:cs="Arial"/>
          <w:color w:val="000000"/>
          <w:kern w:val="0"/>
        </w:rPr>
        <w:t>, 2010)</w:t>
      </w:r>
      <w:r w:rsidR="00632BB6">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Interestingly</w:t>
      </w:r>
      <w:r>
        <w:rPr>
          <w:rFonts w:ascii="Arial" w:eastAsia="Times New Roman" w:hAnsi="Arial" w:cs="Arial"/>
          <w:color w:val="000000"/>
          <w:kern w:val="0"/>
          <w14:ligatures w14:val="none"/>
        </w:rPr>
        <w:t xml:space="preserve">, the consistent </w:t>
      </w:r>
      <w:r w:rsidR="002F7ACA">
        <w:rPr>
          <w:rFonts w:ascii="Arial" w:eastAsia="Times New Roman" w:hAnsi="Arial" w:cs="Arial"/>
          <w:color w:val="000000"/>
          <w:kern w:val="0"/>
          <w14:ligatures w14:val="none"/>
        </w:rPr>
        <w:t>decline</w:t>
      </w:r>
      <w:r w:rsidR="008D357E">
        <w:rPr>
          <w:rFonts w:ascii="Arial" w:eastAsia="Times New Roman" w:hAnsi="Arial" w:cs="Arial"/>
          <w:color w:val="000000"/>
          <w:kern w:val="0"/>
          <w14:ligatures w14:val="none"/>
        </w:rPr>
        <w:t xml:space="preserve"> </w:t>
      </w:r>
      <w:r w:rsidR="002F7ACA">
        <w:rPr>
          <w:rFonts w:ascii="Arial" w:eastAsia="Times New Roman" w:hAnsi="Arial" w:cs="Arial"/>
          <w:color w:val="000000"/>
          <w:kern w:val="0"/>
          <w14:ligatures w14:val="none"/>
        </w:rPr>
        <w:t>in NLR</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across the control,</w:t>
      </w:r>
      <w:r>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Cd</w:t>
      </w:r>
      <w:r w:rsidR="00104F8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and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low group</w:t>
      </w:r>
      <w:r w:rsidR="008D357E">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suggest</w:t>
      </w:r>
      <w:r>
        <w:rPr>
          <w:rFonts w:ascii="Arial" w:eastAsia="Times New Roman" w:hAnsi="Arial" w:cs="Arial"/>
          <w:color w:val="000000"/>
          <w:kern w:val="0"/>
          <w14:ligatures w14:val="none"/>
        </w:rPr>
        <w:t xml:space="preserve">s </w:t>
      </w:r>
      <w:r w:rsidR="00632BB6">
        <w:rPr>
          <w:rFonts w:ascii="Arial" w:eastAsia="Times New Roman" w:hAnsi="Arial" w:cs="Arial"/>
          <w:color w:val="000000"/>
          <w:kern w:val="0"/>
          <w14:ligatures w14:val="none"/>
        </w:rPr>
        <w:t xml:space="preserve">that there </w:t>
      </w:r>
      <w:r w:rsidR="000F3223">
        <w:rPr>
          <w:rFonts w:ascii="Arial" w:eastAsia="Times New Roman" w:hAnsi="Arial" w:cs="Arial"/>
          <w:color w:val="000000"/>
          <w:kern w:val="0"/>
          <w14:ligatures w14:val="none"/>
        </w:rPr>
        <w:t>may be</w:t>
      </w:r>
      <w:r w:rsidR="00632BB6">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no interactive effect between </w:t>
      </w:r>
      <w:r w:rsidR="000F3223">
        <w:rPr>
          <w:rFonts w:ascii="Arial" w:eastAsia="Times New Roman" w:hAnsi="Arial" w:cs="Arial"/>
          <w:color w:val="000000"/>
          <w:kern w:val="0"/>
          <w14:ligatures w14:val="none"/>
        </w:rPr>
        <w:t xml:space="preserve">Cd and </w:t>
      </w:r>
      <w:proofErr w:type="spellStart"/>
      <w:r w:rsidR="000F322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and </w:t>
      </w:r>
      <w:r w:rsidR="008B31E8">
        <w:rPr>
          <w:rFonts w:ascii="Arial" w:eastAsia="Times New Roman" w:hAnsi="Arial" w:cs="Arial"/>
          <w:color w:val="000000"/>
          <w:kern w:val="0"/>
          <w14:ligatures w14:val="none"/>
        </w:rPr>
        <w:t xml:space="preserve">a </w:t>
      </w:r>
      <w:r w:rsidR="000F3223">
        <w:rPr>
          <w:rFonts w:ascii="Arial" w:eastAsia="Times New Roman" w:hAnsi="Arial" w:cs="Arial"/>
          <w:color w:val="000000"/>
          <w:kern w:val="0"/>
          <w14:ligatures w14:val="none"/>
        </w:rPr>
        <w:t>salinity increase</w:t>
      </w:r>
      <w:r w:rsidR="003E7284" w:rsidRPr="003E7284">
        <w:rPr>
          <w:rFonts w:ascii="Arial" w:eastAsia="Times New Roman" w:hAnsi="Arial" w:cs="Arial"/>
          <w:color w:val="000000"/>
          <w:kern w:val="0"/>
          <w14:ligatures w14:val="none"/>
        </w:rPr>
        <w:t>.</w:t>
      </w:r>
      <w:r w:rsidR="000F3223">
        <w:rPr>
          <w:rFonts w:ascii="Arial" w:eastAsia="Times New Roman" w:hAnsi="Arial" w:cs="Arial"/>
          <w:color w:val="000000"/>
          <w:kern w:val="0"/>
          <w14:ligatures w14:val="none"/>
        </w:rPr>
        <w:t xml:space="preserve"> The recovery we observed suggests that moderate salinity alone does not cause chronic stress, but its effects may intensify when combined with chemical pollutants.</w:t>
      </w:r>
    </w:p>
    <w:p w14:paraId="7C163F75" w14:textId="77777777" w:rsidR="00D8586B" w:rsidRDefault="00D8586B" w:rsidP="00207381">
      <w:pPr>
        <w:spacing w:line="480" w:lineRule="auto"/>
        <w:ind w:firstLine="720"/>
        <w:rPr>
          <w:rFonts w:ascii="Arial" w:eastAsia="Times New Roman" w:hAnsi="Arial" w:cs="Arial"/>
          <w:color w:val="000000"/>
          <w:kern w:val="0"/>
          <w14:ligatures w14:val="none"/>
        </w:rPr>
      </w:pPr>
    </w:p>
    <w:p w14:paraId="354D2210" w14:textId="27774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4.6. Implications from X</w:t>
      </w:r>
      <w:r w:rsidRPr="00D8586B">
        <w:rPr>
          <w:rFonts w:ascii="Arial" w:eastAsia="Times New Roman" w:hAnsi="Arial" w:cs="Arial"/>
          <w:i/>
          <w:iCs/>
          <w:color w:val="000000"/>
          <w:kern w:val="0"/>
          <w14:ligatures w14:val="none"/>
        </w:rPr>
        <w:t>enobiotic</w:t>
      </w:r>
      <w:r>
        <w:rPr>
          <w:rFonts w:ascii="Arial" w:eastAsia="Times New Roman" w:hAnsi="Arial" w:cs="Arial"/>
          <w:i/>
          <w:iCs/>
          <w:color w:val="000000"/>
          <w:kern w:val="0"/>
          <w14:ligatures w14:val="none"/>
        </w:rPr>
        <w:t>–Stress Relationships</w:t>
      </w:r>
    </w:p>
    <w:p w14:paraId="11B5E469" w14:textId="36EF1A67" w:rsidR="008B31E8" w:rsidRDefault="00D62511"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Our</w:t>
      </w:r>
      <w:r w:rsidR="00D0262C" w:rsidRPr="003E7284">
        <w:rPr>
          <w:rFonts w:ascii="Arial" w:eastAsia="Times New Roman" w:hAnsi="Arial" w:cs="Arial"/>
          <w:color w:val="000000"/>
          <w:kern w:val="0"/>
          <w14:ligatures w14:val="none"/>
        </w:rPr>
        <w:t xml:space="preserve"> findings have </w:t>
      </w:r>
      <w:r w:rsidR="008B31E8">
        <w:rPr>
          <w:rFonts w:ascii="Arial" w:eastAsia="Times New Roman" w:hAnsi="Arial" w:cs="Arial"/>
          <w:color w:val="000000"/>
          <w:kern w:val="0"/>
          <w14:ligatures w14:val="none"/>
        </w:rPr>
        <w:t>broad</w:t>
      </w:r>
      <w:r w:rsidR="00D0262C" w:rsidRPr="003E7284">
        <w:rPr>
          <w:rFonts w:ascii="Arial" w:eastAsia="Times New Roman" w:hAnsi="Arial" w:cs="Arial"/>
          <w:color w:val="000000"/>
          <w:kern w:val="0"/>
          <w14:ligatures w14:val="none"/>
        </w:rPr>
        <w:t xml:space="preserve"> implications for</w:t>
      </w:r>
      <w:r w:rsidR="008B31E8">
        <w:rPr>
          <w:rFonts w:ascii="Arial" w:eastAsia="Times New Roman" w:hAnsi="Arial" w:cs="Arial"/>
          <w:color w:val="000000"/>
          <w:kern w:val="0"/>
          <w14:ligatures w14:val="none"/>
        </w:rPr>
        <w:t xml:space="preserve"> understanding how contaminants influence vertebrate stress physiology and</w:t>
      </w:r>
      <w:r w:rsidR="00D0262C" w:rsidRPr="003E7284">
        <w:rPr>
          <w:rFonts w:ascii="Arial" w:eastAsia="Times New Roman" w:hAnsi="Arial" w:cs="Arial"/>
          <w:color w:val="000000"/>
          <w:kern w:val="0"/>
          <w14:ligatures w14:val="none"/>
        </w:rPr>
        <w:t xml:space="preserve"> the health of aquatic </w:t>
      </w:r>
      <w:r w:rsidR="00115EDC">
        <w:rPr>
          <w:rFonts w:ascii="Arial" w:eastAsia="Times New Roman" w:hAnsi="Arial" w:cs="Arial"/>
          <w:color w:val="000000"/>
          <w:kern w:val="0"/>
          <w14:ligatures w14:val="none"/>
        </w:rPr>
        <w:t>organisms</w:t>
      </w:r>
      <w:r w:rsidR="00D0262C"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Leu</w:t>
      </w:r>
      <w:r w:rsidR="00A34BAC">
        <w:rPr>
          <w:rFonts w:ascii="Arial" w:eastAsia="Times New Roman" w:hAnsi="Arial" w:cs="Arial"/>
          <w:color w:val="000000"/>
          <w:kern w:val="0"/>
          <w14:ligatures w14:val="none"/>
        </w:rPr>
        <w:t>k</w:t>
      </w:r>
      <w:r>
        <w:rPr>
          <w:rFonts w:ascii="Arial" w:eastAsia="Times New Roman" w:hAnsi="Arial" w:cs="Arial"/>
          <w:color w:val="000000"/>
          <w:kern w:val="0"/>
          <w14:ligatures w14:val="none"/>
        </w:rPr>
        <w:t>ocyte profiles</w:t>
      </w:r>
      <w:r w:rsidR="008B31E8">
        <w:rPr>
          <w:rFonts w:ascii="Arial" w:eastAsia="Times New Roman" w:hAnsi="Arial" w:cs="Arial"/>
          <w:color w:val="000000"/>
          <w:kern w:val="0"/>
          <w14:ligatures w14:val="none"/>
        </w:rPr>
        <w:t>, particularly the NLR,</w:t>
      </w:r>
      <w:r>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serv</w:t>
      </w:r>
      <w:r>
        <w:rPr>
          <w:rFonts w:ascii="Arial" w:eastAsia="Times New Roman" w:hAnsi="Arial" w:cs="Arial"/>
          <w:color w:val="000000"/>
          <w:kern w:val="0"/>
          <w14:ligatures w14:val="none"/>
        </w:rPr>
        <w:t>e</w:t>
      </w:r>
      <w:r w:rsidR="00D0262C" w:rsidRPr="003E7284">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as</w:t>
      </w:r>
      <w:r w:rsidR="00D0262C" w:rsidRPr="003E7284">
        <w:rPr>
          <w:rFonts w:ascii="Arial" w:eastAsia="Times New Roman" w:hAnsi="Arial" w:cs="Arial"/>
          <w:color w:val="000000"/>
          <w:kern w:val="0"/>
          <w14:ligatures w14:val="none"/>
        </w:rPr>
        <w:t xml:space="preserve"> a r</w:t>
      </w:r>
      <w:r w:rsidR="00115EDC">
        <w:rPr>
          <w:rFonts w:ascii="Arial" w:eastAsia="Times New Roman" w:hAnsi="Arial" w:cs="Arial"/>
          <w:color w:val="000000"/>
          <w:kern w:val="0"/>
          <w14:ligatures w14:val="none"/>
        </w:rPr>
        <w:t>eliable</w:t>
      </w:r>
      <w:r w:rsidR="00D0262C" w:rsidRPr="003E7284">
        <w:rPr>
          <w:rFonts w:ascii="Arial" w:eastAsia="Times New Roman" w:hAnsi="Arial" w:cs="Arial"/>
          <w:color w:val="000000"/>
          <w:kern w:val="0"/>
          <w14:ligatures w14:val="none"/>
        </w:rPr>
        <w:t xml:space="preserve"> proxy for stress and can be used across </w:t>
      </w:r>
      <w:r>
        <w:rPr>
          <w:rFonts w:ascii="Arial" w:eastAsia="Times New Roman" w:hAnsi="Arial" w:cs="Arial"/>
          <w:color w:val="000000"/>
          <w:kern w:val="0"/>
          <w14:ligatures w14:val="none"/>
        </w:rPr>
        <w:t>various</w:t>
      </w:r>
      <w:r w:rsidR="00D0262C" w:rsidRPr="003E7284">
        <w:rPr>
          <w:rFonts w:ascii="Arial" w:eastAsia="Times New Roman" w:hAnsi="Arial" w:cs="Arial"/>
          <w:color w:val="000000"/>
          <w:kern w:val="0"/>
          <w14:ligatures w14:val="none"/>
        </w:rPr>
        <w:t xml:space="preserve"> vertebrate taxa </w:t>
      </w:r>
      <w:r w:rsidR="00115EDC">
        <w:rPr>
          <w:rFonts w:ascii="Arial" w:eastAsia="Times New Roman" w:hAnsi="Arial" w:cs="Arial"/>
          <w:color w:val="000000"/>
          <w:kern w:val="0"/>
          <w14:ligatures w14:val="none"/>
        </w:rPr>
        <w:t>du</w:t>
      </w:r>
      <w:r w:rsidR="00D0262C" w:rsidRPr="003E7284">
        <w:rPr>
          <w:rFonts w:ascii="Arial" w:eastAsia="Times New Roman" w:hAnsi="Arial" w:cs="Arial"/>
          <w:color w:val="000000"/>
          <w:kern w:val="0"/>
          <w14:ligatures w14:val="none"/>
        </w:rPr>
        <w:t xml:space="preserve">e </w:t>
      </w:r>
      <w:r w:rsidR="00115EDC">
        <w:rPr>
          <w:rFonts w:ascii="Arial" w:eastAsia="Times New Roman" w:hAnsi="Arial" w:cs="Arial"/>
          <w:color w:val="000000"/>
          <w:kern w:val="0"/>
          <w14:ligatures w14:val="none"/>
        </w:rPr>
        <w:t>to</w:t>
      </w:r>
      <w:r w:rsidR="00D0262C" w:rsidRPr="003E7284">
        <w:rPr>
          <w:rFonts w:ascii="Arial" w:eastAsia="Times New Roman" w:hAnsi="Arial" w:cs="Arial"/>
          <w:color w:val="000000"/>
          <w:kern w:val="0"/>
          <w14:ligatures w14:val="none"/>
        </w:rPr>
        <w:t xml:space="preserve"> the conservative nature of the stress response</w:t>
      </w:r>
      <w:r w:rsidR="00B57896">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{"citationID":"9gysVuSr","properties":{"formattedCitation":"(Davis {\\i{}et al.}, 2008)","plainCitation":"(Davis et al., 2008)","noteIndex":0},"citationItems":[{"id":"qXH3zpq3/3MDIPwhk","uris":["http://zotero.org/users/4161640/items/PLY5XJBA"],"itemData":{"id":236,"type":"article-journal","container-title":"Functional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2008)</w:t>
      </w:r>
      <w:r w:rsidR="00B57896">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 Therefore</w:t>
      </w:r>
      <w:r w:rsidR="00D0262C">
        <w:rPr>
          <w:rFonts w:ascii="Arial" w:eastAsia="Times New Roman" w:hAnsi="Arial" w:cs="Arial"/>
          <w:color w:val="000000"/>
          <w:kern w:val="0"/>
          <w14:ligatures w14:val="none"/>
        </w:rPr>
        <w:t>,</w:t>
      </w:r>
      <w:r w:rsidR="00D0262C" w:rsidRPr="003E7284">
        <w:rPr>
          <w:rFonts w:ascii="Arial" w:eastAsia="Times New Roman" w:hAnsi="Arial" w:cs="Arial"/>
          <w:color w:val="000000"/>
          <w:kern w:val="0"/>
          <w14:ligatures w14:val="none"/>
        </w:rPr>
        <w:t xml:space="preserve"> it is </w:t>
      </w:r>
      <w:r w:rsidR="00115EDC">
        <w:rPr>
          <w:rFonts w:ascii="Arial" w:eastAsia="Times New Roman" w:hAnsi="Arial" w:cs="Arial"/>
          <w:color w:val="000000"/>
          <w:kern w:val="0"/>
          <w14:ligatures w14:val="none"/>
        </w:rPr>
        <w:t>reasona</w:t>
      </w:r>
      <w:r w:rsidR="00D0262C" w:rsidRPr="003E7284">
        <w:rPr>
          <w:rFonts w:ascii="Arial" w:eastAsia="Times New Roman" w:hAnsi="Arial" w:cs="Arial"/>
          <w:color w:val="000000"/>
          <w:kern w:val="0"/>
          <w14:ligatures w14:val="none"/>
        </w:rPr>
        <w:t xml:space="preserve">ble to suggest that </w:t>
      </w:r>
      <w:proofErr w:type="spellStart"/>
      <w:r w:rsidR="00D0262C" w:rsidRPr="003E7284">
        <w:rPr>
          <w:rFonts w:ascii="Arial" w:eastAsia="Times New Roman" w:hAnsi="Arial" w:cs="Arial"/>
          <w:color w:val="000000"/>
          <w:kern w:val="0"/>
          <w14:ligatures w14:val="none"/>
        </w:rPr>
        <w:t>PFPeA</w:t>
      </w:r>
      <w:proofErr w:type="spellEnd"/>
      <w:r w:rsidR="00D0262C" w:rsidRPr="003E7284">
        <w:rPr>
          <w:rFonts w:ascii="Arial" w:eastAsia="Times New Roman" w:hAnsi="Arial" w:cs="Arial"/>
          <w:color w:val="000000"/>
          <w:kern w:val="0"/>
          <w14:ligatures w14:val="none"/>
        </w:rPr>
        <w:t xml:space="preserve">, and potentially other </w:t>
      </w:r>
      <w:r>
        <w:rPr>
          <w:rFonts w:ascii="Arial" w:eastAsia="Times New Roman" w:hAnsi="Arial" w:cs="Arial"/>
          <w:color w:val="000000"/>
          <w:kern w:val="0"/>
          <w14:ligatures w14:val="none"/>
        </w:rPr>
        <w:t>xenobiotics</w:t>
      </w:r>
      <w:ins w:id="57" w:author="ANTHONY JOHNSON" w:date="2025-11-13T12:06:00Z">
        <w:r w:rsidR="00033ECC">
          <w:rPr>
            <w:rFonts w:ascii="Arial" w:eastAsia="Times New Roman" w:hAnsi="Arial" w:cs="Arial"/>
            <w:color w:val="000000"/>
            <w:kern w:val="0"/>
            <w14:ligatures w14:val="none"/>
          </w:rPr>
          <w:t>, including short-chain PFAS</w:t>
        </w:r>
      </w:ins>
      <w:ins w:id="58" w:author="ANTHONY JOHNSON" w:date="2025-11-13T12:07:00Z">
        <w:r w:rsidR="00033ECC">
          <w:rPr>
            <w:rFonts w:ascii="Arial" w:eastAsia="Times New Roman" w:hAnsi="Arial" w:cs="Arial"/>
            <w:color w:val="000000"/>
            <w:kern w:val="0"/>
            <w14:ligatures w14:val="none"/>
          </w:rPr>
          <w:t xml:space="preserve"> isomers</w:t>
        </w:r>
      </w:ins>
      <w:r w:rsidR="00D0262C" w:rsidRPr="003E7284">
        <w:rPr>
          <w:rFonts w:ascii="Arial" w:eastAsia="Times New Roman" w:hAnsi="Arial" w:cs="Arial"/>
          <w:color w:val="000000"/>
          <w:kern w:val="0"/>
          <w14:ligatures w14:val="none"/>
        </w:rPr>
        <w:t xml:space="preserve">, </w:t>
      </w:r>
      <w:del w:id="59" w:author="ANTHONY JOHNSON" w:date="2025-11-13T12:07:00Z">
        <w:r w:rsidR="00D0262C" w:rsidRPr="003E7284" w:rsidDel="00033ECC">
          <w:rPr>
            <w:rFonts w:ascii="Arial" w:eastAsia="Times New Roman" w:hAnsi="Arial" w:cs="Arial"/>
            <w:color w:val="000000"/>
            <w:kern w:val="0"/>
            <w14:ligatures w14:val="none"/>
          </w:rPr>
          <w:delText xml:space="preserve">could </w:delText>
        </w:r>
      </w:del>
      <w:ins w:id="60" w:author="ANTHONY JOHNSON" w:date="2025-11-13T12:07:00Z">
        <w:r w:rsidR="00033ECC">
          <w:rPr>
            <w:rFonts w:ascii="Arial" w:eastAsia="Times New Roman" w:hAnsi="Arial" w:cs="Arial"/>
            <w:color w:val="000000"/>
            <w:kern w:val="0"/>
            <w14:ligatures w14:val="none"/>
          </w:rPr>
          <w:t>may</w:t>
        </w:r>
        <w:r w:rsidR="00033ECC" w:rsidRPr="003E7284">
          <w:rPr>
            <w:rFonts w:ascii="Arial" w:eastAsia="Times New Roman" w:hAnsi="Arial" w:cs="Arial"/>
            <w:color w:val="000000"/>
            <w:kern w:val="0"/>
            <w14:ligatures w14:val="none"/>
          </w:rPr>
          <w:t xml:space="preserve"> </w:t>
        </w:r>
      </w:ins>
      <w:r w:rsidR="008B31E8">
        <w:rPr>
          <w:rFonts w:ascii="Arial" w:eastAsia="Times New Roman" w:hAnsi="Arial" w:cs="Arial"/>
          <w:color w:val="000000"/>
          <w:kern w:val="0"/>
          <w14:ligatures w14:val="none"/>
        </w:rPr>
        <w:t>alter stress dynamics</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in other </w:t>
      </w:r>
      <w:r w:rsidR="00D0262C" w:rsidRPr="003E7284">
        <w:rPr>
          <w:rFonts w:ascii="Arial" w:eastAsia="Times New Roman" w:hAnsi="Arial" w:cs="Arial"/>
          <w:color w:val="000000"/>
          <w:kern w:val="0"/>
          <w14:ligatures w14:val="none"/>
        </w:rPr>
        <w:t xml:space="preserve">species. </w:t>
      </w:r>
    </w:p>
    <w:p w14:paraId="431DD770" w14:textId="2FECA724" w:rsidR="008B31E8" w:rsidRDefault="008B31E8"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Studies on mammals, including</w:t>
      </w:r>
      <w:r w:rsidR="00B57896" w:rsidRPr="003E7284">
        <w:rPr>
          <w:rFonts w:ascii="Arial" w:eastAsia="Times New Roman" w:hAnsi="Arial" w:cs="Arial"/>
          <w:color w:val="000000"/>
          <w:kern w:val="0"/>
          <w14:ligatures w14:val="none"/>
        </w:rPr>
        <w:t xml:space="preserve"> mice</w:t>
      </w:r>
      <w:r>
        <w:rPr>
          <w:rFonts w:ascii="Arial" w:eastAsia="Times New Roman" w:hAnsi="Arial" w:cs="Arial"/>
          <w:color w:val="000000"/>
          <w:kern w:val="0"/>
          <w14:ligatures w14:val="none"/>
        </w:rPr>
        <w:t>,</w:t>
      </w:r>
      <w:r w:rsidR="00B57896"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have reported</w:t>
      </w:r>
      <w:r w:rsidR="00B57896" w:rsidRPr="003E7284">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t xml:space="preserve">that </w:t>
      </w:r>
      <w:r w:rsidR="00B57896" w:rsidRPr="003E7284">
        <w:rPr>
          <w:rFonts w:ascii="Arial" w:eastAsia="Times New Roman" w:hAnsi="Arial" w:cs="Arial"/>
          <w:color w:val="000000"/>
          <w:kern w:val="0"/>
          <w14:ligatures w14:val="none"/>
        </w:rPr>
        <w:t xml:space="preserve">certain PFAS </w:t>
      </w:r>
      <w:r w:rsidR="00B57896">
        <w:rPr>
          <w:rFonts w:ascii="Arial" w:eastAsia="Times New Roman" w:hAnsi="Arial" w:cs="Arial"/>
          <w:color w:val="000000"/>
          <w:kern w:val="0"/>
          <w14:ligatures w14:val="none"/>
        </w:rPr>
        <w:t>compound</w:t>
      </w:r>
      <w:r w:rsidR="00B57896" w:rsidRPr="003E7284">
        <w:rPr>
          <w:rFonts w:ascii="Arial" w:eastAsia="Times New Roman" w:hAnsi="Arial" w:cs="Arial"/>
          <w:color w:val="000000"/>
          <w:kern w:val="0"/>
          <w14:ligatures w14:val="none"/>
        </w:rPr>
        <w:t xml:space="preserve">s may </w:t>
      </w:r>
      <w:r w:rsidR="00B57896">
        <w:rPr>
          <w:rFonts w:ascii="Arial" w:eastAsia="Times New Roman" w:hAnsi="Arial" w:cs="Arial"/>
          <w:color w:val="000000"/>
          <w:kern w:val="0"/>
          <w14:ligatures w14:val="none"/>
        </w:rPr>
        <w:t>affe</w:t>
      </w:r>
      <w:r w:rsidR="00B57896" w:rsidRPr="003E7284">
        <w:rPr>
          <w:rFonts w:ascii="Arial" w:eastAsia="Times New Roman" w:hAnsi="Arial" w:cs="Arial"/>
          <w:color w:val="000000"/>
          <w:kern w:val="0"/>
          <w14:ligatures w14:val="none"/>
        </w:rPr>
        <w:t>ct lymphocyte and neutrophil</w:t>
      </w:r>
      <w:r>
        <w:rPr>
          <w:rFonts w:ascii="Arial" w:eastAsia="Times New Roman" w:hAnsi="Arial" w:cs="Arial"/>
          <w:color w:val="000000"/>
          <w:kern w:val="0"/>
          <w14:ligatures w14:val="none"/>
        </w:rPr>
        <w:t xml:space="preserve"> activity </w:t>
      </w:r>
      <w:r w:rsidR="00B57896">
        <w:rPr>
          <w:rFonts w:ascii="Arial" w:eastAsia="Times New Roman" w:hAnsi="Arial" w:cs="Arial"/>
          <w:color w:val="000000"/>
          <w:kern w:val="0"/>
          <w14:ligatures w14:val="none"/>
        </w:rPr>
        <w:t xml:space="preserve">differently </w:t>
      </w:r>
      <w:r w:rsidR="00B57896">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{"citationID":"suAATQAp","properties":{"formattedCitation":"(Qazi {\\i{}et al.}, 2009)","plainCitation":"(Qazi et al., 2009)","noteIndex":0},"citationItems":[{"id":"qXH3zpq3/rIxf0OXK","uris":["http://zotero.org/users/4161640/items/K9ARJ2KM"],"itemData":{"id":284,"type":"article-journal","container-title":"Toxicology","issue":"3","journalAbbreviation":"Toxicol.","note":"publisher: Elsevier","page":"207–214","title":"High-dose, short-term exposure of mice to perfluorooctanesulfonate (PFOS) or perfluorooctanoate (PFOA) affects the number of circulating neutrophils differently, but enhances the inflammatory responses of macrophages to lipopolysaccharide (LPS) in a similar fashion","volume":"262","author":[{"family":"Qazi","given":"Mousumi R"},{"family":"Bogdanska","given":"Jasna"},{"family":"Butenhoff","given":"John L"},{"family":"Nelson","given":"B Dean"},{"family":"DePierre","given":"Joseph W"},{"family":"Abedi-Valugerdi","given":"Manuchehr"}],"issued":{"date-parts":[["2009"]]}}}],"schema":"https://github.com/citation-style-language/schema/raw/master/csl-citation.json"}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(Qazi </w:t>
      </w:r>
      <w:r w:rsidR="002838B7" w:rsidRPr="002838B7">
        <w:rPr>
          <w:rFonts w:ascii="Arial" w:hAnsi="Arial" w:cs="Arial"/>
          <w:i/>
          <w:iCs/>
          <w:color w:val="000000"/>
          <w:kern w:val="0"/>
        </w:rPr>
        <w:t>et al.</w:t>
      </w:r>
      <w:r w:rsidR="002838B7" w:rsidRPr="002838B7">
        <w:rPr>
          <w:rFonts w:ascii="Arial" w:hAnsi="Arial" w:cs="Arial"/>
          <w:color w:val="000000"/>
          <w:kern w:val="0"/>
        </w:rPr>
        <w:t>, 2009)</w:t>
      </w:r>
      <w:r w:rsidR="00B57896">
        <w:rPr>
          <w:rFonts w:ascii="Arial" w:eastAsia="Times New Roman" w:hAnsi="Arial" w:cs="Arial"/>
          <w:color w:val="000000"/>
          <w:kern w:val="0"/>
          <w14:ligatures w14:val="none"/>
        </w:rPr>
        <w:fldChar w:fldCharType="end"/>
      </w:r>
      <w:r w:rsidR="00B57896" w:rsidRPr="003E7284">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t>Combined with our results, this evidence emphasizes that PFAS toxicity extends beyond endocrine disruption to include immune variation</w:t>
      </w:r>
      <w:r>
        <w:rPr>
          <w:rFonts w:ascii="Arial" w:eastAsia="Times New Roman" w:hAnsi="Arial" w:cs="Arial"/>
          <w:color w:val="000000"/>
          <w:kern w:val="0"/>
          <w14:ligatures w14:val="none"/>
        </w:rPr>
        <w:t xml:space="preserve">. </w:t>
      </w:r>
      <w:r w:rsidRPr="00716A81">
        <w:rPr>
          <w:rFonts w:ascii="Arial" w:eastAsia="Times New Roman" w:hAnsi="Arial" w:cs="Arial"/>
          <w:color w:val="000000"/>
          <w:kern w:val="0"/>
          <w14:ligatures w14:val="none"/>
        </w:rPr>
        <w:t>However, it is crucial to exercise caution when drawing broad conclusions about the relationship between xenobiotics and leukocytes, as our study was conducted over a short timeframe and involved relatively few individuals per group within a single species. Future research should explore the relationship between various xenobiotic substances and leukocyte profiles over extended exposure periods. Studies should also investigate the effects of PFAS compounds and Cd using finer-scale dosing increments and concentrations that reflect environmental conditions.</w:t>
      </w:r>
    </w:p>
    <w:p w14:paraId="0E12F624" w14:textId="40DC4305" w:rsidR="004D3F45" w:rsidRDefault="00A34BAC"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In the context of natural experiments using stress proxies to test hypotheses </w:t>
      </w:r>
      <w:r>
        <w:rPr>
          <w:rFonts w:ascii="Arial" w:eastAsia="Times New Roman" w:hAnsi="Arial" w:cs="Arial"/>
          <w:i/>
          <w:iCs/>
          <w:color w:val="000000"/>
          <w:kern w:val="0"/>
          <w14:ligatures w14:val="none"/>
        </w:rPr>
        <w:t xml:space="preserve">in </w:t>
      </w:r>
      <w:r w:rsidRPr="00A34BAC">
        <w:rPr>
          <w:rFonts w:ascii="Arial" w:eastAsia="Times New Roman" w:hAnsi="Arial" w:cs="Arial"/>
          <w:i/>
          <w:iCs/>
          <w:color w:val="000000"/>
          <w:kern w:val="0"/>
          <w14:ligatures w14:val="none"/>
        </w:rPr>
        <w:t>vivo</w:t>
      </w:r>
      <w:r>
        <w:rPr>
          <w:rFonts w:ascii="Arial" w:eastAsia="Times New Roman" w:hAnsi="Arial" w:cs="Arial"/>
          <w:color w:val="000000"/>
          <w:kern w:val="0"/>
          <w14:ligatures w14:val="none"/>
        </w:rPr>
        <w:t xml:space="preserve">, these data highlight the confounding effects of exogenous pollutant cocktails among replicate systems. PFAS compounds, in particular, may bias stress proxies and lead to inaccurate conservation and management conclusions pertaining to less enigmatic perturbations. </w:t>
      </w:r>
      <w:r w:rsidR="00D62511">
        <w:rPr>
          <w:rFonts w:ascii="Arial" w:eastAsia="Times New Roman" w:hAnsi="Arial" w:cs="Arial"/>
          <w:color w:val="000000"/>
          <w:kern w:val="0"/>
          <w14:ligatures w14:val="none"/>
        </w:rPr>
        <w:t>Xenobiotics</w:t>
      </w:r>
      <w:r w:rsidR="00D0262C" w:rsidRPr="003E7284">
        <w:rPr>
          <w:rFonts w:ascii="Arial" w:eastAsia="Times New Roman" w:hAnsi="Arial" w:cs="Arial"/>
          <w:color w:val="000000"/>
          <w:kern w:val="0"/>
          <w14:ligatures w14:val="none"/>
        </w:rPr>
        <w:t xml:space="preserve"> have been</w:t>
      </w:r>
      <w:r w:rsidR="00716A81">
        <w:rPr>
          <w:rFonts w:ascii="Arial" w:eastAsia="Times New Roman" w:hAnsi="Arial" w:cs="Arial"/>
          <w:color w:val="000000"/>
          <w:kern w:val="0"/>
          <w14:ligatures w14:val="none"/>
        </w:rPr>
        <w:t>—and continue to be—</w:t>
      </w:r>
      <w:r w:rsidR="00D0262C" w:rsidRPr="003E7284">
        <w:rPr>
          <w:rFonts w:ascii="Arial" w:eastAsia="Times New Roman" w:hAnsi="Arial" w:cs="Arial"/>
          <w:color w:val="000000"/>
          <w:kern w:val="0"/>
          <w14:ligatures w14:val="none"/>
        </w:rPr>
        <w:t xml:space="preserve">detected globally </w:t>
      </w:r>
      <w:r w:rsidR="00D62511">
        <w:rPr>
          <w:rFonts w:ascii="Arial" w:eastAsia="Times New Roman" w:hAnsi="Arial" w:cs="Arial"/>
          <w:color w:val="000000"/>
          <w:kern w:val="0"/>
          <w14:ligatures w14:val="none"/>
        </w:rPr>
        <w:lastRenderedPageBreak/>
        <w:t xml:space="preserve">in our natural ecosystems, </w:t>
      </w:r>
      <w:r w:rsidR="00115EDC">
        <w:rPr>
          <w:rFonts w:ascii="Arial" w:eastAsia="Times New Roman" w:hAnsi="Arial" w:cs="Arial"/>
          <w:color w:val="000000"/>
          <w:kern w:val="0"/>
          <w14:ligatures w14:val="none"/>
        </w:rPr>
        <w:t>po</w:t>
      </w:r>
      <w:r w:rsidR="00D62511">
        <w:rPr>
          <w:rFonts w:ascii="Arial" w:eastAsia="Times New Roman" w:hAnsi="Arial" w:cs="Arial"/>
          <w:color w:val="000000"/>
          <w:kern w:val="0"/>
          <w14:ligatures w14:val="none"/>
        </w:rPr>
        <w:t xml:space="preserve">sing conservation </w:t>
      </w:r>
      <w:r w:rsidR="00115EDC">
        <w:rPr>
          <w:rFonts w:ascii="Arial" w:eastAsia="Times New Roman" w:hAnsi="Arial" w:cs="Arial"/>
          <w:color w:val="000000"/>
          <w:kern w:val="0"/>
          <w14:ligatures w14:val="none"/>
        </w:rPr>
        <w:t>challenges</w:t>
      </w:r>
      <w:r w:rsidR="00D62511">
        <w:rPr>
          <w:rFonts w:ascii="Arial" w:eastAsia="Times New Roman" w:hAnsi="Arial" w:cs="Arial"/>
          <w:color w:val="000000"/>
          <w:kern w:val="0"/>
          <w14:ligatures w14:val="none"/>
        </w:rPr>
        <w:t xml:space="preserve"> that </w:t>
      </w:r>
      <w:r w:rsidR="00115EDC">
        <w:rPr>
          <w:rFonts w:ascii="Arial" w:eastAsia="Times New Roman" w:hAnsi="Arial" w:cs="Arial"/>
          <w:color w:val="000000"/>
          <w:kern w:val="0"/>
          <w14:ligatures w14:val="none"/>
        </w:rPr>
        <w:t>are</w:t>
      </w:r>
      <w:r w:rsidR="00D62511">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rare</w:t>
      </w:r>
      <w:r w:rsidR="00D62511">
        <w:rPr>
          <w:rFonts w:ascii="Arial" w:eastAsia="Times New Roman" w:hAnsi="Arial" w:cs="Arial"/>
          <w:color w:val="000000"/>
          <w:kern w:val="0"/>
          <w14:ligatures w14:val="none"/>
        </w:rPr>
        <w:t xml:space="preserve">ly </w:t>
      </w:r>
      <w:r w:rsidR="00115EDC">
        <w:rPr>
          <w:rFonts w:ascii="Arial" w:eastAsia="Times New Roman" w:hAnsi="Arial" w:cs="Arial"/>
          <w:color w:val="000000"/>
          <w:kern w:val="0"/>
          <w14:ligatures w14:val="none"/>
        </w:rPr>
        <w:t>addressed</w:t>
      </w:r>
      <w:r w:rsidR="00D62511">
        <w:rPr>
          <w:rFonts w:ascii="Arial" w:eastAsia="Times New Roman" w:hAnsi="Arial" w:cs="Arial"/>
          <w:color w:val="000000"/>
          <w:kern w:val="0"/>
          <w14:ligatures w14:val="none"/>
        </w:rPr>
        <w:t xml:space="preserve"> </w:t>
      </w:r>
      <w:r w:rsidR="005E1EBB">
        <w:rPr>
          <w:rFonts w:ascii="Arial" w:eastAsia="Times New Roman" w:hAnsi="Arial" w:cs="Arial"/>
          <w:color w:val="000000"/>
          <w:kern w:val="0"/>
          <w14:ligatures w14:val="none"/>
        </w:rPr>
        <w:fldChar w:fldCharType="begin"/>
      </w:r>
      <w:r w:rsidR="006A2B5D">
        <w:rPr>
          <w:rFonts w:ascii="Arial" w:eastAsia="Times New Roman" w:hAnsi="Arial" w:cs="Arial"/>
          <w:color w:val="000000"/>
          <w:kern w:val="0"/>
          <w14:ligatures w14:val="none"/>
        </w:rPr>
        <w:instrText xml:space="preserve"> ADDIN ZOTERO_ITEM CSL_CITATION {"citationID":"JSXRBAZ6","properties":{"formattedCitation":"(Kurwadkar {\\i{}et al.}, 2022)","plainCitation":"(Kurwadkar et al., 2022)","noteIndex":0},"citationItems":[{"id":"qXH3zpq3/ympW6ysj","uris":["http://zotero.org/users/4161640/items/IP7F7U9P"],"itemData":{"id":246,"type":"article-journal","abstract":"Per-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5E1EBB">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(Kurwadkar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5E1EBB">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w:t>
      </w:r>
      <w:r w:rsidR="00D62511">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Clarify</w:t>
      </w:r>
      <w:r w:rsidR="00D62511">
        <w:rPr>
          <w:rFonts w:ascii="Arial" w:eastAsia="Times New Roman" w:hAnsi="Arial" w:cs="Arial"/>
          <w:color w:val="000000"/>
          <w:kern w:val="0"/>
          <w14:ligatures w14:val="none"/>
        </w:rPr>
        <w:t xml:space="preserve">ing the mechanistic connections underlying xenobiotic interactions with organisms is </w:t>
      </w:r>
      <w:r w:rsidR="00115EDC">
        <w:rPr>
          <w:rFonts w:ascii="Arial" w:eastAsia="Times New Roman" w:hAnsi="Arial" w:cs="Arial"/>
          <w:color w:val="000000"/>
          <w:kern w:val="0"/>
          <w14:ligatures w14:val="none"/>
        </w:rPr>
        <w:t>essenti</w:t>
      </w:r>
      <w:r w:rsidR="00D62511">
        <w:rPr>
          <w:rFonts w:ascii="Arial" w:eastAsia="Times New Roman" w:hAnsi="Arial" w:cs="Arial"/>
          <w:color w:val="000000"/>
          <w:kern w:val="0"/>
          <w14:ligatures w14:val="none"/>
        </w:rPr>
        <w:t xml:space="preserve">al for understanding organismal health and </w:t>
      </w:r>
      <w:r w:rsidR="002F7ACA">
        <w:rPr>
          <w:rFonts w:ascii="Arial" w:eastAsia="Times New Roman" w:hAnsi="Arial" w:cs="Arial"/>
          <w:color w:val="000000"/>
          <w:kern w:val="0"/>
          <w14:ligatures w14:val="none"/>
        </w:rPr>
        <w:t>resilience</w:t>
      </w:r>
      <w:r w:rsidR="005E1EBB">
        <w:rPr>
          <w:rFonts w:ascii="Arial" w:eastAsia="Times New Roman" w:hAnsi="Arial" w:cs="Arial"/>
          <w:color w:val="000000"/>
          <w:kern w:val="0"/>
          <w14:ligatures w14:val="none"/>
        </w:rPr>
        <w:t>,</w:t>
      </w:r>
      <w:r w:rsidR="002F7ACA">
        <w:rPr>
          <w:rFonts w:ascii="Arial" w:eastAsia="Times New Roman" w:hAnsi="Arial" w:cs="Arial"/>
          <w:color w:val="000000"/>
          <w:kern w:val="0"/>
          <w14:ligatures w14:val="none"/>
        </w:rPr>
        <w:t xml:space="preserve"> t</w:t>
      </w:r>
      <w:r w:rsidR="005E1EBB">
        <w:rPr>
          <w:rFonts w:ascii="Arial" w:eastAsia="Times New Roman" w:hAnsi="Arial" w:cs="Arial"/>
          <w:color w:val="000000"/>
          <w:kern w:val="0"/>
          <w14:ligatures w14:val="none"/>
        </w:rPr>
        <w:t>hereby</w:t>
      </w:r>
      <w:r w:rsidR="002F7ACA">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enhanc</w:t>
      </w:r>
      <w:r w:rsidR="005E1EBB">
        <w:rPr>
          <w:rFonts w:ascii="Arial" w:eastAsia="Times New Roman" w:hAnsi="Arial" w:cs="Arial"/>
          <w:color w:val="000000"/>
          <w:kern w:val="0"/>
          <w14:ligatures w14:val="none"/>
        </w:rPr>
        <w:t>ing</w:t>
      </w:r>
      <w:r w:rsidR="002F7ACA">
        <w:rPr>
          <w:rFonts w:ascii="Arial" w:eastAsia="Times New Roman" w:hAnsi="Arial" w:cs="Arial"/>
          <w:color w:val="000000"/>
          <w:kern w:val="0"/>
          <w14:ligatures w14:val="none"/>
        </w:rPr>
        <w:t xml:space="preserve"> global conservation efforts</w:t>
      </w:r>
      <w:r w:rsidR="001C65FA">
        <w:rPr>
          <w:rFonts w:ascii="Arial" w:eastAsia="Times New Roman" w:hAnsi="Arial" w:cs="Arial"/>
          <w:color w:val="000000"/>
          <w:kern w:val="0"/>
          <w14:ligatures w14:val="none"/>
        </w:rPr>
        <w:t>.</w:t>
      </w:r>
    </w:p>
    <w:p w14:paraId="651759AE" w14:textId="77777777" w:rsidR="005E1EBB" w:rsidRPr="004D3F45" w:rsidRDefault="005E1EBB" w:rsidP="005E1EBB">
      <w:pPr>
        <w:spacing w:line="480" w:lineRule="auto"/>
        <w:ind w:firstLine="720"/>
        <w:rPr>
          <w:rFonts w:ascii="Arial" w:eastAsia="Times New Roman" w:hAnsi="Arial" w:cs="Arial"/>
          <w:color w:val="000000"/>
          <w:kern w:val="0"/>
          <w14:ligatures w14:val="none"/>
        </w:rPr>
      </w:pPr>
    </w:p>
    <w:p w14:paraId="36E15A75" w14:textId="0F780494" w:rsidR="00676DE3" w:rsidRDefault="00676DE3">
      <w:pPr>
        <w:rPr>
          <w:rFonts w:ascii="Arial" w:hAnsi="Arial" w:cs="Arial"/>
        </w:rPr>
      </w:pPr>
      <w:r>
        <w:rPr>
          <w:rFonts w:ascii="Arial" w:hAnsi="Arial" w:cs="Arial"/>
        </w:rPr>
        <w:br w:type="page"/>
      </w:r>
    </w:p>
    <w:p w14:paraId="2699B11F" w14:textId="30466665" w:rsidR="00AB131F" w:rsidRDefault="004D3F45" w:rsidP="00122893">
      <w:pPr>
        <w:spacing w:line="480" w:lineRule="auto"/>
        <w:rPr>
          <w:rFonts w:ascii="Arial" w:hAnsi="Arial" w:cs="Arial"/>
        </w:rPr>
      </w:pPr>
      <w:r>
        <w:rPr>
          <w:rFonts w:ascii="Arial" w:hAnsi="Arial" w:cs="Arial"/>
          <w:b/>
          <w:bCs/>
        </w:rPr>
        <w:lastRenderedPageBreak/>
        <w:t>5</w:t>
      </w:r>
      <w:r w:rsidR="00AB131F">
        <w:rPr>
          <w:rFonts w:ascii="Arial" w:hAnsi="Arial" w:cs="Arial"/>
          <w:b/>
          <w:bCs/>
        </w:rPr>
        <w:t>.</w:t>
      </w:r>
      <w:r w:rsidR="007B242C">
        <w:rPr>
          <w:rFonts w:ascii="Arial" w:hAnsi="Arial" w:cs="Arial"/>
          <w:b/>
          <w:bCs/>
        </w:rPr>
        <w:t xml:space="preserve"> </w:t>
      </w:r>
      <w:r w:rsidR="0043715D">
        <w:rPr>
          <w:rFonts w:ascii="Arial" w:hAnsi="Arial" w:cs="Arial"/>
          <w:b/>
          <w:bCs/>
        </w:rPr>
        <w:t>Ethical Declarations</w:t>
      </w:r>
    </w:p>
    <w:p w14:paraId="497644FA" w14:textId="73B9C9D7" w:rsidR="007B242C" w:rsidRPr="007B242C" w:rsidRDefault="0043715D" w:rsidP="00122893">
      <w:pPr>
        <w:spacing w:line="480" w:lineRule="auto"/>
        <w:rPr>
          <w:rFonts w:ascii="Arial" w:hAnsi="Arial" w:cs="Arial"/>
        </w:rPr>
      </w:pPr>
      <w:r>
        <w:rPr>
          <w:rFonts w:ascii="Arial" w:hAnsi="Arial" w:cs="Arial"/>
        </w:rPr>
        <w:t xml:space="preserve">Southeastern Louisiana University Institutional Animal Care and Use Committee (IACUC) approved all procedures used herein, and we confirm that we performed all procedures in accordance with the approved IACUC </w:t>
      </w:r>
      <w:r w:rsidR="006F2404">
        <w:rPr>
          <w:rFonts w:ascii="Arial" w:hAnsi="Arial" w:cs="Arial"/>
        </w:rPr>
        <w:t>0093</w:t>
      </w:r>
      <w:r w:rsidR="007C0C20" w:rsidRPr="007C0C20">
        <w:rPr>
          <w:rFonts w:ascii="Arial" w:hAnsi="Arial" w:cs="Arial"/>
        </w:rPr>
        <w:t>.</w:t>
      </w:r>
    </w:p>
    <w:p w14:paraId="340EF716" w14:textId="77777777" w:rsidR="0043715D" w:rsidRDefault="0043715D" w:rsidP="0043715D">
      <w:pPr>
        <w:spacing w:line="480" w:lineRule="auto"/>
        <w:rPr>
          <w:rFonts w:ascii="Arial" w:hAnsi="Arial" w:cs="Arial"/>
          <w:b/>
          <w:bCs/>
        </w:rPr>
      </w:pPr>
    </w:p>
    <w:p w14:paraId="3BF333D1" w14:textId="7DA67AE1" w:rsidR="0043715D" w:rsidRDefault="0043715D" w:rsidP="0043715D">
      <w:pPr>
        <w:spacing w:line="480" w:lineRule="auto"/>
        <w:rPr>
          <w:rFonts w:ascii="Arial" w:hAnsi="Arial" w:cs="Arial"/>
        </w:rPr>
      </w:pPr>
      <w:r>
        <w:rPr>
          <w:rFonts w:ascii="Arial" w:hAnsi="Arial" w:cs="Arial"/>
          <w:b/>
          <w:bCs/>
        </w:rPr>
        <w:t>6. Acknowledgments</w:t>
      </w:r>
    </w:p>
    <w:p w14:paraId="7C17BFCD" w14:textId="77777777" w:rsidR="0043715D" w:rsidRPr="007B242C" w:rsidRDefault="0043715D" w:rsidP="0043715D">
      <w:pPr>
        <w:spacing w:line="480" w:lineRule="auto"/>
        <w:rPr>
          <w:rFonts w:ascii="Arial" w:hAnsi="Arial" w:cs="Arial"/>
        </w:rPr>
      </w:pPr>
      <w:r>
        <w:rPr>
          <w:rFonts w:ascii="Arial" w:hAnsi="Arial" w:cs="Arial"/>
        </w:rPr>
        <w:t xml:space="preserve">We thank </w:t>
      </w:r>
      <w:r w:rsidRPr="007B242C">
        <w:rPr>
          <w:rFonts w:ascii="Arial" w:hAnsi="Arial" w:cs="Arial"/>
        </w:rPr>
        <w:t xml:space="preserve">Gary </w:t>
      </w:r>
      <w:proofErr w:type="spellStart"/>
      <w:r w:rsidRPr="007B242C">
        <w:rPr>
          <w:rFonts w:ascii="Arial" w:hAnsi="Arial" w:cs="Arial"/>
        </w:rPr>
        <w:t>Vitrano</w:t>
      </w:r>
      <w:proofErr w:type="spellEnd"/>
      <w:r w:rsidRPr="007B242C">
        <w:rPr>
          <w:rFonts w:ascii="Arial" w:hAnsi="Arial" w:cs="Arial"/>
        </w:rPr>
        <w:t xml:space="preserve"> and the Louisiana Department of Wildlife </w:t>
      </w:r>
      <w:r>
        <w:rPr>
          <w:rFonts w:ascii="Arial" w:hAnsi="Arial" w:cs="Arial"/>
        </w:rPr>
        <w:t>and</w:t>
      </w:r>
      <w:r w:rsidRPr="007B242C">
        <w:rPr>
          <w:rFonts w:ascii="Arial" w:hAnsi="Arial" w:cs="Arial"/>
        </w:rPr>
        <w:t xml:space="preserve"> Fisheries for collecting</w:t>
      </w:r>
      <w:r>
        <w:rPr>
          <w:rFonts w:ascii="Arial" w:hAnsi="Arial" w:cs="Arial"/>
        </w:rPr>
        <w:t xml:space="preserve">, </w:t>
      </w:r>
      <w:r w:rsidRPr="007B242C">
        <w:rPr>
          <w:rFonts w:ascii="Arial" w:hAnsi="Arial" w:cs="Arial"/>
        </w:rPr>
        <w:t>transporting</w:t>
      </w:r>
      <w:r>
        <w:rPr>
          <w:rFonts w:ascii="Arial" w:hAnsi="Arial" w:cs="Arial"/>
        </w:rPr>
        <w:t>, and donating</w:t>
      </w:r>
      <w:r w:rsidRPr="007B242C">
        <w:rPr>
          <w:rFonts w:ascii="Arial" w:hAnsi="Arial" w:cs="Arial"/>
        </w:rPr>
        <w:t xml:space="preserve"> the </w:t>
      </w:r>
      <w:r>
        <w:rPr>
          <w:rFonts w:ascii="Arial" w:hAnsi="Arial" w:cs="Arial"/>
        </w:rPr>
        <w:t>fish used herein</w:t>
      </w:r>
      <w:r w:rsidRPr="007B242C">
        <w:rPr>
          <w:rFonts w:ascii="Arial" w:hAnsi="Arial" w:cs="Arial"/>
        </w:rPr>
        <w:t xml:space="preserve">. </w:t>
      </w:r>
      <w:r>
        <w:rPr>
          <w:rFonts w:ascii="Arial" w:hAnsi="Arial" w:cs="Arial"/>
        </w:rPr>
        <w:t>W</w:t>
      </w:r>
      <w:r w:rsidRPr="007B242C">
        <w:rPr>
          <w:rFonts w:ascii="Arial" w:hAnsi="Arial" w:cs="Arial"/>
        </w:rPr>
        <w:t>e thank the Southeastern Louisiana University</w:t>
      </w:r>
      <w:r>
        <w:rPr>
          <w:rFonts w:ascii="Arial" w:hAnsi="Arial" w:cs="Arial"/>
        </w:rPr>
        <w:t xml:space="preserve"> </w:t>
      </w:r>
      <w:r w:rsidRPr="007B242C">
        <w:rPr>
          <w:rFonts w:ascii="Arial" w:hAnsi="Arial" w:cs="Arial"/>
        </w:rPr>
        <w:t>Vertebrate Museum for supplying resources that</w:t>
      </w:r>
      <w:r>
        <w:rPr>
          <w:rFonts w:ascii="Arial" w:hAnsi="Arial" w:cs="Arial"/>
        </w:rPr>
        <w:t xml:space="preserve"> made this study possible</w:t>
      </w:r>
      <w:r w:rsidRPr="007B242C">
        <w:rPr>
          <w:rFonts w:ascii="Arial" w:hAnsi="Arial" w:cs="Arial"/>
        </w:rPr>
        <w:t xml:space="preserve">. </w:t>
      </w:r>
      <w:r w:rsidRPr="007C0C20">
        <w:rPr>
          <w:rFonts w:ascii="Arial" w:hAnsi="Arial" w:cs="Arial"/>
        </w:rPr>
        <w:t xml:space="preserve">The use of trade, firm, or product names is for descriptive purposes only and does not imply endorsement by the </w:t>
      </w:r>
      <w:r>
        <w:rPr>
          <w:rFonts w:ascii="Arial" w:hAnsi="Arial" w:cs="Arial"/>
        </w:rPr>
        <w:t>author’s employers</w:t>
      </w:r>
      <w:r w:rsidRPr="007C0C20">
        <w:rPr>
          <w:rFonts w:ascii="Arial" w:hAnsi="Arial" w:cs="Arial"/>
        </w:rPr>
        <w:t>.</w:t>
      </w:r>
    </w:p>
    <w:p w14:paraId="1BE38DD0" w14:textId="77777777" w:rsidR="00AB131F" w:rsidRDefault="00AB131F" w:rsidP="00122893">
      <w:pPr>
        <w:spacing w:line="480" w:lineRule="auto"/>
        <w:rPr>
          <w:rFonts w:ascii="Arial" w:hAnsi="Arial" w:cs="Arial"/>
        </w:rPr>
      </w:pPr>
    </w:p>
    <w:p w14:paraId="68FC273E" w14:textId="79E2BDD3" w:rsidR="007B242C" w:rsidRDefault="0043715D" w:rsidP="007B242C">
      <w:pPr>
        <w:spacing w:line="480" w:lineRule="auto"/>
        <w:rPr>
          <w:rFonts w:ascii="Arial" w:hAnsi="Arial" w:cs="Arial"/>
        </w:rPr>
      </w:pPr>
      <w:r>
        <w:rPr>
          <w:rFonts w:ascii="Arial" w:hAnsi="Arial" w:cs="Arial"/>
          <w:b/>
          <w:bCs/>
        </w:rPr>
        <w:t>7</w:t>
      </w:r>
      <w:r w:rsidR="007B242C">
        <w:rPr>
          <w:rFonts w:ascii="Arial" w:hAnsi="Arial" w:cs="Arial"/>
          <w:b/>
          <w:bCs/>
        </w:rPr>
        <w:t xml:space="preserve">. </w:t>
      </w:r>
      <w:r w:rsidR="004D3F45">
        <w:rPr>
          <w:rFonts w:ascii="Arial" w:hAnsi="Arial" w:cs="Arial"/>
          <w:b/>
          <w:bCs/>
        </w:rPr>
        <w:t xml:space="preserve">Author </w:t>
      </w:r>
      <w:r w:rsidR="007B242C">
        <w:rPr>
          <w:rFonts w:ascii="Arial" w:hAnsi="Arial" w:cs="Arial"/>
          <w:b/>
          <w:bCs/>
        </w:rPr>
        <w:t>Contributions</w:t>
      </w:r>
    </w:p>
    <w:p w14:paraId="2C75725B" w14:textId="092CE124" w:rsidR="007B242C" w:rsidRDefault="007B242C" w:rsidP="00122893">
      <w:pPr>
        <w:spacing w:line="480" w:lineRule="auto"/>
        <w:rPr>
          <w:rFonts w:ascii="Arial" w:hAnsi="Arial" w:cs="Arial"/>
        </w:rPr>
      </w:pPr>
      <w:r>
        <w:rPr>
          <w:rFonts w:ascii="Arial" w:hAnsi="Arial" w:cs="Arial"/>
        </w:rPr>
        <w:t>ARJ</w:t>
      </w:r>
      <w:r w:rsidRPr="007B242C">
        <w:rPr>
          <w:rFonts w:ascii="Arial" w:hAnsi="Arial" w:cs="Arial"/>
        </w:rPr>
        <w:t>: Conceptualization, Data Curation</w:t>
      </w:r>
      <w:r w:rsidR="007C0C20" w:rsidRPr="007B242C">
        <w:rPr>
          <w:rFonts w:ascii="Arial" w:hAnsi="Arial" w:cs="Arial"/>
        </w:rPr>
        <w:t>, Methodolog</w:t>
      </w:r>
      <w:r w:rsidR="007C0C20">
        <w:rPr>
          <w:rFonts w:ascii="Arial" w:hAnsi="Arial" w:cs="Arial"/>
        </w:rPr>
        <w:t>y</w:t>
      </w:r>
      <w:r w:rsidRPr="007B242C">
        <w:rPr>
          <w:rFonts w:ascii="Arial" w:hAnsi="Arial" w:cs="Arial"/>
        </w:rPr>
        <w:t>, Formal Analysis,</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original draft, review</w:t>
      </w:r>
      <w:r>
        <w:rPr>
          <w:rFonts w:ascii="Arial" w:hAnsi="Arial" w:cs="Arial"/>
        </w:rPr>
        <w:t>,</w:t>
      </w:r>
      <w:r w:rsidRPr="007B242C">
        <w:rPr>
          <w:rFonts w:ascii="Arial" w:hAnsi="Arial" w:cs="Arial"/>
        </w:rPr>
        <w:t xml:space="preserve"> and editing.</w:t>
      </w:r>
      <w:r w:rsidR="007C0C20">
        <w:rPr>
          <w:rFonts w:ascii="Arial" w:hAnsi="Arial" w:cs="Arial"/>
        </w:rPr>
        <w:t xml:space="preserve"> TSC: </w:t>
      </w:r>
      <w:r w:rsidR="007C0C20" w:rsidRPr="007B242C">
        <w:rPr>
          <w:rFonts w:ascii="Arial" w:hAnsi="Arial" w:cs="Arial"/>
        </w:rPr>
        <w:t>Conceptualization,</w:t>
      </w:r>
      <w:r w:rsidR="007C0C20" w:rsidRPr="007C0C20">
        <w:rPr>
          <w:rFonts w:ascii="Arial" w:hAnsi="Arial" w:cs="Arial"/>
        </w:rPr>
        <w:t xml:space="preserve"> </w:t>
      </w:r>
      <w:r w:rsidR="005E1EBB">
        <w:rPr>
          <w:rFonts w:ascii="Arial" w:hAnsi="Arial" w:cs="Arial"/>
        </w:rPr>
        <w:t xml:space="preserve">Data Curation, </w:t>
      </w:r>
      <w:r w:rsidR="007C0C20" w:rsidRPr="007B242C">
        <w:rPr>
          <w:rFonts w:ascii="Arial" w:hAnsi="Arial" w:cs="Arial"/>
        </w:rPr>
        <w:t>Methodology</w:t>
      </w:r>
      <w:r w:rsidR="007C0C20">
        <w:rPr>
          <w:rFonts w:ascii="Arial" w:hAnsi="Arial" w:cs="Arial"/>
        </w:rPr>
        <w:t>,</w:t>
      </w:r>
      <w:r w:rsidR="007C0C20" w:rsidRPr="007B242C">
        <w:rPr>
          <w:rFonts w:ascii="Arial" w:hAnsi="Arial" w:cs="Arial"/>
        </w:rPr>
        <w:t xml:space="preserve"> Formal Analysis, </w:t>
      </w:r>
      <w:r w:rsidR="004D3F45">
        <w:rPr>
          <w:rFonts w:ascii="Arial" w:hAnsi="Arial" w:cs="Arial"/>
        </w:rPr>
        <w:t xml:space="preserve">and </w:t>
      </w:r>
      <w:r w:rsidR="007C0C20" w:rsidRPr="007B242C">
        <w:rPr>
          <w:rFonts w:ascii="Arial" w:hAnsi="Arial" w:cs="Arial"/>
        </w:rPr>
        <w:t>Writing</w:t>
      </w:r>
      <w:r w:rsidR="004D3F45">
        <w:rPr>
          <w:rFonts w:ascii="Arial" w:hAnsi="Arial" w:cs="Arial"/>
        </w:rPr>
        <w:t>—</w:t>
      </w:r>
      <w:r w:rsidR="007C0C20" w:rsidRPr="007B242C">
        <w:rPr>
          <w:rFonts w:ascii="Arial" w:hAnsi="Arial" w:cs="Arial"/>
        </w:rPr>
        <w:t>review and editing</w:t>
      </w:r>
      <w:r w:rsidR="007C0C20">
        <w:rPr>
          <w:rFonts w:ascii="Arial" w:hAnsi="Arial" w:cs="Arial"/>
        </w:rPr>
        <w:t>.</w:t>
      </w:r>
      <w:r w:rsidRPr="007B242C">
        <w:rPr>
          <w:rFonts w:ascii="Arial" w:hAnsi="Arial" w:cs="Arial"/>
        </w:rPr>
        <w:t xml:space="preserve"> </w:t>
      </w:r>
      <w:r w:rsidR="007C0C20">
        <w:rPr>
          <w:rFonts w:ascii="Arial" w:hAnsi="Arial" w:cs="Arial"/>
        </w:rPr>
        <w:t>JBN</w:t>
      </w:r>
      <w:r w:rsidRPr="007B242C">
        <w:rPr>
          <w:rFonts w:ascii="Arial" w:hAnsi="Arial" w:cs="Arial"/>
        </w:rPr>
        <w:t xml:space="preserve">: Conceptualization, Data Curation,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KRP</w:t>
      </w:r>
      <w:r w:rsidRPr="007B242C">
        <w:rPr>
          <w:rFonts w:ascii="Arial" w:hAnsi="Arial" w:cs="Arial"/>
        </w:rPr>
        <w:t>: Methodology</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review and editing</w:t>
      </w:r>
      <w:r w:rsidR="007C0C20">
        <w:rPr>
          <w:rFonts w:ascii="Arial" w:hAnsi="Arial" w:cs="Arial"/>
        </w:rPr>
        <w:t>. CMM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review</w:t>
      </w:r>
      <w:r w:rsidR="007C0C20">
        <w:rPr>
          <w:rFonts w:ascii="Arial" w:hAnsi="Arial" w:cs="Arial"/>
        </w:rPr>
        <w:t xml:space="preserve"> </w:t>
      </w:r>
      <w:r w:rsidRPr="007B242C">
        <w:rPr>
          <w:rFonts w:ascii="Arial" w:hAnsi="Arial" w:cs="Arial"/>
        </w:rPr>
        <w:t>and editing.</w:t>
      </w:r>
    </w:p>
    <w:p w14:paraId="1F87D0F2" w14:textId="77777777" w:rsidR="007B242C" w:rsidRDefault="007B242C" w:rsidP="00122893">
      <w:pPr>
        <w:spacing w:line="480" w:lineRule="auto"/>
        <w:rPr>
          <w:rFonts w:ascii="Arial" w:hAnsi="Arial" w:cs="Arial"/>
        </w:rPr>
      </w:pPr>
    </w:p>
    <w:p w14:paraId="73B446D2" w14:textId="6026A704" w:rsidR="007B242C" w:rsidRDefault="0043715D" w:rsidP="007B242C">
      <w:pPr>
        <w:spacing w:line="480" w:lineRule="auto"/>
        <w:rPr>
          <w:rFonts w:ascii="Arial" w:hAnsi="Arial" w:cs="Arial"/>
        </w:rPr>
      </w:pPr>
      <w:r>
        <w:rPr>
          <w:rFonts w:ascii="Arial" w:hAnsi="Arial" w:cs="Arial"/>
          <w:b/>
          <w:bCs/>
        </w:rPr>
        <w:t>8</w:t>
      </w:r>
      <w:r w:rsidR="007B242C">
        <w:rPr>
          <w:rFonts w:ascii="Arial" w:hAnsi="Arial" w:cs="Arial"/>
          <w:b/>
          <w:bCs/>
        </w:rPr>
        <w:t xml:space="preserve">. </w:t>
      </w:r>
      <w:r w:rsidR="004D3F45">
        <w:rPr>
          <w:rFonts w:ascii="Arial" w:hAnsi="Arial" w:cs="Arial"/>
          <w:b/>
          <w:bCs/>
        </w:rPr>
        <w:t>Conflicts of Interest</w:t>
      </w:r>
    </w:p>
    <w:p w14:paraId="0A6454DD" w14:textId="06A2242F" w:rsidR="007B242C" w:rsidRPr="007B242C" w:rsidRDefault="007B242C" w:rsidP="007B242C">
      <w:pPr>
        <w:spacing w:line="480" w:lineRule="auto"/>
        <w:rPr>
          <w:rFonts w:ascii="Arial" w:hAnsi="Arial" w:cs="Arial"/>
        </w:rPr>
      </w:pPr>
      <w:r>
        <w:rPr>
          <w:rFonts w:ascii="Arial" w:hAnsi="Arial" w:cs="Arial"/>
        </w:rPr>
        <w:t xml:space="preserve">The authors declare no conflict of interest or competing interests. </w:t>
      </w:r>
    </w:p>
    <w:p w14:paraId="64A6B218" w14:textId="41748839" w:rsidR="007B242C" w:rsidRDefault="007B242C" w:rsidP="00122893">
      <w:pPr>
        <w:spacing w:line="480" w:lineRule="auto"/>
        <w:rPr>
          <w:rFonts w:ascii="Arial" w:hAnsi="Arial" w:cs="Arial"/>
        </w:rPr>
      </w:pPr>
    </w:p>
    <w:p w14:paraId="1CCDC579" w14:textId="4FB8FEFE" w:rsidR="004D3F45" w:rsidRDefault="0043715D" w:rsidP="00122893">
      <w:pPr>
        <w:spacing w:line="480" w:lineRule="auto"/>
        <w:rPr>
          <w:rFonts w:ascii="Arial" w:hAnsi="Arial" w:cs="Arial"/>
        </w:rPr>
      </w:pPr>
      <w:r>
        <w:rPr>
          <w:rFonts w:ascii="Arial" w:hAnsi="Arial" w:cs="Arial"/>
          <w:b/>
          <w:bCs/>
        </w:rPr>
        <w:lastRenderedPageBreak/>
        <w:t>9</w:t>
      </w:r>
      <w:r w:rsidR="004D3F45">
        <w:rPr>
          <w:rFonts w:ascii="Arial" w:hAnsi="Arial" w:cs="Arial"/>
          <w:b/>
          <w:bCs/>
        </w:rPr>
        <w:t xml:space="preserve">. Funding </w:t>
      </w:r>
    </w:p>
    <w:p w14:paraId="310E0509" w14:textId="63D651A7" w:rsidR="004D3F45" w:rsidRDefault="00F34016" w:rsidP="00122893">
      <w:pPr>
        <w:spacing w:line="480" w:lineRule="auto"/>
        <w:rPr>
          <w:rFonts w:ascii="Arial" w:hAnsi="Arial" w:cs="Arial"/>
        </w:rPr>
      </w:pPr>
      <w:r>
        <w:rPr>
          <w:rFonts w:ascii="Arial" w:hAnsi="Arial" w:cs="Arial"/>
        </w:rPr>
        <w:t>Our work was supported by the</w:t>
      </w:r>
      <w:r w:rsidR="00115132">
        <w:rPr>
          <w:rFonts w:ascii="Arial" w:hAnsi="Arial" w:cs="Arial"/>
        </w:rPr>
        <w:t xml:space="preserve"> </w:t>
      </w:r>
      <w:proofErr w:type="spellStart"/>
      <w:r w:rsidR="00115132">
        <w:rPr>
          <w:rFonts w:ascii="Arial" w:hAnsi="Arial" w:cs="Arial"/>
        </w:rPr>
        <w:t>Schlieder</w:t>
      </w:r>
      <w:proofErr w:type="spellEnd"/>
      <w:r w:rsidR="00115132">
        <w:rPr>
          <w:rFonts w:ascii="Arial" w:hAnsi="Arial" w:cs="Arial"/>
        </w:rPr>
        <w:t xml:space="preserve"> Endowed Professorship</w:t>
      </w:r>
      <w:r>
        <w:rPr>
          <w:rFonts w:ascii="Arial" w:hAnsi="Arial" w:cs="Arial"/>
        </w:rPr>
        <w:t xml:space="preserve"> [to CMM and KRP]</w:t>
      </w:r>
      <w:r w:rsidR="00EA5D19">
        <w:rPr>
          <w:rFonts w:ascii="Arial" w:hAnsi="Arial" w:cs="Arial"/>
        </w:rPr>
        <w:t xml:space="preserve"> and Southeastern Louisiana University’s Center for Environmental </w:t>
      </w:r>
      <w:del w:id="61" w:author="UserSELU" w:date="2025-11-17T20:17:00Z">
        <w:r w:rsidR="00EA5D19" w:rsidDel="009613A0">
          <w:rPr>
            <w:rFonts w:ascii="Arial" w:hAnsi="Arial" w:cs="Arial"/>
          </w:rPr>
          <w:delText>Science</w:delText>
        </w:r>
      </w:del>
      <w:ins w:id="62" w:author="UserSELU" w:date="2025-11-17T20:17:00Z">
        <w:r w:rsidR="009613A0">
          <w:rPr>
            <w:rFonts w:ascii="Arial" w:hAnsi="Arial" w:cs="Arial"/>
          </w:rPr>
          <w:t>Research</w:t>
        </w:r>
      </w:ins>
      <w:r w:rsidR="004D3F45">
        <w:rPr>
          <w:rFonts w:ascii="Arial" w:hAnsi="Arial" w:cs="Arial"/>
        </w:rPr>
        <w:t>.</w:t>
      </w:r>
      <w:r>
        <w:rPr>
          <w:rFonts w:ascii="Arial" w:hAnsi="Arial" w:cs="Arial"/>
        </w:rPr>
        <w:t xml:space="preserve"> Our research received no specific grant from any funding agency in the public, commercial, or not-for-profit sectors.</w:t>
      </w:r>
    </w:p>
    <w:p w14:paraId="5A138A65" w14:textId="77777777" w:rsidR="004D3F45" w:rsidRPr="004D3F45" w:rsidRDefault="004D3F45" w:rsidP="00122893">
      <w:pPr>
        <w:spacing w:line="480" w:lineRule="auto"/>
        <w:rPr>
          <w:rFonts w:ascii="Arial" w:hAnsi="Arial" w:cs="Arial"/>
        </w:rPr>
      </w:pPr>
    </w:p>
    <w:p w14:paraId="70AF6745" w14:textId="142BB3FB" w:rsidR="002F400A" w:rsidRDefault="0043715D" w:rsidP="00122893">
      <w:pPr>
        <w:spacing w:line="480" w:lineRule="auto"/>
        <w:rPr>
          <w:rFonts w:ascii="Arial" w:hAnsi="Arial" w:cs="Arial"/>
        </w:rPr>
      </w:pPr>
      <w:r>
        <w:rPr>
          <w:rFonts w:ascii="Arial" w:hAnsi="Arial" w:cs="Arial"/>
          <w:b/>
          <w:bCs/>
        </w:rPr>
        <w:t>10</w:t>
      </w:r>
      <w:r w:rsidR="002F400A">
        <w:rPr>
          <w:rFonts w:ascii="Arial" w:hAnsi="Arial" w:cs="Arial"/>
          <w:b/>
          <w:bCs/>
        </w:rPr>
        <w:t>. Data Availability</w:t>
      </w:r>
    </w:p>
    <w:p w14:paraId="33127829" w14:textId="5A2968F4" w:rsidR="002F400A" w:rsidRPr="002F400A" w:rsidRDefault="002F400A" w:rsidP="00122893">
      <w:pPr>
        <w:spacing w:line="480" w:lineRule="auto"/>
        <w:rPr>
          <w:rFonts w:ascii="Arial" w:hAnsi="Arial" w:cs="Arial"/>
        </w:rPr>
      </w:pPr>
      <w:r>
        <w:rPr>
          <w:rFonts w:ascii="Arial" w:hAnsi="Arial" w:cs="Arial"/>
        </w:rPr>
        <w:t xml:space="preserve">Data and code </w:t>
      </w:r>
      <w:r w:rsidR="00E95E6A">
        <w:rPr>
          <w:rFonts w:ascii="Arial" w:hAnsi="Arial" w:cs="Arial"/>
        </w:rPr>
        <w:t xml:space="preserve">supporting this study's findings, following the standards set out by </w:t>
      </w:r>
      <w:r w:rsidR="00E95E6A">
        <w:rPr>
          <w:rFonts w:ascii="Arial" w:hAnsi="Arial" w:cs="Arial"/>
        </w:rPr>
        <w:fldChar w:fldCharType="begin"/>
      </w:r>
      <w:r w:rsidR="006A2B5D">
        <w:rPr>
          <w:rFonts w:ascii="Arial" w:hAnsi="Arial" w:cs="Arial"/>
        </w:rPr>
        <w:instrText xml:space="preserve"> ADDIN ZOTERO_ITEM CSL_CITATION {"citationID":"ViELvxj8","properties":{"formattedCitation":"(Jenkins {\\i{}et al.}, 2023)","plainCitation":"(Jenkins et al., 2023)","dontUpdate":true,"noteIndex":0},"citationItems":[{"id":"qXH3zpq3/a1AyTMHh","uris":["http://zotero.org/users/4161640/items/S62WWTT2"],"itemData":{"id":493,"type":"article-journal","abstract":"We call for journals to commit to requiring open data be archived in a format that will be simple and clear for readers to understand and use. If applied consistently, these requirements will allow contributors to be acknowledged for their work through citation of open data, and facilitate scientific progress.","container-title":"Ecology and Evolution","DOI":"10.1002/ece3.9961","ISSN":"2045-7758","issue":"5","journalAbbreviation":"Ecol. Evol.","license":"© 2023 The Authors. Ecology and Evolution published by John Wiley &amp; Sons Ltd.","note":"_eprint: https://onlinelibrary.wiley.com/doi/pdf/10.1002/ece3.9961","page":"e9961","source":"Wiley Online Library","title":"Reproducibility in ecology and evolution: minimum standards for data and code","title-short":"Reproducibility in ecology and evolution","volume":"13","author":[{"family":"Jenkins","given":"Gareth B."},{"family":"Beckerman","given":"Andrew P."},{"family":"Bellard","given":"Céline"},{"family":"Benítez-López","given":"Ana"},{"family":"Ellison","given":"Aaron M."},{"family":"Foote","given":"Christopher G."},{"family":"Hufton","given":"Andrew L."},{"family":"Lashley","given":"Marcus A."},{"family":"Lortie","given":"Christopher J."},{"family":"Ma","given":"Zhaoxue"},{"family":"Moore","given":"Allen J."},{"family":"Narum","given":"Shawn R."},{"family":"Nilsson","given":"Johan"},{"family":"O'Boyle","given":"Bridget"},{"family":"Provete","given":"Diogo B."},{"family":"Razgour","given":"Orly"},{"family":"Rieseberg","given":"Loren"},{"family":"Riginos","given":"Cynthia"},{"family":"Santini","given":"Luca"},{"family":"Sibbett","given":"Benjamin"},{"family":"Peres-Neto","given":"Pedro R."}],"issued":{"date-parts":[["2023"]]}}}],"schema":"https://github.com/citation-style-language/schema/raw/master/csl-citation.json"} </w:instrText>
      </w:r>
      <w:r w:rsidR="00E95E6A">
        <w:rPr>
          <w:rFonts w:ascii="Arial" w:hAnsi="Arial" w:cs="Arial"/>
        </w:rPr>
        <w:fldChar w:fldCharType="separate"/>
      </w:r>
      <w:r w:rsidR="00E95E6A" w:rsidRPr="00E95E6A">
        <w:rPr>
          <w:rFonts w:ascii="Arial" w:hAnsi="Arial" w:cs="Arial"/>
          <w:kern w:val="0"/>
        </w:rPr>
        <w:t xml:space="preserve">Jenkins </w:t>
      </w:r>
      <w:r w:rsidR="00E95E6A" w:rsidRPr="00E95E6A">
        <w:rPr>
          <w:rFonts w:ascii="Arial" w:hAnsi="Arial" w:cs="Arial"/>
          <w:i/>
          <w:iCs/>
          <w:kern w:val="0"/>
        </w:rPr>
        <w:t>et al.</w:t>
      </w:r>
      <w:r w:rsidR="00E95E6A" w:rsidRPr="00E95E6A">
        <w:rPr>
          <w:rFonts w:ascii="Arial" w:hAnsi="Arial" w:cs="Arial"/>
          <w:kern w:val="0"/>
        </w:rPr>
        <w:t xml:space="preserve"> </w:t>
      </w:r>
      <w:r w:rsidR="00E95E6A">
        <w:rPr>
          <w:rFonts w:ascii="Arial" w:hAnsi="Arial" w:cs="Arial"/>
          <w:kern w:val="0"/>
        </w:rPr>
        <w:t>(</w:t>
      </w:r>
      <w:r w:rsidR="00E95E6A" w:rsidRPr="00E95E6A">
        <w:rPr>
          <w:rFonts w:ascii="Arial" w:hAnsi="Arial" w:cs="Arial"/>
          <w:kern w:val="0"/>
        </w:rPr>
        <w:t>2023)</w:t>
      </w:r>
      <w:r w:rsidR="00E95E6A">
        <w:rPr>
          <w:rFonts w:ascii="Arial" w:hAnsi="Arial" w:cs="Arial"/>
        </w:rPr>
        <w:fldChar w:fldCharType="end"/>
      </w:r>
      <w:r w:rsidR="00E95E6A">
        <w:rPr>
          <w:rFonts w:ascii="Arial" w:hAnsi="Arial" w:cs="Arial"/>
        </w:rPr>
        <w:t xml:space="preserve">, </w:t>
      </w:r>
      <w:r>
        <w:rPr>
          <w:rFonts w:ascii="Arial" w:hAnsi="Arial" w:cs="Arial"/>
        </w:rPr>
        <w:t xml:space="preserve">are openly available on GitHub: </w:t>
      </w:r>
      <w:r w:rsidRPr="002F400A">
        <w:rPr>
          <w:rFonts w:ascii="Arial" w:hAnsi="Arial" w:cs="Arial"/>
          <w:i/>
          <w:iCs/>
        </w:rPr>
        <w:t xml:space="preserve">a </w:t>
      </w:r>
      <w:r>
        <w:rPr>
          <w:rFonts w:ascii="Arial" w:hAnsi="Arial" w:cs="Arial"/>
          <w:i/>
          <w:iCs/>
        </w:rPr>
        <w:t>link will be provided after the manuscript is accepted</w:t>
      </w:r>
      <w:r>
        <w:rPr>
          <w:rFonts w:ascii="Arial" w:hAnsi="Arial" w:cs="Arial"/>
        </w:rPr>
        <w:t>.</w:t>
      </w:r>
      <w:r w:rsidR="00CC348A">
        <w:rPr>
          <w:rFonts w:ascii="Arial" w:hAnsi="Arial" w:cs="Arial"/>
        </w:rPr>
        <w:t xml:space="preserve"> A Dryad Digital Repository will also be created and available after manuscript acceptance.</w:t>
      </w:r>
    </w:p>
    <w:p w14:paraId="0F4D1F3A" w14:textId="77777777" w:rsidR="002F400A" w:rsidRDefault="002F400A" w:rsidP="00122893">
      <w:pPr>
        <w:spacing w:line="480" w:lineRule="auto"/>
        <w:rPr>
          <w:rFonts w:ascii="Arial" w:hAnsi="Arial" w:cs="Arial"/>
        </w:rPr>
      </w:pPr>
    </w:p>
    <w:p w14:paraId="191DADA6" w14:textId="30969A32" w:rsidR="00E26807" w:rsidRDefault="007C0C20" w:rsidP="00E26807">
      <w:pPr>
        <w:spacing w:line="480" w:lineRule="auto"/>
        <w:rPr>
          <w:rFonts w:ascii="Arial" w:hAnsi="Arial" w:cs="Arial"/>
        </w:rPr>
      </w:pPr>
      <w:r>
        <w:rPr>
          <w:rFonts w:ascii="Arial" w:hAnsi="Arial" w:cs="Arial"/>
          <w:b/>
          <w:bCs/>
        </w:rPr>
        <w:t>1</w:t>
      </w:r>
      <w:r w:rsidR="0043715D">
        <w:rPr>
          <w:rFonts w:ascii="Arial" w:hAnsi="Arial" w:cs="Arial"/>
          <w:b/>
          <w:bCs/>
        </w:rPr>
        <w:t>1</w:t>
      </w:r>
      <w:r w:rsidR="007B242C">
        <w:rPr>
          <w:rFonts w:ascii="Arial" w:hAnsi="Arial" w:cs="Arial"/>
          <w:b/>
          <w:bCs/>
        </w:rPr>
        <w:t>. References</w:t>
      </w:r>
    </w:p>
    <w:p w14:paraId="38A72EBA" w14:textId="77777777" w:rsidR="00273540" w:rsidRDefault="00CD6FE5" w:rsidP="00273540">
      <w:pPr>
        <w:pStyle w:val="Bibliography"/>
      </w:pPr>
      <w:r w:rsidRPr="009C312A">
        <w:rPr>
          <w:rFonts w:ascii="Arial" w:hAnsi="Arial" w:cs="Arial"/>
        </w:rPr>
        <w:fldChar w:fldCharType="begin"/>
      </w:r>
      <w:r w:rsidRPr="009C312A">
        <w:rPr>
          <w:rFonts w:ascii="Arial" w:hAnsi="Arial" w:cs="Arial"/>
        </w:rPr>
        <w:instrText xml:space="preserve"> ADDIN ZOTERO_BIBL {"uncited":[],"omitted":[],"custom":[]} CSL_BIBLIOGRAPHY </w:instrText>
      </w:r>
      <w:r w:rsidRPr="009C312A">
        <w:rPr>
          <w:rFonts w:ascii="Arial" w:hAnsi="Arial" w:cs="Arial"/>
        </w:rPr>
        <w:fldChar w:fldCharType="separate"/>
      </w:r>
      <w:r w:rsidR="00273540">
        <w:t xml:space="preserve">Abunada Z, Alazaiza MYD, Bashir MJK (2020a) An Overview of Per- and Polyfluoroalkyl Substances (PFAS) in the Environment: Source, Fate, Risk and Regulations. </w:t>
      </w:r>
      <w:r w:rsidR="00273540">
        <w:rPr>
          <w:i/>
          <w:iCs/>
        </w:rPr>
        <w:t>Water</w:t>
      </w:r>
      <w:r w:rsidR="00273540">
        <w:t xml:space="preserve"> 12: 3590.</w:t>
      </w:r>
    </w:p>
    <w:p w14:paraId="00B85916" w14:textId="77777777" w:rsidR="00273540" w:rsidRDefault="00273540" w:rsidP="00273540">
      <w:pPr>
        <w:pStyle w:val="Bibliography"/>
      </w:pPr>
      <w:r>
        <w:t xml:space="preserve">Abunada Z, Alazaiza MYD, Bashir MJK (2020b) An overview of per- and polyfluoroalkyl substances (PFAS) in the environment: source, fate, risk and regulations. </w:t>
      </w:r>
      <w:r>
        <w:rPr>
          <w:i/>
          <w:iCs/>
        </w:rPr>
        <w:t>Water</w:t>
      </w:r>
      <w:r>
        <w:t xml:space="preserve"> 12: 3590.</w:t>
      </w:r>
    </w:p>
    <w:p w14:paraId="3B3E475B" w14:textId="77777777" w:rsidR="00273540" w:rsidRDefault="00273540" w:rsidP="00273540">
      <w:pPr>
        <w:pStyle w:val="Bibliography"/>
      </w:pPr>
      <w:r>
        <w:t xml:space="preserve">Aerts J, Metz JR, Ampe B, Decostere A, Flik G, De Saeger S (2015) Scales tell a story on the stress history of fish. </w:t>
      </w:r>
      <w:r>
        <w:rPr>
          <w:i/>
          <w:iCs/>
        </w:rPr>
        <w:t>PLoS One</w:t>
      </w:r>
      <w:r>
        <w:t xml:space="preserve"> 10: e0123411.</w:t>
      </w:r>
    </w:p>
    <w:p w14:paraId="5F4447E6" w14:textId="77777777" w:rsidR="00273540" w:rsidRDefault="00273540" w:rsidP="00273540">
      <w:pPr>
        <w:pStyle w:val="Bibliography"/>
      </w:pPr>
      <w:r>
        <w:t xml:space="preserve">Ali H, Khan E, Ilahi I (2019) Environmental chemistry and ecotoxicology of hazardous heavy metals: environmental persistence, toxicity, and bioaccumulation. </w:t>
      </w:r>
      <w:r>
        <w:rPr>
          <w:i/>
          <w:iCs/>
        </w:rPr>
        <w:t>J Chem</w:t>
      </w:r>
      <w:r>
        <w:t xml:space="preserve"> 2019: 1–14.</w:t>
      </w:r>
    </w:p>
    <w:p w14:paraId="59871FB0" w14:textId="77777777" w:rsidR="00273540" w:rsidRDefault="00273540" w:rsidP="00273540">
      <w:pPr>
        <w:pStyle w:val="Bibliography"/>
      </w:pPr>
      <w:r>
        <w:t xml:space="preserve">Alloway BJ, Jackson AP (1991) The behaviour of heavy metals in sewage sludge-amended soils. </w:t>
      </w:r>
      <w:r>
        <w:rPr>
          <w:i/>
          <w:iCs/>
        </w:rPr>
        <w:t>Sci Total Environ</w:t>
      </w:r>
      <w:r>
        <w:t xml:space="preserve"> 100: 151–176.</w:t>
      </w:r>
    </w:p>
    <w:p w14:paraId="2FD79AAD" w14:textId="77777777" w:rsidR="00273540" w:rsidRDefault="00273540" w:rsidP="00273540">
      <w:pPr>
        <w:pStyle w:val="Bibliography"/>
      </w:pPr>
      <w:r>
        <w:t>Anderson RO, Neumann RM (1996) Length, weight, and associated structural indices. In: Murphy BR, Willis DW, eds. Fisheries Techniques, 2nd Edition. Edition. American Fisheries Society, Bethesda, Maryland, USA, pp 447–482.</w:t>
      </w:r>
    </w:p>
    <w:p w14:paraId="7D559C5C" w14:textId="77777777" w:rsidR="00273540" w:rsidRDefault="00273540" w:rsidP="00273540">
      <w:pPr>
        <w:pStyle w:val="Bibliography"/>
      </w:pPr>
      <w:r>
        <w:lastRenderedPageBreak/>
        <w:t xml:space="preserve">Anzecc A (2000) Australian and New Zealand guidelines for fresh and marine water quality. </w:t>
      </w:r>
      <w:r>
        <w:rPr>
          <w:i/>
          <w:iCs/>
        </w:rPr>
        <w:t>Australian and New Zealand Environment and Conservation Council and Agriculture and Resource Management Council of Australia and New Zealand, Canberra</w:t>
      </w:r>
      <w:r>
        <w:t xml:space="preserve"> 1: 1–314.</w:t>
      </w:r>
    </w:p>
    <w:p w14:paraId="585C7A7E" w14:textId="77777777" w:rsidR="00273540" w:rsidRDefault="00273540" w:rsidP="00273540">
      <w:pPr>
        <w:pStyle w:val="Bibliography"/>
      </w:pPr>
      <w:r>
        <w:t xml:space="preserve">Ask AV, Jenssen BM, Tartu S, Angelier F, Chastel O, Gabrielsen GW (2021) Per-and polyfluoroalkyl substances are positively associated with thyroid hormones in an arctic seabird. </w:t>
      </w:r>
      <w:r>
        <w:rPr>
          <w:i/>
          <w:iCs/>
        </w:rPr>
        <w:t>Environ Toxicol Chem</w:t>
      </w:r>
      <w:r>
        <w:t xml:space="preserve"> 40: 820–831.</w:t>
      </w:r>
    </w:p>
    <w:p w14:paraId="6ED42463" w14:textId="77777777" w:rsidR="00273540" w:rsidRDefault="00273540" w:rsidP="00273540">
      <w:pPr>
        <w:pStyle w:val="Bibliography"/>
      </w:pPr>
      <w:r>
        <w:t xml:space="preserve">Baker MR, Gobush KS, Vynne CH (2013) Review of factors influencing stress hormones in fish and wildlife. </w:t>
      </w:r>
      <w:r>
        <w:rPr>
          <w:i/>
          <w:iCs/>
        </w:rPr>
        <w:t>J Nat Conserv</w:t>
      </w:r>
      <w:r>
        <w:t xml:space="preserve"> 21: 309–318.</w:t>
      </w:r>
    </w:p>
    <w:p w14:paraId="5B84EA64" w14:textId="77777777" w:rsidR="00273540" w:rsidRDefault="00273540" w:rsidP="00273540">
      <w:pPr>
        <w:pStyle w:val="Bibliography"/>
      </w:pPr>
      <w:r>
        <w:t xml:space="preserve">Bard S (2000) Multixenobiotic resistance as a cellular defense mechanism in aquatic organisms. </w:t>
      </w:r>
      <w:r>
        <w:rPr>
          <w:i/>
          <w:iCs/>
        </w:rPr>
        <w:t>Aquat Toxicol</w:t>
      </w:r>
      <w:r>
        <w:t xml:space="preserve"> 48: 357–389.</w:t>
      </w:r>
    </w:p>
    <w:p w14:paraId="1520E50F" w14:textId="77777777" w:rsidR="00273540" w:rsidRDefault="00273540" w:rsidP="00273540">
      <w:pPr>
        <w:pStyle w:val="Bibliography"/>
      </w:pPr>
      <w:r>
        <w:t xml:space="preserve">Barlow PM, Reichard EG (2010) Saltwater intrusion in coastal regions of North America. </w:t>
      </w:r>
      <w:r>
        <w:rPr>
          <w:i/>
          <w:iCs/>
        </w:rPr>
        <w:t>Hydrogeol J</w:t>
      </w:r>
      <w:r>
        <w:t xml:space="preserve"> 18: 247–260.</w:t>
      </w:r>
    </w:p>
    <w:p w14:paraId="2A00250D" w14:textId="77777777" w:rsidR="00273540" w:rsidRDefault="00273540" w:rsidP="00273540">
      <w:pPr>
        <w:pStyle w:val="Bibliography"/>
      </w:pPr>
      <w:r>
        <w:t xml:space="preserve">Bhattachan A, Jurjonas MD, Morris PR, Taillie PJ, Smart LS, Emanuel RE, Seekamp EL (2019) Linking residential saltwater intrusion risk perceptions to physical exposure of climate change impacts in rural coastal communities of North Carolina. </w:t>
      </w:r>
      <w:r>
        <w:rPr>
          <w:i/>
          <w:iCs/>
        </w:rPr>
        <w:t>Nat Hazards</w:t>
      </w:r>
      <w:r>
        <w:t xml:space="preserve"> 97: 1277–1295.</w:t>
      </w:r>
    </w:p>
    <w:p w14:paraId="629A2AD4" w14:textId="77777777" w:rsidR="00273540" w:rsidRDefault="00273540" w:rsidP="00273540">
      <w:pPr>
        <w:pStyle w:val="Bibliography"/>
      </w:pPr>
      <w:r>
        <w:t xml:space="preserve">Bibi M, Samiullah FB, Saba Afzal S (2023) Essential and non-essential heavy metals sources and impacts on human health and plants. </w:t>
      </w:r>
      <w:r>
        <w:rPr>
          <w:i/>
          <w:iCs/>
        </w:rPr>
        <w:t>Pure Appl Biol</w:t>
      </w:r>
      <w:r>
        <w:t xml:space="preserve"> 12: 835–847.</w:t>
      </w:r>
    </w:p>
    <w:p w14:paraId="4F69EF51" w14:textId="77777777" w:rsidR="00273540" w:rsidRDefault="00273540" w:rsidP="00273540">
      <w:pPr>
        <w:pStyle w:val="Bibliography"/>
      </w:pPr>
      <w:r>
        <w:t>Birgersson L, Jouve J, Jönsson E, Asker N, Andreasson F, Golovko O, Ahrens L, Sturve J (2021) Thyroid function and immune status in perch (</w:t>
      </w:r>
      <w:r>
        <w:rPr>
          <w:i/>
          <w:iCs/>
        </w:rPr>
        <w:t>Perca fluviatilis</w:t>
      </w:r>
      <w:r>
        <w:t xml:space="preserve">) from lakes contaminated with PFASs or PCBs. </w:t>
      </w:r>
      <w:r>
        <w:rPr>
          <w:i/>
          <w:iCs/>
        </w:rPr>
        <w:t>Ecotoxicol Environ Saf</w:t>
      </w:r>
      <w:r>
        <w:t xml:space="preserve"> 222: 112495.</w:t>
      </w:r>
    </w:p>
    <w:p w14:paraId="2E0ECA46" w14:textId="77777777" w:rsidR="00273540" w:rsidRDefault="00273540" w:rsidP="00273540">
      <w:pPr>
        <w:pStyle w:val="Bibliography"/>
      </w:pPr>
      <w:r>
        <w:t xml:space="preserve">Brendel S, Fetter É, Staude C, Vierke L, Biegel-Engler A (2018) Short-chain perfluoroalkyl acids: environmental concerns and a regulatory strategy under REACH. </w:t>
      </w:r>
      <w:r>
        <w:rPr>
          <w:i/>
          <w:iCs/>
        </w:rPr>
        <w:t>Environ Sci Eur</w:t>
      </w:r>
      <w:r>
        <w:t xml:space="preserve"> 30: 9.</w:t>
      </w:r>
    </w:p>
    <w:p w14:paraId="08729CBA" w14:textId="77777777" w:rsidR="00273540" w:rsidRDefault="00273540" w:rsidP="00273540">
      <w:pPr>
        <w:pStyle w:val="Bibliography"/>
      </w:pPr>
      <w:r>
        <w:t xml:space="preserve">Brosset P, Cooke SJ, Schull Q, Trenkel VM, Soudant P, Lebigre C (2021) Physiological biomarkers and fisheries management. </w:t>
      </w:r>
      <w:r>
        <w:rPr>
          <w:i/>
          <w:iCs/>
        </w:rPr>
        <w:t>Rev Fish Biol Fisheries</w:t>
      </w:r>
      <w:r>
        <w:t xml:space="preserve"> 31: 797–819.</w:t>
      </w:r>
    </w:p>
    <w:p w14:paraId="2FF32F03" w14:textId="77777777" w:rsidR="00273540" w:rsidRDefault="00273540" w:rsidP="00273540">
      <w:pPr>
        <w:pStyle w:val="Bibliography"/>
      </w:pPr>
      <w:r>
        <w:t xml:space="preserve">Buck RC, Franklin J, Berger U, Conder JM, Cousins IT, De Voogt P, Jensen AA, Kannan K, Mabury SA, Van Leeuwen SP (2011) Perfluoroalkyl and polyfluoroalkyl substances in the environment: terminology, classification, and origins. </w:t>
      </w:r>
      <w:r>
        <w:rPr>
          <w:i/>
          <w:iCs/>
        </w:rPr>
        <w:t>IEAM</w:t>
      </w:r>
      <w:r>
        <w:t xml:space="preserve"> 7: 513–541.</w:t>
      </w:r>
    </w:p>
    <w:p w14:paraId="1F5F5CB6" w14:textId="77777777" w:rsidR="00273540" w:rsidRDefault="00273540" w:rsidP="00273540">
      <w:pPr>
        <w:pStyle w:val="Bibliography"/>
      </w:pPr>
      <w:r>
        <w:t xml:space="preserve">Buck RC, Korzeniowski SH, Laganis E, Adamsky F (2021) Identification and classification of commercially relevant per- and poly-fluoroalkyl substances (PFAS). </w:t>
      </w:r>
      <w:r>
        <w:rPr>
          <w:i/>
          <w:iCs/>
        </w:rPr>
        <w:t>IEAM</w:t>
      </w:r>
      <w:r>
        <w:t xml:space="preserve"> 17: 1045–1055.</w:t>
      </w:r>
    </w:p>
    <w:p w14:paraId="287464B2" w14:textId="77777777" w:rsidR="00273540" w:rsidRDefault="00273540" w:rsidP="00273540">
      <w:pPr>
        <w:pStyle w:val="Bibliography"/>
      </w:pPr>
      <w:r>
        <w:t xml:space="preserve">Cai Y, Yin Y, Li Yueru, Guan L, Zhang P, Qin Y, Wang Y, Li Yuehong (2020) Cadmium exposure affects growth performance, energy metabolism, and neuropeptide expression in Carassius auratus gibelio. </w:t>
      </w:r>
      <w:r>
        <w:rPr>
          <w:i/>
          <w:iCs/>
        </w:rPr>
        <w:t>FPB</w:t>
      </w:r>
      <w:r>
        <w:t xml:space="preserve"> 46: 187–197.</w:t>
      </w:r>
    </w:p>
    <w:p w14:paraId="1447CB72" w14:textId="77777777" w:rsidR="00273540" w:rsidRDefault="00273540" w:rsidP="00273540">
      <w:pPr>
        <w:pStyle w:val="Bibliography"/>
      </w:pPr>
      <w:r>
        <w:lastRenderedPageBreak/>
        <w:t xml:space="preserve">Cambray JA (2003) Impact on indigenous species biodiversity caused by the globalisation of alien recreational freshwater fisheries. </w:t>
      </w:r>
      <w:r>
        <w:rPr>
          <w:i/>
          <w:iCs/>
        </w:rPr>
        <w:t>Hydrobiologia</w:t>
      </w:r>
      <w:r>
        <w:t xml:space="preserve"> 500: 217–230.</w:t>
      </w:r>
    </w:p>
    <w:p w14:paraId="21549288" w14:textId="77777777" w:rsidR="00273540" w:rsidRDefault="00273540" w:rsidP="00273540">
      <w:pPr>
        <w:pStyle w:val="Bibliography"/>
      </w:pPr>
      <w:r>
        <w:t xml:space="preserve">Cao X, Guo Q, Liu W (2024) Research on the patterns of seawater intrusion in coastal aquifers induced by sea level rise under the influence of multiple factors. </w:t>
      </w:r>
      <w:r>
        <w:rPr>
          <w:i/>
          <w:iCs/>
        </w:rPr>
        <w:t>Water</w:t>
      </w:r>
      <w:r>
        <w:t xml:space="preserve"> 16: 3457.</w:t>
      </w:r>
    </w:p>
    <w:p w14:paraId="44863523" w14:textId="77777777" w:rsidR="00273540" w:rsidRDefault="00273540" w:rsidP="00273540">
      <w:pPr>
        <w:pStyle w:val="Bibliography"/>
      </w:pPr>
      <w:r>
        <w:t xml:space="preserve">Carlson AJ, Isermann DA (2010) Mandatory catch and release and maximum length limits for largemouth bass in Minnesota: is exploitation still a relevant concern? </w:t>
      </w:r>
      <w:r>
        <w:rPr>
          <w:i/>
          <w:iCs/>
        </w:rPr>
        <w:t>N Am J Fish Manag</w:t>
      </w:r>
      <w:r>
        <w:t xml:space="preserve"> 30: 209–220.</w:t>
      </w:r>
    </w:p>
    <w:p w14:paraId="6BB14F5C" w14:textId="77777777" w:rsidR="00273540" w:rsidRDefault="00273540" w:rsidP="00273540">
      <w:pPr>
        <w:pStyle w:val="Bibliography"/>
      </w:pPr>
      <w:r>
        <w:t xml:space="preserve">Carlson AK, Leonard NJ, Munawar M, Taylor WW (2024) Assessing and implementing the concept of Blue Economy in Laurentian Great Lakes fisheries: Lessons from coupled human and natural systems. </w:t>
      </w:r>
      <w:r>
        <w:rPr>
          <w:i/>
          <w:iCs/>
        </w:rPr>
        <w:t>AEHM</w:t>
      </w:r>
      <w:r>
        <w:t xml:space="preserve"> 27: 74–84.</w:t>
      </w:r>
    </w:p>
    <w:p w14:paraId="0C3E7FD9" w14:textId="77777777" w:rsidR="00273540" w:rsidRDefault="00273540" w:rsidP="00273540">
      <w:pPr>
        <w:pStyle w:val="Bibliography"/>
      </w:pPr>
      <w:r>
        <w:t xml:space="preserve">Chambers WS, Hopkins JG, Richards SM (2021) A review of per-and polyfluorinated alkyl substance impairment of reproduction. </w:t>
      </w:r>
      <w:r>
        <w:rPr>
          <w:i/>
          <w:iCs/>
        </w:rPr>
        <w:t>Front Toxicol</w:t>
      </w:r>
      <w:r>
        <w:t xml:space="preserve"> 3: 732436.</w:t>
      </w:r>
    </w:p>
    <w:p w14:paraId="54BB7262" w14:textId="77777777" w:rsidR="00273540" w:rsidRDefault="00273540" w:rsidP="00273540">
      <w:pPr>
        <w:pStyle w:val="Bibliography"/>
      </w:pPr>
      <w:r>
        <w:t xml:space="preserve">Claussen JE (2015) Largemouth Bass </w:t>
      </w:r>
      <w:r>
        <w:rPr>
          <w:i/>
          <w:iCs/>
        </w:rPr>
        <w:t>Micropterus salmoides</w:t>
      </w:r>
      <w:r>
        <w:t xml:space="preserve"> (Lacepède, 1802). In: Tringali MD, Long JM, Birdsong TW, Allen MS, eds. Black Bass Diversity: Multidisciplinary Science for Conservation. American Fisheries Society, Bethesda, Maryland, USA, pp 27–34.</w:t>
      </w:r>
    </w:p>
    <w:p w14:paraId="36200F8A" w14:textId="77777777" w:rsidR="00273540" w:rsidRDefault="00273540" w:rsidP="00273540">
      <w:pPr>
        <w:pStyle w:val="Bibliography"/>
      </w:pPr>
      <w:r>
        <w:t xml:space="preserve">Coleman TS, Eckelbecker RW, Carlson AK, DeVries DR, Wright RA, Staton BA, Parker SW, Chittam CR, Lovell RG, Catalano MJ (2024) Evaluation of shoreline rotenone application to control largemouth bass recruitment in small impoundments. </w:t>
      </w:r>
      <w:r>
        <w:rPr>
          <w:i/>
          <w:iCs/>
        </w:rPr>
        <w:t>N Am J Fish Manag</w:t>
      </w:r>
      <w:r>
        <w:t xml:space="preserve"> 44: 57–69.</w:t>
      </w:r>
    </w:p>
    <w:p w14:paraId="0700F73B" w14:textId="77777777" w:rsidR="00273540" w:rsidRDefault="00273540" w:rsidP="00273540">
      <w:pPr>
        <w:pStyle w:val="Bibliography"/>
      </w:pPr>
      <w:r>
        <w:t>Contreras-Sánchez WM, Schreck CB, Fitzpatrick MS, Pereira CB (1998) Effects of stress on the reproductive performance of rainbow trout (</w:t>
      </w:r>
      <w:r>
        <w:rPr>
          <w:i/>
          <w:iCs/>
        </w:rPr>
        <w:t>Oncorhynchus mykiss</w:t>
      </w:r>
      <w:r>
        <w:t xml:space="preserve">). </w:t>
      </w:r>
      <w:r>
        <w:rPr>
          <w:i/>
          <w:iCs/>
        </w:rPr>
        <w:t>Biol Reprod</w:t>
      </w:r>
      <w:r>
        <w:t xml:space="preserve"> 58: 439–447.</w:t>
      </w:r>
    </w:p>
    <w:p w14:paraId="4B193A98" w14:textId="77777777" w:rsidR="00273540" w:rsidRDefault="00273540" w:rsidP="00273540">
      <w:pPr>
        <w:pStyle w:val="Bibliography"/>
      </w:pPr>
      <w:r>
        <w:t xml:space="preserve">Cooke SJ, Blumstein DT, Buchholz R, Caro T, Fernandez-Juricic E, Franklin CE, Metcalfe J, O’Connor CM, St. Clair CC, Sutherland WJ, </w:t>
      </w:r>
      <w:r>
        <w:rPr>
          <w:i/>
          <w:iCs/>
        </w:rPr>
        <w:t>et al.</w:t>
      </w:r>
      <w:r>
        <w:t xml:space="preserve"> (2014) Physiology, behavior, and conservation. </w:t>
      </w:r>
      <w:r>
        <w:rPr>
          <w:i/>
          <w:iCs/>
        </w:rPr>
        <w:t>Physiol Biochem Zool</w:t>
      </w:r>
      <w:r>
        <w:t xml:space="preserve"> 87: 1–14.</w:t>
      </w:r>
    </w:p>
    <w:p w14:paraId="21E9C0D9" w14:textId="77777777" w:rsidR="00273540" w:rsidRDefault="00273540" w:rsidP="00273540">
      <w:pPr>
        <w:pStyle w:val="Bibliography"/>
      </w:pPr>
      <w:r>
        <w:t xml:space="preserve">Cooke SJ, Sack L, Franklin CE, Farrell AP, Beardall J, Wikelski M, Chown SL (2013) What is conservation physiology? Perspectives on an increasingly integrated and essential science. </w:t>
      </w:r>
      <w:r>
        <w:rPr>
          <w:i/>
          <w:iCs/>
        </w:rPr>
        <w:t>Conserv Physiol</w:t>
      </w:r>
      <w:r>
        <w:t xml:space="preserve"> 1: cot001–cot001.</w:t>
      </w:r>
    </w:p>
    <w:p w14:paraId="1F980054" w14:textId="77777777" w:rsidR="00273540" w:rsidRDefault="00273540" w:rsidP="00273540">
      <w:pPr>
        <w:pStyle w:val="Bibliography"/>
      </w:pPr>
      <w:r>
        <w:t xml:space="preserve">Coperchini F, Croce L, Ricci G, Magri F, Rotondi M, Imbriani M, Chiovato L (2021) Thyroid disrupting effects of old and new generation PFAS. </w:t>
      </w:r>
      <w:r>
        <w:rPr>
          <w:i/>
          <w:iCs/>
        </w:rPr>
        <w:t>Front Endocrinol</w:t>
      </w:r>
      <w:r>
        <w:t xml:space="preserve"> 11. doi:10.3389/fendo.2020.612320</w:t>
      </w:r>
    </w:p>
    <w:p w14:paraId="25515289" w14:textId="77777777" w:rsidR="00273540" w:rsidRDefault="00273540" w:rsidP="00273540">
      <w:pPr>
        <w:pStyle w:val="Bibliography"/>
      </w:pPr>
      <w:r>
        <w:t xml:space="preserve">Coperchini F, Teliti M, Greco A, Croce L, Rotondi M (2024) Per-polyfluoroalkyl substances (PFAS) as thyroid disruptors: is there evidence for multi-transgenerational effects? </w:t>
      </w:r>
      <w:r>
        <w:rPr>
          <w:i/>
          <w:iCs/>
        </w:rPr>
        <w:t>Expert Rev Endocrinol Metab</w:t>
      </w:r>
      <w:r>
        <w:t xml:space="preserve"> 19: 307–315.</w:t>
      </w:r>
    </w:p>
    <w:p w14:paraId="3BD81834" w14:textId="77777777" w:rsidR="00273540" w:rsidRDefault="00273540" w:rsidP="00273540">
      <w:pPr>
        <w:pStyle w:val="Bibliography"/>
      </w:pPr>
      <w:r>
        <w:lastRenderedPageBreak/>
        <w:t xml:space="preserve">Cornelius Ruhs E, Becker DJ, Oakey SJ, Ogunsina O, Fenton MB, Simmons NB, Martin LB, Downs CJ (2021) Body size affects immune cell proportions in birds and non-volant mammals, but not bats. </w:t>
      </w:r>
      <w:r>
        <w:rPr>
          <w:i/>
          <w:iCs/>
        </w:rPr>
        <w:t>J Exp Biol</w:t>
      </w:r>
      <w:r>
        <w:t xml:space="preserve"> 224: jeb241109.</w:t>
      </w:r>
    </w:p>
    <w:p w14:paraId="6C2552D6" w14:textId="77777777" w:rsidR="00273540" w:rsidRDefault="00273540" w:rsidP="00273540">
      <w:pPr>
        <w:pStyle w:val="Bibliography"/>
      </w:pPr>
      <w:r>
        <w:t xml:space="preserve">Corrêa SADS, Abessa DMDS, Santos LGD, Da Silva EB, Seriani R (2017) Differential blood counting in fish as a non-destructive biomarker of water contamination exposure. </w:t>
      </w:r>
      <w:r>
        <w:rPr>
          <w:i/>
          <w:iCs/>
        </w:rPr>
        <w:t>Toxicol Environ Chem</w:t>
      </w:r>
      <w:r>
        <w:t xml:space="preserve"> 99: 482–491.</w:t>
      </w:r>
    </w:p>
    <w:p w14:paraId="6EE7D4AD" w14:textId="77777777" w:rsidR="00273540" w:rsidRDefault="00273540" w:rsidP="00273540">
      <w:pPr>
        <w:pStyle w:val="Bibliography"/>
      </w:pPr>
      <w:r>
        <w:t xml:space="preserve">Correia AT, Rebelo D, Marques J, Nunes B (2019) Effects of the chronic exposure to cerium dioxide nanoparticles in Oncorhynchus mykiss: Assessment of oxidative stress, neurotoxicity and histological alterations. </w:t>
      </w:r>
      <w:r>
        <w:rPr>
          <w:i/>
          <w:iCs/>
        </w:rPr>
        <w:t>Environ Toxicol Pharmacol</w:t>
      </w:r>
      <w:r>
        <w:t xml:space="preserve"> 68: 27–36.</w:t>
      </w:r>
    </w:p>
    <w:p w14:paraId="4ED6D148" w14:textId="77777777" w:rsidR="00273540" w:rsidRDefault="00273540" w:rsidP="00273540">
      <w:pPr>
        <w:pStyle w:val="Bibliography"/>
      </w:pPr>
      <w:r>
        <w:t xml:space="preserve">Cossa D (1988) Cadmium in </w:t>
      </w:r>
      <w:r>
        <w:rPr>
          <w:i/>
          <w:iCs/>
        </w:rPr>
        <w:t>Mytilus</w:t>
      </w:r>
      <w:r>
        <w:t xml:space="preserve"> spp.: worldwide survey and relationship between seawater and mussel content. </w:t>
      </w:r>
      <w:r>
        <w:rPr>
          <w:i/>
          <w:iCs/>
        </w:rPr>
        <w:t>Mar Environ Res</w:t>
      </w:r>
      <w:r>
        <w:t xml:space="preserve"> 26: 265–284.</w:t>
      </w:r>
    </w:p>
    <w:p w14:paraId="2227884E" w14:textId="77777777" w:rsidR="00273540" w:rsidRDefault="00273540" w:rsidP="00273540">
      <w:pPr>
        <w:pStyle w:val="Bibliography"/>
      </w:pPr>
      <w:r>
        <w:t xml:space="preserve">Costello E, Rock S, Stratakis N, Eckel SP, Walker DI, Valvi D, Cserbik D, Jenkins T, Xanthakos SA, Kohli R, </w:t>
      </w:r>
      <w:r>
        <w:rPr>
          <w:i/>
          <w:iCs/>
        </w:rPr>
        <w:t>et al.</w:t>
      </w:r>
      <w:r>
        <w:t xml:space="preserve"> (2022) Exposure to per-and polyfluoroalkyl substances and markers of liver injury: a systematic review and meta-analysis. </w:t>
      </w:r>
      <w:r>
        <w:rPr>
          <w:i/>
          <w:iCs/>
        </w:rPr>
        <w:t>Environ Health Perspect</w:t>
      </w:r>
      <w:r>
        <w:t xml:space="preserve"> 130: 046001.</w:t>
      </w:r>
    </w:p>
    <w:p w14:paraId="61A4E74F" w14:textId="77777777" w:rsidR="00273540" w:rsidRDefault="00273540" w:rsidP="00273540">
      <w:pPr>
        <w:pStyle w:val="Bibliography"/>
      </w:pPr>
      <w:r>
        <w:t xml:space="preserve">Croteau M-N, Luoma SN, Stewart AR (2005) Trophic transfer of metals along freshwater food webs: evidence of cadmium biomagnification in nature. </w:t>
      </w:r>
      <w:r>
        <w:rPr>
          <w:i/>
          <w:iCs/>
        </w:rPr>
        <w:t>Limnol Oceanogr</w:t>
      </w:r>
      <w:r>
        <w:t xml:space="preserve"> 50: 1511–1519.</w:t>
      </w:r>
    </w:p>
    <w:p w14:paraId="0E4AACC6" w14:textId="77777777" w:rsidR="00273540" w:rsidRDefault="00273540" w:rsidP="00273540">
      <w:pPr>
        <w:pStyle w:val="Bibliography"/>
      </w:pPr>
      <w:r>
        <w:t xml:space="preserve">Davis AK (2005) Effect of handling time and repeated sampling on avian white blood cell counts. </w:t>
      </w:r>
      <w:r>
        <w:rPr>
          <w:i/>
          <w:iCs/>
        </w:rPr>
        <w:t>Journal of Field Ornithology</w:t>
      </w:r>
      <w:r>
        <w:t xml:space="preserve"> 76: 334–338.</w:t>
      </w:r>
    </w:p>
    <w:p w14:paraId="61D2F10F" w14:textId="77777777" w:rsidR="00273540" w:rsidRDefault="00273540" w:rsidP="00273540">
      <w:pPr>
        <w:pStyle w:val="Bibliography"/>
      </w:pPr>
      <w:r>
        <w:t xml:space="preserve">Davis AK, Maney DL, Maerz JC (2008) The use of leukocyte profiles to measure stress in vertebrates: a review for ecologists. </w:t>
      </w:r>
      <w:r>
        <w:rPr>
          <w:i/>
          <w:iCs/>
        </w:rPr>
        <w:t>Funct Ecol</w:t>
      </w:r>
      <w:r>
        <w:t xml:space="preserve"> 22: 760–772.</w:t>
      </w:r>
    </w:p>
    <w:p w14:paraId="7476B113" w14:textId="77777777" w:rsidR="00273540" w:rsidRDefault="00273540" w:rsidP="00273540">
      <w:pPr>
        <w:pStyle w:val="Bibliography"/>
      </w:pPr>
      <w:r>
        <w:t xml:space="preserve">Delignette-Muller ML, Dutang C (2015) fitdistrplus: an R package for fitting distributions. </w:t>
      </w:r>
      <w:r>
        <w:rPr>
          <w:i/>
          <w:iCs/>
        </w:rPr>
        <w:t>J Stat Softw</w:t>
      </w:r>
      <w:r>
        <w:t xml:space="preserve"> 64: 1–34.</w:t>
      </w:r>
    </w:p>
    <w:p w14:paraId="087423EF" w14:textId="77777777" w:rsidR="00273540" w:rsidRDefault="00273540" w:rsidP="00273540">
      <w:pPr>
        <w:pStyle w:val="Bibliography"/>
      </w:pPr>
      <w:r>
        <w:t xml:space="preserve">Devi M, Fingerman M, others (1995) Inhibition of acetylcholinesterase activity in the central nervous system of the red swamp crayfish, </w:t>
      </w:r>
      <w:r>
        <w:rPr>
          <w:i/>
          <w:iCs/>
        </w:rPr>
        <w:t>Procambarus clarkii</w:t>
      </w:r>
      <w:r>
        <w:t xml:space="preserve">, by mercury, cadmium, and lead. </w:t>
      </w:r>
      <w:r>
        <w:rPr>
          <w:i/>
          <w:iCs/>
        </w:rPr>
        <w:t>Bull Environ Contam Toxicol</w:t>
      </w:r>
      <w:r>
        <w:t xml:space="preserve"> 55: 746–750.</w:t>
      </w:r>
    </w:p>
    <w:p w14:paraId="6A934F61" w14:textId="77777777" w:rsidR="00273540" w:rsidRDefault="00273540" w:rsidP="00273540">
      <w:pPr>
        <w:pStyle w:val="Bibliography"/>
      </w:pPr>
      <w:r>
        <w:t xml:space="preserve">Downs CJ, Dochtermann NA, Ball R, Klasing KC, Martin LB (2020) The effects of body mass on immune cell concentrations of mammals. </w:t>
      </w:r>
      <w:r>
        <w:rPr>
          <w:i/>
          <w:iCs/>
        </w:rPr>
        <w:t>Am Nat</w:t>
      </w:r>
      <w:r>
        <w:t xml:space="preserve"> 195: 107–114.</w:t>
      </w:r>
    </w:p>
    <w:p w14:paraId="305927FD" w14:textId="77777777" w:rsidR="00273540" w:rsidRDefault="00273540" w:rsidP="00273540">
      <w:pPr>
        <w:pStyle w:val="Bibliography"/>
      </w:pPr>
      <w:r>
        <w:t xml:space="preserve">Dudgeon D, Arthington AH, Gessner MO, Kawabata Z-I, Knowler DJ, Lévêque C, Naiman RJ, Prieur-Richard A-H, Soto D, Stiassny ML, </w:t>
      </w:r>
      <w:r>
        <w:rPr>
          <w:i/>
          <w:iCs/>
        </w:rPr>
        <w:t>et al.</w:t>
      </w:r>
      <w:r>
        <w:t xml:space="preserve"> (2006) Freshwater biodiversity: importance, threats, status and conservation challenges. </w:t>
      </w:r>
      <w:r>
        <w:rPr>
          <w:i/>
          <w:iCs/>
        </w:rPr>
        <w:t>Biol Rev</w:t>
      </w:r>
      <w:r>
        <w:t xml:space="preserve"> 81: 163–182.</w:t>
      </w:r>
    </w:p>
    <w:p w14:paraId="675FD007" w14:textId="77777777" w:rsidR="00273540" w:rsidRDefault="00273540" w:rsidP="00273540">
      <w:pPr>
        <w:pStyle w:val="Bibliography"/>
      </w:pPr>
      <w:r>
        <w:t xml:space="preserve">Edo GI, Samuel PO, Oloni GO, Ezekiel GO, Ikpekoro VO, Obasohan P, Ongulu J, Otunuya CF, Opiti AR, Ajakaye RS, </w:t>
      </w:r>
      <w:r>
        <w:rPr>
          <w:i/>
          <w:iCs/>
        </w:rPr>
        <w:t>et al.</w:t>
      </w:r>
      <w:r>
        <w:t xml:space="preserve"> (2024) Environmental persistence, bioaccumulation, and ecotoxicology of heavy metals. </w:t>
      </w:r>
      <w:r>
        <w:rPr>
          <w:i/>
          <w:iCs/>
        </w:rPr>
        <w:t>Chem Ecol</w:t>
      </w:r>
      <w:r>
        <w:t xml:space="preserve"> 40: 322–349.</w:t>
      </w:r>
    </w:p>
    <w:p w14:paraId="61BC8272" w14:textId="77777777" w:rsidR="00273540" w:rsidRDefault="00273540" w:rsidP="00273540">
      <w:pPr>
        <w:pStyle w:val="Bibliography"/>
      </w:pPr>
      <w:r>
        <w:lastRenderedPageBreak/>
        <w:t xml:space="preserve">Everds NE, Snyder PW, Bailey KL, Bolon B, Creasy DM, Foley GL, Rosol TJ, Sellers T (2013) Interpreting stress responses during routine toxicity studies: a review of the biology, impact, and assessment. </w:t>
      </w:r>
      <w:r>
        <w:rPr>
          <w:i/>
          <w:iCs/>
        </w:rPr>
        <w:t>Toxicol Pathol</w:t>
      </w:r>
      <w:r>
        <w:t xml:space="preserve"> 41: 560–614.</w:t>
      </w:r>
    </w:p>
    <w:p w14:paraId="17E52A74" w14:textId="77777777" w:rsidR="00273540" w:rsidRDefault="00273540" w:rsidP="00273540">
      <w:pPr>
        <w:pStyle w:val="Bibliography"/>
      </w:pPr>
      <w:r>
        <w:t xml:space="preserve">Fang C, Huang Q, Ye T, Chen Y, Liu L, Kang M, Lin Y, Shen H, Dong S (2013) Embryonic exposure to PFOS induces immunosuppression in the fish larvae of marine medaka. </w:t>
      </w:r>
      <w:r>
        <w:rPr>
          <w:i/>
          <w:iCs/>
        </w:rPr>
        <w:t>Ecotoxicol Environ Saf</w:t>
      </w:r>
      <w:r>
        <w:t xml:space="preserve"> 92: 104–111.</w:t>
      </w:r>
    </w:p>
    <w:p w14:paraId="4D9A7237" w14:textId="77777777" w:rsidR="00273540" w:rsidRDefault="00273540" w:rsidP="00273540">
      <w:pPr>
        <w:pStyle w:val="Bibliography"/>
      </w:pPr>
      <w:r>
        <w:t>Fang Q, Yuan M, Sun Z, Xue Y, Chong C-M, Wang X (2026) Temporal effects of perfluorononanoic acid (PFNA) exposure on metabolic disorders and gut-liver axis injury in large yellow croaker (</w:t>
      </w:r>
      <w:r>
        <w:rPr>
          <w:i/>
          <w:iCs/>
        </w:rPr>
        <w:t>Larimichthys crocea</w:t>
      </w:r>
      <w:r>
        <w:t xml:space="preserve">). </w:t>
      </w:r>
      <w:r>
        <w:rPr>
          <w:i/>
          <w:iCs/>
        </w:rPr>
        <w:t>Environ Res</w:t>
      </w:r>
      <w:r>
        <w:t xml:space="preserve"> 288: 123211.</w:t>
      </w:r>
    </w:p>
    <w:p w14:paraId="391C8C29" w14:textId="77777777" w:rsidR="00273540" w:rsidRDefault="00273540" w:rsidP="00273540">
      <w:pPr>
        <w:pStyle w:val="Bibliography"/>
      </w:pPr>
      <w:r>
        <w:t xml:space="preserve">Farah MA, Ateeq B, Ali MN, Sabir R, Ahmad W (2004) Studies on lethal concentrations and toxicity stress of some xenobiotics on aquatic organisms. </w:t>
      </w:r>
      <w:r>
        <w:rPr>
          <w:i/>
          <w:iCs/>
        </w:rPr>
        <w:t>Chemosphere</w:t>
      </w:r>
      <w:r>
        <w:t xml:space="preserve"> 55: 257–265.</w:t>
      </w:r>
    </w:p>
    <w:p w14:paraId="1739D51E" w14:textId="77777777" w:rsidR="00273540" w:rsidRDefault="00273540" w:rsidP="00273540">
      <w:pPr>
        <w:pStyle w:val="Bibliography"/>
      </w:pPr>
      <w:r>
        <w:t>Feder ME (1987) New Directions in Ecological Physiology. Cambridge University Press.</w:t>
      </w:r>
    </w:p>
    <w:p w14:paraId="20B199AC" w14:textId="77777777" w:rsidR="00273540" w:rsidRDefault="00273540" w:rsidP="00273540">
      <w:pPr>
        <w:pStyle w:val="Bibliography"/>
      </w:pPr>
      <w:r>
        <w:t xml:space="preserve">Frehse FDA, Hargrove JS, Weyl OLF, Vitule JRS (2020) The genetic characteristics of invasive largemouth bass in southern Brazil. </w:t>
      </w:r>
      <w:r>
        <w:rPr>
          <w:i/>
          <w:iCs/>
        </w:rPr>
        <w:t>J Appl Ichthyol</w:t>
      </w:r>
      <w:r>
        <w:t xml:space="preserve"> 36: 46–54.</w:t>
      </w:r>
    </w:p>
    <w:p w14:paraId="586110AF" w14:textId="77777777" w:rsidR="00273540" w:rsidRDefault="00273540" w:rsidP="00273540">
      <w:pPr>
        <w:pStyle w:val="Bibliography"/>
      </w:pPr>
      <w:r>
        <w:t xml:space="preserve">Gaines LGT (2023) Historical and current usage of per‐ and polyfluoroalkyl substances (PFAS): a literature review. </w:t>
      </w:r>
      <w:r>
        <w:rPr>
          <w:i/>
          <w:iCs/>
        </w:rPr>
        <w:t>American J Industrial Med</w:t>
      </w:r>
      <w:r>
        <w:t xml:space="preserve"> 66: 353–378.</w:t>
      </w:r>
    </w:p>
    <w:p w14:paraId="1EC9E211" w14:textId="77777777" w:rsidR="00273540" w:rsidRDefault="00273540" w:rsidP="00273540">
      <w:pPr>
        <w:pStyle w:val="Bibliography"/>
      </w:pPr>
      <w:r>
        <w:t xml:space="preserve">Gangloff MM, Edgar GJ, Wilson B (2016) Imperilled species in aquatic ecosystems: emerging threats, management and future prognoses. </w:t>
      </w:r>
      <w:r>
        <w:rPr>
          <w:i/>
          <w:iCs/>
        </w:rPr>
        <w:t>Aquat Conserv Mar Freshw Ecosyst</w:t>
      </w:r>
      <w:r>
        <w:t xml:space="preserve"> 26: 858–871.</w:t>
      </w:r>
    </w:p>
    <w:p w14:paraId="41F26D82" w14:textId="77777777" w:rsidR="00273540" w:rsidRDefault="00273540" w:rsidP="00273540">
      <w:pPr>
        <w:pStyle w:val="Bibliography"/>
      </w:pPr>
      <w:r>
        <w:t xml:space="preserve">Gill TS, Pant JC (1985) Erythrocytic and leukocytic responses to cadmium poisoning in a freshwater fish, </w:t>
      </w:r>
      <w:r>
        <w:rPr>
          <w:i/>
          <w:iCs/>
        </w:rPr>
        <w:t>Puntius conchonius</w:t>
      </w:r>
      <w:r>
        <w:t xml:space="preserve"> ham. </w:t>
      </w:r>
      <w:r>
        <w:rPr>
          <w:i/>
          <w:iCs/>
        </w:rPr>
        <w:t>Environ Res</w:t>
      </w:r>
      <w:r>
        <w:t xml:space="preserve"> 36: 327–337.</w:t>
      </w:r>
    </w:p>
    <w:p w14:paraId="0C5FEB12" w14:textId="77777777" w:rsidR="00273540" w:rsidRDefault="00273540" w:rsidP="00273540">
      <w:pPr>
        <w:pStyle w:val="Bibliography"/>
      </w:pPr>
      <w:r>
        <w:t xml:space="preserve">Goessling JM, Kennedy H, Mendonça MT, Wilson AE (2015) A meta-analysis of plasma corticosterone and heterophil : lymphocyte ratios – is there conservation of physiological stress responses over time? </w:t>
      </w:r>
      <w:r>
        <w:rPr>
          <w:i/>
          <w:iCs/>
        </w:rPr>
        <w:t>Funct Ecol</w:t>
      </w:r>
      <w:r>
        <w:t xml:space="preserve"> 29: 1189–1196.</w:t>
      </w:r>
    </w:p>
    <w:p w14:paraId="56C9D905" w14:textId="77777777" w:rsidR="00273540" w:rsidRDefault="00273540" w:rsidP="00273540">
      <w:pPr>
        <w:pStyle w:val="Bibliography"/>
      </w:pPr>
      <w:r>
        <w:t xml:space="preserve">Gratwicke B, Marshall BE (2001) The relationship between the exotic predators </w:t>
      </w:r>
      <w:r>
        <w:rPr>
          <w:i/>
          <w:iCs/>
        </w:rPr>
        <w:t>Micropterus salmoides</w:t>
      </w:r>
      <w:r>
        <w:t xml:space="preserve"> and </w:t>
      </w:r>
      <w:r>
        <w:rPr>
          <w:i/>
          <w:iCs/>
        </w:rPr>
        <w:t>Serranochromis robustus</w:t>
      </w:r>
      <w:r>
        <w:t xml:space="preserve"> and native stream fishes in Zimbabwe. </w:t>
      </w:r>
      <w:r>
        <w:rPr>
          <w:i/>
          <w:iCs/>
        </w:rPr>
        <w:t>J Fish Biol</w:t>
      </w:r>
      <w:r>
        <w:t xml:space="preserve"> 58: 68–75.</w:t>
      </w:r>
    </w:p>
    <w:p w14:paraId="18977999" w14:textId="77777777" w:rsidR="00273540" w:rsidRDefault="00273540" w:rsidP="00273540">
      <w:pPr>
        <w:pStyle w:val="Bibliography"/>
      </w:pPr>
      <w:r>
        <w:t xml:space="preserve">Guillette Jr. LJ (2006) Endocrine disrupting contaminants—beyond the dogma. </w:t>
      </w:r>
      <w:r>
        <w:rPr>
          <w:i/>
          <w:iCs/>
        </w:rPr>
        <w:t>Environ Health Perspect</w:t>
      </w:r>
      <w:r>
        <w:t xml:space="preserve"> 114: 9–12.</w:t>
      </w:r>
    </w:p>
    <w:p w14:paraId="0620A1D3" w14:textId="77777777" w:rsidR="00273540" w:rsidRDefault="00273540" w:rsidP="00273540">
      <w:pPr>
        <w:pStyle w:val="Bibliography"/>
      </w:pPr>
      <w:r>
        <w:t xml:space="preserve">Guillette TC, McCord J, Guillette M, Polera ME, Rachels KT, Morgeson C, Kotlarz N, Knappe DRU, Reading BJ, Strynar M, </w:t>
      </w:r>
      <w:r>
        <w:rPr>
          <w:i/>
          <w:iCs/>
        </w:rPr>
        <w:t>et al.</w:t>
      </w:r>
      <w:r>
        <w:t xml:space="preserve"> (2020) Elevated levels of per- and polyfluoroalkyl substances in Cape Fear River Striped Bass (</w:t>
      </w:r>
      <w:r>
        <w:rPr>
          <w:i/>
          <w:iCs/>
        </w:rPr>
        <w:t>Morone saxatilis</w:t>
      </w:r>
      <w:r>
        <w:t xml:space="preserve">) are associated with biomarkers of altered immune and liver function. </w:t>
      </w:r>
      <w:r>
        <w:rPr>
          <w:i/>
          <w:iCs/>
        </w:rPr>
        <w:t>Environ Int</w:t>
      </w:r>
      <w:r>
        <w:t xml:space="preserve"> 136: 105358.</w:t>
      </w:r>
    </w:p>
    <w:p w14:paraId="2CECDAD2" w14:textId="77777777" w:rsidR="00273540" w:rsidRDefault="00273540" w:rsidP="00273540">
      <w:pPr>
        <w:pStyle w:val="Bibliography"/>
      </w:pPr>
      <w:r>
        <w:lastRenderedPageBreak/>
        <w:t xml:space="preserve">Hamlin HJ, Guillette Jr. LJ (2010) Birth defects in wildlife: the role of environmental contaminants as inducers of reproductive and developmental dysfunction. </w:t>
      </w:r>
      <w:r>
        <w:rPr>
          <w:i/>
          <w:iCs/>
        </w:rPr>
        <w:t>Syst Biol Reprod</w:t>
      </w:r>
      <w:r>
        <w:t xml:space="preserve"> 56: 113–121.</w:t>
      </w:r>
    </w:p>
    <w:p w14:paraId="1593627D" w14:textId="77777777" w:rsidR="00273540" w:rsidRDefault="00273540" w:rsidP="00273540">
      <w:pPr>
        <w:pStyle w:val="Bibliography"/>
      </w:pPr>
      <w:r>
        <w:t xml:space="preserve">Hertika AMS, Arfiati D, Lusiana ED, Putra RB (2022) Effect of environmental factors on blood counts of Gambusia affinis caught at brantas river watershed, Indonesia. </w:t>
      </w:r>
      <w:r>
        <w:rPr>
          <w:i/>
          <w:iCs/>
        </w:rPr>
        <w:t>F1000Research</w:t>
      </w:r>
      <w:r>
        <w:t xml:space="preserve"> 10: 1169.</w:t>
      </w:r>
    </w:p>
    <w:p w14:paraId="523611BA" w14:textId="77777777" w:rsidR="00273540" w:rsidRDefault="00273540" w:rsidP="00273540">
      <w:pPr>
        <w:pStyle w:val="Bibliography"/>
      </w:pPr>
      <w:r>
        <w:t xml:space="preserve">Hertika AMS, Musa M, Amron K, Putra RBDS, Alfarisi MA, Putra AFR, Halimah MF, Wijanata IBP (2025) Analysis of fish hematological profiles as bioindicators of water pollution in fish conservation areas, East Java, Indonesia. </w:t>
      </w:r>
      <w:r>
        <w:rPr>
          <w:i/>
          <w:iCs/>
        </w:rPr>
        <w:t>Water Environ Res</w:t>
      </w:r>
      <w:r>
        <w:t xml:space="preserve"> 97: e70126.</w:t>
      </w:r>
    </w:p>
    <w:p w14:paraId="7F52EEDF" w14:textId="77777777" w:rsidR="00273540" w:rsidRDefault="00273540" w:rsidP="00273540">
      <w:pPr>
        <w:pStyle w:val="Bibliography"/>
      </w:pPr>
      <w:r>
        <w:t xml:space="preserve">Hontela A, Rasmussen JB, Audet C, Chevalier G (1992) Impaired cortisol stress response in fish from environments polluted by PAHs, PCBs, and mercury. </w:t>
      </w:r>
      <w:r>
        <w:rPr>
          <w:i/>
          <w:iCs/>
        </w:rPr>
        <w:t>Arch Environ Contam Toxicol</w:t>
      </w:r>
      <w:r>
        <w:t xml:space="preserve"> 22: 278–283.</w:t>
      </w:r>
    </w:p>
    <w:p w14:paraId="2BA2ED34" w14:textId="77777777" w:rsidR="00273540" w:rsidRDefault="00273540" w:rsidP="00273540">
      <w:pPr>
        <w:pStyle w:val="Bibliography"/>
      </w:pPr>
      <w:r>
        <w:t xml:space="preserve">Houwen B (2002) Blood film preparation and staining procedures. </w:t>
      </w:r>
      <w:r>
        <w:rPr>
          <w:i/>
          <w:iCs/>
        </w:rPr>
        <w:t>Clin Lab Med</w:t>
      </w:r>
      <w:r>
        <w:t xml:space="preserve"> 22: 1–14.</w:t>
      </w:r>
    </w:p>
    <w:p w14:paraId="2472B809" w14:textId="77777777" w:rsidR="00273540" w:rsidRDefault="00273540" w:rsidP="00273540">
      <w:pPr>
        <w:pStyle w:val="Bibliography"/>
      </w:pPr>
      <w:r>
        <w:t xml:space="preserve">Hu F, Yin L, Dong F, Zheng M, Zhao Y, Fu S, Zhang W, Chen X (2021) Effects of long-term cadmium exposure on growth, antioxidant defense and DNA methylation in juvenile Nile tilapia (Oreochromis niloticus). </w:t>
      </w:r>
      <w:r>
        <w:rPr>
          <w:i/>
          <w:iCs/>
        </w:rPr>
        <w:t>Aquat Toxicol</w:t>
      </w:r>
      <w:r>
        <w:t xml:space="preserve"> 241: 106014.</w:t>
      </w:r>
    </w:p>
    <w:p w14:paraId="600B0A6F" w14:textId="77777777" w:rsidR="00273540" w:rsidRDefault="00273540" w:rsidP="00273540">
      <w:pPr>
        <w:pStyle w:val="Bibliography"/>
      </w:pPr>
      <w:r>
        <w:t xml:space="preserve">Jackson AP, Alloway BJ (1991) The bioavailability of cadmium to lettuce and cabbage in soils previously treated with sewage sludges. </w:t>
      </w:r>
      <w:r>
        <w:rPr>
          <w:i/>
          <w:iCs/>
        </w:rPr>
        <w:t>Plant Soil</w:t>
      </w:r>
      <w:r>
        <w:t xml:space="preserve"> 132: 179–186.</w:t>
      </w:r>
    </w:p>
    <w:p w14:paraId="229C2403" w14:textId="77777777" w:rsidR="00273540" w:rsidRDefault="00273540" w:rsidP="00273540">
      <w:pPr>
        <w:pStyle w:val="Bibliography"/>
      </w:pPr>
      <w:r>
        <w:t xml:space="preserve">Jadaa W, Mohammed H (2023) Heavy metals–definition, natural and anthropogenic sources of releasing into ecosystems, toxicity, and removal methods–an overview study. </w:t>
      </w:r>
      <w:r>
        <w:rPr>
          <w:i/>
          <w:iCs/>
        </w:rPr>
        <w:t>Journal of Ecological Engineering</w:t>
      </w:r>
      <w:r>
        <w:t xml:space="preserve"> 24: 249–271.</w:t>
      </w:r>
    </w:p>
    <w:p w14:paraId="5B1E38D7" w14:textId="77777777" w:rsidR="00273540" w:rsidRDefault="00273540" w:rsidP="00273540">
      <w:pPr>
        <w:pStyle w:val="Bibliography"/>
      </w:pPr>
      <w:r>
        <w:t xml:space="preserve">Jaffer NS, Rabee AM, Al-Chalabi SMM (2017) Biochemical and hematological parameters and histological alterations in fish Cyprinus carpio L. as biomarkers for water pollution with chlorpyrifos. </w:t>
      </w:r>
      <w:r>
        <w:rPr>
          <w:i/>
          <w:iCs/>
        </w:rPr>
        <w:t>Hum Ecol Risk Assess</w:t>
      </w:r>
      <w:r>
        <w:t xml:space="preserve"> 23: 605–616.</w:t>
      </w:r>
    </w:p>
    <w:p w14:paraId="31778153" w14:textId="77777777" w:rsidR="00273540" w:rsidRDefault="00273540" w:rsidP="00273540">
      <w:pPr>
        <w:pStyle w:val="Bibliography"/>
      </w:pPr>
      <w:r>
        <w:t xml:space="preserve">Jenkins GB, Beckerman AP, Bellard C, Benítez-López A, Ellison AM, Foote CG, Hufton AL, Lashley MA, Lortie CJ, Ma Z, </w:t>
      </w:r>
      <w:r>
        <w:rPr>
          <w:i/>
          <w:iCs/>
        </w:rPr>
        <w:t>et al.</w:t>
      </w:r>
      <w:r>
        <w:t xml:space="preserve"> (2023) Reproducibility in ecology and evolution: minimum standards for data and code. </w:t>
      </w:r>
      <w:r>
        <w:rPr>
          <w:i/>
          <w:iCs/>
        </w:rPr>
        <w:t>Ecol Evol</w:t>
      </w:r>
      <w:r>
        <w:t xml:space="preserve"> 13: e9961.</w:t>
      </w:r>
    </w:p>
    <w:p w14:paraId="50A9123C" w14:textId="77777777" w:rsidR="00273540" w:rsidRDefault="00273540" w:rsidP="00273540">
      <w:pPr>
        <w:pStyle w:val="Bibliography"/>
      </w:pPr>
      <w:r>
        <w:t xml:space="preserve">Kahlon SK, Sharma G, Julka JM, Kumar A, Sharma S, Stadler FJ (2018) Impact of heavy metals and nanoparticles on aquatic biota. </w:t>
      </w:r>
      <w:r>
        <w:rPr>
          <w:i/>
          <w:iCs/>
        </w:rPr>
        <w:t>Environ Chem Lett</w:t>
      </w:r>
      <w:r>
        <w:t xml:space="preserve"> 16: 919–946.</w:t>
      </w:r>
    </w:p>
    <w:p w14:paraId="012D73C6" w14:textId="77777777" w:rsidR="00273540" w:rsidRDefault="00273540" w:rsidP="00273540">
      <w:pPr>
        <w:pStyle w:val="Bibliography"/>
      </w:pPr>
      <w:r>
        <w:t xml:space="preserve">Kern EM, Langerhans RB (2019) Urbanization alters swimming performance of a stream fish. </w:t>
      </w:r>
      <w:r>
        <w:rPr>
          <w:i/>
          <w:iCs/>
        </w:rPr>
        <w:t>Front Ecol Evol</w:t>
      </w:r>
      <w:r>
        <w:t xml:space="preserve"> 6: 229.</w:t>
      </w:r>
    </w:p>
    <w:p w14:paraId="47BF1C97" w14:textId="77777777" w:rsidR="00273540" w:rsidRDefault="00273540" w:rsidP="00273540">
      <w:pPr>
        <w:pStyle w:val="Bibliography"/>
      </w:pPr>
      <w:r>
        <w:t>Kim D, Taylor AT, Near TJ (2022) Phylogenomics and species delimitation of the economically important Black Basses (</w:t>
      </w:r>
      <w:r>
        <w:rPr>
          <w:i/>
          <w:iCs/>
        </w:rPr>
        <w:t>Micropterus</w:t>
      </w:r>
      <w:r>
        <w:t xml:space="preserve">). </w:t>
      </w:r>
      <w:r>
        <w:rPr>
          <w:i/>
          <w:iCs/>
        </w:rPr>
        <w:t>Sci Rep</w:t>
      </w:r>
      <w:r>
        <w:t xml:space="preserve"> 12: 9113.</w:t>
      </w:r>
    </w:p>
    <w:p w14:paraId="09B8A666" w14:textId="77777777" w:rsidR="00273540" w:rsidRDefault="00273540" w:rsidP="00273540">
      <w:pPr>
        <w:pStyle w:val="Bibliography"/>
      </w:pPr>
      <w:r>
        <w:lastRenderedPageBreak/>
        <w:t xml:space="preserve">Kubier A, Hamer K, Pichler T (2020) Cadmium background levels in groundwater in an area dominated by agriculture. </w:t>
      </w:r>
      <w:r>
        <w:rPr>
          <w:i/>
          <w:iCs/>
        </w:rPr>
        <w:t>Integr Environ Assess Manag</w:t>
      </w:r>
      <w:r>
        <w:t xml:space="preserve"> 16: 103–113.</w:t>
      </w:r>
    </w:p>
    <w:p w14:paraId="0BD45852" w14:textId="77777777" w:rsidR="00273540" w:rsidRDefault="00273540" w:rsidP="00273540">
      <w:pPr>
        <w:pStyle w:val="Bibliography"/>
      </w:pPr>
      <w:r>
        <w:t xml:space="preserve">Kurwadkar S, Dane J, Kanel SR, Nadagouda MN, Cawdrey RW, Ambade B, Struckhoff GC, Wilkin R (2022) </w:t>
      </w:r>
      <w:r>
        <w:rPr>
          <w:i/>
          <w:iCs/>
        </w:rPr>
        <w:t>Per</w:t>
      </w:r>
      <w:r>
        <w:t xml:space="preserve">- and polyfluoroalkyl substances in water and wastewater: a critical review of their global occurrence and distribution. </w:t>
      </w:r>
      <w:r>
        <w:rPr>
          <w:i/>
          <w:iCs/>
        </w:rPr>
        <w:t>Sci Total Environ</w:t>
      </w:r>
      <w:r>
        <w:t xml:space="preserve"> 809: 151003.</w:t>
      </w:r>
    </w:p>
    <w:p w14:paraId="6C4CFD48" w14:textId="77777777" w:rsidR="00273540" w:rsidRDefault="00273540" w:rsidP="00273540">
      <w:pPr>
        <w:pStyle w:val="Bibliography"/>
      </w:pPr>
      <w:r>
        <w:t xml:space="preserve">Lacépède BGE (1802) </w:t>
      </w:r>
      <w:r>
        <w:rPr>
          <w:i/>
          <w:iCs/>
        </w:rPr>
        <w:t>Histoire Naturelle Des Poissons V. 4</w:t>
      </w:r>
      <w:r>
        <w:t>.</w:t>
      </w:r>
    </w:p>
    <w:p w14:paraId="609D9589" w14:textId="77777777" w:rsidR="00273540" w:rsidRDefault="00273540" w:rsidP="00273540">
      <w:pPr>
        <w:pStyle w:val="Bibliography"/>
      </w:pPr>
      <w:r>
        <w:t xml:space="preserve">Lawrence MJ, Raby GD, Teffer AK, Jeffries KM, Danylchuk AJ, Eliason EJ, Hasler CT, Clark TD, Cooke SJ (2020) Best practices for non‐lethal blood sampling of fish </w:t>
      </w:r>
      <w:r>
        <w:rPr>
          <w:i/>
          <w:iCs/>
        </w:rPr>
        <w:t>via</w:t>
      </w:r>
      <w:r>
        <w:t xml:space="preserve"> the caudal vasculature. </w:t>
      </w:r>
      <w:r>
        <w:rPr>
          <w:i/>
          <w:iCs/>
        </w:rPr>
        <w:t>Journal of Fish Biology</w:t>
      </w:r>
      <w:r>
        <w:t xml:space="preserve"> 97: 4–15.</w:t>
      </w:r>
    </w:p>
    <w:p w14:paraId="187E95A5" w14:textId="77777777" w:rsidR="00273540" w:rsidRDefault="00273540" w:rsidP="00273540">
      <w:pPr>
        <w:pStyle w:val="Bibliography"/>
      </w:pPr>
      <w:r>
        <w:t xml:space="preserve">Lescord GL, Kidd KA, De Silva AO, Williamson M, Spencer C, Wang X, Muir DCG (2015) Perfluorinated and polyfluorinated compounds in lake food webs from the Canadian High Arctic. </w:t>
      </w:r>
      <w:r>
        <w:rPr>
          <w:i/>
          <w:iCs/>
        </w:rPr>
        <w:t>Environ Sci Technol</w:t>
      </w:r>
      <w:r>
        <w:t xml:space="preserve"> 49: 2694–2702.</w:t>
      </w:r>
    </w:p>
    <w:p w14:paraId="4B3F8B7F" w14:textId="77777777" w:rsidR="00273540" w:rsidRDefault="00273540" w:rsidP="00273540">
      <w:pPr>
        <w:pStyle w:val="Bibliography"/>
      </w:pPr>
      <w:r>
        <w:t xml:space="preserve">Lesueur CA (1822) Descriptions of the five new species of the genus </w:t>
      </w:r>
      <w:r>
        <w:rPr>
          <w:i/>
          <w:iCs/>
        </w:rPr>
        <w:t>Cichla</w:t>
      </w:r>
      <w:r>
        <w:t xml:space="preserve"> of Cuvier. </w:t>
      </w:r>
      <w:r>
        <w:rPr>
          <w:i/>
          <w:iCs/>
        </w:rPr>
        <w:t>J Acad Nat Sci Phila</w:t>
      </w:r>
      <w:r>
        <w:t xml:space="preserve"> 2: 214–221.</w:t>
      </w:r>
    </w:p>
    <w:p w14:paraId="5FD75596" w14:textId="77777777" w:rsidR="00273540" w:rsidRDefault="00273540" w:rsidP="00273540">
      <w:pPr>
        <w:pStyle w:val="Bibliography"/>
      </w:pPr>
      <w:r>
        <w:t xml:space="preserve">Lewis RW, Andrus AK, Arroyo J, Brescia S, Botham PA, Corvaro M, Daston GP, Hofmann T, Rodriguez C, Sewell F, </w:t>
      </w:r>
      <w:r>
        <w:rPr>
          <w:i/>
          <w:iCs/>
        </w:rPr>
        <w:t>et al.</w:t>
      </w:r>
      <w:r>
        <w:t xml:space="preserve"> (2024) Considerations for the development of guidance on dose level selection for developmental and reproductive toxicity studies. </w:t>
      </w:r>
      <w:r>
        <w:rPr>
          <w:i/>
          <w:iCs/>
        </w:rPr>
        <w:t>RTP</w:t>
      </w:r>
      <w:r>
        <w:t xml:space="preserve"> 148: 105585.</w:t>
      </w:r>
    </w:p>
    <w:p w14:paraId="62FB3C26" w14:textId="77777777" w:rsidR="00273540" w:rsidRDefault="00273540" w:rsidP="00273540">
      <w:pPr>
        <w:pStyle w:val="Bibliography"/>
      </w:pPr>
      <w:r>
        <w:t xml:space="preserve">Liu Y, Chen Q, Li Y, Bi L, Jin L, Peng R (2022) Toxic effects of cadmium on fish. </w:t>
      </w:r>
      <w:r>
        <w:rPr>
          <w:i/>
          <w:iCs/>
        </w:rPr>
        <w:t>Toxics</w:t>
      </w:r>
      <w:r>
        <w:t xml:space="preserve"> 10: 622.</w:t>
      </w:r>
    </w:p>
    <w:p w14:paraId="5B3F63C8" w14:textId="77777777" w:rsidR="00273540" w:rsidRDefault="00273540" w:rsidP="00273540">
      <w:pPr>
        <w:pStyle w:val="Bibliography"/>
      </w:pPr>
      <w:r>
        <w:t xml:space="preserve">Ludsin SA, DeVries DR (1997) First-year recruitment of largemouth bass: the interdependency of early life stages. </w:t>
      </w:r>
      <w:r>
        <w:rPr>
          <w:i/>
          <w:iCs/>
        </w:rPr>
        <w:t>Ecol Appl</w:t>
      </w:r>
      <w:r>
        <w:t xml:space="preserve"> 7: 1024–1038.</w:t>
      </w:r>
    </w:p>
    <w:p w14:paraId="29E3D1AA" w14:textId="77777777" w:rsidR="00273540" w:rsidRDefault="00273540" w:rsidP="00273540">
      <w:pPr>
        <w:pStyle w:val="Bibliography"/>
      </w:pPr>
      <w:r>
        <w:t xml:space="preserve">Mallett MC, Thiem JD, Butler GL, Kennard MJ (2024) A systematic review of approaches to assess fish health responses to anthropogenic threats in freshwater ecosystems. </w:t>
      </w:r>
      <w:r>
        <w:rPr>
          <w:i/>
          <w:iCs/>
        </w:rPr>
        <w:t>Conserv Physiol</w:t>
      </w:r>
      <w:r>
        <w:t xml:space="preserve"> 12: coae022.</w:t>
      </w:r>
    </w:p>
    <w:p w14:paraId="23EF30B7" w14:textId="77777777" w:rsidR="00273540" w:rsidRDefault="00273540" w:rsidP="00273540">
      <w:pPr>
        <w:pStyle w:val="Bibliography"/>
      </w:pPr>
      <w:r>
        <w:t xml:space="preserve">Marini M, Caro D, Thomsen M (2020) The new fertilizer regulation: a starting point for cadmium control in European arable soils? </w:t>
      </w:r>
      <w:r>
        <w:rPr>
          <w:i/>
          <w:iCs/>
        </w:rPr>
        <w:t>Sci Total Environ</w:t>
      </w:r>
      <w:r>
        <w:t xml:space="preserve"> 745: 140876.</w:t>
      </w:r>
    </w:p>
    <w:p w14:paraId="2A2C9AAC" w14:textId="77777777" w:rsidR="00273540" w:rsidRDefault="00273540" w:rsidP="00273540">
      <w:pPr>
        <w:pStyle w:val="Bibliography"/>
      </w:pPr>
      <w:r>
        <w:t xml:space="preserve">Milnes MR, Guillette Jr. LJ (2008) Alligator tales: new lessons about environmental contaminants from a sentinel species. </w:t>
      </w:r>
      <w:r>
        <w:rPr>
          <w:i/>
          <w:iCs/>
        </w:rPr>
        <w:t>Biosci</w:t>
      </w:r>
      <w:r>
        <w:t xml:space="preserve"> 58: 1027–1036.</w:t>
      </w:r>
    </w:p>
    <w:p w14:paraId="0C368930" w14:textId="77777777" w:rsidR="00273540" w:rsidRDefault="00273540" w:rsidP="00273540">
      <w:pPr>
        <w:pStyle w:val="Bibliography"/>
      </w:pPr>
      <w:r>
        <w:t>Murray CM, Easter M, Merchant M, Cooper A, Crother BI (2013) Can reproductive allometry assess population marginality in crocodilians? a comparative analysis of Gulf Coast American Alligator (</w:t>
      </w:r>
      <w:r>
        <w:rPr>
          <w:i/>
          <w:iCs/>
        </w:rPr>
        <w:t>Alligator mississippiensis</w:t>
      </w:r>
      <w:r>
        <w:t xml:space="preserve">) populations. </w:t>
      </w:r>
      <w:r>
        <w:rPr>
          <w:i/>
          <w:iCs/>
        </w:rPr>
        <w:t>Ichthyol Herpetol</w:t>
      </w:r>
      <w:r>
        <w:t xml:space="preserve"> 2013: 268–276.</w:t>
      </w:r>
    </w:p>
    <w:p w14:paraId="23399B9B" w14:textId="77777777" w:rsidR="00273540" w:rsidRDefault="00273540" w:rsidP="00273540">
      <w:pPr>
        <w:pStyle w:val="Bibliography"/>
      </w:pPr>
      <w:r>
        <w:lastRenderedPageBreak/>
        <w:t xml:space="preserve">Murray KS, Rogers DT, Kaufman MM (2004) Heavy Metals in an urban watershed in southeastern Michigan. </w:t>
      </w:r>
      <w:r>
        <w:rPr>
          <w:i/>
          <w:iCs/>
        </w:rPr>
        <w:t>J of Env Quality</w:t>
      </w:r>
      <w:r>
        <w:t xml:space="preserve"> 33: 163–172.</w:t>
      </w:r>
    </w:p>
    <w:p w14:paraId="74134061" w14:textId="77777777" w:rsidR="00273540" w:rsidRDefault="00273540" w:rsidP="00273540">
      <w:pPr>
        <w:pStyle w:val="Bibliography"/>
      </w:pPr>
      <w:r>
        <w:t xml:space="preserve">Mussabek D, Söderman A, Imura T, Persson KM, Nakagawa K, Ahrens L, Berndtsson R (2023) PFAS in the drinking water source: analysis of the contamination levels, origin, and emission rates. </w:t>
      </w:r>
      <w:r>
        <w:rPr>
          <w:i/>
          <w:iCs/>
        </w:rPr>
        <w:t>Water</w:t>
      </w:r>
      <w:r>
        <w:t xml:space="preserve"> 15: 137.</w:t>
      </w:r>
    </w:p>
    <w:p w14:paraId="2199B67C" w14:textId="77777777" w:rsidR="00273540" w:rsidRDefault="00273540" w:rsidP="00273540">
      <w:pPr>
        <w:pStyle w:val="Bibliography"/>
      </w:pPr>
      <w:r>
        <w:t xml:space="preserve">Naidenko SV, Alshinetskiy MV (2020) Size matters: zoo data analysis shows that the white blood cell ratio differs between large and small felids. </w:t>
      </w:r>
      <w:r>
        <w:rPr>
          <w:i/>
          <w:iCs/>
        </w:rPr>
        <w:t>Animals</w:t>
      </w:r>
      <w:r>
        <w:t xml:space="preserve"> 10: 940.</w:t>
      </w:r>
    </w:p>
    <w:p w14:paraId="20FA8698" w14:textId="77777777" w:rsidR="00273540" w:rsidRDefault="00273540" w:rsidP="00273540">
      <w:pPr>
        <w:pStyle w:val="Bibliography"/>
      </w:pPr>
      <w:r>
        <w:t xml:space="preserve">Nayak S, Sahoo G, Das II, Mohanty AK, Kumar R, Sahoo L, Sundaray JK (2023) Poly- and perfluoroalkyl substances (PFAS): do they matter to aquatic ecosystems? </w:t>
      </w:r>
      <w:r>
        <w:rPr>
          <w:i/>
          <w:iCs/>
        </w:rPr>
        <w:t>Toxics</w:t>
      </w:r>
      <w:r>
        <w:t xml:space="preserve"> 11: 543.</w:t>
      </w:r>
    </w:p>
    <w:p w14:paraId="460A3D00" w14:textId="77777777" w:rsidR="00273540" w:rsidRDefault="00273540" w:rsidP="00273540">
      <w:pPr>
        <w:pStyle w:val="Bibliography"/>
      </w:pPr>
      <w:r>
        <w:t>Neumann RM, Allen MS (2007) Chapter 9: Size structure. In: Guy CS, Brown ML, eds. Analysis and Interpretation of Freshwater Fisheries Data. American Fisheries Society, Bethesda, USA, pp 375–421.</w:t>
      </w:r>
    </w:p>
    <w:p w14:paraId="11D3034B" w14:textId="77777777" w:rsidR="00273540" w:rsidRDefault="00273540" w:rsidP="00273540">
      <w:pPr>
        <w:pStyle w:val="Bibliography"/>
      </w:pPr>
      <w:r>
        <w:t xml:space="preserve">Nies DH (1999) Microbial heavy-metal resistance. </w:t>
      </w:r>
      <w:r>
        <w:rPr>
          <w:i/>
          <w:iCs/>
        </w:rPr>
        <w:t>Appl Microbiol Biotechnol</w:t>
      </w:r>
      <w:r>
        <w:t xml:space="preserve"> 51: 730–750.</w:t>
      </w:r>
    </w:p>
    <w:p w14:paraId="67320300" w14:textId="77777777" w:rsidR="00273540" w:rsidRDefault="00273540" w:rsidP="00273540">
      <w:pPr>
        <w:pStyle w:val="Bibliography"/>
      </w:pPr>
      <w:r>
        <w:t xml:space="preserve">Nies DH (2003) Efflux-mediated heavy metal resistance in prokaryotes. </w:t>
      </w:r>
      <w:r>
        <w:rPr>
          <w:i/>
          <w:iCs/>
        </w:rPr>
        <w:t>FEMS Microbiol Rev</w:t>
      </w:r>
      <w:r>
        <w:t xml:space="preserve"> 27: 313–339.</w:t>
      </w:r>
    </w:p>
    <w:p w14:paraId="04A9FE08" w14:textId="77777777" w:rsidR="00273540" w:rsidRDefault="00273540" w:rsidP="00273540">
      <w:pPr>
        <w:pStyle w:val="Bibliography"/>
      </w:pPr>
      <w:r>
        <w:t xml:space="preserve">Norris AJ, DeVries DR, Wright RA (2010) Coastal estuaries as habitat for a freshwater fish species: exploring population-level effects of salinity on largemouth bass. </w:t>
      </w:r>
      <w:r>
        <w:rPr>
          <w:i/>
          <w:iCs/>
        </w:rPr>
        <w:t>Trans Am Fish Soc</w:t>
      </w:r>
      <w:r>
        <w:t xml:space="preserve"> 139: 610–625.</w:t>
      </w:r>
    </w:p>
    <w:p w14:paraId="08832305" w14:textId="77777777" w:rsidR="00273540" w:rsidRDefault="00273540" w:rsidP="00273540">
      <w:pPr>
        <w:pStyle w:val="Bibliography"/>
      </w:pPr>
      <w:r>
        <w:t>OECD (2021) New Comprehensive Global Database of Per- and Polyfluoroalkyl Substances. Organisation for Economic Co-operation and Development: Available at: http://www.oecd.org/chemicalsafety/portal-perfluorinated-chemicals/.</w:t>
      </w:r>
    </w:p>
    <w:p w14:paraId="29E32D71" w14:textId="77777777" w:rsidR="00273540" w:rsidRDefault="00273540" w:rsidP="00273540">
      <w:pPr>
        <w:pStyle w:val="Bibliography"/>
      </w:pPr>
      <w:r>
        <w:t xml:space="preserve">Pan C-G, Ying G-G, Zhao J-L, Liu Y-S, Jiang Y-X, Zhang Q-Q (2014) Spatiotemporal distribution and mass loadings of perfluoroalkyl substances in the Yangtze River of China. </w:t>
      </w:r>
      <w:r>
        <w:rPr>
          <w:i/>
          <w:iCs/>
        </w:rPr>
        <w:t>Sci Total Environ</w:t>
      </w:r>
      <w:r>
        <w:t xml:space="preserve"> 493: 580–587.</w:t>
      </w:r>
    </w:p>
    <w:p w14:paraId="0B530B7D" w14:textId="77777777" w:rsidR="00273540" w:rsidRDefault="00273540" w:rsidP="00273540">
      <w:pPr>
        <w:pStyle w:val="Bibliography"/>
      </w:pPr>
      <w:r>
        <w:t>Pankhurst N, Van Der Kraak G (1997) Effects of stress on reproduction and growth of fish. In: Fish Stress and Health in Aquaculture. pp 73–93.</w:t>
      </w:r>
    </w:p>
    <w:p w14:paraId="0BEC802C" w14:textId="77777777" w:rsidR="00273540" w:rsidRDefault="00273540" w:rsidP="00273540">
      <w:pPr>
        <w:pStyle w:val="Bibliography"/>
      </w:pPr>
      <w:r>
        <w:t xml:space="preserve">Paukert CP, Lynch AJ, Beard TD, Chen Y, Cooke SJ, Cooperman MS, Cowx IG, Ibengwe L, Infante DM, Myers BJE, </w:t>
      </w:r>
      <w:r>
        <w:rPr>
          <w:i/>
          <w:iCs/>
        </w:rPr>
        <w:t>et al.</w:t>
      </w:r>
      <w:r>
        <w:t xml:space="preserve"> (2017) Designing a global assessment of climate change on inland fishes and fisheries: knowns and needs. </w:t>
      </w:r>
      <w:r>
        <w:rPr>
          <w:i/>
          <w:iCs/>
        </w:rPr>
        <w:t>Rev Fish Biol Fisheries</w:t>
      </w:r>
      <w:r>
        <w:t xml:space="preserve"> 27: 393–409.</w:t>
      </w:r>
    </w:p>
    <w:p w14:paraId="0AFDCF96" w14:textId="77777777" w:rsidR="00273540" w:rsidRDefault="00273540" w:rsidP="00273540">
      <w:pPr>
        <w:pStyle w:val="Bibliography"/>
      </w:pPr>
      <w:r>
        <w:t xml:space="preserve">Pinheiro JPS, Windsor FM, Wilson RW, Tyler CR (2021) Global variation in freshwater physico‐chemistry and its influence on chemical toxicity in aquatic wildlife. </w:t>
      </w:r>
      <w:r>
        <w:rPr>
          <w:i/>
          <w:iCs/>
        </w:rPr>
        <w:t>Biol Rev</w:t>
      </w:r>
      <w:r>
        <w:t xml:space="preserve"> 96: 1528–1546.</w:t>
      </w:r>
    </w:p>
    <w:p w14:paraId="4611586D" w14:textId="77777777" w:rsidR="00273540" w:rsidRDefault="00273540" w:rsidP="00273540">
      <w:pPr>
        <w:pStyle w:val="Bibliography"/>
      </w:pPr>
      <w:r>
        <w:lastRenderedPageBreak/>
        <w:t xml:space="preserve">Piva E, Schumann S, Dotteschini S, Brocca G, Radaelli G, Marion A, Irato P, Bertotto D, Santovito G (2022) Antioxidant responses induced by PFAS exposure in freshwater fish in the Veneto Region. </w:t>
      </w:r>
      <w:r>
        <w:rPr>
          <w:i/>
          <w:iCs/>
        </w:rPr>
        <w:t>Antioxid</w:t>
      </w:r>
      <w:r>
        <w:t xml:space="preserve"> 11: 1115.</w:t>
      </w:r>
    </w:p>
    <w:p w14:paraId="227A2A83" w14:textId="77777777" w:rsidR="00273540" w:rsidRDefault="00273540" w:rsidP="00273540">
      <w:pPr>
        <w:pStyle w:val="Bibliography"/>
      </w:pPr>
      <w:r>
        <w:t>Posit team (2025) RStudio: Integrated Development Environment for R. Posit Software, PBC, Boston, MA.</w:t>
      </w:r>
    </w:p>
    <w:p w14:paraId="43BDA00F" w14:textId="77777777" w:rsidR="00273540" w:rsidRDefault="00273540" w:rsidP="00273540">
      <w:pPr>
        <w:pStyle w:val="Bibliography"/>
      </w:pPr>
      <w:r>
        <w:t xml:space="preserve">Post DM, Kitchell JF, Hodgson JR (1998) Interactions among adult demography, spawning date, growth rate, predation, overwinter mortality, and the recruitment of largemouth bass in a northern lake. </w:t>
      </w:r>
      <w:r>
        <w:rPr>
          <w:i/>
          <w:iCs/>
        </w:rPr>
        <w:t>Can J Fish Aquat Sci</w:t>
      </w:r>
      <w:r>
        <w:t xml:space="preserve"> 55: 2588–2600.</w:t>
      </w:r>
    </w:p>
    <w:p w14:paraId="5CB22954" w14:textId="77777777" w:rsidR="00273540" w:rsidRDefault="00273540" w:rsidP="00273540">
      <w:pPr>
        <w:pStyle w:val="Bibliography"/>
      </w:pPr>
      <w:r>
        <w:t xml:space="preserve">Qazi MR, Bogdanska J, Butenhoff JL, Nelson BD, DePierre JW, Abedi-Valugerdi M (2009) High-dose, short-term exposure of mice to perfluorooctanesulfonate (PFOS) or perfluorooctanoate (PFOA) affects the number of circulating neutrophils differently, but enhances the inflammatory responses of macrophages to lipopolysaccharide (LPS) in a similar fashion. </w:t>
      </w:r>
      <w:r>
        <w:rPr>
          <w:i/>
          <w:iCs/>
        </w:rPr>
        <w:t>Toxicol</w:t>
      </w:r>
      <w:r>
        <w:t xml:space="preserve"> 262: 207–214.</w:t>
      </w:r>
    </w:p>
    <w:p w14:paraId="39E8591A" w14:textId="77777777" w:rsidR="00273540" w:rsidRDefault="00273540" w:rsidP="00273540">
      <w:pPr>
        <w:pStyle w:val="Bibliography"/>
      </w:pPr>
      <w:r>
        <w:t>R Core Team (2025) R: A Language and Environment for Statistical Computing. R Foundation for Statistical Computing, Vienna, Austria.</w:t>
      </w:r>
    </w:p>
    <w:p w14:paraId="21AF0F44" w14:textId="77777777" w:rsidR="00273540" w:rsidRDefault="00273540" w:rsidP="00273540">
      <w:pPr>
        <w:pStyle w:val="Bibliography"/>
      </w:pPr>
      <w:r>
        <w:t xml:space="preserve">Ritter L Keith Solomon, Paul Sibley, Ken Hall, Patricia Keen, Gevan Mattu, Beth Linton (2002) Sources, pathways, and relative risks of contaminants in surface water and groundwater: a perspective prepared for the Walkerton inquiry. </w:t>
      </w:r>
      <w:r>
        <w:rPr>
          <w:i/>
          <w:iCs/>
        </w:rPr>
        <w:t>J Toxicol Environ Health</w:t>
      </w:r>
      <w:r>
        <w:t xml:space="preserve"> 65: 1–142.</w:t>
      </w:r>
    </w:p>
    <w:p w14:paraId="53E96EDB" w14:textId="77777777" w:rsidR="00273540" w:rsidRDefault="00273540" w:rsidP="00273540">
      <w:pPr>
        <w:pStyle w:val="Bibliography"/>
      </w:pPr>
      <w:r>
        <w:t xml:space="preserve">Rodgers EM, Poletto JB, Gomez Isaza DF, Van Eenennaam JP, Connon RE, Todgham AE, Seesholtz A, Heublein JC, Cech JJ, Kelly JT, </w:t>
      </w:r>
      <w:r>
        <w:rPr>
          <w:i/>
          <w:iCs/>
        </w:rPr>
        <w:t>et al.</w:t>
      </w:r>
      <w:r>
        <w:t xml:space="preserve"> (2019) Integrating physiological data with the conservation and management of fishes: a meta-analytical review using the threatened green sturgeon (</w:t>
      </w:r>
      <w:r>
        <w:rPr>
          <w:i/>
          <w:iCs/>
        </w:rPr>
        <w:t>Acipenser medirostris</w:t>
      </w:r>
      <w:r>
        <w:t xml:space="preserve">). </w:t>
      </w:r>
      <w:r>
        <w:rPr>
          <w:i/>
          <w:iCs/>
        </w:rPr>
        <w:t>Conserv Physiol</w:t>
      </w:r>
      <w:r>
        <w:t xml:space="preserve"> 7: coz035.</w:t>
      </w:r>
    </w:p>
    <w:p w14:paraId="3D4EA884" w14:textId="77777777" w:rsidR="00273540" w:rsidRDefault="00273540" w:rsidP="00273540">
      <w:pPr>
        <w:pStyle w:val="Bibliography"/>
      </w:pPr>
      <w:r>
        <w:t xml:space="preserve">Romero LM, Reed JM (2005) Collecting baseline corticosterone samples in the field: is under 3 min good enough? </w:t>
      </w:r>
      <w:r>
        <w:rPr>
          <w:i/>
          <w:iCs/>
        </w:rPr>
        <w:t>Comparative Biochemistry and Physiology Part A: Molecular &amp; Integrative Physiology</w:t>
      </w:r>
      <w:r>
        <w:t xml:space="preserve"> 140: 73–79.</w:t>
      </w:r>
    </w:p>
    <w:p w14:paraId="0DA3AB72" w14:textId="77777777" w:rsidR="00273540" w:rsidRDefault="00273540" w:rsidP="00273540">
      <w:pPr>
        <w:pStyle w:val="Bibliography"/>
      </w:pPr>
      <w:r>
        <w:t xml:space="preserve">Sabater S, Bregoli F, Acuña V, Barceló D, Elosegi A, Ginebreda A, Marcé R, Muñoz I, Sabater-Liesa L, Ferreira V (2018) Effects of human-driven water stress on river ecosystems: a meta-analysis. </w:t>
      </w:r>
      <w:r>
        <w:rPr>
          <w:i/>
          <w:iCs/>
        </w:rPr>
        <w:t>Sci Rep</w:t>
      </w:r>
      <w:r>
        <w:t xml:space="preserve"> 8: 11462.</w:t>
      </w:r>
    </w:p>
    <w:p w14:paraId="5AF4DF92" w14:textId="77777777" w:rsidR="00273540" w:rsidRDefault="00273540" w:rsidP="00273540">
      <w:pPr>
        <w:pStyle w:val="Bibliography"/>
      </w:pPr>
      <w:r>
        <w:t xml:space="preserve">Sammons SM, Dorsey LG, Loftis CS, Chrisman P, Scott M, Hammonds J, Jolley M, Hatcher H, Odenkirk J, Damer J, </w:t>
      </w:r>
      <w:r>
        <w:rPr>
          <w:i/>
          <w:iCs/>
        </w:rPr>
        <w:t>et al.</w:t>
      </w:r>
      <w:r>
        <w:t xml:space="preserve"> (2023) Alabama bass alter reservoir black bass species assemblages when introduced outside their native range. </w:t>
      </w:r>
      <w:r>
        <w:rPr>
          <w:i/>
          <w:iCs/>
        </w:rPr>
        <w:t>N Am J Fish Manag</w:t>
      </w:r>
      <w:r>
        <w:t xml:space="preserve"> 43: 384–399.</w:t>
      </w:r>
    </w:p>
    <w:p w14:paraId="7F31D5DA" w14:textId="77777777" w:rsidR="00273540" w:rsidRDefault="00273540" w:rsidP="00273540">
      <w:pPr>
        <w:pStyle w:val="Bibliography"/>
      </w:pPr>
      <w:r>
        <w:t xml:space="preserve">Santana CS, Montalván Olivares DM, Silva VHC, Luzardo FHM, Velasco FG, De Jesus RM (2020) Assessment of water resources pollution associated with mining activity in a semi-arid region. </w:t>
      </w:r>
      <w:r>
        <w:rPr>
          <w:i/>
          <w:iCs/>
        </w:rPr>
        <w:t>J Environ Manage</w:t>
      </w:r>
      <w:r>
        <w:t xml:space="preserve"> 273: 111148.</w:t>
      </w:r>
    </w:p>
    <w:p w14:paraId="35E60907" w14:textId="77777777" w:rsidR="00273540" w:rsidRDefault="00273540" w:rsidP="00273540">
      <w:pPr>
        <w:pStyle w:val="Bibliography"/>
      </w:pPr>
      <w:r>
        <w:lastRenderedPageBreak/>
        <w:t xml:space="preserve">Schreck CB (2010) Stress and fish reproduction: the roles of allostasis and hormesis. </w:t>
      </w:r>
      <w:r>
        <w:rPr>
          <w:i/>
          <w:iCs/>
        </w:rPr>
        <w:t>Gen Comp Endocrinol</w:t>
      </w:r>
      <w:r>
        <w:t xml:space="preserve"> 165: 549–556.</w:t>
      </w:r>
    </w:p>
    <w:p w14:paraId="54F51CB2" w14:textId="77777777" w:rsidR="00273540" w:rsidRDefault="00273540" w:rsidP="00273540">
      <w:pPr>
        <w:pStyle w:val="Bibliography"/>
      </w:pPr>
      <w:r>
        <w:t>Schreck CB, Contreras-Sanchez W, Fitzpatrick MS (2001) Effects of stress on fish reproduction, gamete quality, and progeny. In: Reproductive Biotechnology in Finfish Aquaculture. Elsevier, pp 3–24.</w:t>
      </w:r>
    </w:p>
    <w:p w14:paraId="5A5AB99F" w14:textId="77777777" w:rsidR="00273540" w:rsidRDefault="00273540" w:rsidP="00273540">
      <w:pPr>
        <w:pStyle w:val="Bibliography"/>
      </w:pPr>
      <w:r>
        <w:t xml:space="preserve">Schumann S, Negrato E, Piva E, Pietropoli E, Bonato M, Irato P, Marion A, Santovito G, Bertotto D (2024) Cortisol levels reveal species-specific stress condition in fish from PFAS polluted rivers. </w:t>
      </w:r>
      <w:r>
        <w:rPr>
          <w:i/>
          <w:iCs/>
        </w:rPr>
        <w:t>Chemosphere</w:t>
      </w:r>
      <w:r>
        <w:t xml:space="preserve"> 363: 142925.</w:t>
      </w:r>
    </w:p>
    <w:p w14:paraId="658FE43F" w14:textId="77777777" w:rsidR="00273540" w:rsidRDefault="00273540" w:rsidP="00273540">
      <w:pPr>
        <w:pStyle w:val="Bibliography"/>
      </w:pPr>
      <w:r>
        <w:t xml:space="preserve">Schymanski EL, Zhang J, Thiessen PA, Chirsir P, Kondic T, Bolton EE (2023) Per- and polyfluoroalkyl substances (PFAS) in PubChem: 7 million and growing. </w:t>
      </w:r>
      <w:r>
        <w:rPr>
          <w:i/>
          <w:iCs/>
        </w:rPr>
        <w:t>Environ Sci Technol</w:t>
      </w:r>
      <w:r>
        <w:t xml:space="preserve"> 57: 16918–16928.</w:t>
      </w:r>
    </w:p>
    <w:p w14:paraId="5C343CC5" w14:textId="77777777" w:rsidR="00273540" w:rsidRDefault="00273540" w:rsidP="00273540">
      <w:pPr>
        <w:pStyle w:val="Bibliography"/>
      </w:pPr>
      <w:r>
        <w:t xml:space="preserve">Seriani R, Abessa DMS, Moreira LB, Cabrera JPG, Sanches JQ, Silva CLS, Amorim FA, Rivero DHRF, Silva FL, Fitorra LS, </w:t>
      </w:r>
      <w:r>
        <w:rPr>
          <w:i/>
          <w:iCs/>
        </w:rPr>
        <w:t>et al.</w:t>
      </w:r>
      <w:r>
        <w:t xml:space="preserve"> (2015a) In vitro mucus transportability, cytogenotoxicity, and hematological changes as non-destructive physiological biomarkers in fish chronically exposed to metals. </w:t>
      </w:r>
      <w:r>
        <w:rPr>
          <w:i/>
          <w:iCs/>
        </w:rPr>
        <w:t>Ecotoxicol Environ Saf</w:t>
      </w:r>
      <w:r>
        <w:t xml:space="preserve"> 112: 162–168.</w:t>
      </w:r>
    </w:p>
    <w:p w14:paraId="5B0C4362" w14:textId="77777777" w:rsidR="00273540" w:rsidRDefault="00273540" w:rsidP="00273540">
      <w:pPr>
        <w:pStyle w:val="Bibliography"/>
      </w:pPr>
      <w:r>
        <w:t xml:space="preserve">Seriani R, França JG, Lombardi JV, Brito JM, Ranzani-Paiva MJT (2015b) Hematological changes and cytogenotoxicity in the tilapia Oreochromis niloticus caused by sub-chronic exposures to mercury and selenium. </w:t>
      </w:r>
      <w:r>
        <w:rPr>
          <w:i/>
          <w:iCs/>
        </w:rPr>
        <w:t>Fish Physiol Biochem</w:t>
      </w:r>
      <w:r>
        <w:t xml:space="preserve"> 41: 311–322.</w:t>
      </w:r>
    </w:p>
    <w:p w14:paraId="0081DD13" w14:textId="77777777" w:rsidR="00273540" w:rsidRDefault="00273540" w:rsidP="00273540">
      <w:pPr>
        <w:pStyle w:val="Bibliography"/>
      </w:pPr>
      <w:r>
        <w:t xml:space="preserve">Shahjahan M, Uddin MH, Bain V, Haque MM (2018) Increased water temperature altered hemato-biochemical parameters and structure of peripheral erythrocytes in striped catfish Pangasianodon hypophthalmus. </w:t>
      </w:r>
      <w:r>
        <w:rPr>
          <w:i/>
          <w:iCs/>
        </w:rPr>
        <w:t>FISH</w:t>
      </w:r>
      <w:r>
        <w:t xml:space="preserve"> 44: 1309–1318.</w:t>
      </w:r>
    </w:p>
    <w:p w14:paraId="110AC68C" w14:textId="77777777" w:rsidR="00273540" w:rsidRDefault="00273540" w:rsidP="00273540">
      <w:pPr>
        <w:pStyle w:val="Bibliography"/>
      </w:pPr>
      <w:r>
        <w:t xml:space="preserve">Sharma M, Kant R, Sharma AK, Sharma AK (2025) Exploring the impact of heavy metals toxicity in the aquatic ecosystem. </w:t>
      </w:r>
      <w:r>
        <w:rPr>
          <w:i/>
          <w:iCs/>
        </w:rPr>
        <w:t>Int J Energ Water Res</w:t>
      </w:r>
      <w:r>
        <w:t xml:space="preserve"> 9: 267–280.</w:t>
      </w:r>
    </w:p>
    <w:p w14:paraId="656F9584" w14:textId="77777777" w:rsidR="00273540" w:rsidRDefault="00273540" w:rsidP="00273540">
      <w:pPr>
        <w:pStyle w:val="Bibliography"/>
      </w:pPr>
      <w:r>
        <w:t xml:space="preserve">Silvestre F (2020) Signaling pathways of oxidative stress in aquatic organisms exposed to xenobiotics. </w:t>
      </w:r>
      <w:r>
        <w:rPr>
          <w:i/>
          <w:iCs/>
        </w:rPr>
        <w:t>J Exp Zool Pt A</w:t>
      </w:r>
      <w:r>
        <w:t xml:space="preserve"> 333: 436–448.</w:t>
      </w:r>
    </w:p>
    <w:p w14:paraId="04C7D830" w14:textId="77777777" w:rsidR="00273540" w:rsidRDefault="00273540" w:rsidP="00273540">
      <w:pPr>
        <w:pStyle w:val="Bibliography"/>
      </w:pPr>
      <w:r>
        <w:t xml:space="preserve">Singh V, Singh N, Rai SN, Kumar A, Singh AK, Singh MP, Sahoo A, Shekhar S, Vamanu E, Mishra V (2023) Heavy metal contamination in the aquatic ecosystem: toxicity and its remediation using eco-friendly approaches. </w:t>
      </w:r>
      <w:r>
        <w:rPr>
          <w:i/>
          <w:iCs/>
        </w:rPr>
        <w:t>Toxics</w:t>
      </w:r>
      <w:r>
        <w:t xml:space="preserve"> 11: 147.</w:t>
      </w:r>
    </w:p>
    <w:p w14:paraId="01BD6289" w14:textId="77777777" w:rsidR="00273540" w:rsidRDefault="00273540" w:rsidP="00273540">
      <w:pPr>
        <w:pStyle w:val="Bibliography"/>
      </w:pPr>
      <w:r>
        <w:t xml:space="preserve">Sloman KA, Wilson RW (2005) Anthropogenic impacts upon behaviour and physiology. </w:t>
      </w:r>
      <w:r>
        <w:rPr>
          <w:i/>
          <w:iCs/>
        </w:rPr>
        <w:t>Fish Physiol</w:t>
      </w:r>
      <w:r>
        <w:t xml:space="preserve"> 24: 413–468.</w:t>
      </w:r>
    </w:p>
    <w:p w14:paraId="5979E4FB" w14:textId="77777777" w:rsidR="00273540" w:rsidRDefault="00273540" w:rsidP="00273540">
      <w:pPr>
        <w:pStyle w:val="Bibliography"/>
      </w:pPr>
      <w:r>
        <w:t xml:space="preserve">Song R, Yao X, Jing F, Yang W, Wu J, Zhang H, Zhang P, Xie Y, Pan X, Zhao L, </w:t>
      </w:r>
      <w:r>
        <w:rPr>
          <w:i/>
          <w:iCs/>
        </w:rPr>
        <w:t>et al.</w:t>
      </w:r>
      <w:r>
        <w:t xml:space="preserve"> (2024) Effects of five lipid sources on growth, hematological parameters, immunity and muscle quality in juvenile largemouth bass (</w:t>
      </w:r>
      <w:r>
        <w:rPr>
          <w:i/>
          <w:iCs/>
        </w:rPr>
        <w:t>Micropterus salmoides</w:t>
      </w:r>
      <w:r>
        <w:t xml:space="preserve">). </w:t>
      </w:r>
      <w:r>
        <w:rPr>
          <w:i/>
          <w:iCs/>
        </w:rPr>
        <w:t>Animals</w:t>
      </w:r>
      <w:r>
        <w:t xml:space="preserve"> 14: 781.</w:t>
      </w:r>
    </w:p>
    <w:p w14:paraId="34524867" w14:textId="77777777" w:rsidR="00273540" w:rsidRDefault="00273540" w:rsidP="00273540">
      <w:pPr>
        <w:pStyle w:val="Bibliography"/>
      </w:pPr>
      <w:r>
        <w:lastRenderedPageBreak/>
        <w:t>Spitz K, Trudinger J (2019) Metals, their biological functions and harmful impacts: metals are naturally occurring elements. In: Mining and the Environment. CRC Press, pp 411–432.</w:t>
      </w:r>
    </w:p>
    <w:p w14:paraId="53B07261" w14:textId="77777777" w:rsidR="00273540" w:rsidRDefault="00273540" w:rsidP="00273540">
      <w:pPr>
        <w:pStyle w:val="Bibliography"/>
      </w:pPr>
      <w:r>
        <w:t xml:space="preserve">Starnes HM, Rock KD, Jackson TW, Belcher SM (2022) A critical review and meta-analysis of impacts of per- and polyfluorinated substances on the brain and behavior. </w:t>
      </w:r>
      <w:r>
        <w:rPr>
          <w:i/>
          <w:iCs/>
        </w:rPr>
        <w:t>Front Toxicol</w:t>
      </w:r>
      <w:r>
        <w:t xml:space="preserve"> 4. doi:10.3389/ftox.2022.881584</w:t>
      </w:r>
    </w:p>
    <w:p w14:paraId="3320E0B6" w14:textId="77777777" w:rsidR="00273540" w:rsidRDefault="00273540" w:rsidP="00273540">
      <w:pPr>
        <w:pStyle w:val="Bibliography"/>
      </w:pPr>
      <w:r>
        <w:t xml:space="preserve">Steenland K, Winquist A (2021) PFAS and cancer, a scoping review of the epidemiologic evidence. </w:t>
      </w:r>
      <w:r>
        <w:rPr>
          <w:i/>
          <w:iCs/>
        </w:rPr>
        <w:t>Environmental research</w:t>
      </w:r>
      <w:r>
        <w:t xml:space="preserve"> 194: 110690.</w:t>
      </w:r>
    </w:p>
    <w:p w14:paraId="0F59680F" w14:textId="77777777" w:rsidR="00273540" w:rsidRDefault="00273540" w:rsidP="00273540">
      <w:pPr>
        <w:pStyle w:val="Bibliography"/>
      </w:pPr>
      <w:r>
        <w:t>Takamura K (2007) Performance as a fish predator of largemouth bass [</w:t>
      </w:r>
      <w:r>
        <w:rPr>
          <w:i/>
          <w:iCs/>
        </w:rPr>
        <w:t>Micropterus salmoides</w:t>
      </w:r>
      <w:r>
        <w:t xml:space="preserve"> (Lacepède)] invading Japanese freshwaters: a review. </w:t>
      </w:r>
      <w:r>
        <w:rPr>
          <w:i/>
          <w:iCs/>
        </w:rPr>
        <w:t>Ecol Res</w:t>
      </w:r>
      <w:r>
        <w:t xml:space="preserve"> 22: 940–946.</w:t>
      </w:r>
    </w:p>
    <w:p w14:paraId="73F9B4EE" w14:textId="77777777" w:rsidR="00273540" w:rsidRDefault="00273540" w:rsidP="00273540">
      <w:pPr>
        <w:pStyle w:val="Bibliography"/>
      </w:pPr>
      <w:r>
        <w:t xml:space="preserve">Taylor AT, Long JM, Tringali MD, Barthel BL (2019) Conservation of black bass diversity: an emerging management paradigm. </w:t>
      </w:r>
      <w:r>
        <w:rPr>
          <w:i/>
          <w:iCs/>
        </w:rPr>
        <w:t>Fisheries</w:t>
      </w:r>
      <w:r>
        <w:t xml:space="preserve"> 44: 20–36.</w:t>
      </w:r>
    </w:p>
    <w:p w14:paraId="4D9EF21D" w14:textId="77777777" w:rsidR="00273540" w:rsidRDefault="00273540" w:rsidP="00273540">
      <w:pPr>
        <w:pStyle w:val="Bibliography"/>
      </w:pPr>
      <w:r>
        <w:t>Tringali MD, Long JM, Birdsong TW, Allen MS, eds. (2015) Black Bass Diversity: Multidisciplinary Science for Conservation. American Fisheries Society, Bethesda, Maryland, USA.</w:t>
      </w:r>
    </w:p>
    <w:p w14:paraId="65BB32DA" w14:textId="77777777" w:rsidR="00273540" w:rsidRDefault="00273540" w:rsidP="00273540">
      <w:pPr>
        <w:pStyle w:val="Bibliography"/>
      </w:pPr>
      <w:r>
        <w:t xml:space="preserve">Tully K, Gedan K, Epanchin-Niell R, Strong A, Bernhardt ES, BenDor T, Mitchell M, Kominoski J, Jordan TE, Neubauer SC, </w:t>
      </w:r>
      <w:r>
        <w:rPr>
          <w:i/>
          <w:iCs/>
        </w:rPr>
        <w:t>et al.</w:t>
      </w:r>
      <w:r>
        <w:t xml:space="preserve"> (2019) The invisible flood: the chemistry, ecology, and social implications of coastal saltwater intrusion. </w:t>
      </w:r>
      <w:r>
        <w:rPr>
          <w:i/>
          <w:iCs/>
        </w:rPr>
        <w:t>Biosci</w:t>
      </w:r>
      <w:r>
        <w:t xml:space="preserve"> 69: 368–378.</w:t>
      </w:r>
    </w:p>
    <w:p w14:paraId="599AB9BF" w14:textId="77777777" w:rsidR="00273540" w:rsidRDefault="00273540" w:rsidP="00273540">
      <w:pPr>
        <w:pStyle w:val="Bibliography"/>
      </w:pPr>
      <w:r>
        <w:t xml:space="preserve">U.S. Department of the Interior, U.S. Fish and Wildlife Service. (USDOI). </w:t>
      </w:r>
      <w:r>
        <w:rPr>
          <w:i/>
          <w:iCs/>
        </w:rPr>
        <w:t>2022 National Survey of Fishing, Hunting, and Wildlife-Associated Recreation</w:t>
      </w:r>
      <w:r>
        <w:t>. (2023).</w:t>
      </w:r>
    </w:p>
    <w:p w14:paraId="1FD4CB73" w14:textId="77777777" w:rsidR="00273540" w:rsidRDefault="00273540" w:rsidP="00273540">
      <w:pPr>
        <w:pStyle w:val="Bibliography"/>
      </w:pPr>
      <w:r>
        <w:t xml:space="preserve">Velasco AM, Pérez-Ruzafa A, Martínez-Paz JM, Marcos C (2018) Ecosystem services and main environmental risks in a coastal lagoon (Mar Menor, Murcia, SE Spain): The public perception. </w:t>
      </w:r>
      <w:r>
        <w:rPr>
          <w:i/>
          <w:iCs/>
        </w:rPr>
        <w:t>J Nat Conserv</w:t>
      </w:r>
      <w:r>
        <w:t xml:space="preserve"> 43: 180–189.</w:t>
      </w:r>
    </w:p>
    <w:p w14:paraId="418DC64E" w14:textId="77777777" w:rsidR="00273540" w:rsidRDefault="00273540" w:rsidP="00273540">
      <w:pPr>
        <w:pStyle w:val="Bibliography"/>
      </w:pPr>
      <w:r>
        <w:t xml:space="preserve">Viadero NM, Massie JA, Eggenberger CW, James WR, Boucek RE, Rezek RJ, Santos RO, Rehage JS (2025) Between a dry marsh and a salty place: estuarine habitat suitability for a freshwater fish (Florida Bass) and implications for ecosystem restoration and climate change. </w:t>
      </w:r>
      <w:r>
        <w:rPr>
          <w:i/>
          <w:iCs/>
        </w:rPr>
        <w:t>E&amp;C</w:t>
      </w:r>
      <w:r>
        <w:t xml:space="preserve"> 48: 124.</w:t>
      </w:r>
    </w:p>
    <w:p w14:paraId="76FD7BC5" w14:textId="77777777" w:rsidR="00273540" w:rsidRDefault="00273540" w:rsidP="00273540">
      <w:pPr>
        <w:pStyle w:val="Bibliography"/>
      </w:pPr>
      <w:r>
        <w:t xml:space="preserve">Walsh HL, Blazer VS, Lord E, Hurley ST, LeBlanc DR (2025) Occurrence and tissue distribution of per- and polyfluoroalkyl substances (PFAS) in fishes from waterbodies with point and non-point sources in Massachusetts, USA. </w:t>
      </w:r>
      <w:r>
        <w:rPr>
          <w:i/>
          <w:iCs/>
        </w:rPr>
        <w:t>Aquatic Toxicology</w:t>
      </w:r>
      <w:r>
        <w:t xml:space="preserve"> 287: 107499.</w:t>
      </w:r>
    </w:p>
    <w:p w14:paraId="758221CF" w14:textId="77777777" w:rsidR="00273540" w:rsidRDefault="00273540" w:rsidP="00273540">
      <w:pPr>
        <w:pStyle w:val="Bibliography"/>
      </w:pPr>
      <w:r>
        <w:t xml:space="preserve">Wang Z, Cousins IT, Scheringer M, Hungerbühler K (2013) Fluorinated alternatives to long-chain perfluoroalkyl carboxylic acids (PFCAs), perfluoroalkane sulfonic acids (PFSAs) and their potential precursors. </w:t>
      </w:r>
      <w:r>
        <w:rPr>
          <w:i/>
          <w:iCs/>
        </w:rPr>
        <w:t>Environ Int</w:t>
      </w:r>
      <w:r>
        <w:t xml:space="preserve"> 60: 242–248.</w:t>
      </w:r>
    </w:p>
    <w:p w14:paraId="1C57FC1C" w14:textId="77777777" w:rsidR="00273540" w:rsidRDefault="00273540" w:rsidP="00273540">
      <w:pPr>
        <w:pStyle w:val="Bibliography"/>
      </w:pPr>
      <w:r>
        <w:t xml:space="preserve">Wasserman R, Strydom N, Weyl O (2011) Diet of largemouth bass, </w:t>
      </w:r>
      <w:r>
        <w:rPr>
          <w:i/>
          <w:iCs/>
        </w:rPr>
        <w:t>Micropterus salmoides</w:t>
      </w:r>
      <w:r>
        <w:t xml:space="preserve"> (Centrarchidae), an invasive alien in the lower reaches of an Eastern Cape river, South Africa. </w:t>
      </w:r>
      <w:r>
        <w:rPr>
          <w:i/>
          <w:iCs/>
        </w:rPr>
        <w:t>Afr Zool</w:t>
      </w:r>
      <w:r>
        <w:t xml:space="preserve"> 46: 378–386.</w:t>
      </w:r>
    </w:p>
    <w:p w14:paraId="766F8606" w14:textId="77777777" w:rsidR="00273540" w:rsidRDefault="00273540" w:rsidP="00273540">
      <w:pPr>
        <w:pStyle w:val="Bibliography"/>
      </w:pPr>
      <w:r>
        <w:lastRenderedPageBreak/>
        <w:t xml:space="preserve">Watson JW, Hyder K, Boyd R, Thorpe R, Weltersbach MS, Ferter K, Cooke SJ, Roy S, M. Sibly R (2020) Assessing the sublethal impacts of anthropogenic stressors on fish: an energy‐budget approach. </w:t>
      </w:r>
      <w:r>
        <w:rPr>
          <w:i/>
          <w:iCs/>
        </w:rPr>
        <w:t>Fish Fish</w:t>
      </w:r>
      <w:r>
        <w:t xml:space="preserve"> 21: 1034–1045.</w:t>
      </w:r>
    </w:p>
    <w:p w14:paraId="2F759BCD" w14:textId="77777777" w:rsidR="00273540" w:rsidRDefault="00273540" w:rsidP="00273540">
      <w:pPr>
        <w:pStyle w:val="Bibliography"/>
      </w:pPr>
      <w:r>
        <w:t xml:space="preserve">Weyl OLF, Lewis H (2006) First record of predation by the alien invasive freshwater fish </w:t>
      </w:r>
      <w:r>
        <w:rPr>
          <w:i/>
          <w:iCs/>
        </w:rPr>
        <w:t>Micropterus salmoides</w:t>
      </w:r>
      <w:r>
        <w:t xml:space="preserve"> L. (Centrarchidae) on migrating estuarine fishes in South Africa. </w:t>
      </w:r>
      <w:r>
        <w:rPr>
          <w:i/>
          <w:iCs/>
        </w:rPr>
        <w:t>Afr Zool</w:t>
      </w:r>
      <w:r>
        <w:t xml:space="preserve"> 41: 294–296.</w:t>
      </w:r>
    </w:p>
    <w:p w14:paraId="4DE6D89F" w14:textId="77777777" w:rsidR="00273540" w:rsidRDefault="00273540" w:rsidP="00273540">
      <w:pPr>
        <w:pStyle w:val="Bibliography"/>
      </w:pPr>
      <w:r>
        <w:t xml:space="preserve">Weyl PS, De Moor FC, Hill MP, Weyl OL (2010) The effect of largemouth bass </w:t>
      </w:r>
      <w:r>
        <w:rPr>
          <w:i/>
          <w:iCs/>
        </w:rPr>
        <w:t>Micropterus salmoides</w:t>
      </w:r>
      <w:r>
        <w:t xml:space="preserve"> on aquatic macro-invertebrate communities in the Wit River, Eastern Cape, South Africa. </w:t>
      </w:r>
      <w:r>
        <w:rPr>
          <w:i/>
          <w:iCs/>
        </w:rPr>
        <w:t>Afr J Aquat Sci</w:t>
      </w:r>
      <w:r>
        <w:t xml:space="preserve"> 35: 273–281.</w:t>
      </w:r>
    </w:p>
    <w:p w14:paraId="2C111ABD" w14:textId="77777777" w:rsidR="00273540" w:rsidRDefault="00273540" w:rsidP="00273540">
      <w:pPr>
        <w:pStyle w:val="Bibliography"/>
      </w:pPr>
      <w:r>
        <w:t xml:space="preserve">Wikelski M, Cooke SJ (2006) Conservation physiology. </w:t>
      </w:r>
      <w:r>
        <w:rPr>
          <w:i/>
          <w:iCs/>
        </w:rPr>
        <w:t>Trends Ecol Evol</w:t>
      </w:r>
      <w:r>
        <w:t xml:space="preserve"> 21: 38–46.</w:t>
      </w:r>
    </w:p>
    <w:p w14:paraId="273B895F" w14:textId="77777777" w:rsidR="00273540" w:rsidRDefault="00273540" w:rsidP="00273540">
      <w:pPr>
        <w:pStyle w:val="Bibliography"/>
      </w:pPr>
      <w:r>
        <w:t xml:space="preserve">Wilson RW, Bergman HL, Wood CM (1994) Metabolic costs and physiological consequences of acclimation to aluminum in juvenile rainbow trout ( </w:t>
      </w:r>
      <w:r>
        <w:rPr>
          <w:i/>
          <w:iCs/>
        </w:rPr>
        <w:t>Oncorhynchus mykiss</w:t>
      </w:r>
      <w:r>
        <w:t xml:space="preserve"> ). 2: gill morphology, swimming performance, and aerobic scope. </w:t>
      </w:r>
      <w:r>
        <w:rPr>
          <w:i/>
          <w:iCs/>
        </w:rPr>
        <w:t>Can J Fish Aquat Sci</w:t>
      </w:r>
      <w:r>
        <w:t xml:space="preserve"> 51: 536–544.</w:t>
      </w:r>
    </w:p>
    <w:p w14:paraId="3211CAA5" w14:textId="77777777" w:rsidR="00273540" w:rsidRDefault="00273540" w:rsidP="00273540">
      <w:pPr>
        <w:pStyle w:val="Bibliography"/>
      </w:pPr>
      <w:r>
        <w:t xml:space="preserve">Witeska M, Kondera E, Bojarski B (2023) Hematological and hematopoietic analysis in fish toxicology—a review. </w:t>
      </w:r>
      <w:r>
        <w:rPr>
          <w:i/>
          <w:iCs/>
        </w:rPr>
        <w:t>Anim</w:t>
      </w:r>
      <w:r>
        <w:t xml:space="preserve"> 13: 2625.</w:t>
      </w:r>
    </w:p>
    <w:p w14:paraId="6F97DA34" w14:textId="77777777" w:rsidR="00273540" w:rsidRDefault="00273540" w:rsidP="00273540">
      <w:pPr>
        <w:pStyle w:val="Bibliography"/>
      </w:pPr>
      <w:r>
        <w:t xml:space="preserve">Wu X, Cobbina SJ, Mao G, Xu H, Zhang Z, Yang L (2016) A review of toxicity and mechanisms of individual and mixtures of heavy metals in the environment. </w:t>
      </w:r>
      <w:r>
        <w:rPr>
          <w:i/>
          <w:iCs/>
        </w:rPr>
        <w:t>Environ Sci Pollut Res</w:t>
      </w:r>
      <w:r>
        <w:t xml:space="preserve"> 23: 8244–8259.</w:t>
      </w:r>
    </w:p>
    <w:p w14:paraId="2F9AFAEC" w14:textId="77777777" w:rsidR="00273540" w:rsidRDefault="00273540" w:rsidP="00273540">
      <w:pPr>
        <w:pStyle w:val="Bibliography"/>
      </w:pPr>
      <w:r>
        <w:t>Xie Y, Shao X, Zhang P, Zhang H, Yu J, Yao X, Fu Y, Wei J, Wu C (2024) High starch induces hematological variations, metabolic changes, oxidative stress, inflammatory responses, and histopathological lesions in largemouth bass (</w:t>
      </w:r>
      <w:r>
        <w:rPr>
          <w:i/>
          <w:iCs/>
        </w:rPr>
        <w:t>Micropterus salmoides</w:t>
      </w:r>
      <w:r>
        <w:t xml:space="preserve">). </w:t>
      </w:r>
      <w:r>
        <w:rPr>
          <w:i/>
          <w:iCs/>
        </w:rPr>
        <w:t>Metabolites</w:t>
      </w:r>
      <w:r>
        <w:t xml:space="preserve"> 14: 236.</w:t>
      </w:r>
    </w:p>
    <w:p w14:paraId="6798F74A" w14:textId="77777777" w:rsidR="00273540" w:rsidRDefault="00273540" w:rsidP="00273540">
      <w:pPr>
        <w:pStyle w:val="Bibliography"/>
      </w:pPr>
      <w:r>
        <w:t xml:space="preserve">Yi H, Chen X, Liu S, Han L, Liang J, Su Y, Lai H, Bi S, Liu X, Zhang Y, </w:t>
      </w:r>
      <w:r>
        <w:rPr>
          <w:i/>
          <w:iCs/>
        </w:rPr>
        <w:t>et al.</w:t>
      </w:r>
      <w:r>
        <w:t xml:space="preserve"> (2021) Growth, osmoregulatory and hypothalamic–pituitary–somatotropic (HPS) axis response of the juvenile largemouth bass (Micropterus salmoides), reared under different salinities. </w:t>
      </w:r>
      <w:r>
        <w:rPr>
          <w:i/>
          <w:iCs/>
        </w:rPr>
        <w:t>Aquac Rep</w:t>
      </w:r>
      <w:r>
        <w:t xml:space="preserve"> 20: 100727.</w:t>
      </w:r>
    </w:p>
    <w:p w14:paraId="707610BE" w14:textId="0F11D213" w:rsidR="004D3F45" w:rsidRDefault="00CD6FE5" w:rsidP="00E95E6A">
      <w:pPr>
        <w:pStyle w:val="Bibliography"/>
        <w:rPr>
          <w:rFonts w:ascii="Arial" w:hAnsi="Arial" w:cs="Arial"/>
        </w:rPr>
      </w:pPr>
      <w:r w:rsidRPr="009C312A">
        <w:rPr>
          <w:rFonts w:ascii="Arial" w:hAnsi="Arial" w:cs="Arial"/>
        </w:rPr>
        <w:fldChar w:fldCharType="end"/>
      </w:r>
      <w:r w:rsidR="004D3F45">
        <w:rPr>
          <w:rFonts w:ascii="Arial" w:hAnsi="Arial" w:cs="Arial"/>
        </w:rPr>
        <w:br w:type="page"/>
      </w:r>
    </w:p>
    <w:p w14:paraId="7C6D4DDE" w14:textId="5441C0A9" w:rsidR="004D3F45" w:rsidRDefault="004D3F45"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2</w:t>
      </w:r>
      <w:r>
        <w:rPr>
          <w:rFonts w:ascii="Arial" w:hAnsi="Arial" w:cs="Arial"/>
          <w:b/>
          <w:bCs/>
        </w:rPr>
        <w:t>. Tables</w:t>
      </w:r>
    </w:p>
    <w:p w14:paraId="4CCCD231" w14:textId="3A222EE0" w:rsidR="004D3F45" w:rsidRPr="00EB0471" w:rsidRDefault="004D3F45" w:rsidP="004D3F45">
      <w:pPr>
        <w:spacing w:line="480" w:lineRule="auto"/>
        <w:rPr>
          <w:rFonts w:ascii="Arial" w:eastAsia="Times New Roman" w:hAnsi="Arial" w:cs="Arial"/>
          <w:color w:val="000000"/>
          <w:kern w:val="0"/>
          <w14:ligatures w14:val="none"/>
        </w:rPr>
      </w:pPr>
      <w:r>
        <w:rPr>
          <w:rFonts w:ascii="Arial" w:hAnsi="Arial" w:cs="Arial"/>
        </w:rPr>
        <w:t xml:space="preserve">Table 1. Water quality summary statistics (minimum [min], mean, maximum [max], and 95% confidence intervals [CI]) among aquaculture tanks throughout the study (see Figure 3). The water quality variables included </w:t>
      </w:r>
      <w:r w:rsidRPr="00122893">
        <w:rPr>
          <w:rFonts w:ascii="Arial" w:eastAsia="Times New Roman" w:hAnsi="Arial" w:cs="Arial"/>
          <w:color w:val="000000"/>
          <w:kern w:val="0"/>
          <w14:ligatures w14:val="none"/>
        </w:rPr>
        <w:t>temperature</w:t>
      </w:r>
      <w:r>
        <w:rPr>
          <w:rFonts w:ascii="Arial" w:eastAsia="Times New Roman" w:hAnsi="Arial" w:cs="Arial"/>
          <w:color w:val="000000"/>
          <w:kern w:val="0"/>
          <w14:ligatures w14:val="none"/>
        </w:rPr>
        <w:t xml:space="preserve"> (temp; °C</w:t>
      </w:r>
      <w:r w:rsidRPr="00122893">
        <w:rPr>
          <w:rFonts w:ascii="Arial" w:eastAsia="Times New Roman" w:hAnsi="Arial" w:cs="Arial"/>
          <w:color w:val="000000"/>
          <w:kern w:val="0"/>
          <w14:ligatures w14:val="none"/>
        </w:rPr>
        <w:t>), dissolved oxygen (</w:t>
      </w:r>
      <w:r>
        <w:rPr>
          <w:rFonts w:ascii="Arial" w:eastAsia="Times New Roman" w:hAnsi="Arial" w:cs="Arial"/>
          <w:color w:val="000000"/>
          <w:kern w:val="0"/>
          <w14:ligatures w14:val="none"/>
        </w:rPr>
        <w:t xml:space="preserve">DO; </w:t>
      </w:r>
      <w:r w:rsidRPr="00122893">
        <w:rPr>
          <w:rFonts w:ascii="Arial" w:eastAsia="Times New Roman" w:hAnsi="Arial" w:cs="Arial"/>
          <w:color w:val="000000"/>
          <w:kern w:val="0"/>
          <w14:ligatures w14:val="none"/>
        </w:rPr>
        <w:t>mg/L), pH, and salinity (</w:t>
      </w:r>
      <w:r w:rsidR="005E1EBB">
        <w:rPr>
          <w:rFonts w:ascii="Arial" w:eastAsia="Times New Roman" w:hAnsi="Arial" w:cs="Arial"/>
          <w:color w:val="000000"/>
          <w:kern w:val="0"/>
          <w14:ligatures w14:val="none"/>
        </w:rPr>
        <w:t xml:space="preserve">Salt; </w:t>
      </w:r>
      <w:r w:rsidRPr="00122893">
        <w:rPr>
          <w:rFonts w:ascii="Arial" w:eastAsia="Times New Roman" w:hAnsi="Arial" w:cs="Arial"/>
          <w:color w:val="000000"/>
          <w:kern w:val="0"/>
          <w14:ligatures w14:val="none"/>
        </w:rPr>
        <w:t>ppt)</w:t>
      </w:r>
      <w:r>
        <w:rPr>
          <w:rFonts w:ascii="Arial" w:eastAsia="Times New Roman" w:hAnsi="Arial" w:cs="Arial"/>
          <w:color w:val="000000"/>
          <w:kern w:val="0"/>
          <w14:ligatures w14:val="none"/>
        </w:rPr>
        <w:t xml:space="preserve">, measured </w:t>
      </w:r>
      <w:r w:rsidRPr="00122893">
        <w:rPr>
          <w:rFonts w:ascii="Arial" w:eastAsia="Times New Roman" w:hAnsi="Arial" w:cs="Arial"/>
          <w:color w:val="000000"/>
          <w:kern w:val="0"/>
          <w14:ligatures w14:val="none"/>
        </w:rPr>
        <w:t>using a YSI Pro DSS</w:t>
      </w:r>
      <w:r>
        <w:rPr>
          <w:rFonts w:ascii="Arial" w:eastAsia="Times New Roman" w:hAnsi="Arial" w:cs="Arial"/>
          <w:color w:val="000000"/>
          <w:kern w:val="0"/>
          <w14:ligatures w14:val="none"/>
        </w:rPr>
        <w:t xml:space="preserve">. Note that “Pre-Salt” refers to </w:t>
      </w:r>
      <w:r w:rsidRPr="00122893">
        <w:rPr>
          <w:rFonts w:ascii="Arial" w:eastAsia="Times New Roman" w:hAnsi="Arial" w:cs="Arial"/>
          <w:color w:val="000000"/>
          <w:kern w:val="0"/>
          <w14:ligatures w14:val="none"/>
        </w:rPr>
        <w:t>all</w:t>
      </w:r>
      <w:r>
        <w:rPr>
          <w:rFonts w:ascii="Arial" w:eastAsia="Times New Roman" w:hAnsi="Arial" w:cs="Arial"/>
          <w:color w:val="000000"/>
          <w:kern w:val="0"/>
          <w14:ligatures w14:val="none"/>
        </w:rPr>
        <w:t xml:space="preserve"> 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collected before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 salinity</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 (</w:t>
      </w:r>
      <w:r w:rsidRPr="00122893">
        <w:rPr>
          <w:rFonts w:ascii="Arial" w:eastAsia="Times New Roman" w:hAnsi="Arial" w:cs="Arial"/>
          <w:color w:val="000000"/>
          <w:kern w:val="0"/>
          <w14:ligatures w14:val="none"/>
        </w:rPr>
        <w:t>days 2, 3, 10, 11, 14, and 15</w:t>
      </w:r>
      <w:r>
        <w:rPr>
          <w:rFonts w:ascii="Arial" w:eastAsia="Times New Roman" w:hAnsi="Arial" w:cs="Arial"/>
          <w:color w:val="000000"/>
          <w:kern w:val="0"/>
          <w14:ligatures w14:val="none"/>
        </w:rPr>
        <w:t>), while “</w:t>
      </w:r>
      <w:proofErr w:type="gramStart"/>
      <w:r>
        <w:rPr>
          <w:rFonts w:ascii="Arial" w:eastAsia="Times New Roman" w:hAnsi="Arial" w:cs="Arial"/>
          <w:color w:val="000000"/>
          <w:kern w:val="0"/>
          <w14:ligatures w14:val="none"/>
        </w:rPr>
        <w:t>Post-Salt</w:t>
      </w:r>
      <w:proofErr w:type="gramEnd"/>
      <w:r>
        <w:rPr>
          <w:rFonts w:ascii="Arial" w:eastAsia="Times New Roman" w:hAnsi="Arial" w:cs="Arial"/>
          <w:color w:val="000000"/>
          <w:kern w:val="0"/>
          <w14:ligatures w14:val="none"/>
        </w:rPr>
        <w:t>” denotes the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from day 17,</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which</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confirmed</w:t>
      </w:r>
      <w:r w:rsidRPr="00122893">
        <w:rPr>
          <w:rFonts w:ascii="Arial" w:eastAsia="Times New Roman" w:hAnsi="Arial" w:cs="Arial"/>
          <w:color w:val="000000"/>
          <w:kern w:val="0"/>
          <w14:ligatures w14:val="none"/>
        </w:rPr>
        <w:t xml:space="preserve"> the intentional salinity increase</w:t>
      </w:r>
      <w:r>
        <w:rPr>
          <w:rFonts w:ascii="Arial" w:eastAsia="Times New Roman" w:hAnsi="Arial" w:cs="Arial"/>
          <w:color w:val="000000"/>
          <w:kern w:val="0"/>
          <w14:ligatures w14:val="none"/>
        </w:rPr>
        <w:t xml:space="preserve">. All numeric values are maintained to at least two decimal places while preserving two significant figures.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0F104339" w14:textId="77777777" w:rsidTr="00596240">
        <w:trPr>
          <w:trHeight w:val="360"/>
          <w:jc w:val="center"/>
        </w:trPr>
        <w:tc>
          <w:tcPr>
            <w:tcW w:w="1440" w:type="dxa"/>
            <w:tcBorders>
              <w:top w:val="single" w:sz="4" w:space="0" w:color="auto"/>
              <w:bottom w:val="single" w:sz="4" w:space="0" w:color="auto"/>
            </w:tcBorders>
            <w:vAlign w:val="center"/>
          </w:tcPr>
          <w:p w14:paraId="3009629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Variable</w:t>
            </w:r>
          </w:p>
        </w:tc>
        <w:tc>
          <w:tcPr>
            <w:tcW w:w="1440" w:type="dxa"/>
            <w:tcBorders>
              <w:top w:val="single" w:sz="4" w:space="0" w:color="auto"/>
              <w:bottom w:val="single" w:sz="4" w:space="0" w:color="auto"/>
            </w:tcBorders>
            <w:vAlign w:val="center"/>
          </w:tcPr>
          <w:p w14:paraId="7317B010"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Min</w:t>
            </w:r>
          </w:p>
        </w:tc>
        <w:tc>
          <w:tcPr>
            <w:tcW w:w="1440" w:type="dxa"/>
            <w:tcBorders>
              <w:top w:val="single" w:sz="4" w:space="0" w:color="auto"/>
              <w:bottom w:val="single" w:sz="4" w:space="0" w:color="auto"/>
            </w:tcBorders>
            <w:vAlign w:val="center"/>
          </w:tcPr>
          <w:p w14:paraId="6ECA500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Mean</w:t>
            </w:r>
          </w:p>
        </w:tc>
        <w:tc>
          <w:tcPr>
            <w:tcW w:w="1440" w:type="dxa"/>
            <w:tcBorders>
              <w:top w:val="single" w:sz="4" w:space="0" w:color="auto"/>
              <w:bottom w:val="single" w:sz="4" w:space="0" w:color="auto"/>
            </w:tcBorders>
            <w:vAlign w:val="center"/>
          </w:tcPr>
          <w:p w14:paraId="626CB38B"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Max</w:t>
            </w:r>
          </w:p>
        </w:tc>
        <w:tc>
          <w:tcPr>
            <w:tcW w:w="1440" w:type="dxa"/>
            <w:tcBorders>
              <w:top w:val="single" w:sz="4" w:space="0" w:color="auto"/>
              <w:bottom w:val="single" w:sz="4" w:space="0" w:color="auto"/>
            </w:tcBorders>
            <w:vAlign w:val="center"/>
          </w:tcPr>
          <w:p w14:paraId="7F30D2B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95% CI</w:t>
            </w:r>
          </w:p>
        </w:tc>
      </w:tr>
      <w:tr w:rsidR="004D3F45" w:rsidRPr="00C14026" w14:paraId="31E56151" w14:textId="77777777" w:rsidTr="00596240">
        <w:trPr>
          <w:trHeight w:val="360"/>
          <w:jc w:val="center"/>
        </w:trPr>
        <w:tc>
          <w:tcPr>
            <w:tcW w:w="1440" w:type="dxa"/>
            <w:tcBorders>
              <w:top w:val="single" w:sz="4" w:space="0" w:color="auto"/>
            </w:tcBorders>
            <w:vAlign w:val="center"/>
          </w:tcPr>
          <w:p w14:paraId="7DEF9089" w14:textId="77777777" w:rsidR="004D3F45" w:rsidRPr="00C14026" w:rsidRDefault="004D3F45" w:rsidP="00596240">
            <w:pPr>
              <w:rPr>
                <w:rFonts w:ascii="Arial" w:hAnsi="Arial" w:cs="Arial"/>
                <w:sz w:val="20"/>
                <w:szCs w:val="20"/>
              </w:rPr>
            </w:pPr>
            <w:r w:rsidRPr="00C14026">
              <w:rPr>
                <w:rFonts w:ascii="Arial" w:hAnsi="Arial" w:cs="Arial"/>
                <w:sz w:val="20"/>
                <w:szCs w:val="20"/>
              </w:rPr>
              <w:t>Temp</w:t>
            </w:r>
          </w:p>
        </w:tc>
        <w:tc>
          <w:tcPr>
            <w:tcW w:w="1440" w:type="dxa"/>
            <w:tcBorders>
              <w:top w:val="single" w:sz="4" w:space="0" w:color="auto"/>
            </w:tcBorders>
            <w:vAlign w:val="center"/>
          </w:tcPr>
          <w:p w14:paraId="6A88C5C3" w14:textId="77777777" w:rsidR="004D3F45" w:rsidRPr="00C14026" w:rsidRDefault="004D3F45" w:rsidP="00596240">
            <w:pPr>
              <w:jc w:val="center"/>
              <w:rPr>
                <w:rFonts w:ascii="Arial" w:hAnsi="Arial" w:cs="Arial"/>
                <w:sz w:val="20"/>
                <w:szCs w:val="20"/>
              </w:rPr>
            </w:pPr>
            <w:r>
              <w:rPr>
                <w:rFonts w:ascii="Arial" w:hAnsi="Arial" w:cs="Arial"/>
                <w:sz w:val="20"/>
                <w:szCs w:val="20"/>
              </w:rPr>
              <w:t>18.83</w:t>
            </w:r>
          </w:p>
        </w:tc>
        <w:tc>
          <w:tcPr>
            <w:tcW w:w="1440" w:type="dxa"/>
            <w:tcBorders>
              <w:top w:val="single" w:sz="4" w:space="0" w:color="auto"/>
            </w:tcBorders>
            <w:vAlign w:val="center"/>
          </w:tcPr>
          <w:p w14:paraId="1C17BC8F" w14:textId="77777777" w:rsidR="004D3F45" w:rsidRPr="00C14026" w:rsidRDefault="004D3F45" w:rsidP="00596240">
            <w:pPr>
              <w:jc w:val="center"/>
              <w:rPr>
                <w:rFonts w:ascii="Arial" w:hAnsi="Arial" w:cs="Arial"/>
                <w:sz w:val="20"/>
                <w:szCs w:val="20"/>
              </w:rPr>
            </w:pPr>
            <w:r>
              <w:rPr>
                <w:rFonts w:ascii="Arial" w:hAnsi="Arial" w:cs="Arial"/>
                <w:sz w:val="20"/>
                <w:szCs w:val="20"/>
              </w:rPr>
              <w:t>20.10</w:t>
            </w:r>
          </w:p>
        </w:tc>
        <w:tc>
          <w:tcPr>
            <w:tcW w:w="1440" w:type="dxa"/>
            <w:tcBorders>
              <w:top w:val="single" w:sz="4" w:space="0" w:color="auto"/>
            </w:tcBorders>
            <w:vAlign w:val="center"/>
          </w:tcPr>
          <w:p w14:paraId="55A970F2" w14:textId="77777777" w:rsidR="004D3F45" w:rsidRPr="00C14026" w:rsidRDefault="004D3F45" w:rsidP="00596240">
            <w:pPr>
              <w:jc w:val="center"/>
              <w:rPr>
                <w:rFonts w:ascii="Arial" w:hAnsi="Arial" w:cs="Arial"/>
                <w:sz w:val="20"/>
                <w:szCs w:val="20"/>
              </w:rPr>
            </w:pPr>
            <w:r>
              <w:rPr>
                <w:rFonts w:ascii="Arial" w:hAnsi="Arial" w:cs="Arial"/>
                <w:sz w:val="20"/>
                <w:szCs w:val="20"/>
              </w:rPr>
              <w:t>22.11</w:t>
            </w:r>
          </w:p>
        </w:tc>
        <w:tc>
          <w:tcPr>
            <w:tcW w:w="1440" w:type="dxa"/>
            <w:tcBorders>
              <w:top w:val="single" w:sz="4" w:space="0" w:color="auto"/>
            </w:tcBorders>
            <w:vAlign w:val="center"/>
          </w:tcPr>
          <w:p w14:paraId="605EDA3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0.16</w:t>
            </w:r>
          </w:p>
        </w:tc>
      </w:tr>
      <w:tr w:rsidR="004D3F45" w:rsidRPr="00C14026" w14:paraId="78DFBE79" w14:textId="77777777" w:rsidTr="00596240">
        <w:trPr>
          <w:trHeight w:val="360"/>
          <w:jc w:val="center"/>
        </w:trPr>
        <w:tc>
          <w:tcPr>
            <w:tcW w:w="1440" w:type="dxa"/>
            <w:vAlign w:val="center"/>
          </w:tcPr>
          <w:p w14:paraId="47D34042" w14:textId="77777777" w:rsidR="004D3F45" w:rsidRPr="00C14026" w:rsidRDefault="004D3F45" w:rsidP="00596240">
            <w:pPr>
              <w:rPr>
                <w:rFonts w:ascii="Arial" w:hAnsi="Arial" w:cs="Arial"/>
                <w:sz w:val="20"/>
                <w:szCs w:val="20"/>
              </w:rPr>
            </w:pPr>
            <w:r w:rsidRPr="00C14026">
              <w:rPr>
                <w:rFonts w:ascii="Arial" w:hAnsi="Arial" w:cs="Arial"/>
                <w:sz w:val="20"/>
                <w:szCs w:val="20"/>
              </w:rPr>
              <w:t>DO</w:t>
            </w:r>
          </w:p>
        </w:tc>
        <w:tc>
          <w:tcPr>
            <w:tcW w:w="1440" w:type="dxa"/>
            <w:vAlign w:val="center"/>
          </w:tcPr>
          <w:p w14:paraId="0E550A08" w14:textId="77777777" w:rsidR="004D3F45" w:rsidRPr="00C14026" w:rsidRDefault="004D3F45" w:rsidP="00596240">
            <w:pPr>
              <w:jc w:val="center"/>
              <w:rPr>
                <w:rFonts w:ascii="Arial" w:hAnsi="Arial" w:cs="Arial"/>
                <w:sz w:val="20"/>
                <w:szCs w:val="20"/>
              </w:rPr>
            </w:pPr>
            <w:r>
              <w:rPr>
                <w:rFonts w:ascii="Arial" w:hAnsi="Arial" w:cs="Arial"/>
                <w:sz w:val="20"/>
                <w:szCs w:val="20"/>
              </w:rPr>
              <w:t>8.22</w:t>
            </w:r>
          </w:p>
        </w:tc>
        <w:tc>
          <w:tcPr>
            <w:tcW w:w="1440" w:type="dxa"/>
            <w:vAlign w:val="center"/>
          </w:tcPr>
          <w:p w14:paraId="6F6E9784"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00B78F27" w14:textId="77777777" w:rsidR="004D3F45" w:rsidRPr="00C14026" w:rsidRDefault="004D3F45" w:rsidP="00596240">
            <w:pPr>
              <w:jc w:val="center"/>
              <w:rPr>
                <w:rFonts w:ascii="Arial" w:hAnsi="Arial" w:cs="Arial"/>
                <w:sz w:val="20"/>
                <w:szCs w:val="20"/>
              </w:rPr>
            </w:pPr>
            <w:r>
              <w:rPr>
                <w:rFonts w:ascii="Arial" w:hAnsi="Arial" w:cs="Arial"/>
                <w:sz w:val="20"/>
                <w:szCs w:val="20"/>
              </w:rPr>
              <w:t>9.30</w:t>
            </w:r>
          </w:p>
        </w:tc>
        <w:tc>
          <w:tcPr>
            <w:tcW w:w="1440" w:type="dxa"/>
            <w:vAlign w:val="center"/>
          </w:tcPr>
          <w:p w14:paraId="1CFB89BC"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0.056</w:t>
            </w:r>
          </w:p>
        </w:tc>
      </w:tr>
      <w:tr w:rsidR="004D3F45" w:rsidRPr="00C14026" w14:paraId="61372703" w14:textId="77777777" w:rsidTr="00596240">
        <w:trPr>
          <w:trHeight w:val="360"/>
          <w:jc w:val="center"/>
        </w:trPr>
        <w:tc>
          <w:tcPr>
            <w:tcW w:w="1440" w:type="dxa"/>
            <w:vAlign w:val="center"/>
          </w:tcPr>
          <w:p w14:paraId="3A9B10BF" w14:textId="77777777" w:rsidR="004D3F45" w:rsidRPr="00C14026" w:rsidRDefault="004D3F45" w:rsidP="00596240">
            <w:pPr>
              <w:rPr>
                <w:rFonts w:ascii="Arial" w:hAnsi="Arial" w:cs="Arial"/>
                <w:sz w:val="20"/>
                <w:szCs w:val="20"/>
              </w:rPr>
            </w:pPr>
            <w:r w:rsidRPr="00C14026">
              <w:rPr>
                <w:rFonts w:ascii="Arial" w:hAnsi="Arial" w:cs="Arial"/>
                <w:sz w:val="20"/>
                <w:szCs w:val="20"/>
              </w:rPr>
              <w:t>pH</w:t>
            </w:r>
          </w:p>
        </w:tc>
        <w:tc>
          <w:tcPr>
            <w:tcW w:w="1440" w:type="dxa"/>
            <w:vAlign w:val="center"/>
          </w:tcPr>
          <w:p w14:paraId="69DE36F1" w14:textId="77777777" w:rsidR="004D3F45" w:rsidRPr="00C14026" w:rsidRDefault="004D3F45" w:rsidP="00596240">
            <w:pPr>
              <w:jc w:val="center"/>
              <w:rPr>
                <w:rFonts w:ascii="Arial" w:hAnsi="Arial" w:cs="Arial"/>
                <w:sz w:val="20"/>
                <w:szCs w:val="20"/>
              </w:rPr>
            </w:pPr>
            <w:r>
              <w:rPr>
                <w:rFonts w:ascii="Arial" w:hAnsi="Arial" w:cs="Arial"/>
                <w:sz w:val="20"/>
                <w:szCs w:val="20"/>
              </w:rPr>
              <w:t>8.02</w:t>
            </w:r>
          </w:p>
        </w:tc>
        <w:tc>
          <w:tcPr>
            <w:tcW w:w="1440" w:type="dxa"/>
            <w:vAlign w:val="center"/>
          </w:tcPr>
          <w:p w14:paraId="0CEEA74D" w14:textId="77777777" w:rsidR="004D3F45" w:rsidRPr="00C14026" w:rsidRDefault="004D3F45" w:rsidP="00596240">
            <w:pPr>
              <w:jc w:val="center"/>
              <w:rPr>
                <w:rFonts w:ascii="Arial" w:hAnsi="Arial" w:cs="Arial"/>
                <w:sz w:val="20"/>
                <w:szCs w:val="20"/>
              </w:rPr>
            </w:pPr>
            <w:r>
              <w:rPr>
                <w:rFonts w:ascii="Arial" w:hAnsi="Arial" w:cs="Arial"/>
                <w:sz w:val="20"/>
                <w:szCs w:val="20"/>
              </w:rPr>
              <w:t>8.47</w:t>
            </w:r>
          </w:p>
        </w:tc>
        <w:tc>
          <w:tcPr>
            <w:tcW w:w="1440" w:type="dxa"/>
            <w:vAlign w:val="center"/>
          </w:tcPr>
          <w:p w14:paraId="3A94F017"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7ECB884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0.035</w:t>
            </w:r>
          </w:p>
        </w:tc>
      </w:tr>
      <w:tr w:rsidR="004D3F45" w:rsidRPr="00C14026" w14:paraId="2436CF09" w14:textId="77777777" w:rsidTr="00596240">
        <w:trPr>
          <w:trHeight w:val="360"/>
          <w:jc w:val="center"/>
        </w:trPr>
        <w:tc>
          <w:tcPr>
            <w:tcW w:w="1440" w:type="dxa"/>
            <w:tcBorders>
              <w:bottom w:val="nil"/>
            </w:tcBorders>
            <w:vAlign w:val="center"/>
          </w:tcPr>
          <w:p w14:paraId="1BE0929B" w14:textId="77777777" w:rsidR="004D3F45" w:rsidRPr="00C14026" w:rsidRDefault="004D3F45" w:rsidP="00596240">
            <w:pPr>
              <w:rPr>
                <w:rFonts w:ascii="Arial" w:hAnsi="Arial" w:cs="Arial"/>
                <w:sz w:val="20"/>
                <w:szCs w:val="20"/>
              </w:rPr>
            </w:pPr>
            <w:r w:rsidRPr="00C14026">
              <w:rPr>
                <w:rFonts w:ascii="Arial" w:hAnsi="Arial" w:cs="Arial"/>
                <w:sz w:val="20"/>
                <w:szCs w:val="20"/>
              </w:rPr>
              <w:t>Pre-Salt</w:t>
            </w:r>
          </w:p>
        </w:tc>
        <w:tc>
          <w:tcPr>
            <w:tcW w:w="1440" w:type="dxa"/>
            <w:tcBorders>
              <w:bottom w:val="nil"/>
            </w:tcBorders>
            <w:vAlign w:val="center"/>
          </w:tcPr>
          <w:p w14:paraId="11650919" w14:textId="77777777" w:rsidR="004D3F45" w:rsidRPr="00C14026" w:rsidRDefault="004D3F45" w:rsidP="00596240">
            <w:pPr>
              <w:jc w:val="center"/>
              <w:rPr>
                <w:rFonts w:ascii="Arial" w:hAnsi="Arial" w:cs="Arial"/>
                <w:sz w:val="20"/>
                <w:szCs w:val="20"/>
              </w:rPr>
            </w:pPr>
            <w:r>
              <w:rPr>
                <w:rFonts w:ascii="Arial" w:hAnsi="Arial" w:cs="Arial"/>
                <w:sz w:val="20"/>
                <w:szCs w:val="20"/>
              </w:rPr>
              <w:t>0.11</w:t>
            </w:r>
          </w:p>
        </w:tc>
        <w:tc>
          <w:tcPr>
            <w:tcW w:w="1440" w:type="dxa"/>
            <w:tcBorders>
              <w:bottom w:val="nil"/>
            </w:tcBorders>
            <w:vAlign w:val="center"/>
          </w:tcPr>
          <w:p w14:paraId="6C1AADD1" w14:textId="77777777" w:rsidR="004D3F45" w:rsidRPr="00C14026" w:rsidRDefault="004D3F45" w:rsidP="00596240">
            <w:pPr>
              <w:jc w:val="center"/>
              <w:rPr>
                <w:rFonts w:ascii="Arial" w:hAnsi="Arial" w:cs="Arial"/>
                <w:sz w:val="20"/>
                <w:szCs w:val="20"/>
              </w:rPr>
            </w:pPr>
            <w:r>
              <w:rPr>
                <w:rFonts w:ascii="Arial" w:hAnsi="Arial" w:cs="Arial"/>
                <w:sz w:val="20"/>
                <w:szCs w:val="20"/>
              </w:rPr>
              <w:t>0.13</w:t>
            </w:r>
          </w:p>
        </w:tc>
        <w:tc>
          <w:tcPr>
            <w:tcW w:w="1440" w:type="dxa"/>
            <w:tcBorders>
              <w:bottom w:val="nil"/>
            </w:tcBorders>
            <w:vAlign w:val="center"/>
          </w:tcPr>
          <w:p w14:paraId="568B0B6F" w14:textId="77777777" w:rsidR="004D3F45" w:rsidRPr="00C14026" w:rsidRDefault="004D3F45" w:rsidP="00596240">
            <w:pPr>
              <w:jc w:val="center"/>
              <w:rPr>
                <w:rFonts w:ascii="Arial" w:hAnsi="Arial" w:cs="Arial"/>
                <w:sz w:val="20"/>
                <w:szCs w:val="20"/>
              </w:rPr>
            </w:pPr>
            <w:r>
              <w:rPr>
                <w:rFonts w:ascii="Arial" w:hAnsi="Arial" w:cs="Arial"/>
                <w:sz w:val="20"/>
                <w:szCs w:val="20"/>
              </w:rPr>
              <w:t>0.16</w:t>
            </w:r>
          </w:p>
        </w:tc>
        <w:tc>
          <w:tcPr>
            <w:tcW w:w="1440" w:type="dxa"/>
            <w:tcBorders>
              <w:bottom w:val="nil"/>
            </w:tcBorders>
            <w:vAlign w:val="center"/>
          </w:tcPr>
          <w:p w14:paraId="2F42795E"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0.0024</w:t>
            </w:r>
          </w:p>
        </w:tc>
      </w:tr>
      <w:tr w:rsidR="004D3F45" w:rsidRPr="00C14026" w14:paraId="03EE07B3" w14:textId="77777777" w:rsidTr="00596240">
        <w:trPr>
          <w:trHeight w:val="360"/>
          <w:jc w:val="center"/>
        </w:trPr>
        <w:tc>
          <w:tcPr>
            <w:tcW w:w="1440" w:type="dxa"/>
            <w:tcBorders>
              <w:top w:val="nil"/>
              <w:bottom w:val="single" w:sz="4" w:space="0" w:color="auto"/>
            </w:tcBorders>
            <w:vAlign w:val="center"/>
          </w:tcPr>
          <w:p w14:paraId="65B15579" w14:textId="77777777" w:rsidR="004D3F45" w:rsidRPr="00C14026" w:rsidRDefault="004D3F45" w:rsidP="00596240">
            <w:pPr>
              <w:rPr>
                <w:rFonts w:ascii="Arial" w:hAnsi="Arial" w:cs="Arial"/>
                <w:sz w:val="20"/>
                <w:szCs w:val="20"/>
              </w:rPr>
            </w:pPr>
            <w:r w:rsidRPr="00C14026">
              <w:rPr>
                <w:rFonts w:ascii="Arial" w:hAnsi="Arial" w:cs="Arial"/>
                <w:sz w:val="20"/>
                <w:szCs w:val="20"/>
              </w:rPr>
              <w:t>Post-Salt</w:t>
            </w:r>
          </w:p>
        </w:tc>
        <w:tc>
          <w:tcPr>
            <w:tcW w:w="1440" w:type="dxa"/>
            <w:tcBorders>
              <w:top w:val="nil"/>
              <w:bottom w:val="single" w:sz="4" w:space="0" w:color="auto"/>
            </w:tcBorders>
            <w:vAlign w:val="center"/>
          </w:tcPr>
          <w:p w14:paraId="5F28EE8D" w14:textId="77777777" w:rsidR="004D3F45" w:rsidRPr="00C14026" w:rsidRDefault="004D3F45" w:rsidP="00596240">
            <w:pPr>
              <w:jc w:val="center"/>
              <w:rPr>
                <w:rFonts w:ascii="Arial" w:hAnsi="Arial" w:cs="Arial"/>
                <w:sz w:val="20"/>
                <w:szCs w:val="20"/>
              </w:rPr>
            </w:pPr>
            <w:r>
              <w:rPr>
                <w:rFonts w:ascii="Arial" w:hAnsi="Arial" w:cs="Arial"/>
                <w:sz w:val="20"/>
                <w:szCs w:val="20"/>
              </w:rPr>
              <w:t>4.65</w:t>
            </w:r>
          </w:p>
        </w:tc>
        <w:tc>
          <w:tcPr>
            <w:tcW w:w="1440" w:type="dxa"/>
            <w:tcBorders>
              <w:top w:val="nil"/>
              <w:bottom w:val="single" w:sz="4" w:space="0" w:color="auto"/>
            </w:tcBorders>
            <w:vAlign w:val="center"/>
          </w:tcPr>
          <w:p w14:paraId="40549122" w14:textId="77777777" w:rsidR="004D3F45" w:rsidRPr="00C14026" w:rsidRDefault="004D3F45" w:rsidP="00596240">
            <w:pPr>
              <w:jc w:val="center"/>
              <w:rPr>
                <w:rFonts w:ascii="Arial" w:hAnsi="Arial" w:cs="Arial"/>
                <w:sz w:val="20"/>
                <w:szCs w:val="20"/>
              </w:rPr>
            </w:pPr>
            <w:r>
              <w:rPr>
                <w:rFonts w:ascii="Arial" w:hAnsi="Arial" w:cs="Arial"/>
                <w:sz w:val="20"/>
                <w:szCs w:val="20"/>
              </w:rPr>
              <w:t>4.96</w:t>
            </w:r>
          </w:p>
        </w:tc>
        <w:tc>
          <w:tcPr>
            <w:tcW w:w="1440" w:type="dxa"/>
            <w:tcBorders>
              <w:top w:val="nil"/>
              <w:bottom w:val="single" w:sz="4" w:space="0" w:color="auto"/>
            </w:tcBorders>
            <w:vAlign w:val="center"/>
          </w:tcPr>
          <w:p w14:paraId="07508D23" w14:textId="77777777" w:rsidR="004D3F45" w:rsidRPr="00C14026" w:rsidRDefault="004D3F45" w:rsidP="00596240">
            <w:pPr>
              <w:jc w:val="center"/>
              <w:rPr>
                <w:rFonts w:ascii="Arial" w:hAnsi="Arial" w:cs="Arial"/>
                <w:sz w:val="20"/>
                <w:szCs w:val="20"/>
              </w:rPr>
            </w:pPr>
            <w:r>
              <w:rPr>
                <w:rFonts w:ascii="Arial" w:hAnsi="Arial" w:cs="Arial"/>
                <w:sz w:val="20"/>
                <w:szCs w:val="20"/>
              </w:rPr>
              <w:t>5.22</w:t>
            </w:r>
          </w:p>
        </w:tc>
        <w:tc>
          <w:tcPr>
            <w:tcW w:w="1440" w:type="dxa"/>
            <w:tcBorders>
              <w:top w:val="nil"/>
              <w:bottom w:val="single" w:sz="4" w:space="0" w:color="auto"/>
            </w:tcBorders>
            <w:vAlign w:val="center"/>
          </w:tcPr>
          <w:p w14:paraId="38432BA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0.099</w:t>
            </w:r>
          </w:p>
        </w:tc>
      </w:tr>
    </w:tbl>
    <w:p w14:paraId="3DF08A70" w14:textId="77777777" w:rsidR="004D3F45" w:rsidRDefault="004D3F45" w:rsidP="004D3F45">
      <w:pPr>
        <w:spacing w:line="480" w:lineRule="auto"/>
        <w:rPr>
          <w:rFonts w:ascii="Arial" w:hAnsi="Arial" w:cs="Arial"/>
        </w:rPr>
      </w:pPr>
    </w:p>
    <w:p w14:paraId="62DA2E71" w14:textId="423FCA1A" w:rsidR="00CD6FE5" w:rsidRDefault="00CD6FE5">
      <w:pPr>
        <w:rPr>
          <w:rFonts w:ascii="Arial" w:hAnsi="Arial" w:cs="Arial"/>
        </w:rPr>
      </w:pPr>
      <w:r>
        <w:rPr>
          <w:rFonts w:ascii="Arial" w:hAnsi="Arial" w:cs="Arial"/>
        </w:rPr>
        <w:br w:type="page"/>
      </w:r>
    </w:p>
    <w:p w14:paraId="53F054EA" w14:textId="5F136C4C" w:rsidR="004D3F45" w:rsidRDefault="004D3F45" w:rsidP="004D3F45">
      <w:pPr>
        <w:spacing w:line="480" w:lineRule="auto"/>
        <w:rPr>
          <w:rFonts w:ascii="Arial" w:hAnsi="Arial" w:cs="Arial"/>
        </w:rPr>
      </w:pPr>
      <w:r>
        <w:rPr>
          <w:rFonts w:ascii="Arial" w:hAnsi="Arial" w:cs="Arial"/>
        </w:rPr>
        <w:lastRenderedPageBreak/>
        <w:t xml:space="preserve">Table 2. The estimated effect sizes of a known environmental stressor (abrupt salinity increase) on bass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between blood samples 2 and 3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represented by a percentage increase from blood 2 to blood 3 (e.g., the control bass NLR increased 158% [46–357%; 95% CL] from blood 2 to blood 3). The 95% confidence limits represent the lower and upper bounds, separated by a comma, where 95% of the confidence limits would contain the true effect size if the study were repeated multiple times. The Z value is reported with the numerator and denominator degrees of freedom. Bolded groups represent statistically significant changes from blood samples 2 to 3.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497B9AF9" w14:textId="77777777" w:rsidTr="00596240">
        <w:trPr>
          <w:trHeight w:val="360"/>
          <w:jc w:val="center"/>
        </w:trPr>
        <w:tc>
          <w:tcPr>
            <w:tcW w:w="1440" w:type="dxa"/>
            <w:tcBorders>
              <w:top w:val="single" w:sz="4" w:space="0" w:color="auto"/>
              <w:bottom w:val="single" w:sz="4" w:space="0" w:color="auto"/>
            </w:tcBorders>
            <w:vAlign w:val="center"/>
          </w:tcPr>
          <w:p w14:paraId="45F67ECE"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1C6B90F6"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65A4E4F6"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01F0A908"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08914E75"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53BA6F71" w14:textId="77777777" w:rsidTr="00596240">
        <w:trPr>
          <w:trHeight w:val="360"/>
          <w:jc w:val="center"/>
        </w:trPr>
        <w:tc>
          <w:tcPr>
            <w:tcW w:w="1440" w:type="dxa"/>
            <w:tcBorders>
              <w:top w:val="single" w:sz="4" w:space="0" w:color="auto"/>
            </w:tcBorders>
            <w:vAlign w:val="center"/>
          </w:tcPr>
          <w:p w14:paraId="25F52355"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Control</w:t>
            </w:r>
          </w:p>
        </w:tc>
        <w:tc>
          <w:tcPr>
            <w:tcW w:w="1440" w:type="dxa"/>
            <w:tcBorders>
              <w:top w:val="single" w:sz="4" w:space="0" w:color="auto"/>
            </w:tcBorders>
            <w:vAlign w:val="center"/>
          </w:tcPr>
          <w:p w14:paraId="4859391D" w14:textId="77777777" w:rsidR="004D3F45" w:rsidRPr="00C14026" w:rsidRDefault="004D3F45" w:rsidP="00596240">
            <w:pPr>
              <w:jc w:val="center"/>
              <w:rPr>
                <w:rFonts w:ascii="Arial" w:hAnsi="Arial" w:cs="Arial"/>
                <w:sz w:val="20"/>
                <w:szCs w:val="20"/>
              </w:rPr>
            </w:pPr>
            <w:r>
              <w:rPr>
                <w:rFonts w:ascii="Arial" w:hAnsi="Arial" w:cs="Arial"/>
                <w:sz w:val="20"/>
                <w:szCs w:val="20"/>
              </w:rPr>
              <w:t>158%</w:t>
            </w:r>
          </w:p>
        </w:tc>
        <w:tc>
          <w:tcPr>
            <w:tcW w:w="1440" w:type="dxa"/>
            <w:tcBorders>
              <w:top w:val="single" w:sz="4" w:space="0" w:color="auto"/>
            </w:tcBorders>
            <w:vAlign w:val="center"/>
          </w:tcPr>
          <w:p w14:paraId="21F0E115" w14:textId="77777777" w:rsidR="004D3F45" w:rsidRPr="00C14026" w:rsidRDefault="004D3F45" w:rsidP="00596240">
            <w:pPr>
              <w:jc w:val="center"/>
              <w:rPr>
                <w:rFonts w:ascii="Arial" w:hAnsi="Arial" w:cs="Arial"/>
                <w:sz w:val="20"/>
                <w:szCs w:val="20"/>
              </w:rPr>
            </w:pPr>
            <w:r>
              <w:rPr>
                <w:rFonts w:ascii="Arial" w:hAnsi="Arial" w:cs="Arial"/>
                <w:sz w:val="20"/>
                <w:szCs w:val="20"/>
              </w:rPr>
              <w:t>46, 357</w:t>
            </w:r>
          </w:p>
        </w:tc>
        <w:tc>
          <w:tcPr>
            <w:tcW w:w="1440" w:type="dxa"/>
            <w:tcBorders>
              <w:top w:val="single" w:sz="4" w:space="0" w:color="auto"/>
            </w:tcBorders>
            <w:vAlign w:val="center"/>
          </w:tcPr>
          <w:p w14:paraId="30F7AA69"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3.25</w:t>
            </w:r>
            <w:r>
              <w:rPr>
                <w:rFonts w:ascii="Arial" w:hAnsi="Arial" w:cs="Arial"/>
                <w:sz w:val="20"/>
                <w:szCs w:val="20"/>
                <w:vertAlign w:val="subscript"/>
              </w:rPr>
              <w:t>15,48</w:t>
            </w:r>
          </w:p>
        </w:tc>
        <w:tc>
          <w:tcPr>
            <w:tcW w:w="1440" w:type="dxa"/>
            <w:tcBorders>
              <w:top w:val="single" w:sz="4" w:space="0" w:color="auto"/>
            </w:tcBorders>
            <w:vAlign w:val="center"/>
          </w:tcPr>
          <w:p w14:paraId="2851586F" w14:textId="77777777" w:rsidR="004D3F45" w:rsidRPr="00C14026" w:rsidRDefault="004D3F45" w:rsidP="00596240">
            <w:pPr>
              <w:jc w:val="center"/>
              <w:rPr>
                <w:rFonts w:ascii="Arial" w:hAnsi="Arial" w:cs="Arial"/>
                <w:sz w:val="20"/>
                <w:szCs w:val="20"/>
              </w:rPr>
            </w:pPr>
            <w:r>
              <w:rPr>
                <w:rFonts w:ascii="Arial" w:hAnsi="Arial" w:cs="Arial"/>
                <w:sz w:val="20"/>
                <w:szCs w:val="20"/>
              </w:rPr>
              <w:t>0.0012</w:t>
            </w:r>
          </w:p>
        </w:tc>
      </w:tr>
      <w:tr w:rsidR="004D3F45" w:rsidRPr="00C14026" w14:paraId="5F21369D" w14:textId="77777777" w:rsidTr="00596240">
        <w:trPr>
          <w:trHeight w:val="360"/>
          <w:jc w:val="center"/>
        </w:trPr>
        <w:tc>
          <w:tcPr>
            <w:tcW w:w="1440" w:type="dxa"/>
            <w:vAlign w:val="center"/>
          </w:tcPr>
          <w:p w14:paraId="32522914"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Low</w:t>
            </w:r>
          </w:p>
        </w:tc>
        <w:tc>
          <w:tcPr>
            <w:tcW w:w="1440" w:type="dxa"/>
            <w:vAlign w:val="center"/>
          </w:tcPr>
          <w:p w14:paraId="14FEB4BE" w14:textId="77777777" w:rsidR="004D3F45" w:rsidRPr="00C14026" w:rsidRDefault="004D3F45" w:rsidP="00596240">
            <w:pPr>
              <w:jc w:val="center"/>
              <w:rPr>
                <w:rFonts w:ascii="Arial" w:hAnsi="Arial" w:cs="Arial"/>
                <w:sz w:val="20"/>
                <w:szCs w:val="20"/>
              </w:rPr>
            </w:pPr>
            <w:r>
              <w:rPr>
                <w:rFonts w:ascii="Arial" w:hAnsi="Arial" w:cs="Arial"/>
                <w:sz w:val="20"/>
                <w:szCs w:val="20"/>
              </w:rPr>
              <w:t>180%</w:t>
            </w:r>
          </w:p>
        </w:tc>
        <w:tc>
          <w:tcPr>
            <w:tcW w:w="1440" w:type="dxa"/>
            <w:vAlign w:val="center"/>
          </w:tcPr>
          <w:p w14:paraId="0A6893A6" w14:textId="77777777" w:rsidR="004D3F45" w:rsidRPr="00C14026" w:rsidRDefault="004D3F45" w:rsidP="00596240">
            <w:pPr>
              <w:jc w:val="center"/>
              <w:rPr>
                <w:rFonts w:ascii="Arial" w:hAnsi="Arial" w:cs="Arial"/>
                <w:sz w:val="20"/>
                <w:szCs w:val="20"/>
              </w:rPr>
            </w:pPr>
            <w:r>
              <w:rPr>
                <w:rFonts w:ascii="Arial" w:hAnsi="Arial" w:cs="Arial"/>
                <w:sz w:val="20"/>
                <w:szCs w:val="20"/>
              </w:rPr>
              <w:t>76, 347</w:t>
            </w:r>
          </w:p>
        </w:tc>
        <w:tc>
          <w:tcPr>
            <w:tcW w:w="1440" w:type="dxa"/>
            <w:vAlign w:val="center"/>
          </w:tcPr>
          <w:p w14:paraId="68F50ABD" w14:textId="77777777" w:rsidR="004D3F45" w:rsidRPr="00C14026" w:rsidRDefault="004D3F45" w:rsidP="00596240">
            <w:pPr>
              <w:jc w:val="center"/>
              <w:rPr>
                <w:rFonts w:ascii="Arial" w:hAnsi="Arial" w:cs="Arial"/>
                <w:sz w:val="20"/>
                <w:szCs w:val="20"/>
              </w:rPr>
            </w:pPr>
            <w:r>
              <w:rPr>
                <w:rFonts w:ascii="Arial" w:hAnsi="Arial" w:cs="Arial"/>
                <w:sz w:val="20"/>
                <w:szCs w:val="20"/>
              </w:rPr>
              <w:t>4.32</w:t>
            </w:r>
            <w:r>
              <w:rPr>
                <w:rFonts w:ascii="Arial" w:hAnsi="Arial" w:cs="Arial"/>
                <w:sz w:val="20"/>
                <w:szCs w:val="20"/>
                <w:vertAlign w:val="subscript"/>
              </w:rPr>
              <w:t>15,48</w:t>
            </w:r>
          </w:p>
        </w:tc>
        <w:tc>
          <w:tcPr>
            <w:tcW w:w="1440" w:type="dxa"/>
            <w:vAlign w:val="center"/>
          </w:tcPr>
          <w:p w14:paraId="1BA9E0C9"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0886F24" w14:textId="77777777" w:rsidTr="00596240">
        <w:trPr>
          <w:trHeight w:val="360"/>
          <w:jc w:val="center"/>
        </w:trPr>
        <w:tc>
          <w:tcPr>
            <w:tcW w:w="1440" w:type="dxa"/>
            <w:vAlign w:val="center"/>
          </w:tcPr>
          <w:p w14:paraId="18391CB3"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High</w:t>
            </w:r>
          </w:p>
        </w:tc>
        <w:tc>
          <w:tcPr>
            <w:tcW w:w="1440" w:type="dxa"/>
            <w:vAlign w:val="center"/>
          </w:tcPr>
          <w:p w14:paraId="620EB593" w14:textId="77777777" w:rsidR="004D3F45" w:rsidRPr="00C14026" w:rsidRDefault="004D3F45" w:rsidP="00596240">
            <w:pPr>
              <w:jc w:val="center"/>
              <w:rPr>
                <w:rFonts w:ascii="Arial" w:hAnsi="Arial" w:cs="Arial"/>
                <w:sz w:val="20"/>
                <w:szCs w:val="20"/>
              </w:rPr>
            </w:pPr>
            <w:r>
              <w:rPr>
                <w:rFonts w:ascii="Arial" w:hAnsi="Arial" w:cs="Arial"/>
                <w:sz w:val="20"/>
                <w:szCs w:val="20"/>
              </w:rPr>
              <w:t>228%</w:t>
            </w:r>
          </w:p>
        </w:tc>
        <w:tc>
          <w:tcPr>
            <w:tcW w:w="1440" w:type="dxa"/>
            <w:vAlign w:val="center"/>
          </w:tcPr>
          <w:p w14:paraId="6958AB3B" w14:textId="77777777" w:rsidR="004D3F45" w:rsidRPr="00C14026" w:rsidRDefault="004D3F45" w:rsidP="00596240">
            <w:pPr>
              <w:jc w:val="center"/>
              <w:rPr>
                <w:rFonts w:ascii="Arial" w:hAnsi="Arial" w:cs="Arial"/>
                <w:sz w:val="20"/>
                <w:szCs w:val="20"/>
              </w:rPr>
            </w:pPr>
            <w:r>
              <w:rPr>
                <w:rFonts w:ascii="Arial" w:hAnsi="Arial" w:cs="Arial"/>
                <w:sz w:val="20"/>
                <w:szCs w:val="20"/>
              </w:rPr>
              <w:t>81, 494</w:t>
            </w:r>
          </w:p>
        </w:tc>
        <w:tc>
          <w:tcPr>
            <w:tcW w:w="1440" w:type="dxa"/>
            <w:vAlign w:val="center"/>
          </w:tcPr>
          <w:p w14:paraId="09ADE6AE" w14:textId="77777777" w:rsidR="004D3F45" w:rsidRPr="00C14026" w:rsidRDefault="004D3F45" w:rsidP="00596240">
            <w:pPr>
              <w:jc w:val="center"/>
              <w:rPr>
                <w:rFonts w:ascii="Arial" w:hAnsi="Arial" w:cs="Arial"/>
                <w:sz w:val="20"/>
                <w:szCs w:val="20"/>
              </w:rPr>
            </w:pPr>
            <w:r>
              <w:rPr>
                <w:rFonts w:ascii="Arial" w:hAnsi="Arial" w:cs="Arial"/>
                <w:sz w:val="20"/>
                <w:szCs w:val="20"/>
              </w:rPr>
              <w:t>3.93</w:t>
            </w:r>
            <w:r>
              <w:rPr>
                <w:rFonts w:ascii="Arial" w:hAnsi="Arial" w:cs="Arial"/>
                <w:sz w:val="20"/>
                <w:szCs w:val="20"/>
                <w:vertAlign w:val="subscript"/>
              </w:rPr>
              <w:t>15,48</w:t>
            </w:r>
          </w:p>
        </w:tc>
        <w:tc>
          <w:tcPr>
            <w:tcW w:w="1440" w:type="dxa"/>
            <w:vAlign w:val="center"/>
          </w:tcPr>
          <w:p w14:paraId="6F77586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71329FE3" w14:textId="77777777" w:rsidTr="00596240">
        <w:trPr>
          <w:trHeight w:val="360"/>
          <w:jc w:val="center"/>
        </w:trPr>
        <w:tc>
          <w:tcPr>
            <w:tcW w:w="1440" w:type="dxa"/>
            <w:tcBorders>
              <w:bottom w:val="nil"/>
            </w:tcBorders>
            <w:vAlign w:val="center"/>
          </w:tcPr>
          <w:p w14:paraId="1D1CA999"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Low</w:t>
            </w:r>
          </w:p>
        </w:tc>
        <w:tc>
          <w:tcPr>
            <w:tcW w:w="1440" w:type="dxa"/>
            <w:tcBorders>
              <w:bottom w:val="nil"/>
            </w:tcBorders>
            <w:vAlign w:val="center"/>
          </w:tcPr>
          <w:p w14:paraId="6FA30D2C" w14:textId="77777777" w:rsidR="004D3F45" w:rsidRPr="00C14026" w:rsidRDefault="004D3F45" w:rsidP="00596240">
            <w:pPr>
              <w:jc w:val="center"/>
              <w:rPr>
                <w:rFonts w:ascii="Arial" w:hAnsi="Arial" w:cs="Arial"/>
                <w:sz w:val="20"/>
                <w:szCs w:val="20"/>
              </w:rPr>
            </w:pPr>
            <w:r>
              <w:rPr>
                <w:rFonts w:ascii="Arial" w:hAnsi="Arial" w:cs="Arial"/>
                <w:sz w:val="20"/>
                <w:szCs w:val="20"/>
              </w:rPr>
              <w:t>294%</w:t>
            </w:r>
          </w:p>
        </w:tc>
        <w:tc>
          <w:tcPr>
            <w:tcW w:w="1440" w:type="dxa"/>
            <w:tcBorders>
              <w:bottom w:val="nil"/>
            </w:tcBorders>
            <w:vAlign w:val="center"/>
          </w:tcPr>
          <w:p w14:paraId="5D3D52D5" w14:textId="77777777" w:rsidR="004D3F45" w:rsidRPr="00C14026" w:rsidRDefault="004D3F45" w:rsidP="00596240">
            <w:pPr>
              <w:jc w:val="center"/>
              <w:rPr>
                <w:rFonts w:ascii="Arial" w:hAnsi="Arial" w:cs="Arial"/>
                <w:sz w:val="20"/>
                <w:szCs w:val="20"/>
              </w:rPr>
            </w:pPr>
            <w:r>
              <w:rPr>
                <w:rFonts w:ascii="Arial" w:hAnsi="Arial" w:cs="Arial"/>
                <w:sz w:val="20"/>
                <w:szCs w:val="20"/>
              </w:rPr>
              <w:t>122, 601</w:t>
            </w:r>
          </w:p>
        </w:tc>
        <w:tc>
          <w:tcPr>
            <w:tcW w:w="1440" w:type="dxa"/>
            <w:tcBorders>
              <w:bottom w:val="nil"/>
            </w:tcBorders>
            <w:vAlign w:val="center"/>
          </w:tcPr>
          <w:p w14:paraId="149FAD58" w14:textId="77777777" w:rsidR="004D3F45" w:rsidRPr="00C14026" w:rsidRDefault="004D3F45" w:rsidP="00596240">
            <w:pPr>
              <w:jc w:val="center"/>
              <w:rPr>
                <w:rFonts w:ascii="Arial" w:hAnsi="Arial" w:cs="Arial"/>
                <w:sz w:val="20"/>
                <w:szCs w:val="20"/>
              </w:rPr>
            </w:pPr>
            <w:r>
              <w:rPr>
                <w:rFonts w:ascii="Arial" w:hAnsi="Arial" w:cs="Arial"/>
                <w:sz w:val="20"/>
                <w:szCs w:val="20"/>
              </w:rPr>
              <w:t>4.67</w:t>
            </w:r>
            <w:r>
              <w:rPr>
                <w:rFonts w:ascii="Arial" w:hAnsi="Arial" w:cs="Arial"/>
                <w:sz w:val="20"/>
                <w:szCs w:val="20"/>
                <w:vertAlign w:val="subscript"/>
              </w:rPr>
              <w:t>15,48</w:t>
            </w:r>
          </w:p>
        </w:tc>
        <w:tc>
          <w:tcPr>
            <w:tcW w:w="1440" w:type="dxa"/>
            <w:tcBorders>
              <w:bottom w:val="nil"/>
            </w:tcBorders>
            <w:vAlign w:val="center"/>
          </w:tcPr>
          <w:p w14:paraId="4CC9B507"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B93F15E" w14:textId="77777777" w:rsidTr="00596240">
        <w:trPr>
          <w:trHeight w:val="360"/>
          <w:jc w:val="center"/>
        </w:trPr>
        <w:tc>
          <w:tcPr>
            <w:tcW w:w="1440" w:type="dxa"/>
            <w:tcBorders>
              <w:top w:val="nil"/>
              <w:bottom w:val="single" w:sz="4" w:space="0" w:color="auto"/>
            </w:tcBorders>
            <w:vAlign w:val="center"/>
          </w:tcPr>
          <w:p w14:paraId="3E2CB935"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High</w:t>
            </w:r>
          </w:p>
        </w:tc>
        <w:tc>
          <w:tcPr>
            <w:tcW w:w="1440" w:type="dxa"/>
            <w:tcBorders>
              <w:top w:val="nil"/>
              <w:bottom w:val="single" w:sz="4" w:space="0" w:color="auto"/>
            </w:tcBorders>
            <w:vAlign w:val="center"/>
          </w:tcPr>
          <w:p w14:paraId="54C9F5C0" w14:textId="77777777" w:rsidR="004D3F45" w:rsidRPr="00C14026" w:rsidRDefault="004D3F45" w:rsidP="00596240">
            <w:pPr>
              <w:jc w:val="center"/>
              <w:rPr>
                <w:rFonts w:ascii="Arial" w:hAnsi="Arial" w:cs="Arial"/>
                <w:sz w:val="20"/>
                <w:szCs w:val="20"/>
              </w:rPr>
            </w:pPr>
            <w:r>
              <w:rPr>
                <w:rFonts w:ascii="Arial" w:hAnsi="Arial" w:cs="Arial"/>
                <w:sz w:val="20"/>
                <w:szCs w:val="20"/>
              </w:rPr>
              <w:t>144%</w:t>
            </w:r>
          </w:p>
        </w:tc>
        <w:tc>
          <w:tcPr>
            <w:tcW w:w="1440" w:type="dxa"/>
            <w:tcBorders>
              <w:top w:val="nil"/>
              <w:bottom w:val="single" w:sz="4" w:space="0" w:color="auto"/>
            </w:tcBorders>
            <w:vAlign w:val="center"/>
          </w:tcPr>
          <w:p w14:paraId="62E5BC3C" w14:textId="77777777" w:rsidR="004D3F45" w:rsidRPr="00C14026" w:rsidRDefault="004D3F45" w:rsidP="00596240">
            <w:pPr>
              <w:jc w:val="center"/>
              <w:rPr>
                <w:rFonts w:ascii="Arial" w:hAnsi="Arial" w:cs="Arial"/>
                <w:sz w:val="20"/>
                <w:szCs w:val="20"/>
              </w:rPr>
            </w:pPr>
            <w:r>
              <w:rPr>
                <w:rFonts w:ascii="Arial" w:hAnsi="Arial" w:cs="Arial"/>
                <w:sz w:val="20"/>
                <w:szCs w:val="20"/>
              </w:rPr>
              <w:t>34, 343</w:t>
            </w:r>
          </w:p>
        </w:tc>
        <w:tc>
          <w:tcPr>
            <w:tcW w:w="1440" w:type="dxa"/>
            <w:tcBorders>
              <w:top w:val="nil"/>
              <w:bottom w:val="single" w:sz="4" w:space="0" w:color="auto"/>
            </w:tcBorders>
            <w:vAlign w:val="center"/>
          </w:tcPr>
          <w:p w14:paraId="227342CF" w14:textId="77777777" w:rsidR="004D3F45" w:rsidRPr="00C14026" w:rsidRDefault="004D3F45" w:rsidP="00596240">
            <w:pPr>
              <w:jc w:val="center"/>
              <w:rPr>
                <w:rFonts w:ascii="Arial" w:hAnsi="Arial" w:cs="Arial"/>
                <w:sz w:val="20"/>
                <w:szCs w:val="20"/>
              </w:rPr>
            </w:pPr>
            <w:r>
              <w:rPr>
                <w:rFonts w:ascii="Arial" w:hAnsi="Arial" w:cs="Arial"/>
                <w:sz w:val="20"/>
                <w:szCs w:val="20"/>
              </w:rPr>
              <w:t>2.91</w:t>
            </w:r>
            <w:r>
              <w:rPr>
                <w:rFonts w:ascii="Arial" w:hAnsi="Arial" w:cs="Arial"/>
                <w:sz w:val="20"/>
                <w:szCs w:val="20"/>
                <w:vertAlign w:val="subscript"/>
              </w:rPr>
              <w:t>15,48</w:t>
            </w:r>
          </w:p>
        </w:tc>
        <w:tc>
          <w:tcPr>
            <w:tcW w:w="1440" w:type="dxa"/>
            <w:tcBorders>
              <w:top w:val="nil"/>
              <w:bottom w:val="single" w:sz="4" w:space="0" w:color="auto"/>
            </w:tcBorders>
            <w:vAlign w:val="center"/>
          </w:tcPr>
          <w:p w14:paraId="3AD6C016" w14:textId="77777777" w:rsidR="004D3F45" w:rsidRPr="00C14026" w:rsidRDefault="004D3F45" w:rsidP="00596240">
            <w:pPr>
              <w:jc w:val="center"/>
              <w:rPr>
                <w:rFonts w:ascii="Arial" w:hAnsi="Arial" w:cs="Arial"/>
                <w:sz w:val="20"/>
                <w:szCs w:val="20"/>
              </w:rPr>
            </w:pPr>
            <w:r>
              <w:rPr>
                <w:rFonts w:ascii="Arial" w:hAnsi="Arial" w:cs="Arial"/>
                <w:sz w:val="20"/>
                <w:szCs w:val="20"/>
              </w:rPr>
              <w:t>0.0036</w:t>
            </w:r>
          </w:p>
        </w:tc>
      </w:tr>
    </w:tbl>
    <w:p w14:paraId="4AA20A63" w14:textId="77777777" w:rsidR="004D3F45" w:rsidRDefault="004D3F45" w:rsidP="004D3F45">
      <w:pPr>
        <w:spacing w:line="480" w:lineRule="auto"/>
        <w:rPr>
          <w:rFonts w:ascii="Arial" w:hAnsi="Arial" w:cs="Arial"/>
        </w:rPr>
      </w:pPr>
    </w:p>
    <w:p w14:paraId="2EA464A3" w14:textId="469E13FD" w:rsidR="00CD6FE5" w:rsidRDefault="00CD6FE5">
      <w:pPr>
        <w:rPr>
          <w:rFonts w:ascii="Arial" w:hAnsi="Arial" w:cs="Arial"/>
        </w:rPr>
      </w:pPr>
      <w:r>
        <w:rPr>
          <w:rFonts w:ascii="Arial" w:hAnsi="Arial" w:cs="Arial"/>
        </w:rPr>
        <w:br w:type="page"/>
      </w:r>
    </w:p>
    <w:p w14:paraId="3DCBD29E" w14:textId="29BC3E86" w:rsidR="00EB0471" w:rsidRDefault="004D3F45" w:rsidP="004D3F45">
      <w:pPr>
        <w:spacing w:line="480" w:lineRule="auto"/>
        <w:rPr>
          <w:rFonts w:ascii="Arial" w:hAnsi="Arial" w:cs="Arial"/>
        </w:rPr>
      </w:pPr>
      <w:r>
        <w:rPr>
          <w:rFonts w:ascii="Arial" w:hAnsi="Arial" w:cs="Arial"/>
        </w:rPr>
        <w:lastRenderedPageBreak/>
        <w:t xml:space="preserve">Table 3. The estimated effect sizes of xenobiotic substances seven days after a known environmental stressor introduction (blood samples 3 to 4) on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represented by a percentage change from blood 3 to blood 4 (e.g., the control bass NLR decreased 25% [-58–34%; 95% CL] from blood 3 to blood 4). The 95% confidence limits represent the lower and upper bounds, separated by a comma. The Z value is reported with the numerator and denominator degrees of freedom. Bolded groups represent statistically significant changes from blood samples 3 to 4.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29E94440" w14:textId="77777777" w:rsidTr="00596240">
        <w:trPr>
          <w:trHeight w:val="360"/>
          <w:jc w:val="center"/>
        </w:trPr>
        <w:tc>
          <w:tcPr>
            <w:tcW w:w="1440" w:type="dxa"/>
            <w:tcBorders>
              <w:top w:val="single" w:sz="4" w:space="0" w:color="auto"/>
              <w:bottom w:val="single" w:sz="4" w:space="0" w:color="auto"/>
            </w:tcBorders>
            <w:vAlign w:val="center"/>
          </w:tcPr>
          <w:p w14:paraId="12165FFD"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7F6D336A"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1B5A66CA"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762621D4"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2FECC90A"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1E2A37B5" w14:textId="77777777" w:rsidTr="00596240">
        <w:trPr>
          <w:trHeight w:val="360"/>
          <w:jc w:val="center"/>
        </w:trPr>
        <w:tc>
          <w:tcPr>
            <w:tcW w:w="1440" w:type="dxa"/>
            <w:tcBorders>
              <w:top w:val="single" w:sz="4" w:space="0" w:color="auto"/>
            </w:tcBorders>
            <w:vAlign w:val="center"/>
          </w:tcPr>
          <w:p w14:paraId="74EC06E4" w14:textId="77777777" w:rsidR="004D3F45" w:rsidRPr="00C14026" w:rsidRDefault="004D3F45" w:rsidP="00596240">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1DD14926" w14:textId="77777777" w:rsidR="004D3F45" w:rsidRPr="00C14026" w:rsidRDefault="004D3F45" w:rsidP="00596240">
            <w:pPr>
              <w:jc w:val="center"/>
              <w:rPr>
                <w:rFonts w:ascii="Arial" w:hAnsi="Arial" w:cs="Arial"/>
                <w:sz w:val="20"/>
                <w:szCs w:val="20"/>
              </w:rPr>
            </w:pPr>
            <w:r>
              <w:rPr>
                <w:rFonts w:ascii="Arial" w:hAnsi="Arial" w:cs="Arial"/>
                <w:sz w:val="20"/>
                <w:szCs w:val="20"/>
              </w:rPr>
              <w:t>-25%</w:t>
            </w:r>
          </w:p>
        </w:tc>
        <w:tc>
          <w:tcPr>
            <w:tcW w:w="1440" w:type="dxa"/>
            <w:tcBorders>
              <w:top w:val="single" w:sz="4" w:space="0" w:color="auto"/>
            </w:tcBorders>
            <w:vAlign w:val="center"/>
          </w:tcPr>
          <w:p w14:paraId="00EFF513" w14:textId="77777777" w:rsidR="004D3F45" w:rsidRPr="00C14026" w:rsidRDefault="004D3F45" w:rsidP="00596240">
            <w:pPr>
              <w:jc w:val="center"/>
              <w:rPr>
                <w:rFonts w:ascii="Arial" w:hAnsi="Arial" w:cs="Arial"/>
                <w:sz w:val="20"/>
                <w:szCs w:val="20"/>
              </w:rPr>
            </w:pPr>
            <w:r>
              <w:rPr>
                <w:rFonts w:ascii="Arial" w:hAnsi="Arial" w:cs="Arial"/>
                <w:sz w:val="20"/>
                <w:szCs w:val="20"/>
              </w:rPr>
              <w:t>-58, 34</w:t>
            </w:r>
          </w:p>
        </w:tc>
        <w:tc>
          <w:tcPr>
            <w:tcW w:w="1440" w:type="dxa"/>
            <w:tcBorders>
              <w:top w:val="single" w:sz="4" w:space="0" w:color="auto"/>
            </w:tcBorders>
            <w:vAlign w:val="center"/>
          </w:tcPr>
          <w:p w14:paraId="10998B35"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-0.97</w:t>
            </w:r>
            <w:r>
              <w:rPr>
                <w:rFonts w:ascii="Arial" w:hAnsi="Arial" w:cs="Arial"/>
                <w:sz w:val="20"/>
                <w:szCs w:val="20"/>
                <w:vertAlign w:val="subscript"/>
              </w:rPr>
              <w:t>15,48</w:t>
            </w:r>
          </w:p>
        </w:tc>
        <w:tc>
          <w:tcPr>
            <w:tcW w:w="1440" w:type="dxa"/>
            <w:tcBorders>
              <w:top w:val="single" w:sz="4" w:space="0" w:color="auto"/>
            </w:tcBorders>
            <w:vAlign w:val="center"/>
          </w:tcPr>
          <w:p w14:paraId="6D7E37A9" w14:textId="77777777" w:rsidR="004D3F45" w:rsidRPr="00C14026" w:rsidRDefault="004D3F45" w:rsidP="00596240">
            <w:pPr>
              <w:jc w:val="center"/>
              <w:rPr>
                <w:rFonts w:ascii="Arial" w:hAnsi="Arial" w:cs="Arial"/>
                <w:sz w:val="20"/>
                <w:szCs w:val="20"/>
              </w:rPr>
            </w:pPr>
            <w:r>
              <w:rPr>
                <w:rFonts w:ascii="Arial" w:hAnsi="Arial" w:cs="Arial"/>
                <w:sz w:val="20"/>
                <w:szCs w:val="20"/>
              </w:rPr>
              <w:t>0.33</w:t>
            </w:r>
          </w:p>
        </w:tc>
      </w:tr>
      <w:tr w:rsidR="004D3F45" w:rsidRPr="00C14026" w14:paraId="023DD775" w14:textId="77777777" w:rsidTr="00596240">
        <w:trPr>
          <w:trHeight w:val="360"/>
          <w:jc w:val="center"/>
        </w:trPr>
        <w:tc>
          <w:tcPr>
            <w:tcW w:w="1440" w:type="dxa"/>
            <w:vAlign w:val="center"/>
          </w:tcPr>
          <w:p w14:paraId="54A7ECCD"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Low</w:t>
            </w:r>
          </w:p>
        </w:tc>
        <w:tc>
          <w:tcPr>
            <w:tcW w:w="1440" w:type="dxa"/>
            <w:vAlign w:val="center"/>
          </w:tcPr>
          <w:p w14:paraId="49344A57" w14:textId="77777777" w:rsidR="004D3F45" w:rsidRPr="00C14026" w:rsidRDefault="004D3F45" w:rsidP="00596240">
            <w:pPr>
              <w:jc w:val="center"/>
              <w:rPr>
                <w:rFonts w:ascii="Arial" w:hAnsi="Arial" w:cs="Arial"/>
                <w:sz w:val="20"/>
                <w:szCs w:val="20"/>
              </w:rPr>
            </w:pPr>
            <w:r>
              <w:rPr>
                <w:rFonts w:ascii="Arial" w:hAnsi="Arial" w:cs="Arial"/>
                <w:sz w:val="20"/>
                <w:szCs w:val="20"/>
              </w:rPr>
              <w:t>-55%</w:t>
            </w:r>
          </w:p>
        </w:tc>
        <w:tc>
          <w:tcPr>
            <w:tcW w:w="1440" w:type="dxa"/>
            <w:vAlign w:val="center"/>
          </w:tcPr>
          <w:p w14:paraId="7614CB96" w14:textId="77777777" w:rsidR="004D3F45" w:rsidRPr="00C14026" w:rsidRDefault="004D3F45" w:rsidP="00596240">
            <w:pPr>
              <w:jc w:val="center"/>
              <w:rPr>
                <w:rFonts w:ascii="Arial" w:hAnsi="Arial" w:cs="Arial"/>
                <w:sz w:val="20"/>
                <w:szCs w:val="20"/>
              </w:rPr>
            </w:pPr>
            <w:r>
              <w:rPr>
                <w:rFonts w:ascii="Arial" w:hAnsi="Arial" w:cs="Arial"/>
                <w:sz w:val="20"/>
                <w:szCs w:val="20"/>
              </w:rPr>
              <w:t>-72, -27</w:t>
            </w:r>
          </w:p>
        </w:tc>
        <w:tc>
          <w:tcPr>
            <w:tcW w:w="1440" w:type="dxa"/>
            <w:vAlign w:val="center"/>
          </w:tcPr>
          <w:p w14:paraId="16D32D7C" w14:textId="77777777" w:rsidR="004D3F45" w:rsidRPr="00C14026" w:rsidRDefault="004D3F45" w:rsidP="00596240">
            <w:pPr>
              <w:jc w:val="center"/>
              <w:rPr>
                <w:rFonts w:ascii="Arial" w:hAnsi="Arial" w:cs="Arial"/>
                <w:sz w:val="20"/>
                <w:szCs w:val="20"/>
              </w:rPr>
            </w:pPr>
            <w:r>
              <w:rPr>
                <w:rFonts w:ascii="Arial" w:hAnsi="Arial" w:cs="Arial"/>
                <w:sz w:val="20"/>
                <w:szCs w:val="20"/>
              </w:rPr>
              <w:t>-3.30</w:t>
            </w:r>
            <w:r>
              <w:rPr>
                <w:rFonts w:ascii="Arial" w:hAnsi="Arial" w:cs="Arial"/>
                <w:sz w:val="20"/>
                <w:szCs w:val="20"/>
                <w:vertAlign w:val="subscript"/>
              </w:rPr>
              <w:t>15,48</w:t>
            </w:r>
          </w:p>
        </w:tc>
        <w:tc>
          <w:tcPr>
            <w:tcW w:w="1440" w:type="dxa"/>
            <w:vAlign w:val="center"/>
          </w:tcPr>
          <w:p w14:paraId="3E84A86B"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0FD2FA86" w14:textId="77777777" w:rsidTr="00596240">
        <w:trPr>
          <w:trHeight w:val="360"/>
          <w:jc w:val="center"/>
        </w:trPr>
        <w:tc>
          <w:tcPr>
            <w:tcW w:w="1440" w:type="dxa"/>
            <w:vAlign w:val="center"/>
          </w:tcPr>
          <w:p w14:paraId="197F5B07"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High</w:t>
            </w:r>
          </w:p>
        </w:tc>
        <w:tc>
          <w:tcPr>
            <w:tcW w:w="1440" w:type="dxa"/>
            <w:vAlign w:val="center"/>
          </w:tcPr>
          <w:p w14:paraId="45D3E5E0" w14:textId="77777777" w:rsidR="004D3F45" w:rsidRPr="00C14026" w:rsidRDefault="004D3F45" w:rsidP="00596240">
            <w:pPr>
              <w:jc w:val="center"/>
              <w:rPr>
                <w:rFonts w:ascii="Arial" w:hAnsi="Arial" w:cs="Arial"/>
                <w:sz w:val="20"/>
                <w:szCs w:val="20"/>
              </w:rPr>
            </w:pPr>
            <w:r>
              <w:rPr>
                <w:rFonts w:ascii="Arial" w:hAnsi="Arial" w:cs="Arial"/>
                <w:sz w:val="20"/>
                <w:szCs w:val="20"/>
              </w:rPr>
              <w:t>-48%</w:t>
            </w:r>
          </w:p>
        </w:tc>
        <w:tc>
          <w:tcPr>
            <w:tcW w:w="1440" w:type="dxa"/>
            <w:vAlign w:val="center"/>
          </w:tcPr>
          <w:p w14:paraId="6D26940B" w14:textId="77777777" w:rsidR="004D3F45" w:rsidRPr="00C14026" w:rsidRDefault="004D3F45" w:rsidP="00596240">
            <w:pPr>
              <w:jc w:val="center"/>
              <w:rPr>
                <w:rFonts w:ascii="Arial" w:hAnsi="Arial" w:cs="Arial"/>
                <w:sz w:val="20"/>
                <w:szCs w:val="20"/>
              </w:rPr>
            </w:pPr>
            <w:r>
              <w:rPr>
                <w:rFonts w:ascii="Arial" w:hAnsi="Arial" w:cs="Arial"/>
                <w:sz w:val="20"/>
                <w:szCs w:val="20"/>
              </w:rPr>
              <w:t>-71, -7</w:t>
            </w:r>
          </w:p>
        </w:tc>
        <w:tc>
          <w:tcPr>
            <w:tcW w:w="1440" w:type="dxa"/>
            <w:vAlign w:val="center"/>
          </w:tcPr>
          <w:p w14:paraId="7C0A69BF" w14:textId="77777777" w:rsidR="004D3F45" w:rsidRPr="00C14026" w:rsidRDefault="004D3F45" w:rsidP="00596240">
            <w:pPr>
              <w:jc w:val="center"/>
              <w:rPr>
                <w:rFonts w:ascii="Arial" w:hAnsi="Arial" w:cs="Arial"/>
                <w:sz w:val="20"/>
                <w:szCs w:val="20"/>
              </w:rPr>
            </w:pPr>
            <w:r>
              <w:rPr>
                <w:rFonts w:ascii="Arial" w:hAnsi="Arial" w:cs="Arial"/>
                <w:sz w:val="20"/>
                <w:szCs w:val="20"/>
              </w:rPr>
              <w:t>-2.22</w:t>
            </w:r>
            <w:r>
              <w:rPr>
                <w:rFonts w:ascii="Arial" w:hAnsi="Arial" w:cs="Arial"/>
                <w:sz w:val="20"/>
                <w:szCs w:val="20"/>
                <w:vertAlign w:val="subscript"/>
              </w:rPr>
              <w:t>15,48</w:t>
            </w:r>
          </w:p>
        </w:tc>
        <w:tc>
          <w:tcPr>
            <w:tcW w:w="1440" w:type="dxa"/>
            <w:vAlign w:val="center"/>
          </w:tcPr>
          <w:p w14:paraId="3687B90D" w14:textId="77777777" w:rsidR="004D3F45" w:rsidRPr="00C14026" w:rsidRDefault="004D3F45" w:rsidP="00596240">
            <w:pPr>
              <w:jc w:val="center"/>
              <w:rPr>
                <w:rFonts w:ascii="Arial" w:hAnsi="Arial" w:cs="Arial"/>
                <w:sz w:val="20"/>
                <w:szCs w:val="20"/>
              </w:rPr>
            </w:pPr>
            <w:r>
              <w:rPr>
                <w:rFonts w:ascii="Arial" w:hAnsi="Arial" w:cs="Arial"/>
                <w:sz w:val="20"/>
                <w:szCs w:val="20"/>
              </w:rPr>
              <w:t>0.026</w:t>
            </w:r>
          </w:p>
        </w:tc>
      </w:tr>
      <w:tr w:rsidR="004D3F45" w:rsidRPr="00C14026" w14:paraId="06E4A0CB" w14:textId="77777777" w:rsidTr="00596240">
        <w:trPr>
          <w:trHeight w:val="360"/>
          <w:jc w:val="center"/>
        </w:trPr>
        <w:tc>
          <w:tcPr>
            <w:tcW w:w="1440" w:type="dxa"/>
            <w:tcBorders>
              <w:bottom w:val="nil"/>
            </w:tcBorders>
            <w:vAlign w:val="center"/>
          </w:tcPr>
          <w:p w14:paraId="2BE18F24" w14:textId="77777777" w:rsidR="004D3F45" w:rsidRPr="00E70104" w:rsidRDefault="004D3F45" w:rsidP="00596240">
            <w:pPr>
              <w:rPr>
                <w:rFonts w:ascii="Arial" w:hAnsi="Arial" w:cs="Arial"/>
                <w:b/>
                <w:bCs/>
                <w:sz w:val="20"/>
                <w:szCs w:val="20"/>
              </w:rPr>
            </w:pPr>
            <w:proofErr w:type="spellStart"/>
            <w:r w:rsidRPr="00E70104">
              <w:rPr>
                <w:rFonts w:ascii="Arial" w:hAnsi="Arial" w:cs="Arial"/>
                <w:b/>
                <w:bCs/>
                <w:sz w:val="20"/>
                <w:szCs w:val="20"/>
              </w:rPr>
              <w:t>PFPeA</w:t>
            </w:r>
            <w:proofErr w:type="spellEnd"/>
            <w:r w:rsidRPr="00E70104">
              <w:rPr>
                <w:rFonts w:ascii="Arial" w:hAnsi="Arial" w:cs="Arial"/>
                <w:b/>
                <w:bCs/>
                <w:sz w:val="20"/>
                <w:szCs w:val="20"/>
              </w:rPr>
              <w:t xml:space="preserve"> Low</w:t>
            </w:r>
          </w:p>
        </w:tc>
        <w:tc>
          <w:tcPr>
            <w:tcW w:w="1440" w:type="dxa"/>
            <w:tcBorders>
              <w:bottom w:val="nil"/>
            </w:tcBorders>
            <w:vAlign w:val="center"/>
          </w:tcPr>
          <w:p w14:paraId="073D3538" w14:textId="77777777" w:rsidR="004D3F45" w:rsidRPr="00C14026" w:rsidRDefault="004D3F45" w:rsidP="00596240">
            <w:pPr>
              <w:jc w:val="center"/>
              <w:rPr>
                <w:rFonts w:ascii="Arial" w:hAnsi="Arial" w:cs="Arial"/>
                <w:sz w:val="20"/>
                <w:szCs w:val="20"/>
              </w:rPr>
            </w:pPr>
            <w:r>
              <w:rPr>
                <w:rFonts w:ascii="Arial" w:hAnsi="Arial" w:cs="Arial"/>
                <w:sz w:val="20"/>
                <w:szCs w:val="20"/>
              </w:rPr>
              <w:t>-73%</w:t>
            </w:r>
          </w:p>
        </w:tc>
        <w:tc>
          <w:tcPr>
            <w:tcW w:w="1440" w:type="dxa"/>
            <w:tcBorders>
              <w:bottom w:val="nil"/>
            </w:tcBorders>
            <w:vAlign w:val="center"/>
          </w:tcPr>
          <w:p w14:paraId="522F505A" w14:textId="77777777" w:rsidR="004D3F45" w:rsidRPr="00C14026" w:rsidRDefault="004D3F45" w:rsidP="00596240">
            <w:pPr>
              <w:jc w:val="center"/>
              <w:rPr>
                <w:rFonts w:ascii="Arial" w:hAnsi="Arial" w:cs="Arial"/>
                <w:sz w:val="20"/>
                <w:szCs w:val="20"/>
              </w:rPr>
            </w:pPr>
            <w:r>
              <w:rPr>
                <w:rFonts w:ascii="Arial" w:hAnsi="Arial" w:cs="Arial"/>
                <w:sz w:val="20"/>
                <w:szCs w:val="20"/>
              </w:rPr>
              <w:t>-85, -52</w:t>
            </w:r>
          </w:p>
        </w:tc>
        <w:tc>
          <w:tcPr>
            <w:tcW w:w="1440" w:type="dxa"/>
            <w:tcBorders>
              <w:bottom w:val="nil"/>
            </w:tcBorders>
            <w:vAlign w:val="center"/>
          </w:tcPr>
          <w:p w14:paraId="7C2A7092" w14:textId="77777777" w:rsidR="004D3F45" w:rsidRPr="00C14026" w:rsidRDefault="004D3F45" w:rsidP="00596240">
            <w:pPr>
              <w:jc w:val="center"/>
              <w:rPr>
                <w:rFonts w:ascii="Arial" w:hAnsi="Arial" w:cs="Arial"/>
                <w:sz w:val="20"/>
                <w:szCs w:val="20"/>
              </w:rPr>
            </w:pPr>
            <w:r>
              <w:rPr>
                <w:rFonts w:ascii="Arial" w:hAnsi="Arial" w:cs="Arial"/>
                <w:sz w:val="20"/>
                <w:szCs w:val="20"/>
              </w:rPr>
              <w:t>-4.50</w:t>
            </w:r>
            <w:r>
              <w:rPr>
                <w:rFonts w:ascii="Arial" w:hAnsi="Arial" w:cs="Arial"/>
                <w:sz w:val="20"/>
                <w:szCs w:val="20"/>
                <w:vertAlign w:val="subscript"/>
              </w:rPr>
              <w:t>15,48</w:t>
            </w:r>
          </w:p>
        </w:tc>
        <w:tc>
          <w:tcPr>
            <w:tcW w:w="1440" w:type="dxa"/>
            <w:tcBorders>
              <w:bottom w:val="nil"/>
            </w:tcBorders>
            <w:vAlign w:val="center"/>
          </w:tcPr>
          <w:p w14:paraId="032D961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68511A17" w14:textId="77777777" w:rsidTr="00596240">
        <w:trPr>
          <w:trHeight w:val="360"/>
          <w:jc w:val="center"/>
        </w:trPr>
        <w:tc>
          <w:tcPr>
            <w:tcW w:w="1440" w:type="dxa"/>
            <w:tcBorders>
              <w:top w:val="nil"/>
              <w:bottom w:val="single" w:sz="4" w:space="0" w:color="auto"/>
            </w:tcBorders>
            <w:vAlign w:val="center"/>
          </w:tcPr>
          <w:p w14:paraId="0BF93F74" w14:textId="77777777" w:rsidR="004D3F45" w:rsidRPr="00C14026" w:rsidRDefault="004D3F45" w:rsidP="00596240">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High</w:t>
            </w:r>
          </w:p>
        </w:tc>
        <w:tc>
          <w:tcPr>
            <w:tcW w:w="1440" w:type="dxa"/>
            <w:tcBorders>
              <w:top w:val="nil"/>
              <w:bottom w:val="single" w:sz="4" w:space="0" w:color="auto"/>
            </w:tcBorders>
            <w:vAlign w:val="center"/>
          </w:tcPr>
          <w:p w14:paraId="7403F5FB" w14:textId="77777777" w:rsidR="004D3F45" w:rsidRPr="00C14026" w:rsidRDefault="004D3F45" w:rsidP="00596240">
            <w:pPr>
              <w:jc w:val="center"/>
              <w:rPr>
                <w:rFonts w:ascii="Arial" w:hAnsi="Arial" w:cs="Arial"/>
                <w:sz w:val="20"/>
                <w:szCs w:val="20"/>
              </w:rPr>
            </w:pPr>
            <w:r>
              <w:rPr>
                <w:rFonts w:ascii="Arial" w:hAnsi="Arial" w:cs="Arial"/>
                <w:sz w:val="20"/>
                <w:szCs w:val="20"/>
              </w:rPr>
              <w:t>68%</w:t>
            </w:r>
          </w:p>
        </w:tc>
        <w:tc>
          <w:tcPr>
            <w:tcW w:w="1440" w:type="dxa"/>
            <w:tcBorders>
              <w:top w:val="nil"/>
              <w:bottom w:val="single" w:sz="4" w:space="0" w:color="auto"/>
            </w:tcBorders>
            <w:vAlign w:val="center"/>
          </w:tcPr>
          <w:p w14:paraId="57009F9D" w14:textId="77777777" w:rsidR="004D3F45" w:rsidRPr="00C14026" w:rsidRDefault="004D3F45" w:rsidP="00596240">
            <w:pPr>
              <w:jc w:val="center"/>
              <w:rPr>
                <w:rFonts w:ascii="Arial" w:hAnsi="Arial" w:cs="Arial"/>
                <w:sz w:val="20"/>
                <w:szCs w:val="20"/>
              </w:rPr>
            </w:pPr>
            <w:r>
              <w:rPr>
                <w:rFonts w:ascii="Arial" w:hAnsi="Arial" w:cs="Arial"/>
                <w:sz w:val="20"/>
                <w:szCs w:val="20"/>
              </w:rPr>
              <w:t>-6, 202</w:t>
            </w:r>
          </w:p>
        </w:tc>
        <w:tc>
          <w:tcPr>
            <w:tcW w:w="1440" w:type="dxa"/>
            <w:tcBorders>
              <w:top w:val="nil"/>
              <w:bottom w:val="single" w:sz="4" w:space="0" w:color="auto"/>
            </w:tcBorders>
            <w:vAlign w:val="center"/>
          </w:tcPr>
          <w:p w14:paraId="4DF81F87" w14:textId="77777777" w:rsidR="004D3F45" w:rsidRPr="00C14026" w:rsidRDefault="004D3F45" w:rsidP="00596240">
            <w:pPr>
              <w:jc w:val="center"/>
              <w:rPr>
                <w:rFonts w:ascii="Arial" w:hAnsi="Arial" w:cs="Arial"/>
                <w:sz w:val="20"/>
                <w:szCs w:val="20"/>
              </w:rPr>
            </w:pPr>
            <w:r>
              <w:rPr>
                <w:rFonts w:ascii="Arial" w:hAnsi="Arial" w:cs="Arial"/>
                <w:sz w:val="20"/>
                <w:szCs w:val="20"/>
              </w:rPr>
              <w:t>1.75</w:t>
            </w:r>
            <w:r>
              <w:rPr>
                <w:rFonts w:ascii="Arial" w:hAnsi="Arial" w:cs="Arial"/>
                <w:sz w:val="20"/>
                <w:szCs w:val="20"/>
                <w:vertAlign w:val="subscript"/>
              </w:rPr>
              <w:t>15,48</w:t>
            </w:r>
          </w:p>
        </w:tc>
        <w:tc>
          <w:tcPr>
            <w:tcW w:w="1440" w:type="dxa"/>
            <w:tcBorders>
              <w:top w:val="nil"/>
              <w:bottom w:val="single" w:sz="4" w:space="0" w:color="auto"/>
            </w:tcBorders>
            <w:vAlign w:val="center"/>
          </w:tcPr>
          <w:p w14:paraId="42DE618C" w14:textId="77777777" w:rsidR="004D3F45" w:rsidRPr="00C14026" w:rsidRDefault="004D3F45" w:rsidP="00596240">
            <w:pPr>
              <w:jc w:val="center"/>
              <w:rPr>
                <w:rFonts w:ascii="Arial" w:hAnsi="Arial" w:cs="Arial"/>
                <w:sz w:val="20"/>
                <w:szCs w:val="20"/>
              </w:rPr>
            </w:pPr>
            <w:r>
              <w:rPr>
                <w:rFonts w:ascii="Arial" w:hAnsi="Arial" w:cs="Arial"/>
                <w:sz w:val="20"/>
                <w:szCs w:val="20"/>
              </w:rPr>
              <w:t>0.081</w:t>
            </w:r>
          </w:p>
        </w:tc>
      </w:tr>
    </w:tbl>
    <w:p w14:paraId="0A62C338" w14:textId="77777777" w:rsidR="004D3F45" w:rsidRDefault="004D3F45" w:rsidP="004D3F45">
      <w:pPr>
        <w:spacing w:line="480" w:lineRule="auto"/>
        <w:rPr>
          <w:rFonts w:ascii="Arial" w:hAnsi="Arial" w:cs="Arial"/>
        </w:rPr>
      </w:pPr>
    </w:p>
    <w:p w14:paraId="22C9BEC2" w14:textId="77777777" w:rsidR="00CD6FE5" w:rsidRDefault="00CD6FE5" w:rsidP="004D3F45">
      <w:pPr>
        <w:spacing w:line="480" w:lineRule="auto"/>
        <w:rPr>
          <w:rFonts w:ascii="Arial" w:hAnsi="Arial" w:cs="Arial"/>
        </w:rPr>
      </w:pPr>
    </w:p>
    <w:p w14:paraId="09E7ED2D" w14:textId="77777777" w:rsidR="004D3F45" w:rsidRDefault="004D3F45" w:rsidP="004D3F45">
      <w:pPr>
        <w:rPr>
          <w:rFonts w:ascii="Arial" w:hAnsi="Arial" w:cs="Arial"/>
        </w:rPr>
      </w:pPr>
      <w:r>
        <w:rPr>
          <w:rFonts w:ascii="Arial" w:hAnsi="Arial" w:cs="Arial"/>
        </w:rPr>
        <w:br w:type="page"/>
      </w:r>
    </w:p>
    <w:p w14:paraId="218282CF" w14:textId="5979C3DC" w:rsidR="004D3F45" w:rsidRPr="00991BBD" w:rsidRDefault="00EB0471"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3</w:t>
      </w:r>
      <w:r w:rsidR="004D3F45">
        <w:rPr>
          <w:rFonts w:ascii="Arial" w:hAnsi="Arial" w:cs="Arial"/>
          <w:b/>
          <w:bCs/>
        </w:rPr>
        <w:t>. Figure Captions</w:t>
      </w:r>
    </w:p>
    <w:p w14:paraId="20D0113E" w14:textId="06FA84F7" w:rsidR="004D3F45" w:rsidRPr="00122893" w:rsidRDefault="004D3F45" w:rsidP="004D3F45">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Figure 1.</w:t>
      </w:r>
      <w:r w:rsidRPr="00122893">
        <w:rPr>
          <w:rFonts w:ascii="Arial" w:eastAsia="Times New Roman" w:hAnsi="Arial" w:cs="Arial"/>
          <w:b/>
          <w:bCs/>
          <w:color w:val="000000"/>
          <w:kern w:val="0"/>
          <w14:ligatures w14:val="none"/>
        </w:rPr>
        <w:t xml:space="preserve"> </w:t>
      </w:r>
      <w:r w:rsidRPr="00122893">
        <w:rPr>
          <w:rFonts w:ascii="Arial" w:eastAsia="Times New Roman" w:hAnsi="Arial" w:cs="Arial"/>
          <w:color w:val="000000"/>
          <w:kern w:val="0"/>
          <w14:ligatures w14:val="none"/>
        </w:rPr>
        <w:t xml:space="preserve">Hypothesized relationships among bass </w:t>
      </w:r>
      <w:r>
        <w:rPr>
          <w:rFonts w:ascii="Arial" w:eastAsia="Times New Roman" w:hAnsi="Arial" w:cs="Arial"/>
          <w:color w:val="000000"/>
          <w:kern w:val="0"/>
          <w14:ligatures w14:val="none"/>
        </w:rPr>
        <w:t>neutrophil-to-lymphocyte ratios (NLR)</w:t>
      </w:r>
      <w:r w:rsidRPr="00122893">
        <w:rPr>
          <w:rFonts w:ascii="Arial" w:eastAsia="Times New Roman" w:hAnsi="Arial" w:cs="Arial"/>
          <w:color w:val="000000"/>
          <w:kern w:val="0"/>
          <w14:ligatures w14:val="none"/>
        </w:rPr>
        <w:t xml:space="preserve">, 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and an environmental stressor </w:t>
      </w:r>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sal</w:t>
      </w:r>
      <w:r>
        <w:rPr>
          <w:rFonts w:ascii="Arial" w:eastAsia="Times New Roman" w:hAnsi="Arial" w:cs="Arial"/>
          <w:color w:val="000000"/>
          <w:kern w:val="0"/>
          <w14:ligatures w14:val="none"/>
        </w:rPr>
        <w:t>inity increase)</w:t>
      </w:r>
      <w:r w:rsidRPr="00122893">
        <w:rPr>
          <w:rFonts w:ascii="Arial" w:eastAsia="Times New Roman" w:hAnsi="Arial" w:cs="Arial"/>
          <w:color w:val="000000"/>
          <w:kern w:val="0"/>
          <w14:ligatures w14:val="none"/>
        </w:rPr>
        <w:t xml:space="preserve">. We anticipated that exposure to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indicated by the dashed "Treatment" line between blood samples 1 and 2, would </w:t>
      </w:r>
      <w:r>
        <w:rPr>
          <w:rFonts w:ascii="Arial" w:eastAsia="Times New Roman" w:hAnsi="Arial" w:cs="Arial"/>
          <w:color w:val="000000"/>
          <w:kern w:val="0"/>
          <w14:ligatures w14:val="none"/>
        </w:rPr>
        <w:t>lead</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to</w:t>
      </w:r>
      <w:r w:rsidRPr="00122893">
        <w:rPr>
          <w:rFonts w:ascii="Arial" w:eastAsia="Times New Roman" w:hAnsi="Arial" w:cs="Arial"/>
          <w:color w:val="000000"/>
          <w:kern w:val="0"/>
          <w14:ligatures w14:val="none"/>
        </w:rPr>
        <w:t xml:space="preserve"> elevated NLR values, particularly in groups receiving higher doses of each toxin. </w:t>
      </w:r>
      <w:r>
        <w:rPr>
          <w:rFonts w:ascii="Arial" w:eastAsia="Times New Roman" w:hAnsi="Arial" w:cs="Arial"/>
          <w:color w:val="000000"/>
          <w:kern w:val="0"/>
          <w14:ligatures w14:val="none"/>
        </w:rPr>
        <w:t>Furthermore</w:t>
      </w:r>
      <w:r w:rsidRPr="00122893">
        <w:rPr>
          <w:rFonts w:ascii="Arial" w:eastAsia="Times New Roman" w:hAnsi="Arial" w:cs="Arial"/>
          <w:color w:val="000000"/>
          <w:kern w:val="0"/>
          <w14:ligatures w14:val="none"/>
        </w:rPr>
        <w:t xml:space="preserve">, we expected the </w:t>
      </w:r>
      <w:r>
        <w:rPr>
          <w:rFonts w:ascii="Arial" w:eastAsia="Times New Roman" w:hAnsi="Arial" w:cs="Arial"/>
          <w:color w:val="000000"/>
          <w:kern w:val="0"/>
          <w14:ligatures w14:val="none"/>
        </w:rPr>
        <w:t>NLR</w:t>
      </w:r>
      <w:r w:rsidRPr="00292FF5">
        <w:rPr>
          <w:rFonts w:ascii="Arial" w:eastAsia="Times New Roman" w:hAnsi="Arial" w:cs="Arial"/>
          <w:color w:val="000000"/>
          <w:kern w:val="0"/>
          <w14:ligatures w14:val="none"/>
        </w:rPr>
        <w:t xml:space="preserve"> to</w:t>
      </w:r>
      <w:r w:rsidR="00582001">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w:t>
      </w:r>
      <w:r w:rsidRPr="00292FF5">
        <w:rPr>
          <w:rFonts w:ascii="Arial" w:eastAsia="Times New Roman" w:hAnsi="Arial" w:cs="Arial"/>
          <w:color w:val="000000"/>
          <w:kern w:val="0"/>
          <w14:ligatures w14:val="none"/>
        </w:rPr>
        <w:t xml:space="preserve"> </w:t>
      </w:r>
      <w:r w:rsidR="00582001">
        <w:rPr>
          <w:rFonts w:ascii="Arial" w:eastAsia="Times New Roman" w:hAnsi="Arial" w:cs="Arial"/>
          <w:color w:val="000000"/>
          <w:kern w:val="0"/>
          <w14:ligatures w14:val="none"/>
        </w:rPr>
        <w:t>continuously in</w:t>
      </w:r>
      <w:r>
        <w:rPr>
          <w:rFonts w:ascii="Arial" w:eastAsia="Times New Roman" w:hAnsi="Arial" w:cs="Arial"/>
          <w:color w:val="000000"/>
          <w:kern w:val="0"/>
          <w14:ligatures w14:val="none"/>
        </w:rPr>
        <w:t xml:space="preserve"> all fish after </w:t>
      </w:r>
      <w:r w:rsidRPr="00122893">
        <w:rPr>
          <w:rFonts w:ascii="Arial" w:eastAsia="Times New Roman" w:hAnsi="Arial" w:cs="Arial"/>
          <w:color w:val="000000"/>
          <w:kern w:val="0"/>
          <w14:ligatures w14:val="none"/>
        </w:rPr>
        <w:t xml:space="preserve">exposure to an abruptly introduced environmental stressor, </w:t>
      </w:r>
      <w:r w:rsidR="00582001">
        <w:rPr>
          <w:rFonts w:ascii="Arial" w:eastAsia="Times New Roman" w:hAnsi="Arial" w:cs="Arial"/>
          <w:color w:val="000000"/>
          <w:kern w:val="0"/>
          <w14:ligatures w14:val="none"/>
        </w:rPr>
        <w:t xml:space="preserve">as </w:t>
      </w:r>
      <w:r w:rsidRPr="00122893">
        <w:rPr>
          <w:rFonts w:ascii="Arial" w:eastAsia="Times New Roman" w:hAnsi="Arial" w:cs="Arial"/>
          <w:color w:val="000000"/>
          <w:kern w:val="0"/>
          <w14:ligatures w14:val="none"/>
        </w:rPr>
        <w:t>represented by the dashed "Salt" line between blood samples 2 and 3.</w:t>
      </w:r>
    </w:p>
    <w:p w14:paraId="4868857A" w14:textId="68C7C225"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6CD5775A" w14:textId="28096599" w:rsidR="004D3F45" w:rsidRPr="00122893" w:rsidRDefault="004D3F45" w:rsidP="004D3F45">
      <w:pPr>
        <w:spacing w:line="480" w:lineRule="auto"/>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14:ligatures w14:val="none"/>
        </w:rPr>
        <w:t>Figure 2.</w:t>
      </w:r>
      <w:r w:rsidRPr="00122893">
        <w:rPr>
          <w:rFonts w:ascii="Arial" w:eastAsia="Times New Roman" w:hAnsi="Arial" w:cs="Arial"/>
          <w:b/>
          <w:bCs/>
          <w:color w:val="000000"/>
          <w:kern w:val="0"/>
          <w14:ligatures w14:val="none"/>
        </w:rPr>
        <w:t xml:space="preserve"> </w:t>
      </w:r>
      <w:r w:rsidRPr="00052E17">
        <w:rPr>
          <w:rFonts w:ascii="Arial" w:eastAsia="Times New Roman" w:hAnsi="Arial" w:cs="Arial"/>
          <w:color w:val="000000"/>
          <w:kern w:val="0"/>
          <w14:ligatures w14:val="none"/>
        </w:rPr>
        <w:t>Overview of s</w:t>
      </w:r>
      <w:r w:rsidRPr="00122893">
        <w:rPr>
          <w:rFonts w:ascii="Arial" w:eastAsia="Times New Roman" w:hAnsi="Arial" w:cs="Arial"/>
          <w:color w:val="000000"/>
          <w:kern w:val="0"/>
          <w14:ligatures w14:val="none"/>
        </w:rPr>
        <w:t xml:space="preserve">tudy design and experimental timeline. We </w:t>
      </w:r>
      <w:r>
        <w:rPr>
          <w:rFonts w:ascii="Arial" w:eastAsia="Times New Roman" w:hAnsi="Arial" w:cs="Arial"/>
          <w:color w:val="000000"/>
          <w:kern w:val="0"/>
          <w14:ligatures w14:val="none"/>
        </w:rPr>
        <w:t>arrang</w:t>
      </w:r>
      <w:r w:rsidRPr="00122893">
        <w:rPr>
          <w:rFonts w:ascii="Arial" w:eastAsia="Times New Roman" w:hAnsi="Arial" w:cs="Arial"/>
          <w:color w:val="000000"/>
          <w:kern w:val="0"/>
          <w14:ligatures w14:val="none"/>
        </w:rPr>
        <w:t xml:space="preserve">ed 15-37.9 L rectangular tanks in three rows, </w:t>
      </w:r>
      <w:r>
        <w:rPr>
          <w:rFonts w:ascii="Arial" w:eastAsia="Times New Roman" w:hAnsi="Arial" w:cs="Arial"/>
          <w:color w:val="000000"/>
          <w:kern w:val="0"/>
          <w14:ligatures w14:val="none"/>
        </w:rPr>
        <w:t>featur</w:t>
      </w:r>
      <w:r w:rsidRPr="00122893">
        <w:rPr>
          <w:rFonts w:ascii="Arial" w:eastAsia="Times New Roman" w:hAnsi="Arial" w:cs="Arial"/>
          <w:color w:val="000000"/>
          <w:kern w:val="0"/>
          <w14:ligatures w14:val="none"/>
        </w:rPr>
        <w:t xml:space="preserve">ing opaque boundaries on the </w:t>
      </w:r>
      <w:r>
        <w:rPr>
          <w:rFonts w:ascii="Arial" w:eastAsia="Times New Roman" w:hAnsi="Arial" w:cs="Arial"/>
          <w:color w:val="000000"/>
          <w:kern w:val="0"/>
          <w14:ligatures w14:val="none"/>
        </w:rPr>
        <w:t>long</w:t>
      </w:r>
      <w:r w:rsidRPr="00122893">
        <w:rPr>
          <w:rFonts w:ascii="Arial" w:eastAsia="Times New Roman" w:hAnsi="Arial" w:cs="Arial"/>
          <w:color w:val="000000"/>
          <w:kern w:val="0"/>
          <w14:ligatures w14:val="none"/>
        </w:rPr>
        <w:t xml:space="preserve"> sides (</w:t>
      </w:r>
      <w:r>
        <w:rPr>
          <w:rFonts w:ascii="Arial" w:eastAsia="Times New Roman" w:hAnsi="Arial" w:cs="Arial"/>
          <w:color w:val="000000"/>
          <w:kern w:val="0"/>
          <w14:ligatures w14:val="none"/>
        </w:rPr>
        <w:t>indica</w:t>
      </w:r>
      <w:r w:rsidRPr="00122893">
        <w:rPr>
          <w:rFonts w:ascii="Arial" w:eastAsia="Times New Roman" w:hAnsi="Arial" w:cs="Arial"/>
          <w:color w:val="000000"/>
          <w:kern w:val="0"/>
          <w14:ligatures w14:val="none"/>
        </w:rPr>
        <w:t>ted by thick solid black bars) and a mesh top (</w:t>
      </w:r>
      <w:r>
        <w:rPr>
          <w:rFonts w:ascii="Arial" w:eastAsia="Times New Roman" w:hAnsi="Arial" w:cs="Arial"/>
          <w:color w:val="000000"/>
          <w:kern w:val="0"/>
          <w14:ligatures w14:val="none"/>
        </w:rPr>
        <w:t>shown</w:t>
      </w:r>
      <w:r w:rsidRPr="00122893">
        <w:rPr>
          <w:rFonts w:ascii="Arial" w:eastAsia="Times New Roman" w:hAnsi="Arial" w:cs="Arial"/>
          <w:color w:val="000000"/>
          <w:kern w:val="0"/>
          <w14:ligatures w14:val="none"/>
        </w:rPr>
        <w:t xml:space="preserve"> by dashed gray bars). Each tank </w:t>
      </w:r>
      <w:r>
        <w:rPr>
          <w:rFonts w:ascii="Arial" w:eastAsia="Times New Roman" w:hAnsi="Arial" w:cs="Arial"/>
          <w:color w:val="000000"/>
          <w:kern w:val="0"/>
          <w14:ligatures w14:val="none"/>
        </w:rPr>
        <w:t>contain</w:t>
      </w:r>
      <w:r w:rsidRPr="00122893">
        <w:rPr>
          <w:rFonts w:ascii="Arial" w:eastAsia="Times New Roman" w:hAnsi="Arial" w:cs="Arial"/>
          <w:color w:val="000000"/>
          <w:kern w:val="0"/>
          <w14:ligatures w14:val="none"/>
        </w:rPr>
        <w:t>ed 37.6 L of conditioned tap water (light blue)</w:t>
      </w:r>
      <w:r>
        <w:rPr>
          <w:rFonts w:ascii="Arial" w:eastAsia="Times New Roman" w:hAnsi="Arial" w:cs="Arial"/>
          <w:color w:val="000000"/>
          <w:kern w:val="0"/>
          <w14:ligatures w14:val="none"/>
        </w:rPr>
        <w:t>, equipped</w:t>
      </w:r>
      <w:r w:rsidRPr="00122893">
        <w:rPr>
          <w:rFonts w:ascii="Arial" w:eastAsia="Times New Roman" w:hAnsi="Arial" w:cs="Arial"/>
          <w:color w:val="000000"/>
          <w:kern w:val="0"/>
          <w14:ligatures w14:val="none"/>
        </w:rPr>
        <w:t xml:space="preserve"> with aerators (yellow bubbler). We randomized the treatment order </w:t>
      </w:r>
      <w:r w:rsidR="005E1EBB">
        <w:rPr>
          <w:rFonts w:ascii="Arial" w:eastAsia="Times New Roman" w:hAnsi="Arial" w:cs="Arial"/>
          <w:color w:val="000000"/>
          <w:kern w:val="0"/>
          <w14:ligatures w14:val="none"/>
        </w:rPr>
        <w:t>across the tanks (five groups, each represented by a different color).</w:t>
      </w:r>
      <w:r w:rsidRPr="00122893">
        <w:rPr>
          <w:rFonts w:ascii="Arial" w:eastAsia="Times New Roman" w:hAnsi="Arial" w:cs="Arial"/>
          <w:color w:val="000000"/>
          <w:kern w:val="0"/>
          <w14:ligatures w14:val="none"/>
        </w:rPr>
        <w:t xml:space="preserve"> Below the tank design, in connect</w:t>
      </w:r>
      <w:r>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boxes, we </w:t>
      </w:r>
      <w:r>
        <w:rPr>
          <w:rFonts w:ascii="Arial" w:eastAsia="Times New Roman" w:hAnsi="Arial" w:cs="Arial"/>
          <w:color w:val="000000"/>
          <w:kern w:val="0"/>
          <w14:ligatures w14:val="none"/>
        </w:rPr>
        <w:t>illustrate</w:t>
      </w:r>
      <w:r w:rsidRPr="00122893">
        <w:rPr>
          <w:rFonts w:ascii="Arial" w:eastAsia="Times New Roman" w:hAnsi="Arial" w:cs="Arial"/>
          <w:color w:val="000000"/>
          <w:kern w:val="0"/>
          <w14:ligatures w14:val="none"/>
        </w:rPr>
        <w:t xml:space="preserve"> the chronological order of </w:t>
      </w:r>
      <w:r>
        <w:rPr>
          <w:rFonts w:ascii="Arial" w:eastAsia="Times New Roman" w:hAnsi="Arial" w:cs="Arial"/>
          <w:color w:val="000000"/>
          <w:kern w:val="0"/>
          <w14:ligatures w14:val="none"/>
        </w:rPr>
        <w:t>signific</w:t>
      </w:r>
      <w:r w:rsidRPr="00122893">
        <w:rPr>
          <w:rFonts w:ascii="Arial" w:eastAsia="Times New Roman" w:hAnsi="Arial" w:cs="Arial"/>
          <w:color w:val="000000"/>
          <w:kern w:val="0"/>
          <w14:ligatures w14:val="none"/>
        </w:rPr>
        <w:t xml:space="preserve">ant daily events from the start (day 1) to the </w:t>
      </w:r>
      <w:r>
        <w:rPr>
          <w:rFonts w:ascii="Arial" w:eastAsia="Times New Roman" w:hAnsi="Arial" w:cs="Arial"/>
          <w:color w:val="000000"/>
          <w:kern w:val="0"/>
          <w14:ligatures w14:val="none"/>
        </w:rPr>
        <w:t>conclusion</w:t>
      </w:r>
      <w:r w:rsidRPr="00122893">
        <w:rPr>
          <w:rFonts w:ascii="Arial" w:eastAsia="Times New Roman" w:hAnsi="Arial" w:cs="Arial"/>
          <w:color w:val="000000"/>
          <w:kern w:val="0"/>
          <w14:ligatures w14:val="none"/>
        </w:rPr>
        <w:t xml:space="preserve"> of the trial (day 22).</w:t>
      </w:r>
    </w:p>
    <w:p w14:paraId="376F66F1" w14:textId="3954F757"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47CD0EC1" w14:textId="77777777" w:rsidR="004D3F45" w:rsidRPr="00122893" w:rsidRDefault="004D3F45" w:rsidP="004D3F45">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Figure 3. Individual tank water quality data (temperature, pH, dissolved oxygen, and salinity) collected from a YSI Pro DSS on each sampling day (Figure 2). Color denotes the treatment group</w:t>
      </w:r>
      <w:r>
        <w:rPr>
          <w:rFonts w:ascii="Arial" w:eastAsia="Times New Roman" w:hAnsi="Arial" w:cs="Arial"/>
          <w:color w:val="000000"/>
          <w:kern w:val="0"/>
          <w14:ligatures w14:val="none"/>
        </w:rPr>
        <w:t xml:space="preserve"> </w:t>
      </w:r>
      <w:r>
        <w:rPr>
          <w:rFonts w:ascii="Arial" w:hAnsi="Arial" w:cs="Arial"/>
        </w:rPr>
        <w:t xml:space="preserve">(control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The first vertical dashed line </w:t>
      </w:r>
      <w:r>
        <w:rPr>
          <w:rFonts w:ascii="Arial" w:eastAsia="Times New Roman" w:hAnsi="Arial" w:cs="Arial"/>
          <w:color w:val="000000"/>
          <w:kern w:val="0"/>
          <w14:ligatures w14:val="none"/>
        </w:rPr>
        <w:t>indicate</w:t>
      </w:r>
      <w:r w:rsidRPr="00122893">
        <w:rPr>
          <w:rFonts w:ascii="Arial" w:eastAsia="Times New Roman" w:hAnsi="Arial" w:cs="Arial"/>
          <w:color w:val="000000"/>
          <w:kern w:val="0"/>
          <w14:ligatures w14:val="none"/>
        </w:rPr>
        <w:t xml:space="preserve">s the day we </w:t>
      </w:r>
      <w:r w:rsidRPr="00122893">
        <w:rPr>
          <w:rFonts w:ascii="Arial" w:eastAsia="Times New Roman" w:hAnsi="Arial" w:cs="Arial"/>
          <w:color w:val="000000"/>
          <w:kern w:val="0"/>
          <w14:ligatures w14:val="none"/>
        </w:rPr>
        <w:lastRenderedPageBreak/>
        <w:t xml:space="preserve">added treatments, </w:t>
      </w:r>
      <w:r>
        <w:rPr>
          <w:rFonts w:ascii="Arial" w:eastAsia="Times New Roman" w:hAnsi="Arial" w:cs="Arial"/>
          <w:color w:val="000000"/>
          <w:kern w:val="0"/>
          <w14:ligatures w14:val="none"/>
        </w:rPr>
        <w:t>while</w:t>
      </w:r>
      <w:r w:rsidRPr="00122893">
        <w:rPr>
          <w:rFonts w:ascii="Arial" w:eastAsia="Times New Roman" w:hAnsi="Arial" w:cs="Arial"/>
          <w:color w:val="000000"/>
          <w:kern w:val="0"/>
          <w14:ligatures w14:val="none"/>
        </w:rPr>
        <w:t xml:space="preserve"> the second </w:t>
      </w:r>
      <w:r>
        <w:rPr>
          <w:rFonts w:ascii="Arial" w:eastAsia="Times New Roman" w:hAnsi="Arial" w:cs="Arial"/>
          <w:color w:val="000000"/>
          <w:kern w:val="0"/>
          <w14:ligatures w14:val="none"/>
        </w:rPr>
        <w:t>mark</w:t>
      </w:r>
      <w:r w:rsidRPr="00122893">
        <w:rPr>
          <w:rFonts w:ascii="Arial" w:eastAsia="Times New Roman" w:hAnsi="Arial" w:cs="Arial"/>
          <w:color w:val="000000"/>
          <w:kern w:val="0"/>
          <w14:ligatures w14:val="none"/>
        </w:rPr>
        <w:t xml:space="preserve">s the day we added salt. Note that we recorded YSI data </w:t>
      </w:r>
      <w:r>
        <w:rPr>
          <w:rFonts w:ascii="Arial" w:eastAsia="Times New Roman" w:hAnsi="Arial" w:cs="Arial"/>
          <w:color w:val="000000"/>
          <w:kern w:val="0"/>
          <w14:ligatures w14:val="none"/>
        </w:rPr>
        <w:t>prior to</w:t>
      </w:r>
      <w:r w:rsidRPr="00122893">
        <w:rPr>
          <w:rFonts w:ascii="Arial" w:eastAsia="Times New Roman" w:hAnsi="Arial" w:cs="Arial"/>
          <w:color w:val="000000"/>
          <w:kern w:val="0"/>
          <w14:ligatures w14:val="none"/>
        </w:rPr>
        <w:t xml:space="preserve"> salt addition on day 15.</w:t>
      </w:r>
    </w:p>
    <w:p w14:paraId="64C650B8" w14:textId="4FE1A2CE" w:rsidR="004D3F45" w:rsidRDefault="004D3F45" w:rsidP="004D3F45">
      <w:pPr>
        <w:spacing w:line="480" w:lineRule="auto"/>
        <w:rPr>
          <w:rFonts w:ascii="Arial" w:hAnsi="Arial" w:cs="Arial"/>
        </w:rPr>
      </w:pPr>
    </w:p>
    <w:p w14:paraId="27139FE7" w14:textId="7F958D97" w:rsidR="004D3F45" w:rsidRDefault="004D3F45" w:rsidP="004D3F45">
      <w:pPr>
        <w:spacing w:line="480" w:lineRule="auto"/>
        <w:rPr>
          <w:rFonts w:ascii="Arial" w:eastAsia="Times New Roman" w:hAnsi="Arial" w:cs="Arial"/>
          <w:color w:val="000000"/>
          <w:kern w:val="0"/>
          <w14:ligatures w14:val="none"/>
        </w:rPr>
      </w:pPr>
      <w:r>
        <w:rPr>
          <w:rFonts w:ascii="Arial" w:hAnsi="Arial" w:cs="Arial"/>
        </w:rPr>
        <w:t xml:space="preserve">Figure 4. Largemouth bass </w:t>
      </w:r>
      <w:r>
        <w:rPr>
          <w:rFonts w:ascii="Arial" w:eastAsia="Times New Roman" w:hAnsi="Arial" w:cs="Arial"/>
          <w:color w:val="000000"/>
          <w:kern w:val="0"/>
          <w14:ligatures w14:val="none"/>
        </w:rPr>
        <w:t xml:space="preserve">neutrophil-to-lymphocyte ratios (NLR) from blood smears throughout the study. The five colors represent individual groups: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and the control. Lines dictate the generalized linear mixed-effects model estimated relationships among the groups and blood samples (slopes can vary due to the group</w:t>
      </w:r>
      <w:r w:rsidR="00582001">
        <w:rPr>
          <w:rFonts w:ascii="Arial" w:eastAsia="Times New Roman" w:hAnsi="Arial" w:cs="Arial"/>
          <w:color w:val="000000"/>
          <w:kern w:val="0"/>
          <w14:ligatures w14:val="none"/>
        </w:rPr>
        <w:t>-by-</w:t>
      </w:r>
      <w:r>
        <w:rPr>
          <w:rFonts w:ascii="Arial" w:eastAsia="Times New Roman" w:hAnsi="Arial" w:cs="Arial"/>
          <w:color w:val="000000"/>
          <w:kern w:val="0"/>
          <w14:ligatures w14:val="none"/>
        </w:rPr>
        <w:t>blood</w:t>
      </w:r>
      <w:r w:rsidR="00582001">
        <w:rPr>
          <w:rFonts w:ascii="Arial" w:eastAsia="Times New Roman" w:hAnsi="Arial" w:cs="Arial"/>
          <w:color w:val="000000"/>
          <w:kern w:val="0"/>
          <w14:ligatures w14:val="none"/>
        </w:rPr>
        <w:t>-</w:t>
      </w:r>
      <w:r>
        <w:rPr>
          <w:rFonts w:ascii="Arial" w:eastAsia="Times New Roman" w:hAnsi="Arial" w:cs="Arial"/>
          <w:color w:val="000000"/>
          <w:kern w:val="0"/>
          <w14:ligatures w14:val="none"/>
        </w:rPr>
        <w:t>sample interaction). Jittered points represent individual bass NLR at each blood sample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 xml:space="preserve">xposure to Cd or </w:t>
      </w:r>
      <w:proofErr w:type="spellStart"/>
      <w:r w:rsidRPr="0012289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indicated by the dashed "Treatment" line between blood samples 1 and 2.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xposure to an environmental stressor</w:t>
      </w:r>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represented by the dashed "Salt" line between blood samples 2 and 3.</w:t>
      </w:r>
    </w:p>
    <w:p w14:paraId="06FD09F8" w14:textId="77777777" w:rsidR="004D3F45" w:rsidRDefault="004D3F45" w:rsidP="00122893">
      <w:pPr>
        <w:spacing w:line="480" w:lineRule="auto"/>
        <w:rPr>
          <w:rFonts w:ascii="Arial" w:hAnsi="Arial" w:cs="Arial"/>
        </w:rPr>
      </w:pPr>
    </w:p>
    <w:p w14:paraId="6C1F6714" w14:textId="35A8B37F" w:rsidR="0043715D" w:rsidRDefault="0043715D">
      <w:pPr>
        <w:rPr>
          <w:rFonts w:ascii="Arial" w:hAnsi="Arial" w:cs="Arial"/>
        </w:rPr>
      </w:pPr>
      <w:r>
        <w:rPr>
          <w:rFonts w:ascii="Arial" w:hAnsi="Arial" w:cs="Arial"/>
        </w:rPr>
        <w:br w:type="page"/>
      </w:r>
    </w:p>
    <w:p w14:paraId="4BBC60EC" w14:textId="1985D5D0" w:rsidR="00EB0471" w:rsidRDefault="00EB0471" w:rsidP="00122893">
      <w:pPr>
        <w:spacing w:line="480" w:lineRule="auto"/>
        <w:rPr>
          <w:rFonts w:ascii="Arial" w:hAnsi="Arial" w:cs="Arial"/>
        </w:rPr>
      </w:pPr>
      <w:r>
        <w:rPr>
          <w:rFonts w:ascii="Arial" w:hAnsi="Arial" w:cs="Arial"/>
          <w:b/>
          <w:bCs/>
        </w:rPr>
        <w:lastRenderedPageBreak/>
        <w:t>1</w:t>
      </w:r>
      <w:r w:rsidR="0043715D">
        <w:rPr>
          <w:rFonts w:ascii="Arial" w:hAnsi="Arial" w:cs="Arial"/>
          <w:b/>
          <w:bCs/>
        </w:rPr>
        <w:t>4</w:t>
      </w:r>
      <w:r>
        <w:rPr>
          <w:rFonts w:ascii="Arial" w:hAnsi="Arial" w:cs="Arial"/>
          <w:b/>
          <w:bCs/>
        </w:rPr>
        <w:t>. Figures</w:t>
      </w:r>
    </w:p>
    <w:p w14:paraId="2A2DAF29" w14:textId="7445FF32" w:rsidR="00EB0471" w:rsidRPr="00EB0471" w:rsidRDefault="00EB0471" w:rsidP="00122893">
      <w:pPr>
        <w:spacing w:line="480" w:lineRule="auto"/>
        <w:rPr>
          <w:rFonts w:ascii="Arial" w:hAnsi="Arial" w:cs="Arial"/>
        </w:rPr>
      </w:pPr>
      <w:r>
        <w:rPr>
          <w:rFonts w:ascii="Arial" w:hAnsi="Arial" w:cs="Arial"/>
        </w:rPr>
        <w:t>Figure 1.</w:t>
      </w:r>
    </w:p>
    <w:p w14:paraId="77814CAB" w14:textId="0CBA42AE" w:rsidR="004D3F45" w:rsidRDefault="004D3F45"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"https://lh7-rt.googleusercontent.com/docsz/AD_4nXc9GpeWsYIj1h4fcjMKdFsAI0nc_7xsLdd-YMRyMh212Rm5NngGXCOIE4pBczmTfSbUxkkpO6O0apPRKj92sGaSVqqX8Hi90ML5qW31IAVsacnJ15xN8ddidRi5MmN6TZCOvHLswcGR5xHbWaBH5PniwPDk?key=5FzoVyNrle-Ubg5_Vet7RA"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9CBCCA" wp14:editId="219575AC">
            <wp:extent cx="4572000" cy="2670048"/>
            <wp:effectExtent l="0" t="0" r="0" b="0"/>
            <wp:docPr id="1383544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2670048"/>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595FB2C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70FEEF5" w14:textId="2CD83A81"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2.</w:t>
      </w:r>
    </w:p>
    <w:p w14:paraId="6D35277A" w14:textId="464928E1"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"https://lh7-rt.googleusercontent.com/docsz/AD_4nXcJYadCg6eACHmkj3_lcX5C3kNP-Zmi4ZVoYtMg_nNE2aOkx6JaMsb7f2ozUKAt49s9LDKaoOdBFppB1PKLlNEWWBuEB8TrZQnddJDTOXiUWPsoDhwGHiU8dl2uR1aodRre1aTsSHn2M9t-Z88hvGUuLsc6?key=5FzoVyNrle-Ubg5_Vet7RA"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7FB2092A" wp14:editId="4E25F785">
            <wp:extent cx="4572000" cy="3438144"/>
            <wp:effectExtent l="0" t="0" r="0" b="381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3438144"/>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31D0EB1C"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155CE13" w14:textId="785FAF26"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lastRenderedPageBreak/>
        <w:t>Figure 3.</w:t>
      </w:r>
    </w:p>
    <w:p w14:paraId="2297E0DC" w14:textId="1D4E4E79"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"https://lh7-rt.googleusercontent.com/docsz/AD_4nXeAS3QDhRsa2ovYTXx_kwNxWpGkaTPUHxoS8-UdxjNm-DEzziwuAj_oNgpBqgE_BH4M1Q28DtGxhsSKc4FdhzvsPCIQIkkwTiAVCmYzARtI40RcIMukFbh3yMImCL6a9l-lgrqY2xMQXhPH8l6TSYVzwcOm?key=5FzoVyNrle-Ubg5_Vet7RA"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254402" wp14:editId="54F4CB3E">
            <wp:extent cx="4572000" cy="3044952"/>
            <wp:effectExtent l="0" t="0" r="0" b="317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3044952"/>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0505AC9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2E8E9129" w14:textId="0CBC2D23"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4.</w:t>
      </w:r>
    </w:p>
    <w:p w14:paraId="158F675F" w14:textId="78872A66" w:rsidR="00EB0471" w:rsidRPr="00AB131F" w:rsidRDefault="00EB0471" w:rsidP="00EB0471">
      <w:pPr>
        <w:spacing w:line="480" w:lineRule="auto"/>
        <w:jc w:val="center"/>
        <w:rPr>
          <w:rFonts w:ascii="Arial" w:hAnsi="Arial" w:cs="Arial"/>
        </w:rPr>
      </w:pPr>
      <w:r>
        <w:rPr>
          <w:b/>
          <w:bCs/>
          <w:color w:val="000000"/>
          <w:bdr w:val="none" w:sz="0" w:space="0" w:color="auto" w:frame="1"/>
        </w:rPr>
        <w:fldChar w:fldCharType="begin"/>
      </w:r>
      <w:r>
        <w:rPr>
          <w:b/>
          <w:bCs/>
          <w:color w:val="000000"/>
          <w:bdr w:val="none" w:sz="0" w:space="0" w:color="auto" w:frame="1"/>
        </w:rPr>
        <w:instrText xml:space="preserve"> INCLUDEPICTURE "https://lh7-rt.googleusercontent.com/docsz/AD_4nXcFLnybuzb0URk8jbDLeY2xJvtvZhJjs98H0vGFi384waNWYMtFvvH9w95e0oj3eQqkjIl-bTKwHNDitmZ9uNdhL-XLuN7ASJl6ggbk1q2VSC-eO3q4yPzbvX19CSzg86qORZJMz5pK-Tq-6f1t1jAeGKNu?key=5FzoVyNrle-Ubg5_Vet7RA"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74728256" wp14:editId="22D4B371">
            <wp:extent cx="4572000" cy="3044952"/>
            <wp:effectExtent l="0" t="0" r="0" b="3175"/>
            <wp:docPr id="57466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0" cy="3044952"/>
                    </a:xfrm>
                    <a:prstGeom prst="rect">
                      <a:avLst/>
                    </a:prstGeom>
                    <a:noFill/>
                    <a:ln>
                      <a:noFill/>
                    </a:ln>
                  </pic:spPr>
                </pic:pic>
              </a:graphicData>
            </a:graphic>
          </wp:inline>
        </w:drawing>
      </w:r>
      <w:r>
        <w:rPr>
          <w:b/>
          <w:bCs/>
          <w:color w:val="000000"/>
          <w:bdr w:val="none" w:sz="0" w:space="0" w:color="auto" w:frame="1"/>
        </w:rPr>
        <w:fldChar w:fldCharType="end"/>
      </w:r>
    </w:p>
    <w:sectPr w:rsidR="00EB0471" w:rsidRPr="00AB131F" w:rsidSect="00122893">
      <w:footerReference w:type="even" r:id="rId15"/>
      <w:footerReference w:type="default" r:id="rId1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UserSELU" w:date="2025-11-17T19:24:00Z" w:initials="U">
    <w:p w14:paraId="7764DFD5" w14:textId="2B7CD1A5" w:rsidR="00932115" w:rsidRDefault="00932115">
      <w:pPr>
        <w:pStyle w:val="CommentText"/>
      </w:pPr>
      <w:r>
        <w:rPr>
          <w:rStyle w:val="CommentReference"/>
        </w:rPr>
        <w:annotationRef/>
      </w:r>
      <w:r>
        <w:t>AFS names list capitalizes all common names.</w:t>
      </w:r>
    </w:p>
  </w:comment>
  <w:comment w:id="14" w:author="UserSELU" w:date="2025-11-17T19:29:00Z" w:initials="U">
    <w:p w14:paraId="1D89D1B7" w14:textId="77777777" w:rsidR="00932115" w:rsidRDefault="00932115">
      <w:pPr>
        <w:pStyle w:val="CommentText"/>
      </w:pPr>
      <w:r>
        <w:rPr>
          <w:rStyle w:val="CommentReference"/>
        </w:rPr>
        <w:annotationRef/>
      </w:r>
      <w:r>
        <w:t>Earlier, the plural version of PFAS was stated as PFASs. Which is correct?</w:t>
      </w:r>
    </w:p>
    <w:p w14:paraId="0A3D84D2" w14:textId="47DDA82E" w:rsidR="00932115" w:rsidRDefault="00932115">
      <w:pPr>
        <w:pStyle w:val="CommentText"/>
      </w:pPr>
    </w:p>
  </w:comment>
  <w:comment w:id="36" w:author="UserSELU" w:date="2025-11-17T19:34:00Z" w:initials="U">
    <w:p w14:paraId="335EE113" w14:textId="34EE1FCC" w:rsidR="001E6209" w:rsidRDefault="001E6209">
      <w:pPr>
        <w:pStyle w:val="CommentText"/>
      </w:pPr>
      <w:r>
        <w:rPr>
          <w:rStyle w:val="CommentReference"/>
        </w:rPr>
        <w:annotationRef/>
      </w:r>
      <w:r>
        <w:t>Range of values based on?</w:t>
      </w:r>
    </w:p>
  </w:comment>
  <w:comment w:id="51" w:author="UserSELU" w:date="2025-11-17T19:53:00Z" w:initials="U">
    <w:p w14:paraId="465ECB00" w14:textId="6968BCD1" w:rsidR="00A17BC3" w:rsidRDefault="00A17BC3">
      <w:pPr>
        <w:pStyle w:val="CommentText"/>
      </w:pPr>
      <w:r>
        <w:rPr>
          <w:rStyle w:val="CommentReference"/>
        </w:rPr>
        <w:annotationRef/>
      </w:r>
      <w:r>
        <w:t>In fishes? vertebrates? Animals?  Some context here would be good.</w:t>
      </w:r>
    </w:p>
  </w:comment>
  <w:comment w:id="53" w:author="UserSELU" w:date="2025-11-17T20:08:00Z" w:initials="U">
    <w:p w14:paraId="3A92B02A" w14:textId="6967777A" w:rsidR="009613A0" w:rsidRDefault="009613A0">
      <w:pPr>
        <w:pStyle w:val="CommentText"/>
      </w:pPr>
      <w:r>
        <w:rPr>
          <w:rStyle w:val="CommentReference"/>
        </w:rPr>
        <w:annotationRef/>
      </w:r>
      <w:r>
        <w:t xml:space="preserve">In </w:t>
      </w:r>
      <w:proofErr w:type="gramStart"/>
      <w:r>
        <w:t>general</w:t>
      </w:r>
      <w:proofErr w:type="gramEnd"/>
      <w:r>
        <w:t xml:space="preserve"> or in fishes?</w:t>
      </w:r>
    </w:p>
  </w:comment>
  <w:comment w:id="54" w:author="UserSELU" w:date="2025-11-17T20:12:00Z" w:initials="U">
    <w:p w14:paraId="1F8D26E2" w14:textId="5DA934D3" w:rsidR="009613A0" w:rsidRDefault="009613A0">
      <w:pPr>
        <w:pStyle w:val="CommentText"/>
      </w:pPr>
      <w:r>
        <w:rPr>
          <w:rStyle w:val="CommentReference"/>
        </w:rPr>
        <w:annotationRef/>
      </w:r>
      <w:r>
        <w:t>Should we add in “freshwater”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64DFD5" w15:done="0"/>
  <w15:commentEx w15:paraId="0A3D84D2" w15:done="0"/>
  <w15:commentEx w15:paraId="335EE113" w15:done="0"/>
  <w15:commentEx w15:paraId="465ECB00" w15:done="0"/>
  <w15:commentEx w15:paraId="3A92B02A" w15:done="0"/>
  <w15:commentEx w15:paraId="1F8D26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5F4F3" w16cex:dateUtc="2025-11-18T01:24:00Z"/>
  <w16cex:commentExtensible w16cex:durableId="2CC5F610" w16cex:dateUtc="2025-11-18T01:29:00Z"/>
  <w16cex:commentExtensible w16cex:durableId="2CC5F756" w16cex:dateUtc="2025-11-18T01:34:00Z"/>
  <w16cex:commentExtensible w16cex:durableId="2CC5FBCD" w16cex:dateUtc="2025-11-18T01:53:00Z"/>
  <w16cex:commentExtensible w16cex:durableId="2CC5FF5B" w16cex:dateUtc="2025-11-18T02:08:00Z"/>
  <w16cex:commentExtensible w16cex:durableId="2CC6002A" w16cex:dateUtc="2025-11-18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64DFD5" w16cid:durableId="2CC5F4F3"/>
  <w16cid:commentId w16cid:paraId="0A3D84D2" w16cid:durableId="2CC5F610"/>
  <w16cid:commentId w16cid:paraId="335EE113" w16cid:durableId="2CC5F756"/>
  <w16cid:commentId w16cid:paraId="465ECB00" w16cid:durableId="2CC5FBCD"/>
  <w16cid:commentId w16cid:paraId="3A92B02A" w16cid:durableId="2CC5FF5B"/>
  <w16cid:commentId w16cid:paraId="1F8D26E2" w16cid:durableId="2CC600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1A470" w14:textId="77777777" w:rsidR="00C80B08" w:rsidRDefault="00C80B08" w:rsidP="00EB0471">
      <w:r>
        <w:separator/>
      </w:r>
    </w:p>
  </w:endnote>
  <w:endnote w:type="continuationSeparator" w:id="0">
    <w:p w14:paraId="31B76B6F" w14:textId="77777777" w:rsidR="00C80B08" w:rsidRDefault="00C80B08" w:rsidP="00EB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87769868"/>
      <w:docPartObj>
        <w:docPartGallery w:val="Page Numbers (Bottom of Page)"/>
        <w:docPartUnique/>
      </w:docPartObj>
    </w:sdtPr>
    <w:sdtEndPr>
      <w:rPr>
        <w:rStyle w:val="PageNumber"/>
      </w:rPr>
    </w:sdtEndPr>
    <w:sdtContent>
      <w:p w14:paraId="7554A8C5" w14:textId="41A0E751"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C80B08">
          <w:rPr>
            <w:rStyle w:val="PageNumber"/>
          </w:rPr>
          <w:fldChar w:fldCharType="separate"/>
        </w:r>
        <w:r>
          <w:rPr>
            <w:rStyle w:val="PageNumber"/>
          </w:rPr>
          <w:fldChar w:fldCharType="end"/>
        </w:r>
      </w:p>
    </w:sdtContent>
  </w:sdt>
  <w:p w14:paraId="3495E3E5" w14:textId="77777777" w:rsidR="00EB0471" w:rsidRDefault="00EB0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3233006"/>
      <w:docPartObj>
        <w:docPartGallery w:val="Page Numbers (Bottom of Page)"/>
        <w:docPartUnique/>
      </w:docPartObj>
    </w:sdtPr>
    <w:sdtEndPr>
      <w:rPr>
        <w:rStyle w:val="PageNumber"/>
      </w:rPr>
    </w:sdtEndPr>
    <w:sdtContent>
      <w:p w14:paraId="17D6A113" w14:textId="0564EE2F"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9601F9" w14:textId="77777777" w:rsidR="00EB0471" w:rsidRDefault="00EB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6839F" w14:textId="77777777" w:rsidR="00C80B08" w:rsidRDefault="00C80B08" w:rsidP="00EB0471">
      <w:r>
        <w:separator/>
      </w:r>
    </w:p>
  </w:footnote>
  <w:footnote w:type="continuationSeparator" w:id="0">
    <w:p w14:paraId="6B78D9EE" w14:textId="77777777" w:rsidR="00C80B08" w:rsidRDefault="00C80B08" w:rsidP="00EB0471">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SELU">
    <w15:presenceInfo w15:providerId="None" w15:userId="UserSELU"/>
  </w15:person>
  <w15:person w15:author="ANTHONY JOHNSON">
    <w15:presenceInfo w15:providerId="AD" w15:userId="S::anthony.johnson-5@selu.edu::e00de5b5-97c0-49f0-81b0-d2defcc70b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0052A3"/>
    <w:rsid w:val="000057BF"/>
    <w:rsid w:val="000061CA"/>
    <w:rsid w:val="00025F21"/>
    <w:rsid w:val="00033ECC"/>
    <w:rsid w:val="0004143E"/>
    <w:rsid w:val="00052E17"/>
    <w:rsid w:val="00087F6E"/>
    <w:rsid w:val="00096637"/>
    <w:rsid w:val="000A4FC5"/>
    <w:rsid w:val="000B1A9C"/>
    <w:rsid w:val="000B2425"/>
    <w:rsid w:val="000C0A4F"/>
    <w:rsid w:val="000C6123"/>
    <w:rsid w:val="000D0961"/>
    <w:rsid w:val="000E4487"/>
    <w:rsid w:val="000E64D2"/>
    <w:rsid w:val="000F19D5"/>
    <w:rsid w:val="000F3223"/>
    <w:rsid w:val="00104F83"/>
    <w:rsid w:val="00115132"/>
    <w:rsid w:val="00115EDC"/>
    <w:rsid w:val="00122893"/>
    <w:rsid w:val="001252F7"/>
    <w:rsid w:val="0015584C"/>
    <w:rsid w:val="00167D66"/>
    <w:rsid w:val="001701E2"/>
    <w:rsid w:val="0019026F"/>
    <w:rsid w:val="001A5BEF"/>
    <w:rsid w:val="001A6161"/>
    <w:rsid w:val="001A7A49"/>
    <w:rsid w:val="001B0B3B"/>
    <w:rsid w:val="001C65FA"/>
    <w:rsid w:val="001C75DF"/>
    <w:rsid w:val="001D61EF"/>
    <w:rsid w:val="001E6209"/>
    <w:rsid w:val="00202619"/>
    <w:rsid w:val="0020365B"/>
    <w:rsid w:val="00207381"/>
    <w:rsid w:val="00215459"/>
    <w:rsid w:val="00224081"/>
    <w:rsid w:val="00232400"/>
    <w:rsid w:val="00247A31"/>
    <w:rsid w:val="00260B96"/>
    <w:rsid w:val="00260CC1"/>
    <w:rsid w:val="00266A8E"/>
    <w:rsid w:val="00273540"/>
    <w:rsid w:val="002838B7"/>
    <w:rsid w:val="00292FF5"/>
    <w:rsid w:val="002A1E95"/>
    <w:rsid w:val="002B7DFC"/>
    <w:rsid w:val="002E03B3"/>
    <w:rsid w:val="002E15B0"/>
    <w:rsid w:val="002E30FE"/>
    <w:rsid w:val="002F400A"/>
    <w:rsid w:val="002F7ACA"/>
    <w:rsid w:val="00310A30"/>
    <w:rsid w:val="003160EE"/>
    <w:rsid w:val="00331B8D"/>
    <w:rsid w:val="00333609"/>
    <w:rsid w:val="003545BE"/>
    <w:rsid w:val="00373EEB"/>
    <w:rsid w:val="003A0468"/>
    <w:rsid w:val="003A3E8C"/>
    <w:rsid w:val="003A5734"/>
    <w:rsid w:val="003A5F48"/>
    <w:rsid w:val="003A62B7"/>
    <w:rsid w:val="003B7302"/>
    <w:rsid w:val="003D170E"/>
    <w:rsid w:val="003E7284"/>
    <w:rsid w:val="003E7E30"/>
    <w:rsid w:val="0041037D"/>
    <w:rsid w:val="004348D0"/>
    <w:rsid w:val="00435094"/>
    <w:rsid w:val="0043715D"/>
    <w:rsid w:val="0045384D"/>
    <w:rsid w:val="0045522C"/>
    <w:rsid w:val="0047765D"/>
    <w:rsid w:val="00487AF7"/>
    <w:rsid w:val="00490475"/>
    <w:rsid w:val="004B13AA"/>
    <w:rsid w:val="004B432A"/>
    <w:rsid w:val="004B6151"/>
    <w:rsid w:val="004C036E"/>
    <w:rsid w:val="004D1032"/>
    <w:rsid w:val="004D3F45"/>
    <w:rsid w:val="004E2D52"/>
    <w:rsid w:val="004E7FE5"/>
    <w:rsid w:val="004F6348"/>
    <w:rsid w:val="005032D7"/>
    <w:rsid w:val="005037F5"/>
    <w:rsid w:val="00511F43"/>
    <w:rsid w:val="0053050C"/>
    <w:rsid w:val="00533DCC"/>
    <w:rsid w:val="00551E9B"/>
    <w:rsid w:val="00555CCE"/>
    <w:rsid w:val="0056648E"/>
    <w:rsid w:val="005765A6"/>
    <w:rsid w:val="00582001"/>
    <w:rsid w:val="005830A1"/>
    <w:rsid w:val="005B5643"/>
    <w:rsid w:val="005C0EAA"/>
    <w:rsid w:val="005C74FE"/>
    <w:rsid w:val="005E1EBB"/>
    <w:rsid w:val="005E4414"/>
    <w:rsid w:val="005F1824"/>
    <w:rsid w:val="00603633"/>
    <w:rsid w:val="006152BC"/>
    <w:rsid w:val="00621C62"/>
    <w:rsid w:val="00632BB6"/>
    <w:rsid w:val="00642F95"/>
    <w:rsid w:val="0065523F"/>
    <w:rsid w:val="00660213"/>
    <w:rsid w:val="00661E69"/>
    <w:rsid w:val="0066778F"/>
    <w:rsid w:val="006724AA"/>
    <w:rsid w:val="00676DE3"/>
    <w:rsid w:val="00685B95"/>
    <w:rsid w:val="00692828"/>
    <w:rsid w:val="006A2B5D"/>
    <w:rsid w:val="006A4266"/>
    <w:rsid w:val="006C1949"/>
    <w:rsid w:val="006D31C5"/>
    <w:rsid w:val="006D776E"/>
    <w:rsid w:val="006F2404"/>
    <w:rsid w:val="006F2B00"/>
    <w:rsid w:val="006F55A5"/>
    <w:rsid w:val="006F5F8F"/>
    <w:rsid w:val="007005B0"/>
    <w:rsid w:val="007108BE"/>
    <w:rsid w:val="00710DD7"/>
    <w:rsid w:val="0071106E"/>
    <w:rsid w:val="00716A81"/>
    <w:rsid w:val="0071739F"/>
    <w:rsid w:val="00724787"/>
    <w:rsid w:val="00726201"/>
    <w:rsid w:val="007262FD"/>
    <w:rsid w:val="00731DB9"/>
    <w:rsid w:val="00733DEC"/>
    <w:rsid w:val="007549CF"/>
    <w:rsid w:val="007959E5"/>
    <w:rsid w:val="00796D02"/>
    <w:rsid w:val="00797A47"/>
    <w:rsid w:val="00797E81"/>
    <w:rsid w:val="007A4C34"/>
    <w:rsid w:val="007A6340"/>
    <w:rsid w:val="007A6AFC"/>
    <w:rsid w:val="007B242C"/>
    <w:rsid w:val="007C0C20"/>
    <w:rsid w:val="007C1291"/>
    <w:rsid w:val="007C17C9"/>
    <w:rsid w:val="007C2468"/>
    <w:rsid w:val="00800A8A"/>
    <w:rsid w:val="00802505"/>
    <w:rsid w:val="00837774"/>
    <w:rsid w:val="008605B2"/>
    <w:rsid w:val="00860E51"/>
    <w:rsid w:val="00877B75"/>
    <w:rsid w:val="00883338"/>
    <w:rsid w:val="008959E1"/>
    <w:rsid w:val="008A768D"/>
    <w:rsid w:val="008B31E8"/>
    <w:rsid w:val="008B42F9"/>
    <w:rsid w:val="008D0351"/>
    <w:rsid w:val="008D2EC2"/>
    <w:rsid w:val="008D357E"/>
    <w:rsid w:val="008D3C73"/>
    <w:rsid w:val="008D4890"/>
    <w:rsid w:val="008F6D79"/>
    <w:rsid w:val="00914B51"/>
    <w:rsid w:val="0092197F"/>
    <w:rsid w:val="00932115"/>
    <w:rsid w:val="009360F3"/>
    <w:rsid w:val="00943450"/>
    <w:rsid w:val="009613A0"/>
    <w:rsid w:val="00991BBD"/>
    <w:rsid w:val="009921F6"/>
    <w:rsid w:val="009A25A6"/>
    <w:rsid w:val="009A4B3F"/>
    <w:rsid w:val="009B7318"/>
    <w:rsid w:val="009C025E"/>
    <w:rsid w:val="009C312A"/>
    <w:rsid w:val="009C3189"/>
    <w:rsid w:val="009D0723"/>
    <w:rsid w:val="009D7C83"/>
    <w:rsid w:val="009E6D23"/>
    <w:rsid w:val="009F15B3"/>
    <w:rsid w:val="00A16CA8"/>
    <w:rsid w:val="00A17BC3"/>
    <w:rsid w:val="00A25304"/>
    <w:rsid w:val="00A34BAC"/>
    <w:rsid w:val="00A406CA"/>
    <w:rsid w:val="00A52B25"/>
    <w:rsid w:val="00A52C7A"/>
    <w:rsid w:val="00A60268"/>
    <w:rsid w:val="00A6080A"/>
    <w:rsid w:val="00A639BC"/>
    <w:rsid w:val="00A67F34"/>
    <w:rsid w:val="00A713E8"/>
    <w:rsid w:val="00AB131F"/>
    <w:rsid w:val="00AC1393"/>
    <w:rsid w:val="00AE1B47"/>
    <w:rsid w:val="00AE52CC"/>
    <w:rsid w:val="00AF135C"/>
    <w:rsid w:val="00AF634C"/>
    <w:rsid w:val="00B052BD"/>
    <w:rsid w:val="00B24DA3"/>
    <w:rsid w:val="00B255A6"/>
    <w:rsid w:val="00B40FDB"/>
    <w:rsid w:val="00B57896"/>
    <w:rsid w:val="00B66BB1"/>
    <w:rsid w:val="00B81BD4"/>
    <w:rsid w:val="00BA0DB1"/>
    <w:rsid w:val="00BB2E67"/>
    <w:rsid w:val="00BB30DD"/>
    <w:rsid w:val="00BB3B60"/>
    <w:rsid w:val="00BB7E76"/>
    <w:rsid w:val="00BC047E"/>
    <w:rsid w:val="00BC1AEE"/>
    <w:rsid w:val="00BC20B9"/>
    <w:rsid w:val="00BE1C9E"/>
    <w:rsid w:val="00BE205A"/>
    <w:rsid w:val="00BE263B"/>
    <w:rsid w:val="00BE3C21"/>
    <w:rsid w:val="00C04669"/>
    <w:rsid w:val="00C14026"/>
    <w:rsid w:val="00C20E9B"/>
    <w:rsid w:val="00C30F28"/>
    <w:rsid w:val="00C35271"/>
    <w:rsid w:val="00C47742"/>
    <w:rsid w:val="00C57BC9"/>
    <w:rsid w:val="00C6688A"/>
    <w:rsid w:val="00C71E22"/>
    <w:rsid w:val="00C73E19"/>
    <w:rsid w:val="00C74F6F"/>
    <w:rsid w:val="00C77121"/>
    <w:rsid w:val="00C80B08"/>
    <w:rsid w:val="00C86230"/>
    <w:rsid w:val="00CA091B"/>
    <w:rsid w:val="00CB3E06"/>
    <w:rsid w:val="00CC348A"/>
    <w:rsid w:val="00CD1F0F"/>
    <w:rsid w:val="00CD225C"/>
    <w:rsid w:val="00CD5079"/>
    <w:rsid w:val="00CD6FE5"/>
    <w:rsid w:val="00CE1082"/>
    <w:rsid w:val="00CE79DD"/>
    <w:rsid w:val="00CF1BF6"/>
    <w:rsid w:val="00D0262C"/>
    <w:rsid w:val="00D12BE3"/>
    <w:rsid w:val="00D15AC4"/>
    <w:rsid w:val="00D17B0A"/>
    <w:rsid w:val="00D31E11"/>
    <w:rsid w:val="00D5525A"/>
    <w:rsid w:val="00D62511"/>
    <w:rsid w:val="00D62C68"/>
    <w:rsid w:val="00D76EBC"/>
    <w:rsid w:val="00D8586B"/>
    <w:rsid w:val="00DB5DB2"/>
    <w:rsid w:val="00DC38E9"/>
    <w:rsid w:val="00DC5F05"/>
    <w:rsid w:val="00DC5F12"/>
    <w:rsid w:val="00DC6FD5"/>
    <w:rsid w:val="00E22878"/>
    <w:rsid w:val="00E26807"/>
    <w:rsid w:val="00E3298F"/>
    <w:rsid w:val="00E33DF7"/>
    <w:rsid w:val="00E64343"/>
    <w:rsid w:val="00E70104"/>
    <w:rsid w:val="00E840D9"/>
    <w:rsid w:val="00E95E6A"/>
    <w:rsid w:val="00EA5D19"/>
    <w:rsid w:val="00EB0471"/>
    <w:rsid w:val="00EC2B98"/>
    <w:rsid w:val="00EC3FC8"/>
    <w:rsid w:val="00EE02AE"/>
    <w:rsid w:val="00EF7EE6"/>
    <w:rsid w:val="00F02F5F"/>
    <w:rsid w:val="00F071E0"/>
    <w:rsid w:val="00F16408"/>
    <w:rsid w:val="00F304EE"/>
    <w:rsid w:val="00F34016"/>
    <w:rsid w:val="00F433B8"/>
    <w:rsid w:val="00F47773"/>
    <w:rsid w:val="00F535C0"/>
    <w:rsid w:val="00F57B95"/>
    <w:rsid w:val="00F652F7"/>
    <w:rsid w:val="00F708FE"/>
    <w:rsid w:val="00F805F7"/>
    <w:rsid w:val="00F86C24"/>
    <w:rsid w:val="00F9017C"/>
    <w:rsid w:val="00F935B6"/>
    <w:rsid w:val="00FA7CE2"/>
    <w:rsid w:val="00FB2272"/>
    <w:rsid w:val="00FB27A1"/>
    <w:rsid w:val="00FB49AE"/>
    <w:rsid w:val="00FC318B"/>
    <w:rsid w:val="00FE23DD"/>
    <w:rsid w:val="00FE6BB2"/>
    <w:rsid w:val="00FE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AF0C"/>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E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character" w:styleId="LineNumber">
    <w:name w:val="line number"/>
    <w:basedOn w:val="DefaultParagraphFont"/>
    <w:uiPriority w:val="99"/>
    <w:semiHidden/>
    <w:unhideWhenUsed/>
    <w:rsid w:val="00122893"/>
  </w:style>
  <w:style w:type="character" w:styleId="CommentReference">
    <w:name w:val="annotation reference"/>
    <w:basedOn w:val="DefaultParagraphFont"/>
    <w:uiPriority w:val="99"/>
    <w:semiHidden/>
    <w:unhideWhenUsed/>
    <w:rsid w:val="00AF634C"/>
    <w:rPr>
      <w:sz w:val="16"/>
      <w:szCs w:val="16"/>
    </w:rPr>
  </w:style>
  <w:style w:type="paragraph" w:styleId="CommentText">
    <w:name w:val="annotation text"/>
    <w:basedOn w:val="Normal"/>
    <w:link w:val="CommentTextChar"/>
    <w:uiPriority w:val="99"/>
    <w:semiHidden/>
    <w:unhideWhenUsed/>
    <w:rsid w:val="00AF634C"/>
    <w:rPr>
      <w:sz w:val="20"/>
      <w:szCs w:val="20"/>
    </w:rPr>
  </w:style>
  <w:style w:type="character" w:customStyle="1" w:styleId="CommentTextChar">
    <w:name w:val="Comment Text Char"/>
    <w:basedOn w:val="DefaultParagraphFont"/>
    <w:link w:val="CommentText"/>
    <w:uiPriority w:val="99"/>
    <w:semiHidden/>
    <w:rsid w:val="00AF634C"/>
    <w:rPr>
      <w:sz w:val="20"/>
      <w:szCs w:val="20"/>
    </w:rPr>
  </w:style>
  <w:style w:type="paragraph" w:styleId="CommentSubject">
    <w:name w:val="annotation subject"/>
    <w:basedOn w:val="CommentText"/>
    <w:next w:val="CommentText"/>
    <w:link w:val="CommentSubjectChar"/>
    <w:uiPriority w:val="99"/>
    <w:semiHidden/>
    <w:unhideWhenUsed/>
    <w:rsid w:val="00AF634C"/>
    <w:rPr>
      <w:b/>
      <w:bCs/>
    </w:rPr>
  </w:style>
  <w:style w:type="character" w:customStyle="1" w:styleId="CommentSubjectChar">
    <w:name w:val="Comment Subject Char"/>
    <w:basedOn w:val="CommentTextChar"/>
    <w:link w:val="CommentSubject"/>
    <w:uiPriority w:val="99"/>
    <w:semiHidden/>
    <w:rsid w:val="00AF634C"/>
    <w:rPr>
      <w:b/>
      <w:bCs/>
      <w:sz w:val="20"/>
      <w:szCs w:val="20"/>
    </w:rPr>
  </w:style>
  <w:style w:type="table" w:styleId="TableGrid">
    <w:name w:val="Table Grid"/>
    <w:basedOn w:val="TableNormal"/>
    <w:uiPriority w:val="39"/>
    <w:rsid w:val="00C14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471"/>
    <w:pPr>
      <w:tabs>
        <w:tab w:val="center" w:pos="4680"/>
        <w:tab w:val="right" w:pos="9360"/>
      </w:tabs>
    </w:pPr>
  </w:style>
  <w:style w:type="character" w:customStyle="1" w:styleId="HeaderChar">
    <w:name w:val="Header Char"/>
    <w:basedOn w:val="DefaultParagraphFont"/>
    <w:link w:val="Header"/>
    <w:uiPriority w:val="99"/>
    <w:rsid w:val="00EB0471"/>
  </w:style>
  <w:style w:type="paragraph" w:styleId="Footer">
    <w:name w:val="footer"/>
    <w:basedOn w:val="Normal"/>
    <w:link w:val="FooterChar"/>
    <w:uiPriority w:val="99"/>
    <w:unhideWhenUsed/>
    <w:rsid w:val="00EB0471"/>
    <w:pPr>
      <w:tabs>
        <w:tab w:val="center" w:pos="4680"/>
        <w:tab w:val="right" w:pos="9360"/>
      </w:tabs>
    </w:pPr>
  </w:style>
  <w:style w:type="character" w:customStyle="1" w:styleId="FooterChar">
    <w:name w:val="Footer Char"/>
    <w:basedOn w:val="DefaultParagraphFont"/>
    <w:link w:val="Footer"/>
    <w:uiPriority w:val="99"/>
    <w:rsid w:val="00EB0471"/>
  </w:style>
  <w:style w:type="character" w:styleId="PageNumber">
    <w:name w:val="page number"/>
    <w:basedOn w:val="DefaultParagraphFont"/>
    <w:uiPriority w:val="99"/>
    <w:semiHidden/>
    <w:unhideWhenUsed/>
    <w:rsid w:val="00EB0471"/>
  </w:style>
  <w:style w:type="paragraph" w:styleId="Bibliography">
    <w:name w:val="Bibliography"/>
    <w:basedOn w:val="Normal"/>
    <w:next w:val="Normal"/>
    <w:uiPriority w:val="37"/>
    <w:unhideWhenUsed/>
    <w:rsid w:val="00A52B25"/>
    <w:pPr>
      <w:spacing w:after="240"/>
      <w:ind w:left="720" w:hanging="720"/>
    </w:pPr>
  </w:style>
  <w:style w:type="paragraph" w:styleId="Revision">
    <w:name w:val="Revision"/>
    <w:hidden/>
    <w:uiPriority w:val="99"/>
    <w:semiHidden/>
    <w:rsid w:val="00FE6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 w:id="213228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DECA9-59C8-0843-9580-55DF1EB4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41304</Words>
  <Characters>235439</Characters>
  <Application>Microsoft Office Word</Application>
  <DocSecurity>0</DocSecurity>
  <Lines>1961</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UserSELU</cp:lastModifiedBy>
  <cp:revision>2</cp:revision>
  <cp:lastPrinted>2025-05-28T15:34:00Z</cp:lastPrinted>
  <dcterms:created xsi:type="dcterms:W3CDTF">2025-11-18T02:21:00Z</dcterms:created>
  <dcterms:modified xsi:type="dcterms:W3CDTF">2025-11-18T02:21:00Z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id="qXH3zpq3"/&gt;&lt;style id="http://www.zotero.org/styles/conservation-physiology" hasBibliography="1" bibliographyStyleHasBeenSet="1"/&gt;&lt;prefs&gt;&lt;pref name="fieldType" value="Field"/&gt;&lt;/prefs&gt;&lt;/data&gt;</vt:lpwstr>
  </property>
</Properties>
</file>