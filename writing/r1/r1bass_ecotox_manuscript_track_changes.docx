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BF2F" w14:textId="595A8713"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Journal:</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Conservation Physiology</w:t>
      </w:r>
    </w:p>
    <w:p w14:paraId="67D65BAC" w14:textId="77777777" w:rsidR="005830A1" w:rsidRDefault="005830A1" w:rsidP="00207381">
      <w:pPr>
        <w:spacing w:line="480" w:lineRule="auto"/>
        <w:rPr>
          <w:rFonts w:ascii="Arial" w:eastAsia="Times New Roman" w:hAnsi="Arial" w:cs="Arial"/>
          <w:color w:val="000000"/>
          <w:kern w:val="0"/>
          <w14:ligatures w14:val="none"/>
        </w:rPr>
      </w:pPr>
    </w:p>
    <w:p w14:paraId="0E3AB03B" w14:textId="3E3206FB"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Article Type: </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Research Article</w:t>
      </w:r>
    </w:p>
    <w:p w14:paraId="57C89F89" w14:textId="77777777" w:rsidR="005830A1" w:rsidRDefault="005830A1" w:rsidP="00207381">
      <w:pPr>
        <w:spacing w:line="480" w:lineRule="auto"/>
        <w:rPr>
          <w:rFonts w:ascii="Arial" w:eastAsia="Times New Roman" w:hAnsi="Arial" w:cs="Arial"/>
          <w:color w:val="000000"/>
          <w:kern w:val="0"/>
          <w14:ligatures w14:val="none"/>
        </w:rPr>
      </w:pPr>
    </w:p>
    <w:p w14:paraId="424676C0" w14:textId="1F7A2B29" w:rsidR="00292FF5" w:rsidRPr="00BE263B" w:rsidRDefault="00292FF5" w:rsidP="006C1949">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Title: </w:t>
      </w:r>
      <w:r w:rsidR="00BE263B">
        <w:rPr>
          <w:rFonts w:ascii="Arial" w:eastAsia="Times New Roman" w:hAnsi="Arial" w:cs="Arial"/>
          <w:color w:val="000000"/>
          <w:kern w:val="0"/>
          <w14:ligatures w14:val="none"/>
        </w:rPr>
        <w:t xml:space="preserve"> </w:t>
      </w:r>
      <w:r w:rsidR="006C1949">
        <w:rPr>
          <w:rFonts w:ascii="Arial" w:eastAsia="Times New Roman" w:hAnsi="Arial" w:cs="Arial"/>
          <w:color w:val="000000"/>
          <w:kern w:val="0"/>
          <w14:ligatures w14:val="none"/>
        </w:rPr>
        <w:t xml:space="preserve">Xenobiotic Exposure May Confound Traditional Stress Biomarkers: </w:t>
      </w:r>
      <w:r w:rsidR="00207381" w:rsidRPr="00207381">
        <w:rPr>
          <w:rFonts w:ascii="Arial" w:eastAsia="Times New Roman" w:hAnsi="Arial" w:cs="Arial"/>
          <w:kern w:val="0"/>
          <w14:ligatures w14:val="none"/>
        </w:rPr>
        <w:t>Evaluating PFAS and Cadmiu</w:t>
      </w:r>
      <w:r w:rsidR="00207381">
        <w:rPr>
          <w:rFonts w:ascii="Arial" w:eastAsia="Times New Roman" w:hAnsi="Arial" w:cs="Arial"/>
          <w:kern w:val="0"/>
          <w14:ligatures w14:val="none"/>
        </w:rPr>
        <w:t xml:space="preserve">m </w:t>
      </w:r>
      <w:r w:rsidR="00207381" w:rsidRPr="00207381">
        <w:rPr>
          <w:rFonts w:ascii="Arial" w:eastAsia="Times New Roman" w:hAnsi="Arial" w:cs="Arial"/>
          <w:kern w:val="0"/>
          <w14:ligatures w14:val="none"/>
        </w:rPr>
        <w:t>Effects on</w:t>
      </w:r>
      <w:r w:rsidR="00207381">
        <w:rPr>
          <w:rFonts w:ascii="Arial" w:eastAsia="Times New Roman" w:hAnsi="Arial" w:cs="Arial"/>
          <w:kern w:val="0"/>
          <w14:ligatures w14:val="none"/>
        </w:rPr>
        <w:t xml:space="preserve"> </w:t>
      </w:r>
      <w:r w:rsidR="00207381" w:rsidRPr="00207381">
        <w:rPr>
          <w:rFonts w:ascii="Arial" w:eastAsia="Times New Roman" w:hAnsi="Arial" w:cs="Arial"/>
          <w:kern w:val="0"/>
          <w14:ligatures w14:val="none"/>
        </w:rPr>
        <w:t>Largemouth Bas</w:t>
      </w:r>
      <w:r w:rsidR="00207381">
        <w:rPr>
          <w:rFonts w:ascii="Arial" w:eastAsia="Times New Roman" w:hAnsi="Arial" w:cs="Arial"/>
          <w:kern w:val="0"/>
          <w14:ligatures w14:val="none"/>
        </w:rPr>
        <w:t>s (</w:t>
      </w:r>
      <w:r w:rsidR="00207381">
        <w:rPr>
          <w:rFonts w:ascii="Arial" w:eastAsia="Times New Roman" w:hAnsi="Arial" w:cs="Arial"/>
          <w:i/>
          <w:iCs/>
          <w:kern w:val="0"/>
          <w14:ligatures w14:val="none"/>
        </w:rPr>
        <w:t>Micropterus nigricans</w:t>
      </w:r>
      <w:r w:rsidR="00207381">
        <w:rPr>
          <w:rFonts w:ascii="Arial" w:eastAsia="Times New Roman" w:hAnsi="Arial" w:cs="Arial"/>
          <w:kern w:val="0"/>
          <w14:ligatures w14:val="none"/>
        </w:rPr>
        <w:t>)</w:t>
      </w:r>
      <w:r w:rsidR="006C1949">
        <w:rPr>
          <w:rFonts w:ascii="Arial" w:eastAsia="Times New Roman" w:hAnsi="Arial" w:cs="Arial"/>
          <w:kern w:val="0"/>
          <w14:ligatures w14:val="none"/>
        </w:rPr>
        <w:t xml:space="preserve"> Leukocyte Profiles</w:t>
      </w:r>
    </w:p>
    <w:p w14:paraId="6970B308" w14:textId="77777777" w:rsidR="00207381" w:rsidRPr="00122893" w:rsidRDefault="00207381" w:rsidP="00207381">
      <w:pPr>
        <w:spacing w:line="480" w:lineRule="auto"/>
        <w:rPr>
          <w:rFonts w:ascii="Arial" w:eastAsia="Times New Roman" w:hAnsi="Arial" w:cs="Arial"/>
          <w:kern w:val="0"/>
          <w14:ligatures w14:val="none"/>
        </w:rPr>
      </w:pPr>
    </w:p>
    <w:p w14:paraId="17D7C775" w14:textId="12F9F86A" w:rsidR="0071739F"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14:ligatures w14:val="none"/>
        </w:rPr>
        <w:t xml:space="preserve">Authors: </w:t>
      </w:r>
      <w:r w:rsidR="005830A1">
        <w:rPr>
          <w:rFonts w:ascii="Arial" w:eastAsia="Times New Roman" w:hAnsi="Arial" w:cs="Arial"/>
          <w:kern w:val="0"/>
          <w14:ligatures w14:val="none"/>
        </w:rPr>
        <w:t xml:space="preserve"> </w:t>
      </w:r>
      <w:r w:rsidRPr="00122893">
        <w:rPr>
          <w:rFonts w:ascii="Arial" w:eastAsia="Times New Roman" w:hAnsi="Arial" w:cs="Arial"/>
          <w:color w:val="000000"/>
          <w:kern w:val="0"/>
          <w14:ligatures w14:val="none"/>
        </w:rPr>
        <w:t>Anthony Ryan Johnson</w:t>
      </w: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Tyler Steven Coleman</w:t>
      </w:r>
      <w:r w:rsidRPr="00122893">
        <w:rPr>
          <w:rFonts w:ascii="Arial" w:eastAsia="Times New Roman" w:hAnsi="Arial" w:cs="Arial"/>
          <w:kern w:val="0"/>
          <w:vertAlign w:val="superscript"/>
          <w14:ligatures w14:val="none"/>
        </w:rPr>
        <w:t>2</w:t>
      </w:r>
      <w:r w:rsidR="00207381">
        <w:rPr>
          <w:rFonts w:ascii="Arial" w:eastAsia="Times New Roman" w:hAnsi="Arial" w:cs="Arial"/>
          <w:kern w:val="0"/>
          <w:vertAlign w:val="superscript"/>
          <w14:ligatures w14:val="none"/>
        </w:rPr>
        <w:t>*</w:t>
      </w:r>
      <w:r w:rsidRPr="00122893">
        <w:rPr>
          <w:rFonts w:ascii="Arial" w:eastAsia="Times New Roman" w:hAnsi="Arial" w:cs="Arial"/>
          <w:color w:val="000000"/>
          <w:kern w:val="0"/>
          <w14:ligatures w14:val="none"/>
        </w:rPr>
        <w:t>, Jasmine B. Nasser</w:t>
      </w: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Maggie McGreal</w:t>
      </w: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Kyle R. Piller</w:t>
      </w: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and Christopher M. Murray</w:t>
      </w:r>
      <w:r w:rsidRPr="00122893">
        <w:rPr>
          <w:rFonts w:ascii="Arial" w:eastAsia="Times New Roman" w:hAnsi="Arial" w:cs="Arial"/>
          <w:kern w:val="0"/>
          <w:vertAlign w:val="superscript"/>
          <w14:ligatures w14:val="none"/>
        </w:rPr>
        <w:t>6</w:t>
      </w:r>
    </w:p>
    <w:p w14:paraId="4C0BA04E" w14:textId="1BA19F8C"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5830A1" w:rsidRPr="005830A1">
        <w:rPr>
          <w:rFonts w:ascii="Arial" w:eastAsia="Times New Roman" w:hAnsi="Arial" w:cs="Arial"/>
          <w:color w:val="000000"/>
          <w:kern w:val="0"/>
          <w14:ligatures w14:val="none"/>
        </w:rPr>
        <w:t>anthonyryanjohnson1@gmail.com</w:t>
      </w:r>
      <w:r w:rsidRPr="00122893">
        <w:rPr>
          <w:rFonts w:ascii="Arial" w:eastAsia="Times New Roman" w:hAnsi="Arial" w:cs="Arial"/>
          <w:color w:val="000000"/>
          <w:kern w:val="0"/>
          <w14:ligatures w14:val="none"/>
        </w:rPr>
        <w:t>; ORCID 0009-0005-9381-9510</w:t>
      </w:r>
    </w:p>
    <w:p w14:paraId="7511B124" w14:textId="77777777"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2</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71739F" w:rsidRPr="00122893">
        <w:rPr>
          <w:rFonts w:ascii="Arial" w:eastAsia="Times New Roman" w:hAnsi="Arial" w:cs="Arial"/>
          <w:color w:val="000000"/>
          <w:kern w:val="0"/>
          <w14:ligatures w14:val="none"/>
        </w:rPr>
        <w:t>tscoleman3@gmail.com</w:t>
      </w:r>
      <w:r w:rsidRPr="00122893">
        <w:rPr>
          <w:rFonts w:ascii="Arial" w:eastAsia="Times New Roman" w:hAnsi="Arial" w:cs="Arial"/>
          <w:color w:val="000000"/>
          <w:kern w:val="0"/>
          <w14:ligatures w14:val="none"/>
        </w:rPr>
        <w:t>; ORCID 0000-0001-7472-1976</w:t>
      </w:r>
    </w:p>
    <w:p w14:paraId="42C5A5FE" w14:textId="4D3BEDB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B052BD" w:rsidRPr="00B052BD">
        <w:rPr>
          <w:rFonts w:ascii="Arial" w:eastAsia="Times New Roman" w:hAnsi="Arial" w:cs="Arial"/>
          <w:color w:val="000000"/>
          <w:kern w:val="0"/>
          <w14:ligatures w14:val="none"/>
        </w:rPr>
        <w:t>jasmine.nasser@selu.edu</w:t>
      </w:r>
      <w:r w:rsidRPr="00122893">
        <w:rPr>
          <w:rFonts w:ascii="Arial" w:eastAsia="Times New Roman" w:hAnsi="Arial" w:cs="Arial"/>
          <w:color w:val="000000"/>
          <w:kern w:val="0"/>
          <w14:ligatures w14:val="none"/>
        </w:rPr>
        <w:t>; ORCID 0009-0003-0083-9498</w:t>
      </w:r>
    </w:p>
    <w:p w14:paraId="337DDB1D" w14:textId="5206F55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5830A1" w:rsidRPr="005830A1">
        <w:rPr>
          <w:rFonts w:ascii="Arial" w:eastAsia="Times New Roman" w:hAnsi="Arial" w:cs="Arial"/>
          <w:color w:val="000000"/>
          <w:kern w:val="0"/>
          <w14:ligatures w14:val="none"/>
        </w:rPr>
        <w:t>maggiemcgreal@pathoswildlife.org</w:t>
      </w:r>
      <w:r w:rsidRPr="00122893">
        <w:rPr>
          <w:rFonts w:ascii="Arial" w:eastAsia="Times New Roman" w:hAnsi="Arial" w:cs="Arial"/>
          <w:color w:val="000000"/>
          <w:kern w:val="0"/>
          <w14:ligatures w14:val="none"/>
        </w:rPr>
        <w:t>; ORCID 0009-0005-9745-8265</w:t>
      </w:r>
    </w:p>
    <w:p w14:paraId="7E4BB934" w14:textId="1D337016"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xml:space="preserve">Southeastern Louisiana University, </w:t>
      </w:r>
      <w:r w:rsidR="002F400A">
        <w:rPr>
          <w:rFonts w:ascii="Arial" w:eastAsia="Times New Roman" w:hAnsi="Arial" w:cs="Arial"/>
          <w:color w:val="000000"/>
          <w:kern w:val="0"/>
          <w14:ligatures w14:val="none"/>
        </w:rPr>
        <w:t xml:space="preserve">Center for Environmental Research, </w:t>
      </w:r>
      <w:r w:rsidRPr="00122893">
        <w:rPr>
          <w:rFonts w:ascii="Arial" w:eastAsia="Times New Roman" w:hAnsi="Arial" w:cs="Arial"/>
          <w:color w:val="000000"/>
          <w:kern w:val="0"/>
          <w14:ligatures w14:val="none"/>
        </w:rPr>
        <w:t xml:space="preserve">Department of Biological Sciences, Hammond, Louisiana, USA; </w:t>
      </w:r>
      <w:r w:rsidR="005830A1" w:rsidRPr="005830A1">
        <w:rPr>
          <w:rFonts w:ascii="Arial" w:eastAsia="Times New Roman" w:hAnsi="Arial" w:cs="Arial"/>
          <w:color w:val="000000"/>
          <w:kern w:val="0"/>
          <w14:ligatures w14:val="none"/>
        </w:rPr>
        <w:t>kyle.piller@selu.edu</w:t>
      </w:r>
      <w:r w:rsidRPr="00122893">
        <w:rPr>
          <w:rFonts w:ascii="Arial" w:eastAsia="Times New Roman" w:hAnsi="Arial" w:cs="Arial"/>
          <w:color w:val="000000"/>
          <w:kern w:val="0"/>
          <w14:ligatures w14:val="none"/>
        </w:rPr>
        <w:t>; ORCID 0000-0003-1289-9351</w:t>
      </w:r>
    </w:p>
    <w:p w14:paraId="1FB82B3E" w14:textId="4511A4A0"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lastRenderedPageBreak/>
        <w:t>6</w:t>
      </w:r>
      <w:r w:rsidRPr="00122893">
        <w:rPr>
          <w:rFonts w:ascii="Arial" w:eastAsia="Times New Roman" w:hAnsi="Arial" w:cs="Arial"/>
          <w:color w:val="000000"/>
          <w:kern w:val="0"/>
          <w14:ligatures w14:val="none"/>
        </w:rPr>
        <w:t>Southeastern Louisiana University,</w:t>
      </w:r>
      <w:r w:rsidR="002F400A">
        <w:rPr>
          <w:rFonts w:ascii="Arial" w:eastAsia="Times New Roman" w:hAnsi="Arial" w:cs="Arial"/>
          <w:color w:val="000000"/>
          <w:kern w:val="0"/>
          <w14:ligatures w14:val="none"/>
        </w:rPr>
        <w:t xml:space="preserve"> Center for Environmental Research,</w:t>
      </w:r>
      <w:r w:rsidRPr="00122893">
        <w:rPr>
          <w:rFonts w:ascii="Arial" w:eastAsia="Times New Roman" w:hAnsi="Arial" w:cs="Arial"/>
          <w:color w:val="000000"/>
          <w:kern w:val="0"/>
          <w14:ligatures w14:val="none"/>
        </w:rPr>
        <w:t xml:space="preserve"> Department of Biological Sciences, Hammond, Louisiana, USA;</w:t>
      </w:r>
      <w:r w:rsidR="00122893" w:rsidRPr="00122893">
        <w:rPr>
          <w:rFonts w:ascii="Arial" w:eastAsia="Times New Roman" w:hAnsi="Arial" w:cs="Arial"/>
          <w:color w:val="000000"/>
          <w:kern w:val="0"/>
          <w14:ligatures w14:val="none"/>
        </w:rPr>
        <w:t xml:space="preserve"> </w:t>
      </w:r>
      <w:r w:rsidR="005830A1" w:rsidRPr="005830A1">
        <w:rPr>
          <w:rFonts w:ascii="Arial" w:eastAsia="Times New Roman" w:hAnsi="Arial" w:cs="Arial"/>
          <w:color w:val="000000"/>
          <w:kern w:val="0"/>
          <w14:ligatures w14:val="none"/>
        </w:rPr>
        <w:t>cmurray@selu.edu</w:t>
      </w:r>
      <w:r w:rsidRPr="00122893">
        <w:rPr>
          <w:rFonts w:ascii="Arial" w:eastAsia="Times New Roman" w:hAnsi="Arial" w:cs="Arial"/>
          <w:color w:val="000000"/>
          <w:kern w:val="0"/>
          <w14:ligatures w14:val="none"/>
        </w:rPr>
        <w:t>; ORCID 0000-0003-4500-9052</w:t>
      </w:r>
    </w:p>
    <w:p w14:paraId="775FBC3E" w14:textId="77777777" w:rsidR="0071739F" w:rsidRPr="00122893" w:rsidRDefault="0071739F" w:rsidP="00207381">
      <w:pPr>
        <w:spacing w:line="480" w:lineRule="auto"/>
        <w:rPr>
          <w:rFonts w:ascii="Arial" w:eastAsia="Times New Roman" w:hAnsi="Arial" w:cs="Arial"/>
          <w:kern w:val="0"/>
          <w14:ligatures w14:val="none"/>
        </w:rPr>
      </w:pPr>
      <w:r w:rsidRPr="00122893">
        <w:rPr>
          <w:rFonts w:ascii="Arial" w:eastAsia="Times New Roman" w:hAnsi="Arial" w:cs="Arial"/>
          <w:b/>
          <w:bCs/>
          <w:color w:val="000000"/>
          <w:kern w:val="0"/>
          <w14:ligatures w14:val="none"/>
        </w:rPr>
        <w:t>*</w:t>
      </w:r>
      <w:r w:rsidRPr="00122893">
        <w:rPr>
          <w:rFonts w:ascii="Arial" w:eastAsia="Times New Roman" w:hAnsi="Arial" w:cs="Arial"/>
          <w:color w:val="000000"/>
          <w:kern w:val="0"/>
          <w14:ligatures w14:val="none"/>
        </w:rPr>
        <w:t>Corresponding author</w:t>
      </w:r>
    </w:p>
    <w:p w14:paraId="2EC584BF" w14:textId="77777777" w:rsidR="0071739F" w:rsidRDefault="0071739F" w:rsidP="00207381">
      <w:pPr>
        <w:spacing w:line="480" w:lineRule="auto"/>
        <w:rPr>
          <w:rFonts w:ascii="Arial" w:eastAsia="Times New Roman" w:hAnsi="Arial" w:cs="Arial"/>
          <w:kern w:val="0"/>
          <w14:ligatures w14:val="none"/>
        </w:rPr>
      </w:pPr>
    </w:p>
    <w:p w14:paraId="68063D5C" w14:textId="54D03F5C"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Total Word Count: </w:t>
      </w:r>
      <w:r w:rsidR="005830A1">
        <w:rPr>
          <w:rFonts w:ascii="Arial" w:eastAsia="Times New Roman" w:hAnsi="Arial" w:cs="Arial"/>
          <w:kern w:val="0"/>
          <w14:ligatures w14:val="none"/>
        </w:rPr>
        <w:t xml:space="preserve"> </w:t>
      </w:r>
      <w:r w:rsidR="00BE263B">
        <w:rPr>
          <w:rFonts w:ascii="Arial" w:eastAsia="Times New Roman" w:hAnsi="Arial" w:cs="Arial"/>
          <w:kern w:val="0"/>
          <w14:ligatures w14:val="none"/>
        </w:rPr>
        <w:t>4,</w:t>
      </w:r>
      <w:r w:rsidR="00DE5AAA">
        <w:rPr>
          <w:rFonts w:ascii="Arial" w:eastAsia="Times New Roman" w:hAnsi="Arial" w:cs="Arial"/>
          <w:kern w:val="0"/>
          <w14:ligatures w14:val="none"/>
        </w:rPr>
        <w:t>640</w:t>
      </w:r>
    </w:p>
    <w:p w14:paraId="070DC072" w14:textId="77777777" w:rsidR="00BE263B" w:rsidRDefault="00BE263B" w:rsidP="00207381">
      <w:pPr>
        <w:spacing w:line="480" w:lineRule="auto"/>
        <w:rPr>
          <w:rFonts w:ascii="Arial" w:eastAsia="Times New Roman" w:hAnsi="Arial" w:cs="Arial"/>
          <w:kern w:val="0"/>
          <w14:ligatures w14:val="none"/>
        </w:rPr>
      </w:pPr>
    </w:p>
    <w:p w14:paraId="6B7C2109" w14:textId="62845F73"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Lay Summary: </w:t>
      </w:r>
      <w:r w:rsidR="005830A1">
        <w:rPr>
          <w:rFonts w:ascii="Arial" w:eastAsia="Times New Roman" w:hAnsi="Arial" w:cs="Arial"/>
          <w:kern w:val="0"/>
          <w14:ligatures w14:val="none"/>
        </w:rPr>
        <w:t xml:space="preserve"> </w:t>
      </w:r>
    </w:p>
    <w:p w14:paraId="0B575CAA" w14:textId="642DDC40" w:rsidR="00797A47" w:rsidRPr="00122893" w:rsidRDefault="00224081" w:rsidP="00207381">
      <w:pPr>
        <w:spacing w:line="480" w:lineRule="auto"/>
        <w:rPr>
          <w:rFonts w:ascii="Arial" w:eastAsia="Times New Roman" w:hAnsi="Arial" w:cs="Arial"/>
          <w:kern w:val="0"/>
          <w14:ligatures w14:val="none"/>
        </w:rPr>
      </w:pPr>
      <w:r w:rsidRPr="00224081">
        <w:rPr>
          <w:rFonts w:ascii="Arial" w:eastAsia="Times New Roman" w:hAnsi="Arial" w:cs="Arial"/>
          <w:kern w:val="0"/>
          <w14:ligatures w14:val="none"/>
        </w:rPr>
        <w:t xml:space="preserve">Environmental contaminants </w:t>
      </w:r>
      <w:r>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del w:id="0" w:author="Reviewer" w:date="2026-06-01T12:43:00Z" w16du:dateUtc="2026-06-01T17:43:00Z">
        <w:r w:rsidRPr="00224081" w:rsidDel="00892313">
          <w:rPr>
            <w:rFonts w:ascii="Arial" w:eastAsia="Times New Roman" w:hAnsi="Arial" w:cs="Arial"/>
            <w:kern w:val="0"/>
            <w14:ligatures w14:val="none"/>
          </w:rPr>
          <w:delText xml:space="preserve">disrupt </w:delText>
        </w:r>
      </w:del>
      <w:ins w:id="1" w:author="Reviewer" w:date="2026-06-01T12:43:00Z" w16du:dateUtc="2026-06-01T17:43:00Z">
        <w:r w:rsidR="00892313">
          <w:rPr>
            <w:rFonts w:ascii="Arial" w:eastAsia="Times New Roman" w:hAnsi="Arial" w:cs="Arial"/>
            <w:kern w:val="0"/>
            <w14:ligatures w14:val="none"/>
          </w:rPr>
          <w:t xml:space="preserve">alter leukocyte-based </w:t>
        </w:r>
      </w:ins>
      <w:del w:id="2" w:author="Reviewer" w:date="2026-06-01T12:43:00Z" w16du:dateUtc="2026-06-01T17:43:00Z">
        <w:r w:rsidRPr="00224081" w:rsidDel="00892313">
          <w:rPr>
            <w:rFonts w:ascii="Arial" w:eastAsia="Times New Roman" w:hAnsi="Arial" w:cs="Arial"/>
            <w:kern w:val="0"/>
            <w14:ligatures w14:val="none"/>
          </w:rPr>
          <w:delText xml:space="preserve">animal </w:delText>
        </w:r>
      </w:del>
      <w:r w:rsidRPr="00224081">
        <w:rPr>
          <w:rFonts w:ascii="Arial" w:eastAsia="Times New Roman" w:hAnsi="Arial" w:cs="Arial"/>
          <w:kern w:val="0"/>
          <w14:ligatures w14:val="none"/>
        </w:rPr>
        <w:t>stress</w:t>
      </w:r>
      <w:r>
        <w:rPr>
          <w:rFonts w:ascii="Arial" w:eastAsia="Times New Roman" w:hAnsi="Arial" w:cs="Arial"/>
          <w:kern w:val="0"/>
          <w14:ligatures w14:val="none"/>
        </w:rPr>
        <w:t xml:space="preserve"> </w:t>
      </w:r>
      <w:del w:id="3" w:author="Reviewer" w:date="2026-06-01T12:43:00Z" w16du:dateUtc="2026-06-01T17:43:00Z">
        <w:r w:rsidDel="00892313">
          <w:rPr>
            <w:rFonts w:ascii="Arial" w:eastAsia="Times New Roman" w:hAnsi="Arial" w:cs="Arial"/>
            <w:kern w:val="0"/>
            <w14:ligatures w14:val="none"/>
          </w:rPr>
          <w:delText>responses</w:delText>
        </w:r>
        <w:r w:rsidR="00F071E0" w:rsidDel="00892313">
          <w:rPr>
            <w:rFonts w:ascii="Arial" w:eastAsia="Times New Roman" w:hAnsi="Arial" w:cs="Arial"/>
            <w:kern w:val="0"/>
            <w14:ligatures w14:val="none"/>
          </w:rPr>
          <w:delText xml:space="preserve"> </w:delText>
        </w:r>
      </w:del>
      <w:ins w:id="4" w:author="Reviewer" w:date="2026-06-01T12:43:00Z" w16du:dateUtc="2026-06-01T17:43:00Z">
        <w:r w:rsidR="00892313">
          <w:rPr>
            <w:rFonts w:ascii="Arial" w:eastAsia="Times New Roman" w:hAnsi="Arial" w:cs="Arial"/>
            <w:kern w:val="0"/>
            <w14:ligatures w14:val="none"/>
          </w:rPr>
          <w:t xml:space="preserve">biomarkers </w:t>
        </w:r>
      </w:ins>
      <w:r w:rsidR="00F071E0">
        <w:rPr>
          <w:rFonts w:ascii="Arial" w:eastAsia="Times New Roman" w:hAnsi="Arial" w:cs="Arial"/>
          <w:kern w:val="0"/>
          <w14:ligatures w14:val="none"/>
        </w:rPr>
        <w:t xml:space="preserve">and </w:t>
      </w:r>
      <w:del w:id="5" w:author="Reviewer" w:date="2026-06-01T12:43:00Z" w16du:dateUtc="2026-06-01T17:43:00Z">
        <w:r w:rsidR="00F071E0" w:rsidDel="00892313">
          <w:rPr>
            <w:rFonts w:ascii="Arial" w:eastAsia="Times New Roman" w:hAnsi="Arial" w:cs="Arial"/>
            <w:kern w:val="0"/>
            <w14:ligatures w14:val="none"/>
          </w:rPr>
          <w:delText>bias natural experiments</w:delText>
        </w:r>
      </w:del>
      <w:ins w:id="6" w:author="Reviewer" w:date="2026-06-01T12:43:00Z" w16du:dateUtc="2026-06-01T17:43:00Z">
        <w:r w:rsidR="00892313">
          <w:rPr>
            <w:rFonts w:ascii="Arial" w:eastAsia="Times New Roman" w:hAnsi="Arial" w:cs="Arial"/>
            <w:kern w:val="0"/>
            <w14:ligatures w14:val="none"/>
          </w:rPr>
          <w:t>c</w:t>
        </w:r>
      </w:ins>
      <w:ins w:id="7" w:author="Reviewer" w:date="2026-06-01T12:44:00Z" w16du:dateUtc="2026-06-01T17:44:00Z">
        <w:r w:rsidR="00892313">
          <w:rPr>
            <w:rFonts w:ascii="Arial" w:eastAsia="Times New Roman" w:hAnsi="Arial" w:cs="Arial"/>
            <w:kern w:val="0"/>
            <w14:ligatures w14:val="none"/>
          </w:rPr>
          <w:t>omplicate interpretation of physiological responses in aquatic organisms</w:t>
        </w:r>
      </w:ins>
      <w:r w:rsidRPr="00224081">
        <w:rPr>
          <w:rFonts w:ascii="Arial" w:eastAsia="Times New Roman" w:hAnsi="Arial" w:cs="Arial"/>
          <w:kern w:val="0"/>
          <w14:ligatures w14:val="none"/>
        </w:rPr>
        <w:t xml:space="preserve">. In our study, largemouth bass exposed to </w:t>
      </w:r>
      <w:ins w:id="8" w:author="Reviewer" w:date="2026-06-01T12:58:00Z" w16du:dateUtc="2026-06-01T17:58:00Z">
        <w:r w:rsidR="00F7260D">
          <w:rPr>
            <w:rFonts w:ascii="Arial" w:eastAsia="Times New Roman" w:hAnsi="Arial" w:cs="Arial"/>
            <w:kern w:val="0"/>
            <w14:ligatures w14:val="none"/>
          </w:rPr>
          <w:t xml:space="preserve">a </w:t>
        </w:r>
      </w:ins>
      <w:r w:rsidRPr="00224081">
        <w:rPr>
          <w:rFonts w:ascii="Arial" w:eastAsia="Times New Roman" w:hAnsi="Arial" w:cs="Arial"/>
          <w:kern w:val="0"/>
          <w14:ligatures w14:val="none"/>
        </w:rPr>
        <w:t>high</w:t>
      </w:r>
      <w:ins w:id="9" w:author="Reviewer" w:date="2026-06-01T12:57:00Z" w16du:dateUtc="2026-06-01T17:57:00Z">
        <w:r w:rsidR="00F7260D">
          <w:rPr>
            <w:rFonts w:ascii="Arial" w:eastAsia="Times New Roman" w:hAnsi="Arial" w:cs="Arial"/>
            <w:kern w:val="0"/>
            <w14:ligatures w14:val="none"/>
          </w:rPr>
          <w:t xml:space="preserve"> </w:t>
        </w:r>
        <w:r w:rsidR="00F7260D" w:rsidRPr="00224081">
          <w:rPr>
            <w:rFonts w:ascii="Arial" w:eastAsia="Times New Roman" w:hAnsi="Arial" w:cs="Arial"/>
            <w:kern w:val="0"/>
            <w14:ligatures w14:val="none"/>
          </w:rPr>
          <w:t xml:space="preserve">PFAS </w:t>
        </w:r>
        <w:r w:rsidR="00F7260D">
          <w:rPr>
            <w:rFonts w:ascii="Arial" w:eastAsia="Times New Roman" w:hAnsi="Arial" w:cs="Arial"/>
            <w:kern w:val="0"/>
            <w14:ligatures w14:val="none"/>
          </w:rPr>
          <w:t>compound</w:t>
        </w:r>
      </w:ins>
      <w:r w:rsidRPr="00224081">
        <w:rPr>
          <w:rFonts w:ascii="Arial" w:eastAsia="Times New Roman" w:hAnsi="Arial" w:cs="Arial"/>
          <w:kern w:val="0"/>
          <w14:ligatures w14:val="none"/>
        </w:rPr>
        <w:t xml:space="preserve"> </w:t>
      </w:r>
      <w:del w:id="10" w:author="Reviewer" w:date="2026-06-01T12:45:00Z" w16du:dateUtc="2026-06-01T17:45:00Z">
        <w:r w:rsidRPr="00224081" w:rsidDel="00892313">
          <w:rPr>
            <w:rFonts w:ascii="Arial" w:eastAsia="Times New Roman" w:hAnsi="Arial" w:cs="Arial"/>
            <w:kern w:val="0"/>
            <w14:ligatures w14:val="none"/>
          </w:rPr>
          <w:delText xml:space="preserve">levels </w:delText>
        </w:r>
      </w:del>
      <w:ins w:id="11" w:author="Reviewer" w:date="2026-06-01T12:45:00Z" w16du:dateUtc="2026-06-01T17:45:00Z">
        <w:r w:rsidR="00892313">
          <w:rPr>
            <w:rFonts w:ascii="Arial" w:eastAsia="Times New Roman" w:hAnsi="Arial" w:cs="Arial"/>
            <w:kern w:val="0"/>
            <w14:ligatures w14:val="none"/>
          </w:rPr>
          <w:t>concentration</w:t>
        </w:r>
        <w:r w:rsidR="00892313" w:rsidRPr="00224081">
          <w:rPr>
            <w:rFonts w:ascii="Arial" w:eastAsia="Times New Roman" w:hAnsi="Arial" w:cs="Arial"/>
            <w:kern w:val="0"/>
            <w14:ligatures w14:val="none"/>
          </w:rPr>
          <w:t xml:space="preserve"> </w:t>
        </w:r>
      </w:ins>
      <w:del w:id="12" w:author="Reviewer" w:date="2026-06-01T12:57:00Z" w16du:dateUtc="2026-06-01T17:57:00Z">
        <w:r w:rsidRPr="00224081" w:rsidDel="00F7260D">
          <w:rPr>
            <w:rFonts w:ascii="Arial" w:eastAsia="Times New Roman" w:hAnsi="Arial" w:cs="Arial"/>
            <w:kern w:val="0"/>
            <w14:ligatures w14:val="none"/>
          </w:rPr>
          <w:delText xml:space="preserve">of a common PFAS </w:delText>
        </w:r>
      </w:del>
      <w:del w:id="13" w:author="Reviewer" w:date="2026-06-01T12:45:00Z" w16du:dateUtc="2026-06-01T17:45:00Z">
        <w:r w:rsidRPr="00224081" w:rsidDel="00892313">
          <w:rPr>
            <w:rFonts w:ascii="Arial" w:eastAsia="Times New Roman" w:hAnsi="Arial" w:cs="Arial"/>
            <w:kern w:val="0"/>
            <w14:ligatures w14:val="none"/>
          </w:rPr>
          <w:delText xml:space="preserve">chemical showed </w:delText>
        </w:r>
      </w:del>
      <w:ins w:id="14" w:author="Reviewer" w:date="2026-06-01T12:45:00Z" w16du:dateUtc="2026-06-01T17:45:00Z">
        <w:r w:rsidR="00892313">
          <w:rPr>
            <w:rFonts w:ascii="Arial" w:eastAsia="Times New Roman" w:hAnsi="Arial" w:cs="Arial"/>
            <w:kern w:val="0"/>
            <w14:ligatures w14:val="none"/>
          </w:rPr>
          <w:t>exhibited</w:t>
        </w:r>
        <w:r w:rsidR="00892313" w:rsidRPr="00224081">
          <w:rPr>
            <w:rFonts w:ascii="Arial" w:eastAsia="Times New Roman" w:hAnsi="Arial" w:cs="Arial"/>
            <w:kern w:val="0"/>
            <w14:ligatures w14:val="none"/>
          </w:rPr>
          <w:t xml:space="preserve"> </w:t>
        </w:r>
      </w:ins>
      <w:r w:rsidRPr="00224081">
        <w:rPr>
          <w:rFonts w:ascii="Arial" w:eastAsia="Times New Roman" w:hAnsi="Arial" w:cs="Arial"/>
          <w:kern w:val="0"/>
          <w14:ligatures w14:val="none"/>
        </w:rPr>
        <w:t>sustained</w:t>
      </w:r>
      <w:r w:rsidR="00F071E0">
        <w:rPr>
          <w:rFonts w:ascii="Arial" w:eastAsia="Times New Roman" w:hAnsi="Arial" w:cs="Arial"/>
          <w:kern w:val="0"/>
          <w14:ligatures w14:val="none"/>
        </w:rPr>
        <w:t xml:space="preserve"> </w:t>
      </w:r>
      <w:del w:id="15" w:author="Reviewer" w:date="2026-06-01T12:45:00Z" w16du:dateUtc="2026-06-01T17:45:00Z">
        <w:r w:rsidR="00F071E0" w:rsidDel="00892313">
          <w:rPr>
            <w:rFonts w:ascii="Arial" w:eastAsia="Times New Roman" w:hAnsi="Arial" w:cs="Arial"/>
            <w:kern w:val="0"/>
            <w14:ligatures w14:val="none"/>
          </w:rPr>
          <w:delText>elevated</w:delText>
        </w:r>
        <w:r w:rsidRPr="00224081" w:rsidDel="00892313">
          <w:rPr>
            <w:rFonts w:ascii="Arial" w:eastAsia="Times New Roman" w:hAnsi="Arial" w:cs="Arial"/>
            <w:kern w:val="0"/>
            <w14:ligatures w14:val="none"/>
          </w:rPr>
          <w:delText xml:space="preserve"> stress</w:delText>
        </w:r>
      </w:del>
      <w:ins w:id="16" w:author="Reviewer" w:date="2026-06-01T12:45:00Z" w16du:dateUtc="2026-06-01T17:45:00Z">
        <w:r w:rsidR="00892313">
          <w:rPr>
            <w:rFonts w:ascii="Arial" w:eastAsia="Times New Roman" w:hAnsi="Arial" w:cs="Arial"/>
            <w:kern w:val="0"/>
            <w14:ligatures w14:val="none"/>
          </w:rPr>
          <w:t>neutrophil-to-lymphocyte ratios following experimental salinity stre</w:t>
        </w:r>
      </w:ins>
      <w:ins w:id="17" w:author="Reviewer" w:date="2026-06-01T12:46:00Z" w16du:dateUtc="2026-06-01T17:46:00Z">
        <w:r w:rsidR="00892313">
          <w:rPr>
            <w:rFonts w:ascii="Arial" w:eastAsia="Times New Roman" w:hAnsi="Arial" w:cs="Arial"/>
            <w:kern w:val="0"/>
            <w14:ligatures w14:val="none"/>
          </w:rPr>
          <w:t>ss</w:t>
        </w:r>
      </w:ins>
      <w:r w:rsidRPr="00224081">
        <w:rPr>
          <w:rFonts w:ascii="Arial" w:eastAsia="Times New Roman" w:hAnsi="Arial" w:cs="Arial"/>
          <w:kern w:val="0"/>
          <w14:ligatures w14:val="none"/>
        </w:rPr>
        <w:t>, whereas cadmium did not</w:t>
      </w:r>
      <w:del w:id="18" w:author="Reviewer" w:date="2026-06-01T12:46:00Z" w16du:dateUtc="2026-06-01T17:46:00Z">
        <w:r w:rsidR="00F071E0" w:rsidDel="00892313">
          <w:rPr>
            <w:rFonts w:ascii="Arial" w:eastAsia="Times New Roman" w:hAnsi="Arial" w:cs="Arial"/>
            <w:kern w:val="0"/>
            <w14:ligatures w14:val="none"/>
          </w:rPr>
          <w:delText xml:space="preserve">, even </w:delText>
        </w:r>
        <w:r w:rsidDel="00892313">
          <w:rPr>
            <w:rFonts w:ascii="Arial" w:eastAsia="Times New Roman" w:hAnsi="Arial" w:cs="Arial"/>
            <w:kern w:val="0"/>
            <w14:ligatures w14:val="none"/>
          </w:rPr>
          <w:delText>after an abrupt environmental change</w:delText>
        </w:r>
      </w:del>
      <w:r w:rsidR="00F071E0">
        <w:rPr>
          <w:rFonts w:ascii="Arial" w:eastAsia="Times New Roman" w:hAnsi="Arial" w:cs="Arial"/>
          <w:kern w:val="0"/>
          <w14:ligatures w14:val="none"/>
        </w:rPr>
        <w:t>.</w:t>
      </w:r>
      <w:r>
        <w:rPr>
          <w:rFonts w:ascii="Arial" w:eastAsia="Times New Roman" w:hAnsi="Arial" w:cs="Arial"/>
          <w:kern w:val="0"/>
          <w14:ligatures w14:val="none"/>
        </w:rPr>
        <w:t xml:space="preserve"> </w:t>
      </w:r>
      <w:r w:rsidR="00BB7E76">
        <w:rPr>
          <w:rFonts w:ascii="Arial" w:eastAsia="Times New Roman" w:hAnsi="Arial" w:cs="Arial"/>
          <w:kern w:val="0"/>
          <w14:ligatures w14:val="none"/>
        </w:rPr>
        <w:t>Our</w:t>
      </w:r>
      <w:r w:rsidRPr="00224081">
        <w:rPr>
          <w:rFonts w:ascii="Arial" w:eastAsia="Times New Roman" w:hAnsi="Arial" w:cs="Arial"/>
          <w:kern w:val="0"/>
          <w14:ligatures w14:val="none"/>
        </w:rPr>
        <w:t xml:space="preserve"> findings suggest PFAS</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exposure</w:t>
      </w:r>
      <w:r w:rsidR="00F071E0">
        <w:rPr>
          <w:rFonts w:ascii="Arial" w:eastAsia="Times New Roman" w:hAnsi="Arial" w:cs="Arial"/>
          <w:kern w:val="0"/>
          <w14:ligatures w14:val="none"/>
        </w:rPr>
        <w:t xml:space="preserve"> </w:t>
      </w:r>
      <w:r w:rsidRPr="00224081">
        <w:rPr>
          <w:rFonts w:ascii="Arial" w:eastAsia="Times New Roman" w:hAnsi="Arial" w:cs="Arial"/>
          <w:kern w:val="0"/>
          <w14:ligatures w14:val="none"/>
        </w:rPr>
        <w:t>may</w:t>
      </w:r>
      <w:r>
        <w:rPr>
          <w:rFonts w:ascii="Arial" w:eastAsia="Times New Roman" w:hAnsi="Arial" w:cs="Arial"/>
          <w:kern w:val="0"/>
          <w14:ligatures w14:val="none"/>
        </w:rPr>
        <w:t xml:space="preserve"> </w:t>
      </w:r>
      <w:ins w:id="19" w:author="Reviewer" w:date="2026-06-01T12:46:00Z" w16du:dateUtc="2026-06-01T17:46:00Z">
        <w:r w:rsidR="00892313">
          <w:rPr>
            <w:rFonts w:ascii="Arial" w:eastAsia="Times New Roman" w:hAnsi="Arial" w:cs="Arial"/>
            <w:kern w:val="0"/>
            <w14:ligatures w14:val="none"/>
          </w:rPr>
          <w:t xml:space="preserve">influence </w:t>
        </w:r>
      </w:ins>
      <w:ins w:id="20" w:author="Reviewer" w:date="2026-06-01T12:56:00Z" w16du:dateUtc="2026-06-01T17:56:00Z">
        <w:r w:rsidR="00F7260D">
          <w:rPr>
            <w:rFonts w:ascii="Arial" w:eastAsia="Times New Roman" w:hAnsi="Arial" w:cs="Arial"/>
            <w:kern w:val="0"/>
            <w14:ligatures w14:val="none"/>
          </w:rPr>
          <w:t xml:space="preserve">fish </w:t>
        </w:r>
      </w:ins>
      <w:ins w:id="21" w:author="Reviewer" w:date="2026-06-01T12:46:00Z" w16du:dateUtc="2026-06-01T17:46:00Z">
        <w:r w:rsidR="00892313">
          <w:rPr>
            <w:rFonts w:ascii="Arial" w:eastAsia="Times New Roman" w:hAnsi="Arial" w:cs="Arial"/>
            <w:kern w:val="0"/>
            <w14:ligatures w14:val="none"/>
          </w:rPr>
          <w:t>leukocyte dynamics and potenti</w:t>
        </w:r>
      </w:ins>
      <w:ins w:id="22" w:author="Reviewer" w:date="2026-06-01T12:47:00Z" w16du:dateUtc="2026-06-01T17:47:00Z">
        <w:r w:rsidR="00892313">
          <w:rPr>
            <w:rFonts w:ascii="Arial" w:eastAsia="Times New Roman" w:hAnsi="Arial" w:cs="Arial"/>
            <w:kern w:val="0"/>
            <w14:ligatures w14:val="none"/>
          </w:rPr>
          <w:t xml:space="preserve">ally </w:t>
        </w:r>
      </w:ins>
      <w:r w:rsidR="00BB7E76">
        <w:rPr>
          <w:rFonts w:ascii="Arial" w:eastAsia="Times New Roman" w:hAnsi="Arial" w:cs="Arial"/>
          <w:color w:val="000000"/>
          <w:kern w:val="0"/>
          <w14:ligatures w14:val="none"/>
        </w:rPr>
        <w:t>affe</w:t>
      </w:r>
      <w:r w:rsidR="00BB7E76" w:rsidRPr="003E7284">
        <w:rPr>
          <w:rFonts w:ascii="Arial" w:eastAsia="Times New Roman" w:hAnsi="Arial" w:cs="Arial"/>
          <w:color w:val="000000"/>
          <w:kern w:val="0"/>
          <w14:ligatures w14:val="none"/>
        </w:rPr>
        <w:t xml:space="preserve">ct </w:t>
      </w:r>
      <w:ins w:id="23" w:author="Reviewer" w:date="2026-06-01T12:56:00Z" w16du:dateUtc="2026-06-01T17:56:00Z">
        <w:r w:rsidR="00F7260D">
          <w:rPr>
            <w:rFonts w:ascii="Arial" w:eastAsia="Times New Roman" w:hAnsi="Arial" w:cs="Arial"/>
            <w:color w:val="000000"/>
            <w:kern w:val="0"/>
            <w14:ligatures w14:val="none"/>
          </w:rPr>
          <w:t>stress</w:t>
        </w:r>
      </w:ins>
      <w:ins w:id="24" w:author="Reviewer" w:date="2026-06-01T12:47:00Z" w16du:dateUtc="2026-06-01T17:47:00Z">
        <w:r w:rsidR="00892313">
          <w:rPr>
            <w:rFonts w:ascii="Arial" w:eastAsia="Times New Roman" w:hAnsi="Arial" w:cs="Arial"/>
            <w:color w:val="000000"/>
            <w:kern w:val="0"/>
            <w14:ligatures w14:val="none"/>
          </w:rPr>
          <w:t xml:space="preserve"> interpretation</w:t>
        </w:r>
      </w:ins>
      <w:del w:id="25" w:author="Reviewer" w:date="2026-06-01T12:56:00Z" w16du:dateUtc="2026-06-01T17:56:00Z">
        <w:r w:rsidR="00BB7E76" w:rsidRPr="003E7284" w:rsidDel="00F7260D">
          <w:rPr>
            <w:rFonts w:ascii="Arial" w:eastAsia="Times New Roman" w:hAnsi="Arial" w:cs="Arial"/>
            <w:color w:val="000000"/>
            <w:kern w:val="0"/>
            <w14:ligatures w14:val="none"/>
          </w:rPr>
          <w:delText xml:space="preserve">stress </w:delText>
        </w:r>
      </w:del>
      <w:del w:id="26" w:author="Reviewer" w:date="2026-06-01T12:47:00Z" w16du:dateUtc="2026-06-01T17:47:00Z">
        <w:r w:rsidR="00F071E0" w:rsidDel="00892313">
          <w:rPr>
            <w:rFonts w:ascii="Arial" w:eastAsia="Times New Roman" w:hAnsi="Arial" w:cs="Arial"/>
            <w:color w:val="000000"/>
            <w:kern w:val="0"/>
            <w14:ligatures w14:val="none"/>
          </w:rPr>
          <w:delText>biomarkers</w:delText>
        </w:r>
        <w:r w:rsidR="00BB7E76" w:rsidRPr="003E7284" w:rsidDel="00892313">
          <w:rPr>
            <w:rFonts w:ascii="Arial" w:eastAsia="Times New Roman" w:hAnsi="Arial" w:cs="Arial"/>
            <w:color w:val="000000"/>
            <w:kern w:val="0"/>
            <w14:ligatures w14:val="none"/>
          </w:rPr>
          <w:delText xml:space="preserve"> </w:delText>
        </w:r>
        <w:r w:rsidR="00BB7E76" w:rsidDel="00892313">
          <w:rPr>
            <w:rFonts w:ascii="Arial" w:eastAsia="Times New Roman" w:hAnsi="Arial" w:cs="Arial"/>
            <w:color w:val="000000"/>
            <w:kern w:val="0"/>
            <w14:ligatures w14:val="none"/>
          </w:rPr>
          <w:delText>across</w:delText>
        </w:r>
        <w:r w:rsidR="00BB7E76" w:rsidRPr="003E7284" w:rsidDel="00892313">
          <w:rPr>
            <w:rFonts w:ascii="Arial" w:eastAsia="Times New Roman" w:hAnsi="Arial" w:cs="Arial"/>
            <w:color w:val="000000"/>
            <w:kern w:val="0"/>
            <w14:ligatures w14:val="none"/>
          </w:rPr>
          <w:delText xml:space="preserve"> species</w:delText>
        </w:r>
        <w:r w:rsidR="00BB7E76" w:rsidDel="00892313">
          <w:rPr>
            <w:rFonts w:ascii="Arial" w:eastAsia="Times New Roman" w:hAnsi="Arial" w:cs="Arial"/>
            <w:color w:val="000000"/>
            <w:kern w:val="0"/>
            <w14:ligatures w14:val="none"/>
          </w:rPr>
          <w:delText xml:space="preserve"> and temporal scales</w:delText>
        </w:r>
      </w:del>
      <w:r>
        <w:rPr>
          <w:rFonts w:ascii="Arial" w:eastAsia="Times New Roman" w:hAnsi="Arial" w:cs="Arial"/>
          <w:kern w:val="0"/>
          <w14:ligatures w14:val="none"/>
        </w:rPr>
        <w:t>.</w:t>
      </w:r>
    </w:p>
    <w:p w14:paraId="67D3B675" w14:textId="33E213CF" w:rsidR="00797A47" w:rsidRDefault="00797A47">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400B9A32" w14:textId="34AF1999" w:rsidR="00292FF5" w:rsidRDefault="00292FF5" w:rsidP="00207381">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t>Abstract:</w:t>
      </w:r>
      <w:r w:rsidR="00BE1C9E">
        <w:rPr>
          <w:rFonts w:ascii="Arial" w:eastAsia="Times New Roman" w:hAnsi="Arial" w:cs="Arial"/>
          <w:color w:val="000000"/>
          <w:kern w:val="0"/>
          <w14:ligatures w14:val="none"/>
        </w:rPr>
        <w:t xml:space="preserve">  </w:t>
      </w:r>
    </w:p>
    <w:p w14:paraId="11E96903" w14:textId="4EA83C13" w:rsidR="00224081" w:rsidRPr="00122893" w:rsidRDefault="00224081" w:rsidP="00224081">
      <w:pPr>
        <w:spacing w:line="480" w:lineRule="auto"/>
        <w:rPr>
          <w:rFonts w:ascii="Arial" w:eastAsia="Times New Roman" w:hAnsi="Arial" w:cs="Arial"/>
          <w:kern w:val="0"/>
          <w14:ligatures w14:val="none"/>
        </w:rPr>
      </w:pPr>
      <w:bookmarkStart w:id="27" w:name="OLE_LINK1"/>
      <w:r w:rsidRPr="00224081">
        <w:rPr>
          <w:rFonts w:ascii="Arial" w:eastAsia="Times New Roman" w:hAnsi="Arial" w:cs="Arial"/>
          <w:kern w:val="0"/>
          <w14:ligatures w14:val="none"/>
        </w:rPr>
        <w:t>Understanding how contaminants influence physiological stress is vital for conserving</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aquatic organisms in increasingly altered environments.</w:t>
      </w:r>
      <w:bookmarkEnd w:id="27"/>
      <w:r w:rsidRPr="00224081">
        <w:rPr>
          <w:rFonts w:ascii="Arial" w:eastAsia="Times New Roman" w:hAnsi="Arial" w:cs="Arial"/>
          <w:kern w:val="0"/>
          <w14:ligatures w14:val="none"/>
        </w:rPr>
        <w:t xml:space="preserve"> We examined whether exposure to cadmium (Cd) or perfluoropentanoic acid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)—a short-chain </w:t>
      </w:r>
      <w:bookmarkStart w:id="28" w:name="_Hlk213782290"/>
      <w:r w:rsidRPr="00224081">
        <w:rPr>
          <w:rFonts w:ascii="Arial" w:eastAsia="Times New Roman" w:hAnsi="Arial" w:cs="Arial"/>
          <w:kern w:val="0"/>
          <w14:ligatures w14:val="none"/>
        </w:rPr>
        <w:t>per- and polyfluoroalkyl substance</w:t>
      </w:r>
      <w:bookmarkEnd w:id="28"/>
      <w:r w:rsidRPr="00224081">
        <w:rPr>
          <w:rFonts w:ascii="Arial" w:eastAsia="Times New Roman" w:hAnsi="Arial" w:cs="Arial"/>
          <w:kern w:val="0"/>
          <w14:ligatures w14:val="none"/>
        </w:rPr>
        <w:t xml:space="preserve"> (PFAS)—</w:t>
      </w:r>
      <w:ins w:id="29" w:author="Reviewer" w:date="2026-06-01T13:00:00Z" w16du:dateUtc="2026-06-01T18:00:00Z">
        <w:r w:rsidR="004359E6">
          <w:rPr>
            <w:rFonts w:ascii="Arial" w:eastAsia="Times New Roman" w:hAnsi="Arial" w:cs="Arial"/>
            <w:kern w:val="0"/>
            <w14:ligatures w14:val="none"/>
          </w:rPr>
          <w:t xml:space="preserve">altered </w:t>
        </w:r>
        <w:r w:rsidR="004359E6" w:rsidRPr="00224081">
          <w:rPr>
            <w:rFonts w:ascii="Arial" w:eastAsia="Times New Roman" w:hAnsi="Arial" w:cs="Arial"/>
            <w:kern w:val="0"/>
            <w14:ligatures w14:val="none"/>
          </w:rPr>
          <w:t>neutrophil-to-lymphocyte ratio</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 xml:space="preserve"> (NLR</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w:t>
        </w:r>
      </w:ins>
      <w:del w:id="30" w:author="Reviewer" w:date="2026-06-01T13:00:00Z" w16du:dateUtc="2026-06-01T18:00:00Z">
        <w:r w:rsidRPr="00224081" w:rsidDel="004359E6">
          <w:rPr>
            <w:rFonts w:ascii="Arial" w:eastAsia="Times New Roman" w:hAnsi="Arial" w:cs="Arial"/>
            <w:kern w:val="0"/>
            <w14:ligatures w14:val="none"/>
          </w:rPr>
          <w:delText>affects</w:delText>
        </w:r>
      </w:del>
      <w:del w:id="31" w:author="Reviewer" w:date="2026-06-01T13:01:00Z" w16du:dateUtc="2026-06-01T18:01:00Z">
        <w:r w:rsidR="00087F6E" w:rsidDel="004359E6">
          <w:rPr>
            <w:rFonts w:ascii="Arial" w:eastAsia="Times New Roman" w:hAnsi="Arial" w:cs="Arial"/>
            <w:kern w:val="0"/>
            <w14:ligatures w14:val="none"/>
          </w:rPr>
          <w:delText>, and therefore potentially biases,</w:delText>
        </w:r>
        <w:r w:rsidRPr="00224081" w:rsidDel="004359E6">
          <w:rPr>
            <w:rFonts w:ascii="Arial" w:eastAsia="Times New Roman" w:hAnsi="Arial" w:cs="Arial"/>
            <w:kern w:val="0"/>
            <w14:ligatures w14:val="none"/>
          </w:rPr>
          <w:delText xml:space="preserve"> the stress response of</w:delText>
        </w:r>
      </w:del>
      <w:ins w:id="32" w:author="Reviewer" w:date="2026-06-01T13:01:00Z" w16du:dateUtc="2026-06-01T18:01:00Z">
        <w:r w:rsidR="004359E6">
          <w:rPr>
            <w:rFonts w:ascii="Arial" w:eastAsia="Times New Roman" w:hAnsi="Arial" w:cs="Arial"/>
            <w:kern w:val="0"/>
            <w14:ligatures w14:val="none"/>
          </w:rPr>
          <w:t xml:space="preserve"> in</w:t>
        </w:r>
      </w:ins>
      <w:r w:rsidRPr="00224081">
        <w:rPr>
          <w:rFonts w:ascii="Arial" w:eastAsia="Times New Roman" w:hAnsi="Arial" w:cs="Arial"/>
          <w:kern w:val="0"/>
          <w14:ligatures w14:val="none"/>
        </w:rPr>
        <w:t xml:space="preserve"> largemouth bass (</w:t>
      </w:r>
      <w:r w:rsidRPr="00BB7E76">
        <w:rPr>
          <w:rFonts w:ascii="Arial" w:eastAsia="Times New Roman" w:hAnsi="Arial" w:cs="Arial"/>
          <w:i/>
          <w:iCs/>
          <w:kern w:val="0"/>
          <w14:ligatures w14:val="none"/>
        </w:rPr>
        <w:t>Micropterus nigricans</w:t>
      </w:r>
      <w:r w:rsidRPr="00224081">
        <w:rPr>
          <w:rFonts w:ascii="Arial" w:eastAsia="Times New Roman" w:hAnsi="Arial" w:cs="Arial"/>
          <w:kern w:val="0"/>
          <w14:ligatures w14:val="none"/>
        </w:rPr>
        <w:t xml:space="preserve">) under controlled laboratory conditions. Using </w:t>
      </w:r>
      <w:ins w:id="33" w:author="Reviewer" w:date="2026-06-01T13:01:00Z" w16du:dateUtc="2026-06-01T18:01:00Z">
        <w:r w:rsidR="004359E6">
          <w:rPr>
            <w:rFonts w:ascii="Arial" w:eastAsia="Times New Roman" w:hAnsi="Arial" w:cs="Arial"/>
            <w:kern w:val="0"/>
            <w14:ligatures w14:val="none"/>
          </w:rPr>
          <w:t xml:space="preserve">NLR </w:t>
        </w:r>
      </w:ins>
      <w:del w:id="34" w:author="Reviewer" w:date="2026-06-01T13:00:00Z" w16du:dateUtc="2026-06-01T18:00:00Z">
        <w:r w:rsidRPr="00224081" w:rsidDel="004359E6">
          <w:rPr>
            <w:rFonts w:ascii="Arial" w:eastAsia="Times New Roman" w:hAnsi="Arial" w:cs="Arial"/>
            <w:kern w:val="0"/>
            <w14:ligatures w14:val="none"/>
          </w:rPr>
          <w:delText xml:space="preserve">the </w:delText>
        </w:r>
        <w:bookmarkStart w:id="35" w:name="_Hlk213783123"/>
        <w:r w:rsidRPr="00224081" w:rsidDel="004359E6">
          <w:rPr>
            <w:rFonts w:ascii="Arial" w:eastAsia="Times New Roman" w:hAnsi="Arial" w:cs="Arial"/>
            <w:kern w:val="0"/>
            <w14:ligatures w14:val="none"/>
          </w:rPr>
          <w:delText xml:space="preserve">neutrophil-to-lymphocyte </w:delText>
        </w:r>
        <w:bookmarkEnd w:id="35"/>
        <w:r w:rsidRPr="00224081" w:rsidDel="004359E6">
          <w:rPr>
            <w:rFonts w:ascii="Arial" w:eastAsia="Times New Roman" w:hAnsi="Arial" w:cs="Arial"/>
            <w:kern w:val="0"/>
            <w14:ligatures w14:val="none"/>
          </w:rPr>
          <w:delText xml:space="preserve">ratio (NLR) </w:delText>
        </w:r>
      </w:del>
      <w:r w:rsidRPr="00224081">
        <w:rPr>
          <w:rFonts w:ascii="Arial" w:eastAsia="Times New Roman" w:hAnsi="Arial" w:cs="Arial"/>
          <w:kern w:val="0"/>
          <w14:ligatures w14:val="none"/>
        </w:rPr>
        <w:t>as a</w:t>
      </w:r>
      <w:ins w:id="36" w:author="Reviewer" w:date="2026-06-01T13:01:00Z" w16du:dateUtc="2026-06-01T18:01:00Z">
        <w:r w:rsidR="00A44CD4">
          <w:rPr>
            <w:rFonts w:ascii="Arial" w:eastAsia="Times New Roman" w:hAnsi="Arial" w:cs="Arial"/>
            <w:kern w:val="0"/>
            <w14:ligatures w14:val="none"/>
          </w:rPr>
          <w:t xml:space="preserve"> leukocyte-based biomarker associated with</w:t>
        </w:r>
      </w:ins>
      <w:del w:id="37" w:author="Reviewer" w:date="2026-06-01T13:01:00Z" w16du:dateUtc="2026-06-01T18:01:00Z">
        <w:r w:rsidRPr="00224081" w:rsidDel="00A44CD4">
          <w:rPr>
            <w:rFonts w:ascii="Arial" w:eastAsia="Times New Roman" w:hAnsi="Arial" w:cs="Arial"/>
            <w:kern w:val="0"/>
            <w14:ligatures w14:val="none"/>
          </w:rPr>
          <w:delText xml:space="preserve"> proxy for</w:delText>
        </w:r>
      </w:del>
      <w:ins w:id="38" w:author="Reviewer" w:date="2026-06-01T13:01:00Z" w16du:dateUtc="2026-06-01T18:01:00Z">
        <w:r w:rsidR="00A44CD4">
          <w:rPr>
            <w:rFonts w:ascii="Arial" w:eastAsia="Times New Roman" w:hAnsi="Arial" w:cs="Arial"/>
            <w:kern w:val="0"/>
            <w14:ligatures w14:val="none"/>
          </w:rPr>
          <w:t xml:space="preserve"> physiological</w:t>
        </w:r>
      </w:ins>
      <w:r w:rsidRPr="00224081">
        <w:rPr>
          <w:rFonts w:ascii="Arial" w:eastAsia="Times New Roman" w:hAnsi="Arial" w:cs="Arial"/>
          <w:kern w:val="0"/>
          <w14:ligatures w14:val="none"/>
        </w:rPr>
        <w:t xml:space="preserve"> stress</w:t>
      </w:r>
      <w:ins w:id="39" w:author="Reviewer" w:date="2026-06-01T13:01:00Z" w16du:dateUtc="2026-06-01T18:01:00Z">
        <w:r w:rsidR="00A44CD4">
          <w:rPr>
            <w:rFonts w:ascii="Arial" w:eastAsia="Times New Roman" w:hAnsi="Arial" w:cs="Arial"/>
            <w:kern w:val="0"/>
            <w14:ligatures w14:val="none"/>
          </w:rPr>
          <w:t xml:space="preserve"> res</w:t>
        </w:r>
      </w:ins>
      <w:ins w:id="40" w:author="Reviewer" w:date="2026-06-01T13:02:00Z" w16du:dateUtc="2026-06-01T18:02:00Z">
        <w:r w:rsidR="00A44CD4">
          <w:rPr>
            <w:rFonts w:ascii="Arial" w:eastAsia="Times New Roman" w:hAnsi="Arial" w:cs="Arial"/>
            <w:kern w:val="0"/>
            <w14:ligatures w14:val="none"/>
          </w:rPr>
          <w:t>ponses</w:t>
        </w:r>
      </w:ins>
      <w:r w:rsidRPr="00224081">
        <w:rPr>
          <w:rFonts w:ascii="Arial" w:eastAsia="Times New Roman" w:hAnsi="Arial" w:cs="Arial"/>
          <w:kern w:val="0"/>
          <w14:ligatures w14:val="none"/>
        </w:rPr>
        <w:t xml:space="preserve">, we compared five groups (control, Cd low, Cd 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high) across four sampling periods</w:t>
      </w:r>
      <w:ins w:id="41" w:author="Reviewer" w:date="2026-06-01T13:02:00Z" w16du:dateUtc="2026-06-01T18:02:00Z">
        <w:r w:rsidR="00A44CD4">
          <w:rPr>
            <w:rFonts w:ascii="Arial" w:eastAsia="Times New Roman" w:hAnsi="Arial" w:cs="Arial"/>
            <w:kern w:val="0"/>
            <w14:ligatures w14:val="none"/>
          </w:rPr>
          <w:t xml:space="preserve"> (</w:t>
        </w:r>
      </w:ins>
      <w:del w:id="42" w:author="Reviewer" w:date="2026-06-01T13:02:00Z" w16du:dateUtc="2026-06-01T18:02:00Z">
        <w:r w:rsidRPr="00224081" w:rsidDel="00A44CD4">
          <w:rPr>
            <w:rFonts w:ascii="Arial" w:eastAsia="Times New Roman" w:hAnsi="Arial" w:cs="Arial"/>
            <w:kern w:val="0"/>
            <w14:ligatures w14:val="none"/>
          </w:rPr>
          <w:delText xml:space="preserve">: </w:delText>
        </w:r>
      </w:del>
      <w:r w:rsidRPr="00224081">
        <w:rPr>
          <w:rFonts w:ascii="Arial" w:eastAsia="Times New Roman" w:hAnsi="Arial" w:cs="Arial"/>
          <w:kern w:val="0"/>
          <w14:ligatures w14:val="none"/>
        </w:rPr>
        <w:t>baseline, post-treatment, three hours after an abrupt salinity increase, and seven days later</w:t>
      </w:r>
      <w:ins w:id="43" w:author="Reviewer" w:date="2026-06-01T13:02:00Z" w16du:dateUtc="2026-06-01T18:02:00Z">
        <w:r w:rsidR="00A44CD4">
          <w:rPr>
            <w:rFonts w:ascii="Arial" w:eastAsia="Times New Roman" w:hAnsi="Arial" w:cs="Arial"/>
            <w:kern w:val="0"/>
            <w14:ligatures w14:val="none"/>
          </w:rPr>
          <w:t>)</w:t>
        </w:r>
      </w:ins>
      <w:r w:rsidRPr="00224081">
        <w:rPr>
          <w:rFonts w:ascii="Arial" w:eastAsia="Times New Roman" w:hAnsi="Arial" w:cs="Arial"/>
          <w:kern w:val="0"/>
          <w14:ligatures w14:val="none"/>
        </w:rPr>
        <w:t>.</w:t>
      </w:r>
      <w:r w:rsidR="00BB7E76">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elevated NLR values</w:t>
      </w:r>
      <w:del w:id="44" w:author="Reviewer" w:date="2026-06-01T13:04:00Z" w16du:dateUtc="2026-06-01T18:04:00Z">
        <w:r w:rsidRPr="00224081" w:rsidDel="00A44CD4">
          <w:rPr>
            <w:rFonts w:ascii="Arial" w:eastAsia="Times New Roman" w:hAnsi="Arial" w:cs="Arial"/>
            <w:kern w:val="0"/>
            <w14:ligatures w14:val="none"/>
          </w:rPr>
          <w:delText xml:space="preserve"> by more than 200%</w:delText>
        </w:r>
      </w:del>
      <w:r w:rsidRPr="00224081">
        <w:rPr>
          <w:rFonts w:ascii="Arial" w:eastAsia="Times New Roman" w:hAnsi="Arial" w:cs="Arial"/>
          <w:kern w:val="0"/>
          <w14:ligatures w14:val="none"/>
        </w:rPr>
        <w:t xml:space="preserve"> within four days of treatment</w:t>
      </w:r>
      <w:ins w:id="45" w:author="Reviewer" w:date="2026-06-01T13:04:00Z" w16du:dateUtc="2026-06-01T18:04:00Z">
        <w:r w:rsidR="00A44CD4">
          <w:rPr>
            <w:rFonts w:ascii="Arial" w:eastAsia="Times New Roman" w:hAnsi="Arial" w:cs="Arial"/>
            <w:kern w:val="0"/>
            <w14:ligatures w14:val="none"/>
          </w:rPr>
          <w:t xml:space="preserve"> relative to the other groups</w:t>
        </w:r>
      </w:ins>
      <w:del w:id="46" w:author="Reviewer" w:date="2026-06-01T13:04:00Z" w16du:dateUtc="2026-06-01T18:04:00Z">
        <w:r w:rsidRPr="00224081" w:rsidDel="00A44CD4">
          <w:rPr>
            <w:rFonts w:ascii="Arial" w:eastAsia="Times New Roman" w:hAnsi="Arial" w:cs="Arial"/>
            <w:kern w:val="0"/>
            <w14:ligatures w14:val="none"/>
          </w:rPr>
          <w:delText>, indicating increased baseline stress</w:delText>
        </w:r>
      </w:del>
      <w:r w:rsidRPr="00224081">
        <w:rPr>
          <w:rFonts w:ascii="Arial" w:eastAsia="Times New Roman" w:hAnsi="Arial" w:cs="Arial"/>
          <w:kern w:val="0"/>
          <w14:ligatures w14:val="none"/>
        </w:rPr>
        <w:t xml:space="preserve">. </w:t>
      </w:r>
      <w:del w:id="47" w:author="Reviewer" w:date="2026-06-01T13:04:00Z" w16du:dateUtc="2026-06-01T18:04:00Z">
        <w:r w:rsidRPr="00224081" w:rsidDel="00A44CD4">
          <w:rPr>
            <w:rFonts w:ascii="Arial" w:eastAsia="Times New Roman" w:hAnsi="Arial" w:cs="Arial"/>
            <w:kern w:val="0"/>
            <w14:ligatures w14:val="none"/>
          </w:rPr>
          <w:delText>After the</w:delText>
        </w:r>
      </w:del>
      <w:ins w:id="48" w:author="Reviewer" w:date="2026-06-01T13:04:00Z" w16du:dateUtc="2026-06-01T18:04:00Z">
        <w:r w:rsidR="00A44CD4">
          <w:rPr>
            <w:rFonts w:ascii="Arial" w:eastAsia="Times New Roman" w:hAnsi="Arial" w:cs="Arial"/>
            <w:kern w:val="0"/>
            <w14:ligatures w14:val="none"/>
          </w:rPr>
          <w:t>Following</w:t>
        </w:r>
      </w:ins>
      <w:r w:rsidRPr="00224081">
        <w:rPr>
          <w:rFonts w:ascii="Arial" w:eastAsia="Times New Roman" w:hAnsi="Arial" w:cs="Arial"/>
          <w:kern w:val="0"/>
          <w14:ligatures w14:val="none"/>
        </w:rPr>
        <w:t xml:space="preserve"> salinity </w:t>
      </w:r>
      <w:del w:id="49" w:author="Reviewer" w:date="2026-06-01T13:04:00Z" w16du:dateUtc="2026-06-01T18:04:00Z">
        <w:r w:rsidR="00BB7E76" w:rsidDel="00A44CD4">
          <w:rPr>
            <w:rFonts w:ascii="Arial" w:eastAsia="Times New Roman" w:hAnsi="Arial" w:cs="Arial"/>
            <w:kern w:val="0"/>
            <w14:ligatures w14:val="none"/>
          </w:rPr>
          <w:delText>increase</w:delText>
        </w:r>
      </w:del>
      <w:ins w:id="50" w:author="Reviewer" w:date="2026-06-01T13:04:00Z" w16du:dateUtc="2026-06-01T18:04:00Z">
        <w:r w:rsidR="00A44CD4">
          <w:rPr>
            <w:rFonts w:ascii="Arial" w:eastAsia="Times New Roman" w:hAnsi="Arial" w:cs="Arial"/>
            <w:kern w:val="0"/>
            <w14:ligatures w14:val="none"/>
          </w:rPr>
          <w:t>exposure</w:t>
        </w:r>
      </w:ins>
      <w:r w:rsidRPr="00224081">
        <w:rPr>
          <w:rFonts w:ascii="Arial" w:eastAsia="Times New Roman" w:hAnsi="Arial" w:cs="Arial"/>
          <w:kern w:val="0"/>
          <w14:ligatures w14:val="none"/>
        </w:rPr>
        <w:t>, all groups exhibited</w:t>
      </w:r>
      <w:del w:id="51" w:author="Reviewer" w:date="2026-06-01T13:04:00Z" w16du:dateUtc="2026-06-01T18:04:00Z">
        <w:r w:rsidRPr="00224081" w:rsidDel="00A44CD4">
          <w:rPr>
            <w:rFonts w:ascii="Arial" w:eastAsia="Times New Roman" w:hAnsi="Arial" w:cs="Arial"/>
            <w:kern w:val="0"/>
            <w14:ligatures w14:val="none"/>
          </w:rPr>
          <w:delText xml:space="preserve"> an</w:delText>
        </w:r>
      </w:del>
      <w:r w:rsidRPr="00224081">
        <w:rPr>
          <w:rFonts w:ascii="Arial" w:eastAsia="Times New Roman" w:hAnsi="Arial" w:cs="Arial"/>
          <w:kern w:val="0"/>
          <w14:ligatures w14:val="none"/>
        </w:rPr>
        <w:t xml:space="preserve"> acute </w:t>
      </w:r>
      <w:del w:id="52" w:author="Reviewer" w:date="2026-06-01T13:05:00Z" w16du:dateUtc="2026-06-01T18:05:00Z">
        <w:r w:rsidRPr="00224081" w:rsidDel="00A44CD4">
          <w:rPr>
            <w:rFonts w:ascii="Arial" w:eastAsia="Times New Roman" w:hAnsi="Arial" w:cs="Arial"/>
            <w:kern w:val="0"/>
            <w14:ligatures w14:val="none"/>
          </w:rPr>
          <w:delText xml:space="preserve">rise </w:delText>
        </w:r>
      </w:del>
      <w:ins w:id="53" w:author="Reviewer" w:date="2026-06-01T13:05:00Z" w16du:dateUtc="2026-06-01T18:05:00Z">
        <w:r w:rsidR="00A44CD4">
          <w:rPr>
            <w:rFonts w:ascii="Arial" w:eastAsia="Times New Roman" w:hAnsi="Arial" w:cs="Arial"/>
            <w:kern w:val="0"/>
            <w14:ligatures w14:val="none"/>
          </w:rPr>
          <w:t>increases</w:t>
        </w:r>
        <w:r w:rsidR="00A44CD4" w:rsidRPr="00224081">
          <w:rPr>
            <w:rFonts w:ascii="Arial" w:eastAsia="Times New Roman" w:hAnsi="Arial" w:cs="Arial"/>
            <w:kern w:val="0"/>
            <w14:ligatures w14:val="none"/>
          </w:rPr>
          <w:t xml:space="preserve"> </w:t>
        </w:r>
      </w:ins>
      <w:r w:rsidRPr="00224081">
        <w:rPr>
          <w:rFonts w:ascii="Arial" w:eastAsia="Times New Roman" w:hAnsi="Arial" w:cs="Arial"/>
          <w:kern w:val="0"/>
          <w14:ligatures w14:val="none"/>
        </w:rPr>
        <w:t xml:space="preserve">in NLR; however, </w:t>
      </w:r>
      <w:ins w:id="54" w:author="Reviewer" w:date="2026-06-01T13:05:00Z" w16du:dateUtc="2026-06-01T18:05:00Z">
        <w:r w:rsidR="00A44CD4" w:rsidRPr="00224081">
          <w:rPr>
            <w:rFonts w:ascii="Arial" w:eastAsia="Times New Roman" w:hAnsi="Arial" w:cs="Arial"/>
            <w:kern w:val="0"/>
            <w14:ligatures w14:val="none"/>
          </w:rPr>
          <w:t>elevated NLR</w:t>
        </w:r>
        <w:r w:rsidR="00A44CD4">
          <w:rPr>
            <w:rFonts w:ascii="Arial" w:eastAsia="Times New Roman" w:hAnsi="Arial" w:cs="Arial"/>
            <w:kern w:val="0"/>
            <w14:ligatures w14:val="none"/>
          </w:rPr>
          <w:t xml:space="preserve"> </w:t>
        </w:r>
      </w:ins>
      <w:ins w:id="55" w:author="Reviewer" w:date="2026-06-01T13:17:00Z" w16du:dateUtc="2026-06-01T18:17:00Z">
        <w:r w:rsidR="0095399E">
          <w:rPr>
            <w:rFonts w:ascii="Arial" w:eastAsia="Times New Roman" w:hAnsi="Arial" w:cs="Arial"/>
            <w:kern w:val="0"/>
            <w14:ligatures w14:val="none"/>
          </w:rPr>
          <w:t>persisted</w:t>
        </w:r>
      </w:ins>
      <w:ins w:id="56" w:author="Reviewer" w:date="2026-06-01T13:05:00Z" w16du:dateUtc="2026-06-01T18:05:00Z">
        <w:r w:rsidR="00A44CD4" w:rsidRPr="00224081">
          <w:rPr>
            <w:rFonts w:ascii="Arial" w:eastAsia="Times New Roman" w:hAnsi="Arial" w:cs="Arial"/>
            <w:kern w:val="0"/>
            <w14:ligatures w14:val="none"/>
          </w:rPr>
          <w:t xml:space="preserve"> </w:t>
        </w:r>
      </w:ins>
      <w:r w:rsidRPr="00224081">
        <w:rPr>
          <w:rFonts w:ascii="Arial" w:eastAsia="Times New Roman" w:hAnsi="Arial" w:cs="Arial"/>
          <w:kern w:val="0"/>
          <w14:ligatures w14:val="none"/>
        </w:rPr>
        <w:t>only</w:t>
      </w:r>
      <w:del w:id="57" w:author="Reviewer" w:date="2026-06-01T13:17:00Z" w16du:dateUtc="2026-06-01T18:17:00Z">
        <w:r w:rsidRPr="00224081" w:rsidDel="0095399E">
          <w:rPr>
            <w:rFonts w:ascii="Arial" w:eastAsia="Times New Roman" w:hAnsi="Arial" w:cs="Arial"/>
            <w:kern w:val="0"/>
            <w14:ligatures w14:val="none"/>
          </w:rPr>
          <w:delText xml:space="preserve"> fish</w:delText>
        </w:r>
      </w:del>
      <w:r w:rsidRPr="00224081">
        <w:rPr>
          <w:rFonts w:ascii="Arial" w:eastAsia="Times New Roman" w:hAnsi="Arial" w:cs="Arial"/>
          <w:kern w:val="0"/>
          <w14:ligatures w14:val="none"/>
        </w:rPr>
        <w:t xml:space="preserve"> in the high-</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group </w:t>
      </w:r>
      <w:del w:id="58" w:author="Reviewer" w:date="2026-06-01T13:17:00Z" w16du:dateUtc="2026-06-01T18:17:00Z">
        <w:r w:rsidRPr="00224081" w:rsidDel="0095399E">
          <w:rPr>
            <w:rFonts w:ascii="Arial" w:eastAsia="Times New Roman" w:hAnsi="Arial" w:cs="Arial"/>
            <w:kern w:val="0"/>
            <w14:ligatures w14:val="none"/>
          </w:rPr>
          <w:delText xml:space="preserve">failed to recover, maintaining </w:delText>
        </w:r>
      </w:del>
      <w:del w:id="59" w:author="Reviewer" w:date="2026-06-01T13:05:00Z" w16du:dateUtc="2026-06-01T18:05:00Z">
        <w:r w:rsidRPr="00224081" w:rsidDel="00A44CD4">
          <w:rPr>
            <w:rFonts w:ascii="Arial" w:eastAsia="Times New Roman" w:hAnsi="Arial" w:cs="Arial"/>
            <w:kern w:val="0"/>
            <w14:ligatures w14:val="none"/>
          </w:rPr>
          <w:delText xml:space="preserve">elevated NLR </w:delText>
        </w:r>
      </w:del>
      <w:r w:rsidRPr="00224081">
        <w:rPr>
          <w:rFonts w:ascii="Arial" w:eastAsia="Times New Roman" w:hAnsi="Arial" w:cs="Arial"/>
          <w:kern w:val="0"/>
          <w14:ligatures w14:val="none"/>
        </w:rPr>
        <w:t xml:space="preserve">one week later. Neither Cd </w:t>
      </w:r>
      <w:del w:id="60" w:author="Reviewer" w:date="2026-06-01T13:18:00Z" w16du:dateUtc="2026-06-01T18:18:00Z">
        <w:r w:rsidRPr="00224081" w:rsidDel="0095399E">
          <w:rPr>
            <w:rFonts w:ascii="Arial" w:eastAsia="Times New Roman" w:hAnsi="Arial" w:cs="Arial"/>
            <w:kern w:val="0"/>
            <w14:ligatures w14:val="none"/>
          </w:rPr>
          <w:delText xml:space="preserve">concentration </w:delText>
        </w:r>
      </w:del>
      <w:ins w:id="61" w:author="Reviewer" w:date="2026-06-01T13:18:00Z" w16du:dateUtc="2026-06-01T18:18:00Z">
        <w:r w:rsidR="0095399E">
          <w:rPr>
            <w:rFonts w:ascii="Arial" w:eastAsia="Times New Roman" w:hAnsi="Arial" w:cs="Arial"/>
            <w:kern w:val="0"/>
            <w14:ligatures w14:val="none"/>
          </w:rPr>
          <w:t xml:space="preserve">treatment </w:t>
        </w:r>
      </w:ins>
      <w:r w:rsidRPr="00224081">
        <w:rPr>
          <w:rFonts w:ascii="Arial" w:eastAsia="Times New Roman" w:hAnsi="Arial" w:cs="Arial"/>
          <w:kern w:val="0"/>
          <w14:ligatures w14:val="none"/>
        </w:rPr>
        <w:t xml:space="preserve">nor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altered </w:t>
      </w:r>
      <w:del w:id="62" w:author="Reviewer" w:date="2026-06-01T13:18:00Z" w16du:dateUtc="2026-06-01T18:18:00Z">
        <w:r w:rsidRPr="00224081" w:rsidDel="0095399E">
          <w:rPr>
            <w:rFonts w:ascii="Arial" w:eastAsia="Times New Roman" w:hAnsi="Arial" w:cs="Arial"/>
            <w:kern w:val="0"/>
            <w14:ligatures w14:val="none"/>
          </w:rPr>
          <w:delText xml:space="preserve">baseline or post-stressor </w:delText>
        </w:r>
      </w:del>
      <w:r w:rsidRPr="00224081">
        <w:rPr>
          <w:rFonts w:ascii="Arial" w:eastAsia="Times New Roman" w:hAnsi="Arial" w:cs="Arial"/>
          <w:kern w:val="0"/>
          <w14:ligatures w14:val="none"/>
        </w:rPr>
        <w:t xml:space="preserve">NLR </w:t>
      </w:r>
      <w:del w:id="63" w:author="Reviewer" w:date="2026-06-01T13:18:00Z" w16du:dateUtc="2026-06-01T18:18:00Z">
        <w:r w:rsidRPr="00224081" w:rsidDel="0095399E">
          <w:rPr>
            <w:rFonts w:ascii="Arial" w:eastAsia="Times New Roman" w:hAnsi="Arial" w:cs="Arial"/>
            <w:kern w:val="0"/>
            <w14:ligatures w14:val="none"/>
          </w:rPr>
          <w:delText>compared with</w:delText>
        </w:r>
      </w:del>
      <w:ins w:id="64" w:author="Reviewer" w:date="2026-06-01T13:18:00Z" w16du:dateUtc="2026-06-01T18:18:00Z">
        <w:r w:rsidR="0095399E">
          <w:rPr>
            <w:rFonts w:ascii="Arial" w:eastAsia="Times New Roman" w:hAnsi="Arial" w:cs="Arial"/>
            <w:kern w:val="0"/>
            <w14:ligatures w14:val="none"/>
          </w:rPr>
          <w:t>relative to</w:t>
        </w:r>
      </w:ins>
      <w:r w:rsidRPr="00224081">
        <w:rPr>
          <w:rFonts w:ascii="Arial" w:eastAsia="Times New Roman" w:hAnsi="Arial" w:cs="Arial"/>
          <w:kern w:val="0"/>
          <w14:ligatures w14:val="none"/>
        </w:rPr>
        <w:t xml:space="preserve"> controls.</w:t>
      </w:r>
      <w:r w:rsidR="00BB7E76">
        <w:rPr>
          <w:rFonts w:ascii="Arial" w:eastAsia="Times New Roman" w:hAnsi="Arial" w:cs="Arial"/>
          <w:kern w:val="0"/>
          <w14:ligatures w14:val="none"/>
        </w:rPr>
        <w:t xml:space="preserve"> Our</w:t>
      </w:r>
      <w:r w:rsidRPr="00224081">
        <w:rPr>
          <w:rFonts w:ascii="Arial" w:eastAsia="Times New Roman" w:hAnsi="Arial" w:cs="Arial"/>
          <w:kern w:val="0"/>
          <w14:ligatures w14:val="none"/>
        </w:rPr>
        <w:t xml:space="preserve"> findings </w:t>
      </w:r>
      <w:del w:id="65" w:author="Reviewer" w:date="2026-06-01T13:18:00Z" w16du:dateUtc="2026-06-01T18:18:00Z">
        <w:r w:rsidRPr="00224081" w:rsidDel="0095399E">
          <w:rPr>
            <w:rFonts w:ascii="Arial" w:eastAsia="Times New Roman" w:hAnsi="Arial" w:cs="Arial"/>
            <w:kern w:val="0"/>
            <w14:ligatures w14:val="none"/>
          </w:rPr>
          <w:delText xml:space="preserve">demonstrate </w:delText>
        </w:r>
      </w:del>
      <w:ins w:id="66" w:author="Reviewer" w:date="2026-06-01T13:18:00Z" w16du:dateUtc="2026-06-01T18:18:00Z">
        <w:r w:rsidR="0095399E">
          <w:rPr>
            <w:rFonts w:ascii="Arial" w:eastAsia="Times New Roman" w:hAnsi="Arial" w:cs="Arial"/>
            <w:kern w:val="0"/>
            <w14:ligatures w14:val="none"/>
          </w:rPr>
          <w:t>suggest</w:t>
        </w:r>
        <w:r w:rsidR="0095399E" w:rsidRPr="00224081">
          <w:rPr>
            <w:rFonts w:ascii="Arial" w:eastAsia="Times New Roman" w:hAnsi="Arial" w:cs="Arial"/>
            <w:kern w:val="0"/>
            <w14:ligatures w14:val="none"/>
          </w:rPr>
          <w:t xml:space="preserve"> </w:t>
        </w:r>
      </w:ins>
      <w:r w:rsidRPr="00224081">
        <w:rPr>
          <w:rFonts w:ascii="Arial" w:eastAsia="Times New Roman" w:hAnsi="Arial" w:cs="Arial"/>
          <w:kern w:val="0"/>
          <w14:ligatures w14:val="none"/>
        </w:rPr>
        <w:t>that</w:t>
      </w:r>
      <w:ins w:id="67" w:author="Reviewer" w:date="2026-06-01T13:18:00Z" w16du:dateUtc="2026-06-01T18:18:00Z">
        <w:r w:rsidR="0095399E">
          <w:rPr>
            <w:rFonts w:ascii="Arial" w:eastAsia="Times New Roman" w:hAnsi="Arial" w:cs="Arial"/>
            <w:kern w:val="0"/>
            <w14:ligatures w14:val="none"/>
          </w:rPr>
          <w:t xml:space="preserve"> high</w:t>
        </w:r>
      </w:ins>
      <w:r w:rsidRPr="00224081">
        <w:rPr>
          <w:rFonts w:ascii="Arial" w:eastAsia="Times New Roman" w:hAnsi="Arial" w:cs="Arial"/>
          <w:kern w:val="0"/>
          <w14:ligatures w14:val="none"/>
        </w:rPr>
        <w:t xml:space="preserve"> </w:t>
      </w:r>
      <w:proofErr w:type="spellStart"/>
      <w:r w:rsidRPr="00224081">
        <w:rPr>
          <w:rFonts w:ascii="Arial" w:eastAsia="Times New Roman" w:hAnsi="Arial" w:cs="Arial"/>
          <w:kern w:val="0"/>
          <w14:ligatures w14:val="none"/>
        </w:rPr>
        <w:t>PFPeA</w:t>
      </w:r>
      <w:proofErr w:type="spellEnd"/>
      <w:r w:rsidR="00BB7E76">
        <w:rPr>
          <w:rFonts w:ascii="Arial" w:eastAsia="Times New Roman" w:hAnsi="Arial" w:cs="Arial"/>
          <w:kern w:val="0"/>
          <w14:ligatures w14:val="none"/>
        </w:rPr>
        <w:t xml:space="preserve"> </w:t>
      </w:r>
      <w:ins w:id="68" w:author="Reviewer" w:date="2026-06-01T13:18:00Z" w16du:dateUtc="2026-06-01T18:18:00Z">
        <w:r w:rsidR="0095399E">
          <w:rPr>
            <w:rFonts w:ascii="Arial" w:eastAsia="Times New Roman" w:hAnsi="Arial" w:cs="Arial"/>
            <w:kern w:val="0"/>
            <w14:ligatures w14:val="none"/>
          </w:rPr>
          <w:t xml:space="preserve">exposure </w:t>
        </w:r>
      </w:ins>
      <w:r w:rsidR="00BB7E76">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del w:id="69" w:author="Reviewer" w:date="2026-06-01T13:19:00Z" w16du:dateUtc="2026-06-01T18:19:00Z">
        <w:r w:rsidRPr="00224081" w:rsidDel="0095399E">
          <w:rPr>
            <w:rFonts w:ascii="Arial" w:eastAsia="Times New Roman" w:hAnsi="Arial" w:cs="Arial"/>
            <w:kern w:val="0"/>
            <w14:ligatures w14:val="none"/>
          </w:rPr>
          <w:delText xml:space="preserve">amplify </w:delText>
        </w:r>
      </w:del>
      <w:ins w:id="70" w:author="Reviewer" w:date="2026-06-01T13:19:00Z" w16du:dateUtc="2026-06-01T18:19:00Z">
        <w:r w:rsidR="0095399E">
          <w:rPr>
            <w:rFonts w:ascii="Arial" w:eastAsia="Times New Roman" w:hAnsi="Arial" w:cs="Arial"/>
            <w:kern w:val="0"/>
            <w14:ligatures w14:val="none"/>
          </w:rPr>
          <w:t>alter leukocyte dynamics and influence</w:t>
        </w:r>
        <w:r w:rsidR="0095399E" w:rsidRPr="00224081">
          <w:rPr>
            <w:rFonts w:ascii="Arial" w:eastAsia="Times New Roman" w:hAnsi="Arial" w:cs="Arial"/>
            <w:kern w:val="0"/>
            <w14:ligatures w14:val="none"/>
          </w:rPr>
          <w:t xml:space="preserve"> </w:t>
        </w:r>
      </w:ins>
      <w:r w:rsidRPr="00224081">
        <w:rPr>
          <w:rFonts w:ascii="Arial" w:eastAsia="Times New Roman" w:hAnsi="Arial" w:cs="Arial"/>
          <w:kern w:val="0"/>
          <w14:ligatures w14:val="none"/>
        </w:rPr>
        <w:t>the</w:t>
      </w:r>
      <w:ins w:id="71" w:author="Reviewer" w:date="2026-06-01T13:19:00Z" w16du:dateUtc="2026-06-01T18:19:00Z">
        <w:r w:rsidR="0095399E">
          <w:rPr>
            <w:rFonts w:ascii="Arial" w:eastAsia="Times New Roman" w:hAnsi="Arial" w:cs="Arial"/>
            <w:kern w:val="0"/>
            <w14:ligatures w14:val="none"/>
          </w:rPr>
          <w:t xml:space="preserve"> interpretation of leukocyte-bas</w:t>
        </w:r>
      </w:ins>
      <w:ins w:id="72" w:author="Reviewer" w:date="2026-06-01T13:20:00Z" w16du:dateUtc="2026-06-01T18:20:00Z">
        <w:r w:rsidR="0095399E">
          <w:rPr>
            <w:rFonts w:ascii="Arial" w:eastAsia="Times New Roman" w:hAnsi="Arial" w:cs="Arial"/>
            <w:kern w:val="0"/>
            <w14:ligatures w14:val="none"/>
          </w:rPr>
          <w:t xml:space="preserve">ed stress biomarkers in freshwater fishes exposed to additional environmental stressors. </w:t>
        </w:r>
      </w:ins>
      <w:ins w:id="73" w:author="Reviewer" w:date="2026-06-01T13:22:00Z" w16du:dateUtc="2026-06-01T18:22:00Z">
        <w:r w:rsidR="0095399E">
          <w:rPr>
            <w:rFonts w:ascii="Arial" w:eastAsia="Times New Roman" w:hAnsi="Arial" w:cs="Arial"/>
            <w:kern w:val="0"/>
            <w14:ligatures w14:val="none"/>
          </w:rPr>
          <w:t xml:space="preserve">More broadly, </w:t>
        </w:r>
      </w:ins>
      <w:del w:id="74" w:author="Reviewer" w:date="2026-06-01T13:23:00Z" w16du:dateUtc="2026-06-01T18:23:00Z">
        <w:r w:rsidRPr="00224081" w:rsidDel="0095399E">
          <w:rPr>
            <w:rFonts w:ascii="Arial" w:eastAsia="Times New Roman" w:hAnsi="Arial" w:cs="Arial"/>
            <w:kern w:val="0"/>
            <w14:ligatures w14:val="none"/>
          </w:rPr>
          <w:delText xml:space="preserve"> physiological stress response in bass</w:delText>
        </w:r>
        <w:r w:rsidR="00087F6E" w:rsidDel="0095399E">
          <w:rPr>
            <w:rFonts w:ascii="Arial" w:eastAsia="Times New Roman" w:hAnsi="Arial" w:cs="Arial"/>
            <w:kern w:val="0"/>
            <w14:ligatures w14:val="none"/>
          </w:rPr>
          <w:delText xml:space="preserve"> </w:delText>
        </w:r>
        <w:r w:rsidRPr="00224081" w:rsidDel="0095399E">
          <w:rPr>
            <w:rFonts w:ascii="Arial" w:eastAsia="Times New Roman" w:hAnsi="Arial" w:cs="Arial"/>
            <w:kern w:val="0"/>
            <w14:ligatures w14:val="none"/>
          </w:rPr>
          <w:delText>with implications for population health and management amid saltwater intrusion and other environmental changes.</w:delText>
        </w:r>
        <w:r w:rsidR="00087F6E" w:rsidDel="0095399E">
          <w:rPr>
            <w:rFonts w:ascii="Arial" w:eastAsia="Times New Roman" w:hAnsi="Arial" w:cs="Arial"/>
            <w:kern w:val="0"/>
            <w14:ligatures w14:val="none"/>
          </w:rPr>
          <w:delText xml:space="preserve"> Further, enigmatic exogenous</w:delText>
        </w:r>
      </w:del>
      <w:ins w:id="75" w:author="Reviewer" w:date="2026-06-01T13:23:00Z" w16du:dateUtc="2026-06-01T18:23:00Z">
        <w:r w:rsidR="0095399E">
          <w:rPr>
            <w:rFonts w:ascii="Arial" w:eastAsia="Times New Roman" w:hAnsi="Arial" w:cs="Arial"/>
            <w:kern w:val="0"/>
            <w14:ligatures w14:val="none"/>
          </w:rPr>
          <w:t>xenobiotic</w:t>
        </w:r>
      </w:ins>
      <w:r w:rsidR="00087F6E">
        <w:rPr>
          <w:rFonts w:ascii="Arial" w:eastAsia="Times New Roman" w:hAnsi="Arial" w:cs="Arial"/>
          <w:kern w:val="0"/>
          <w14:ligatures w14:val="none"/>
        </w:rPr>
        <w:t xml:space="preserve"> contaminants may </w:t>
      </w:r>
      <w:ins w:id="76" w:author="Reviewer" w:date="2026-06-01T13:23:00Z" w16du:dateUtc="2026-06-01T18:23:00Z">
        <w:r w:rsidR="0095399E">
          <w:rPr>
            <w:rFonts w:ascii="Arial" w:eastAsia="Times New Roman" w:hAnsi="Arial" w:cs="Arial"/>
            <w:kern w:val="0"/>
            <w14:ligatures w14:val="none"/>
          </w:rPr>
          <w:t xml:space="preserve">complicate </w:t>
        </w:r>
      </w:ins>
      <w:ins w:id="77" w:author="Reviewer" w:date="2026-06-01T13:24:00Z" w16du:dateUtc="2026-06-01T18:24:00Z">
        <w:r w:rsidR="0095399E">
          <w:rPr>
            <w:rFonts w:ascii="Arial" w:eastAsia="Times New Roman" w:hAnsi="Arial" w:cs="Arial"/>
            <w:kern w:val="0"/>
            <w14:ligatures w14:val="none"/>
          </w:rPr>
          <w:t xml:space="preserve">the </w:t>
        </w:r>
      </w:ins>
      <w:ins w:id="78" w:author="Reviewer" w:date="2026-06-01T13:23:00Z" w16du:dateUtc="2026-06-01T18:23:00Z">
        <w:r w:rsidR="0095399E">
          <w:rPr>
            <w:rFonts w:ascii="Arial" w:eastAsia="Times New Roman" w:hAnsi="Arial" w:cs="Arial"/>
            <w:kern w:val="0"/>
            <w14:ligatures w14:val="none"/>
          </w:rPr>
          <w:t xml:space="preserve">interpretation of </w:t>
        </w:r>
      </w:ins>
      <w:del w:id="79" w:author="Reviewer" w:date="2026-06-01T13:23:00Z" w16du:dateUtc="2026-06-01T18:23:00Z">
        <w:r w:rsidR="00087F6E" w:rsidDel="0095399E">
          <w:rPr>
            <w:rFonts w:ascii="Arial" w:eastAsia="Times New Roman" w:hAnsi="Arial" w:cs="Arial"/>
            <w:kern w:val="0"/>
            <w14:ligatures w14:val="none"/>
          </w:rPr>
          <w:delText>bias traditional</w:delText>
        </w:r>
      </w:del>
      <w:ins w:id="80" w:author="Reviewer" w:date="2026-06-01T13:23:00Z" w16du:dateUtc="2026-06-01T18:23:00Z">
        <w:r w:rsidR="0095399E">
          <w:rPr>
            <w:rFonts w:ascii="Arial" w:eastAsia="Times New Roman" w:hAnsi="Arial" w:cs="Arial"/>
            <w:kern w:val="0"/>
            <w14:ligatures w14:val="none"/>
          </w:rPr>
          <w:t>physiological</w:t>
        </w:r>
      </w:ins>
      <w:r w:rsidR="00087F6E">
        <w:rPr>
          <w:rFonts w:ascii="Arial" w:eastAsia="Times New Roman" w:hAnsi="Arial" w:cs="Arial"/>
          <w:kern w:val="0"/>
          <w14:ligatures w14:val="none"/>
        </w:rPr>
        <w:t xml:space="preserve"> biomarkers used</w:t>
      </w:r>
      <w:del w:id="81" w:author="Reviewer" w:date="2026-06-01T13:23:00Z" w16du:dateUtc="2026-06-01T18:23:00Z">
        <w:r w:rsidR="00087F6E" w:rsidDel="0095399E">
          <w:rPr>
            <w:rFonts w:ascii="Arial" w:eastAsia="Times New Roman" w:hAnsi="Arial" w:cs="Arial"/>
            <w:kern w:val="0"/>
            <w14:ligatures w14:val="none"/>
          </w:rPr>
          <w:delText xml:space="preserve"> to test applied science hypotheses aimed at other aquatic perturbations</w:delText>
        </w:r>
      </w:del>
      <w:ins w:id="82" w:author="Reviewer" w:date="2026-06-01T13:23:00Z" w16du:dateUtc="2026-06-01T18:23:00Z">
        <w:r w:rsidR="0095399E">
          <w:rPr>
            <w:rFonts w:ascii="Arial" w:eastAsia="Times New Roman" w:hAnsi="Arial" w:cs="Arial"/>
            <w:kern w:val="0"/>
            <w14:ligatures w14:val="none"/>
          </w:rPr>
          <w:t xml:space="preserve"> in conservation and management contexts</w:t>
        </w:r>
      </w:ins>
      <w:r w:rsidRPr="00224081">
        <w:rPr>
          <w:rFonts w:ascii="Arial" w:eastAsia="Times New Roman" w:hAnsi="Arial" w:cs="Arial"/>
          <w:kern w:val="0"/>
          <w14:ligatures w14:val="none"/>
        </w:rPr>
        <w:t>.</w:t>
      </w:r>
    </w:p>
    <w:p w14:paraId="20A413D7" w14:textId="77777777" w:rsidR="00797A47" w:rsidRDefault="00797A47" w:rsidP="00207381">
      <w:pPr>
        <w:spacing w:line="480" w:lineRule="auto"/>
        <w:rPr>
          <w:rFonts w:ascii="Arial" w:eastAsia="Times New Roman" w:hAnsi="Arial" w:cs="Arial"/>
          <w:color w:val="000000"/>
          <w:kern w:val="0"/>
          <w14:ligatures w14:val="none"/>
        </w:rPr>
      </w:pPr>
    </w:p>
    <w:p w14:paraId="2C7196AF" w14:textId="2C14C5F6" w:rsidR="00797A47" w:rsidRPr="00122893" w:rsidRDefault="00797A47" w:rsidP="00797A47">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Keywords:</w:t>
      </w:r>
      <w:r w:rsidR="00BE1C9E">
        <w:rPr>
          <w:rFonts w:ascii="Arial" w:eastAsia="Times New Roman" w:hAnsi="Arial" w:cs="Arial"/>
          <w:color w:val="000000"/>
          <w:kern w:val="0"/>
          <w14:ligatures w14:val="none"/>
        </w:rPr>
        <w:t xml:space="preserve">  </w:t>
      </w:r>
    </w:p>
    <w:p w14:paraId="3329FE3F" w14:textId="3718D73B" w:rsidR="00292FF5" w:rsidRPr="00087F6E" w:rsidRDefault="00797A47" w:rsidP="00207381">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Leukocyte Profiles, Perfluoropentanoic Acid, Cadmium, Largemouth Bass, Per- Polyfluoroalkyl Substances, Stress</w:t>
      </w:r>
      <w:r w:rsidR="00087F6E">
        <w:rPr>
          <w:rFonts w:ascii="Arial" w:eastAsia="Times New Roman" w:hAnsi="Arial" w:cs="Arial"/>
          <w:kern w:val="0"/>
          <w14:ligatures w14:val="none"/>
        </w:rPr>
        <w:t xml:space="preserve"> </w:t>
      </w:r>
      <w:r w:rsidR="00292FF5" w:rsidRPr="00122893">
        <w:rPr>
          <w:rFonts w:ascii="Arial" w:eastAsia="Times New Roman" w:hAnsi="Arial" w:cs="Arial"/>
          <w:color w:val="000000"/>
          <w:kern w:val="0"/>
          <w14:ligatures w14:val="none"/>
        </w:rPr>
        <w:br w:type="page"/>
      </w:r>
    </w:p>
    <w:p w14:paraId="6D0B9345" w14:textId="77777777" w:rsidR="009B7318" w:rsidRPr="00122893" w:rsidRDefault="0045522C" w:rsidP="00207381">
      <w:pPr>
        <w:spacing w:line="480" w:lineRule="auto"/>
        <w:rPr>
          <w:rFonts w:ascii="Arial" w:eastAsia="Times New Roman" w:hAnsi="Arial" w:cs="Arial"/>
          <w:b/>
          <w:bCs/>
          <w:kern w:val="0"/>
          <w14:ligatures w14:val="none"/>
        </w:rPr>
      </w:pPr>
      <w:r w:rsidRPr="00122893">
        <w:rPr>
          <w:rFonts w:ascii="Arial" w:eastAsia="Times New Roman" w:hAnsi="Arial" w:cs="Arial"/>
          <w:b/>
          <w:bCs/>
          <w:color w:val="000000"/>
          <w:kern w:val="0"/>
          <w14:ligatures w14:val="none"/>
        </w:rPr>
        <w:lastRenderedPageBreak/>
        <w:t xml:space="preserve">1. </w:t>
      </w:r>
      <w:r w:rsidR="00292FF5" w:rsidRPr="00122893">
        <w:rPr>
          <w:rFonts w:ascii="Arial" w:eastAsia="Times New Roman" w:hAnsi="Arial" w:cs="Arial"/>
          <w:b/>
          <w:bCs/>
          <w:color w:val="000000"/>
          <w:kern w:val="0"/>
          <w14:ligatures w14:val="none"/>
        </w:rPr>
        <w:t>Introduction</w:t>
      </w:r>
    </w:p>
    <w:p w14:paraId="66581FDF" w14:textId="77777777" w:rsidR="0077421A" w:rsidRDefault="00AF634C" w:rsidP="0077421A">
      <w:pPr>
        <w:spacing w:line="480" w:lineRule="auto"/>
        <w:ind w:firstLine="720"/>
        <w:rPr>
          <w:ins w:id="83" w:author="Reviewer" w:date="2026-06-01T14:06:00Z" w16du:dateUtc="2026-06-01T19:06:00Z"/>
          <w:rFonts w:ascii="Arial" w:eastAsia="Times New Roman" w:hAnsi="Arial" w:cs="Arial"/>
          <w:color w:val="000000"/>
          <w:kern w:val="0"/>
          <w14:ligatures w14:val="none"/>
        </w:rPr>
      </w:pPr>
      <w:del w:id="84" w:author="Reviewer" w:date="2026-06-01T13:59:00Z" w16du:dateUtc="2026-06-01T18:59:00Z">
        <w:r w:rsidDel="0077421A">
          <w:rPr>
            <w:rFonts w:ascii="Arial" w:eastAsia="Times New Roman" w:hAnsi="Arial" w:cs="Arial"/>
            <w:color w:val="000000"/>
            <w:kern w:val="0"/>
            <w14:ligatures w14:val="none"/>
          </w:rPr>
          <w:delText>Biologists</w:delText>
        </w:r>
        <w:r w:rsidR="003A62B7" w:rsidDel="0077421A">
          <w:rPr>
            <w:rFonts w:ascii="Arial" w:eastAsia="Times New Roman" w:hAnsi="Arial" w:cs="Arial"/>
            <w:color w:val="000000"/>
            <w:kern w:val="0"/>
            <w14:ligatures w14:val="none"/>
          </w:rPr>
          <w:delText xml:space="preserve">, </w:delText>
        </w:r>
        <w:r w:rsidDel="0077421A">
          <w:rPr>
            <w:rFonts w:ascii="Arial" w:eastAsia="Times New Roman" w:hAnsi="Arial" w:cs="Arial"/>
            <w:color w:val="000000"/>
            <w:kern w:val="0"/>
            <w14:ligatures w14:val="none"/>
          </w:rPr>
          <w:delText>conservationists</w:delText>
        </w:r>
        <w:r w:rsidR="003A62B7" w:rsidDel="0077421A">
          <w:rPr>
            <w:rFonts w:ascii="Arial" w:eastAsia="Times New Roman" w:hAnsi="Arial" w:cs="Arial"/>
            <w:color w:val="000000"/>
            <w:kern w:val="0"/>
            <w14:ligatures w14:val="none"/>
          </w:rPr>
          <w:delText>, and managers</w:delText>
        </w:r>
        <w:r w:rsidDel="0077421A">
          <w:rPr>
            <w:rFonts w:ascii="Arial" w:eastAsia="Times New Roman" w:hAnsi="Arial" w:cs="Arial"/>
            <w:color w:val="000000"/>
            <w:kern w:val="0"/>
            <w14:ligatures w14:val="none"/>
          </w:rPr>
          <w:delText xml:space="preserve"> u</w:delText>
        </w:r>
        <w:r w:rsidR="009921F6" w:rsidDel="0077421A">
          <w:rPr>
            <w:rFonts w:ascii="Arial" w:eastAsia="Times New Roman" w:hAnsi="Arial" w:cs="Arial"/>
            <w:color w:val="000000"/>
            <w:kern w:val="0"/>
            <w14:ligatures w14:val="none"/>
          </w:rPr>
          <w:delText>tiliz</w:delText>
        </w:r>
        <w:r w:rsidDel="0077421A">
          <w:rPr>
            <w:rFonts w:ascii="Arial" w:eastAsia="Times New Roman" w:hAnsi="Arial" w:cs="Arial"/>
            <w:color w:val="000000"/>
            <w:kern w:val="0"/>
            <w14:ligatures w14:val="none"/>
          </w:rPr>
          <w:delText xml:space="preserve">e physiological metrics to </w:delText>
        </w:r>
        <w:r w:rsidR="00E33DF7" w:rsidDel="0077421A">
          <w:rPr>
            <w:rFonts w:ascii="Arial" w:eastAsia="Times New Roman" w:hAnsi="Arial" w:cs="Arial"/>
            <w:color w:val="000000"/>
            <w:kern w:val="0"/>
            <w14:ligatures w14:val="none"/>
          </w:rPr>
          <w:delText>assess</w:delText>
        </w:r>
        <w:r w:rsidDel="0077421A">
          <w:rPr>
            <w:rFonts w:ascii="Arial" w:eastAsia="Times New Roman" w:hAnsi="Arial" w:cs="Arial"/>
            <w:color w:val="000000"/>
            <w:kern w:val="0"/>
            <w14:ligatures w14:val="none"/>
          </w:rPr>
          <w:delText xml:space="preserve"> </w:delText>
        </w:r>
        <w:r w:rsidR="00087F6E" w:rsidDel="0077421A">
          <w:rPr>
            <w:rFonts w:ascii="Arial" w:eastAsia="Times New Roman" w:hAnsi="Arial" w:cs="Arial"/>
            <w:color w:val="000000"/>
            <w:kern w:val="0"/>
            <w14:ligatures w14:val="none"/>
          </w:rPr>
          <w:delText xml:space="preserve">relative </w:delText>
        </w:r>
        <w:r w:rsidDel="0077421A">
          <w:rPr>
            <w:rFonts w:ascii="Arial" w:eastAsia="Times New Roman" w:hAnsi="Arial" w:cs="Arial"/>
            <w:color w:val="000000"/>
            <w:kern w:val="0"/>
            <w14:ligatures w14:val="none"/>
          </w:rPr>
          <w:delText>organismal responses and</w:delText>
        </w:r>
        <w:r w:rsidR="00E33DF7" w:rsidDel="0077421A">
          <w:rPr>
            <w:rFonts w:ascii="Arial" w:eastAsia="Times New Roman" w:hAnsi="Arial" w:cs="Arial"/>
            <w:color w:val="000000"/>
            <w:kern w:val="0"/>
            <w14:ligatures w14:val="none"/>
          </w:rPr>
          <w:delText xml:space="preserve"> the</w:delText>
        </w:r>
        <w:r w:rsidDel="0077421A">
          <w:rPr>
            <w:rFonts w:ascii="Arial" w:eastAsia="Times New Roman" w:hAnsi="Arial" w:cs="Arial"/>
            <w:color w:val="000000"/>
            <w:kern w:val="0"/>
            <w14:ligatures w14:val="none"/>
          </w:rPr>
          <w:delText xml:space="preserve"> impacts of localized and widespread </w:delText>
        </w:r>
        <w:r w:rsidR="00E33DF7" w:rsidDel="0077421A">
          <w:rPr>
            <w:rFonts w:ascii="Arial" w:eastAsia="Times New Roman" w:hAnsi="Arial" w:cs="Arial"/>
            <w:color w:val="000000"/>
            <w:kern w:val="0"/>
            <w14:ligatures w14:val="none"/>
          </w:rPr>
          <w:delText>disturbances</w:delText>
        </w:r>
        <w:r w:rsidDel="0077421A">
          <w:rPr>
            <w:rFonts w:ascii="Arial" w:eastAsia="Times New Roman" w:hAnsi="Arial" w:cs="Arial"/>
            <w:color w:val="000000"/>
            <w:kern w:val="0"/>
            <w14:ligatures w14:val="none"/>
          </w:rPr>
          <w:delText xml:space="preserve"> on vertebrate populations</w:delText>
        </w:r>
      </w:del>
      <w:ins w:id="85" w:author="Reviewer" w:date="2026-06-01T13:59:00Z" w16du:dateUtc="2026-06-01T18:59:00Z">
        <w:r w:rsidR="0077421A">
          <w:rPr>
            <w:rFonts w:ascii="Arial" w:eastAsia="Times New Roman" w:hAnsi="Arial" w:cs="Arial"/>
            <w:color w:val="000000"/>
            <w:kern w:val="0"/>
            <w14:ligatures w14:val="none"/>
          </w:rPr>
          <w:t>Physiological biomarkers are increasingly used in conservation physiology to evaluate how organisms resp</w:t>
        </w:r>
      </w:ins>
      <w:ins w:id="86" w:author="Reviewer" w:date="2026-06-01T14:00:00Z" w16du:dateUtc="2026-06-01T19:00:00Z">
        <w:r w:rsidR="0077421A">
          <w:rPr>
            <w:rFonts w:ascii="Arial" w:eastAsia="Times New Roman" w:hAnsi="Arial" w:cs="Arial"/>
            <w:color w:val="000000"/>
            <w:kern w:val="0"/>
            <w14:ligatures w14:val="none"/>
          </w:rPr>
          <w:t>ond to environmental perturbations, including habitat degradation, climate change, salinity shifts, and contaminant exposure</w:t>
        </w:r>
      </w:ins>
      <w:r w:rsidR="00A639B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{"citationID":"QVrBTj2h","properties":{"formattedCitation":"(Feder, 1987; Wikelski and Cooke, 2006; Cooke {\\i{}et al.}, 2014)","plainCitation":"(Feder, 1987; Wikelski and Cooke, 2006; Cooke et al., 2014)","noteIndex":0},"citationItems":[{"id":119,"uris":["http://zotero.org/users/4161640/items/7LRZY2CW"],"itemData":{"id":119,"type":"book","publisher":"Cambridge University Press","title":"New directions in ecological physiology","author":[{"family":"Feder","given":"Martin E"}],"issued":{"date-parts":[["1987"]]}}},{"id":107,"uris":["http://zotero.org/users/4161640/items/88HPGR9Z"],"itemData":{"id":107,"type":"article-journal","container-title":"Trends in Ecology &amp; Evolution","issue":"1","journalAbbreviation":"Trends Ecol Evol","note":"publisher: Elsevier","page":"38–46","title":"Conservation physiology","volume":"21","author":[{"family":"Wikelski","given":"Martin"},{"family":"Cooke","given":"Steven J"}],"issued":{"date-parts":[["2006"]]}}},{"id":105,"uris":["http://zotero.org/users/4161640/items/22J8C4DU"],"itemData":{"id":105,"type":"article-journal","container-title":"Physiological and Biochemical Zoology","issue":"1","journalAbbreviation":"Physiol Biochem Zool","note":"publisher: University of Chicago Press Chicago, IL","page":"1–14","title":"Physiology, behavior, and conservation","volume":"87","author":[{"family":"Cooke","given":"Steven J"},{"family":"Blumstein","given":"Daniel T"},{"family":"Buchholz","given":"Richard"},{"family":"Caro","given":"Tim"},{"family":"Fernandez-Juricic","given":"Esteban"},{"family":"Franklin","given":"Craig E"},{"family":"Metcalfe","given":"Julian"},{"family":"O’Connor","given":"Constance M"},{"family":"St. Clair","given":"Colleen Cassady"},{"family":"Sutherland","given":"William J"},{"literal":"others"}],"issued":{"date-parts":[["2014"]]}}}],"schema":"https://github.com/citation-style-language/schema/raw/master/csl-citation.json"} </w:instrText>
      </w:r>
      <w:r w:rsidR="00A639B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(Feder, 1987; Wikelski and Cooke, 2006; Cooke </w:t>
      </w:r>
      <w:r w:rsidR="002838B7" w:rsidRPr="002838B7">
        <w:rPr>
          <w:rFonts w:ascii="Arial" w:hAnsi="Arial" w:cs="Arial"/>
          <w:i/>
          <w:iCs/>
          <w:color w:val="000000"/>
          <w:kern w:val="0"/>
        </w:rPr>
        <w:t>et al.</w:t>
      </w:r>
      <w:r w:rsidR="002838B7" w:rsidRPr="002838B7">
        <w:rPr>
          <w:rFonts w:ascii="Arial" w:hAnsi="Arial" w:cs="Arial"/>
          <w:color w:val="000000"/>
          <w:kern w:val="0"/>
        </w:rPr>
        <w:t>, 2014)</w:t>
      </w:r>
      <w:r w:rsidR="00A639BC">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3A62B7">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Metrics such as comparative leukocyte profiles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{"citationID":"kniHHlPg","properties":{"formattedCitation":"(Murray {\\i{}et al.}, 2013)","plainCitation":"(Murray et al., 2013)","noteIndex":0},"citationItems":[{"id":252,"uris":["http://zotero.org/users/4161640/items/MDG3KWR9"],"itemData":{"id":252,"type":"article-journal","container-title":"Ichthyology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(Murray </w:t>
      </w:r>
      <w:r w:rsidR="008959E1" w:rsidRPr="008959E1">
        <w:rPr>
          <w:rFonts w:ascii="Arial" w:hAnsi="Arial" w:cs="Arial"/>
          <w:i/>
          <w:iCs/>
          <w:color w:val="000000"/>
          <w:kern w:val="0"/>
        </w:rPr>
        <w:t>et al.</w:t>
      </w:r>
      <w:r w:rsidR="008959E1" w:rsidRPr="008959E1">
        <w:rPr>
          <w:rFonts w:ascii="Arial" w:hAnsi="Arial" w:cs="Arial"/>
          <w:color w:val="000000"/>
          <w:kern w:val="0"/>
        </w:rPr>
        <w:t>, 2013)</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endocrine markers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{"citationID":"SzmiWOEX","properties":{"formattedCitation":"(Aerts {\\i{}et al.}, 2015)","plainCitation":"(Aerts et al., 2015)","noteIndex":0},"citationItems":[{"id":492,"uris":["http://zotero.org/users/4161640/items/Z385RLQC"],"itemData":{"id":492,"type":"article-journal","container-title":"PLoS One","issue":"4","note":"publisher: Public Library of Science San Francisco, CA USA","page":"e0123411","title":"Scales tell a story on the stress history of fish","volume":"10","author":[{"family":"Aerts","given":"Johan"},{"family":"Metz","given":"Juriaan Rogier"},{"family":"Ampe","given":"Bart"},{"family":"Decostere","given":"Annemie"},{"family":"Flik","given":"Gert"},{"family":"De Saeger","given":"Sarah"}],"issued":{"date-parts":[["2015"]]}}}],"schema":"https://github.com/citation-style-language/schema/raw/master/csl-citation.json"}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(Aerts </w:t>
      </w:r>
      <w:r w:rsidR="008959E1" w:rsidRPr="008959E1">
        <w:rPr>
          <w:rFonts w:ascii="Arial" w:hAnsi="Arial" w:cs="Arial"/>
          <w:i/>
          <w:iCs/>
          <w:color w:val="000000"/>
          <w:kern w:val="0"/>
        </w:rPr>
        <w:t>et al.</w:t>
      </w:r>
      <w:r w:rsidR="008959E1" w:rsidRPr="008959E1">
        <w:rPr>
          <w:rFonts w:ascii="Arial" w:hAnsi="Arial" w:cs="Arial"/>
          <w:color w:val="000000"/>
          <w:kern w:val="0"/>
        </w:rPr>
        <w:t>, 2015)</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relative performance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{"citationID":"ikdWhwLy","properties":{"formattedCitation":"(Kern and Langerhans, 2019)","plainCitation":"(Kern and Langerhans, 2019)","noteIndex":0},"citationItems":[{"id":491,"uris":["http://zotero.org/users/4161640/items/8YQDJGCD"],"itemData":{"id":491,"type":"article-journal","container-title":"Frontiers in Ecology and Evolution","journalAbbreviation":"Front. Ecol. Evol.","note":"publisher: Frontiers Media SA","page":"229","title":"Urbanization alters swimming performance of a stream fish","volume":"6","author":[{"family":"Kern","given":"Elizabeth MA"},{"family":"Langerhans","given":"R Brian"}],"issued":{"date-parts":[["2019"]]}}}],"schema":"https://github.com/citation-style-language/schema/raw/master/csl-citation.json"}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Pr>
          <w:rFonts w:ascii="Arial" w:eastAsia="Times New Roman" w:hAnsi="Arial" w:cs="Arial"/>
          <w:noProof/>
          <w:color w:val="000000"/>
          <w:kern w:val="0"/>
          <w14:ligatures w14:val="none"/>
        </w:rPr>
        <w:t>(Kern and Langerhans, 2019)</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t>have been</w:t>
      </w:r>
      <w:r>
        <w:rPr>
          <w:rFonts w:ascii="Arial" w:eastAsia="Times New Roman" w:hAnsi="Arial" w:cs="Arial"/>
          <w:color w:val="000000"/>
          <w:kern w:val="0"/>
          <w14:ligatures w14:val="none"/>
        </w:rPr>
        <w:t xml:space="preserve"> </w:t>
      </w:r>
      <w:r w:rsidR="0020365B">
        <w:rPr>
          <w:rFonts w:ascii="Arial" w:eastAsia="Times New Roman" w:hAnsi="Arial" w:cs="Arial"/>
          <w:color w:val="000000"/>
          <w:kern w:val="0"/>
          <w14:ligatures w14:val="none"/>
        </w:rPr>
        <w:t>used</w:t>
      </w:r>
      <w:r>
        <w:rPr>
          <w:rFonts w:ascii="Arial" w:eastAsia="Times New Roman" w:hAnsi="Arial" w:cs="Arial"/>
          <w:color w:val="000000"/>
          <w:kern w:val="0"/>
          <w14:ligatures w14:val="none"/>
        </w:rPr>
        <w:t xml:space="preserve"> to evaluate disturbance in aquatic systems.</w:t>
      </w:r>
      <w:ins w:id="87" w:author="Reviewer" w:date="2026-06-01T14:01:00Z" w16du:dateUtc="2026-06-01T19:01:00Z">
        <w:r w:rsidR="0077421A">
          <w:rPr>
            <w:rFonts w:ascii="Arial" w:eastAsia="Times New Roman" w:hAnsi="Arial" w:cs="Arial"/>
            <w:color w:val="000000"/>
            <w:kern w:val="0"/>
            <w14:ligatures w14:val="none"/>
          </w:rPr>
          <w:t xml:space="preserve"> Among these biomarkers, leukocyte profile</w:t>
        </w:r>
      </w:ins>
      <w:ins w:id="88" w:author="Reviewer" w:date="2026-06-01T14:02:00Z" w16du:dateUtc="2026-06-01T19:02:00Z">
        <w:r w:rsidR="0077421A">
          <w:rPr>
            <w:rFonts w:ascii="Arial" w:eastAsia="Times New Roman" w:hAnsi="Arial" w:cs="Arial"/>
            <w:color w:val="000000"/>
            <w:kern w:val="0"/>
            <w14:ligatures w14:val="none"/>
          </w:rPr>
          <w:t xml:space="preserve">s—particularly neutrophil-to-lymphocyte ratios (NLRs)—have become widely used indicators of vertebrate stress responses </w:t>
        </w:r>
      </w:ins>
      <w:ins w:id="89" w:author="Reviewer" w:date="2026-06-01T14:03:00Z" w16du:dateUtc="2026-06-01T19:03:00Z">
        <w:r w:rsidR="0077421A">
          <w:rPr>
            <w:rFonts w:ascii="Arial" w:eastAsia="Times New Roman" w:hAnsi="Arial" w:cs="Arial"/>
            <w:color w:val="000000"/>
            <w:kern w:val="0"/>
            <w14:ligatures w14:val="none"/>
          </w:rPr>
          <w:t>because glucocorticoid-mediated stress responses predictably increase circulating neutrophils while decreasing lymphocyte abundance</w:t>
        </w:r>
      </w:ins>
      <w:del w:id="90" w:author="Reviewer" w:date="2026-06-01T14:04:00Z" w16du:dateUtc="2026-06-01T19:04:00Z">
        <w:r w:rsidDel="0077421A">
          <w:rPr>
            <w:rFonts w:ascii="Arial" w:eastAsia="Times New Roman" w:hAnsi="Arial" w:cs="Arial"/>
            <w:color w:val="000000"/>
            <w:kern w:val="0"/>
            <w14:ligatures w14:val="none"/>
          </w:rPr>
          <w:delText xml:space="preserve"> While the lack of physiological independence among these response variables offers logistical </w:delText>
        </w:r>
        <w:r w:rsidR="00E33DF7" w:rsidDel="0077421A">
          <w:rPr>
            <w:rFonts w:ascii="Arial" w:eastAsia="Times New Roman" w:hAnsi="Arial" w:cs="Arial"/>
            <w:color w:val="000000"/>
            <w:kern w:val="0"/>
            <w14:ligatures w14:val="none"/>
          </w:rPr>
          <w:delText>simplicity</w:delText>
        </w:r>
        <w:r w:rsidDel="0077421A">
          <w:rPr>
            <w:rFonts w:ascii="Arial" w:eastAsia="Times New Roman" w:hAnsi="Arial" w:cs="Arial"/>
            <w:color w:val="000000"/>
            <w:kern w:val="0"/>
            <w14:ligatures w14:val="none"/>
          </w:rPr>
          <w:delText xml:space="preserve"> and comparative utility </w:delText>
        </w:r>
        <w:r w:rsidR="00B81BD4" w:rsidDel="0077421A">
          <w:rPr>
            <w:rFonts w:ascii="Arial" w:eastAsia="Times New Roman" w:hAnsi="Arial" w:cs="Arial"/>
            <w:color w:val="000000"/>
            <w:kern w:val="0"/>
            <w14:ligatures w14:val="none"/>
          </w:rPr>
          <w:delText>with</w:delText>
        </w:r>
        <w:r w:rsidDel="0077421A">
          <w:rPr>
            <w:rFonts w:ascii="Arial" w:eastAsia="Times New Roman" w:hAnsi="Arial" w:cs="Arial"/>
            <w:color w:val="000000"/>
            <w:kern w:val="0"/>
            <w14:ligatures w14:val="none"/>
          </w:rPr>
          <w:delText xml:space="preserve"> other studies</w:delText>
        </w:r>
      </w:del>
      <w:r w:rsidR="008959E1">
        <w:rPr>
          <w:rFonts w:ascii="Arial" w:eastAsia="Times New Roman" w:hAnsi="Arial" w:cs="Arial"/>
          <w:color w:val="000000"/>
          <w:kern w:val="0"/>
          <w14:ligatures w14:val="none"/>
        </w:rPr>
        <w:t xml:space="preserv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{"citationID":"UbMFf4GC","properties":{"formattedCitation":"(Davis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(Davis </w:t>
      </w:r>
      <w:r w:rsidR="008959E1" w:rsidRPr="008959E1">
        <w:rPr>
          <w:rFonts w:ascii="Arial" w:hAnsi="Arial" w:cs="Arial"/>
          <w:i/>
          <w:iCs/>
          <w:color w:val="000000"/>
          <w:kern w:val="0"/>
        </w:rPr>
        <w:t>et al.</w:t>
      </w:r>
      <w:r w:rsidR="008959E1" w:rsidRPr="008959E1">
        <w:rPr>
          <w:rFonts w:ascii="Arial" w:hAnsi="Arial" w:cs="Arial"/>
          <w:color w:val="000000"/>
          <w:kern w:val="0"/>
        </w:rPr>
        <w:t>, 2008</w:t>
      </w:r>
      <w:ins w:id="91" w:author="Reviewer" w:date="2026-06-01T14:04:00Z" w16du:dateUtc="2026-06-01T19:04:00Z">
        <w:r w:rsidR="0077421A">
          <w:rPr>
            <w:rFonts w:ascii="Arial" w:hAnsi="Arial" w:cs="Arial"/>
            <w:color w:val="000000"/>
            <w:kern w:val="0"/>
          </w:rPr>
          <w:t xml:space="preserve">; Goessling </w:t>
        </w:r>
        <w:r w:rsidR="0077421A">
          <w:rPr>
            <w:rFonts w:ascii="Arial" w:hAnsi="Arial" w:cs="Arial"/>
            <w:i/>
            <w:iCs/>
            <w:color w:val="000000"/>
            <w:kern w:val="0"/>
          </w:rPr>
          <w:t>et al</w:t>
        </w:r>
        <w:r w:rsidR="0077421A">
          <w:rPr>
            <w:rFonts w:ascii="Arial" w:hAnsi="Arial" w:cs="Arial"/>
            <w:color w:val="000000"/>
            <w:kern w:val="0"/>
          </w:rPr>
          <w:t>., 2015</w:t>
        </w:r>
      </w:ins>
      <w:r w:rsidR="008959E1" w:rsidRPr="008959E1">
        <w:rPr>
          <w:rFonts w:ascii="Arial" w:hAnsi="Arial" w:cs="Arial"/>
          <w:color w:val="000000"/>
          <w:kern w:val="0"/>
        </w:rPr>
        <w:t>)</w:t>
      </w:r>
      <w:r w:rsidR="008959E1">
        <w:rPr>
          <w:rFonts w:ascii="Arial" w:eastAsia="Times New Roman" w:hAnsi="Arial" w:cs="Arial"/>
          <w:color w:val="000000"/>
          <w:kern w:val="0"/>
          <w14:ligatures w14:val="none"/>
        </w:rPr>
        <w:fldChar w:fldCharType="end"/>
      </w:r>
      <w:ins w:id="92" w:author="Reviewer" w:date="2026-06-01T14:04:00Z" w16du:dateUtc="2026-06-01T19:04:00Z">
        <w:r w:rsidR="0077421A">
          <w:rPr>
            <w:rFonts w:ascii="Arial" w:eastAsia="Times New Roman" w:hAnsi="Arial" w:cs="Arial"/>
            <w:color w:val="000000"/>
            <w:kern w:val="0"/>
            <w14:ligatures w14:val="none"/>
          </w:rPr>
          <w:t>.</w:t>
        </w:r>
      </w:ins>
      <w:del w:id="93" w:author="Reviewer" w:date="2026-06-01T14:04:00Z" w16du:dateUtc="2026-06-01T19:04:00Z">
        <w:r w:rsidDel="0077421A">
          <w:rPr>
            <w:rFonts w:ascii="Arial" w:eastAsia="Times New Roman" w:hAnsi="Arial" w:cs="Arial"/>
            <w:color w:val="000000"/>
            <w:kern w:val="0"/>
            <w14:ligatures w14:val="none"/>
          </w:rPr>
          <w:delText xml:space="preserve">, the absence of </w:delText>
        </w:r>
        <w:r w:rsidR="008959E1" w:rsidDel="0077421A">
          <w:rPr>
            <w:rFonts w:ascii="Arial" w:eastAsia="Times New Roman" w:hAnsi="Arial" w:cs="Arial"/>
            <w:color w:val="000000"/>
            <w:kern w:val="0"/>
            <w14:ligatures w14:val="none"/>
          </w:rPr>
          <w:delText xml:space="preserve">replicate system </w:delText>
        </w:r>
        <w:r w:rsidR="00B81BD4" w:rsidDel="0077421A">
          <w:rPr>
            <w:rFonts w:ascii="Arial" w:eastAsia="Times New Roman" w:hAnsi="Arial" w:cs="Arial"/>
            <w:color w:val="000000"/>
            <w:kern w:val="0"/>
            <w14:ligatures w14:val="none"/>
          </w:rPr>
          <w:delText>perturbatio</w:delText>
        </w:r>
        <w:r w:rsidDel="0077421A">
          <w:rPr>
            <w:rFonts w:ascii="Arial" w:eastAsia="Times New Roman" w:hAnsi="Arial" w:cs="Arial"/>
            <w:color w:val="000000"/>
            <w:kern w:val="0"/>
            <w14:ligatures w14:val="none"/>
          </w:rPr>
          <w:delText xml:space="preserve">n </w:delText>
        </w:r>
        <w:r w:rsidR="00E33DF7" w:rsidDel="0077421A">
          <w:rPr>
            <w:rFonts w:ascii="Arial" w:eastAsia="Times New Roman" w:hAnsi="Arial" w:cs="Arial"/>
            <w:color w:val="000000"/>
            <w:kern w:val="0"/>
            <w14:ligatures w14:val="none"/>
          </w:rPr>
          <w:delText>complicates</w:delText>
        </w:r>
        <w:r w:rsidDel="0077421A">
          <w:rPr>
            <w:rFonts w:ascii="Arial" w:eastAsia="Times New Roman" w:hAnsi="Arial" w:cs="Arial"/>
            <w:color w:val="000000"/>
            <w:kern w:val="0"/>
            <w14:ligatures w14:val="none"/>
          </w:rPr>
          <w:delText xml:space="preserve"> results and hinders comparison.</w:delText>
        </w:r>
      </w:del>
      <w:r>
        <w:rPr>
          <w:rFonts w:ascii="Arial" w:eastAsia="Times New Roman" w:hAnsi="Arial" w:cs="Arial"/>
          <w:color w:val="000000"/>
          <w:kern w:val="0"/>
          <w14:ligatures w14:val="none"/>
        </w:rPr>
        <w:t xml:space="preserve"> </w:t>
      </w:r>
      <w:ins w:id="94" w:author="Reviewer" w:date="2026-06-01T14:05:00Z" w16du:dateUtc="2026-06-01T19:05:00Z">
        <w:r w:rsidR="0077421A">
          <w:rPr>
            <w:rFonts w:ascii="Arial" w:eastAsia="Times New Roman" w:hAnsi="Arial" w:cs="Arial"/>
            <w:color w:val="000000"/>
            <w:kern w:val="0"/>
            <w14:ligatures w14:val="none"/>
          </w:rPr>
          <w:t xml:space="preserve">Elevated NLR values have been associated with acute and chronic environmental stressors across vertebrate taxa and are commonly used to assess stress physiology in ecological and conservation contexts </w:t>
        </w:r>
      </w:ins>
      <w:del w:id="95" w:author="Reviewer" w:date="2026-06-01T14:05:00Z" w16du:dateUtc="2026-06-01T19:05:00Z">
        <w:r w:rsidR="0045384D" w:rsidDel="0077421A">
          <w:rPr>
            <w:rFonts w:ascii="Arial" w:eastAsia="Times New Roman" w:hAnsi="Arial" w:cs="Arial"/>
            <w:color w:val="000000"/>
            <w:kern w:val="0"/>
            <w14:ligatures w14:val="none"/>
          </w:rPr>
          <w:delText xml:space="preserve">Recent studies and reviews have </w:delText>
        </w:r>
        <w:r w:rsidR="0020365B" w:rsidDel="0077421A">
          <w:rPr>
            <w:rFonts w:ascii="Arial" w:eastAsia="Times New Roman" w:hAnsi="Arial" w:cs="Arial"/>
            <w:color w:val="000000"/>
            <w:kern w:val="0"/>
            <w14:ligatures w14:val="none"/>
          </w:rPr>
          <w:delText>highlighted</w:delText>
        </w:r>
        <w:r w:rsidR="0045384D" w:rsidDel="0077421A">
          <w:rPr>
            <w:rFonts w:ascii="Arial" w:eastAsia="Times New Roman" w:hAnsi="Arial" w:cs="Arial"/>
            <w:color w:val="000000"/>
            <w:kern w:val="0"/>
            <w14:ligatures w14:val="none"/>
          </w:rPr>
          <w:delText xml:space="preserve"> how specific stressors influence physiological parameters </w:delText>
        </w:r>
        <w:r w:rsidR="00232400" w:rsidDel="0077421A">
          <w:rPr>
            <w:rFonts w:ascii="Arial" w:eastAsia="Times New Roman" w:hAnsi="Arial" w:cs="Arial"/>
            <w:color w:val="000000"/>
            <w:kern w:val="0"/>
            <w14:ligatures w14:val="none"/>
          </w:rPr>
          <w:delText xml:space="preserve">and </w:delText>
        </w:r>
        <w:r w:rsidR="0045384D" w:rsidDel="0077421A">
          <w:rPr>
            <w:rFonts w:ascii="Arial" w:eastAsia="Times New Roman" w:hAnsi="Arial" w:cs="Arial"/>
            <w:color w:val="000000"/>
            <w:kern w:val="0"/>
            <w14:ligatures w14:val="none"/>
          </w:rPr>
          <w:delText>overall population dynamics</w:delText>
        </w:r>
        <w:r w:rsidR="00E33DF7" w:rsidDel="0077421A">
          <w:rPr>
            <w:rFonts w:ascii="Arial" w:eastAsia="Times New Roman" w:hAnsi="Arial" w:cs="Arial"/>
            <w:color w:val="000000"/>
            <w:kern w:val="0"/>
            <w14:ligatures w14:val="none"/>
          </w:rPr>
          <w:delText xml:space="preserve"> </w:delText>
        </w:r>
      </w:del>
      <w:r w:rsidR="00E33DF7">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{"citationID":"eKjF4FLy","properties":{"formattedCitation":"(Watson {\\i{}et al.}, 2020; Brosset {\\i{}et al.}, 2021; Mallett {\\i{}et al.}, 2024)","plainCitation":"(Watson et al., 2020; Brosset et al., 2021; Mallett et al., 2024)","noteIndex":0},"citationItems":[{"id":108,"uris":["http://zotero.org/users/4161640/items/MMCC6KXT"],"itemData":{"id":108,"type":"article-journal","abstract":"Abstract\n            \n              Fish are increasingly exposed to anthropogenic stressors from human developments and activities such as agriculture, urbanization, pollution and fishing. Lethal impacts of these stressors have been studied but the potential sublethal impacts, such as behavioural changes or reduced growth and reproduction, have often been overlooked. Unlike mortality, sublethal impacts are broad and difficult to quantify experimentally. As a result, sublethal impacts are often ignored in regulatory frameworks and management decisions. Building on established fish bioenergetic models, we present a general method for using the population consequences of disturbance framework to investigate how stressors influence ecologically relevant life processes of fish. We partition impact into the initial energetic cost of attempts to escape from the stressor, followed by the energetic impacts of any injury or behavioural change, and their consequent effects on life processes. As a case study, we assess the sublethal effects of catch and release angling for the European sea bass (\n              Dicentrachus labrax\n              ,\n              Moronidae\n              ), a popular target species for recreational fishers. The energy budget model described is not intended to replace existing experimental approaches but does provide a simple way to account for sublethal impacts in assessment of the impact of recreational fisheries and aid development of robust management approaches. There is potential to apply our energy budget approach to investigate a broad range of stressors and cumulative impacts for many fish species while also using individual</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based models to estimate population</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level impacts.","container-title":"Fish and Fisheries","DOI":"10.1111/faf.12487","ISSN":"1467-2960, 1467-2979","issue":"5","journalAbbreviation":"Fish Fish","language":"en","page":"1034-1045","source":"DOI.org (Crossref)","title":"Assessing the sublethal impacts of anthropogenic stressors on fish: an energy</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budget approach","title-short":"Assessing the sublethal impacts of anthropogenic stressors on fish","volume":"21","author":[{"family":"Watson","given":"Joseph W."},{"family":"Hyder","given":"Kieran"},{"family":"Boyd","given":"Robin"},{"family":"Thorpe","given":"Robert"},{"family":"Weltersbach","given":"Marc Simon"},{"family":"Ferter","given":"Keno"},{"family":"Cooke","given":"Steven J."},{"family":"Roy","given":"Shovonlal"},{"family":"M. Sibly","given":"Richard"}],"issued":{"date-parts":[["2020",9]]}}},{"id":110,"uris":["http://zotero.org/users/4161640/items/4ZSII8ZI"],"itemData":{"id":110,"type":"article-journal","container-title":"Reviews in Fish Biology and Fisheries","DOI":"10.1007/s11160-021-09677-5","ISSN":"0960-3166, 1573-5184","issue":"4","journalAbbreviation":"Rev Fish Biol Fisheries","language":"en","page":"797-819","source":"DOI.org (Crossref)","title":"Physiological biomarkers and fisheries management","volume":"31","author":[{"family":"Brosset","given":"Pablo"},{"family":"Cooke","given":"Steven J."},{"family":"Schull","given":"Quentin"},{"family":"Trenkel","given":"Verena M."},{"family":"Soudant","given":"Philippe"},{"family":"Lebigre","given":"Christophe"}],"issued":{"date-parts":[["2021",12]]}}},{"id":112,"uris":["http://zotero.org/users/4161640/items/ELXL3KB9"],"itemData":{"id":112,"type":"article-journal","abstract":"Abstract\n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E33DF7">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(Watson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Brosset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E33DF7">
        <w:rPr>
          <w:rFonts w:ascii="Arial" w:eastAsia="Times New Roman" w:hAnsi="Arial" w:cs="Arial"/>
          <w:color w:val="000000"/>
          <w:kern w:val="0"/>
          <w14:ligatures w14:val="none"/>
        </w:rPr>
        <w:fldChar w:fldCharType="end"/>
      </w:r>
      <w:ins w:id="96" w:author="Reviewer" w:date="2026-06-01T14:06:00Z" w16du:dateUtc="2026-06-01T19:06:00Z">
        <w:r w:rsidR="0077421A">
          <w:rPr>
            <w:rFonts w:ascii="Arial" w:eastAsia="Times New Roman" w:hAnsi="Arial" w:cs="Arial"/>
            <w:color w:val="000000"/>
            <w:kern w:val="0"/>
            <w14:ligatures w14:val="none"/>
          </w:rPr>
          <w:t>.</w:t>
        </w:r>
      </w:ins>
    </w:p>
    <w:p w14:paraId="21FC70EB" w14:textId="15E18435" w:rsidR="00603BB7" w:rsidRDefault="006177E3" w:rsidP="00603BB7">
      <w:pPr>
        <w:spacing w:line="480" w:lineRule="auto"/>
        <w:ind w:firstLine="720"/>
        <w:rPr>
          <w:ins w:id="97" w:author="Reviewer" w:date="2026-06-01T15:09:00Z" w16du:dateUtc="2026-06-01T20:09:00Z"/>
          <w:rFonts w:ascii="Arial" w:eastAsia="Times New Roman" w:hAnsi="Arial" w:cs="Arial"/>
          <w:kern w:val="0"/>
          <w14:ligatures w14:val="none"/>
        </w:rPr>
      </w:pPr>
      <w:ins w:id="98" w:author="Reviewer" w:date="2026-06-01T14:39:00Z" w16du:dateUtc="2026-06-01T19:39:00Z">
        <w:r>
          <w:rPr>
            <w:rFonts w:ascii="Arial" w:eastAsia="Times New Roman" w:hAnsi="Arial" w:cs="Arial"/>
            <w:color w:val="000000"/>
            <w:kern w:val="0"/>
            <w14:ligatures w14:val="none"/>
          </w:rPr>
          <w:t xml:space="preserve">Environmental contaminants may complicate </w:t>
        </w:r>
      </w:ins>
      <w:ins w:id="99" w:author="Reviewer" w:date="2026-06-01T14:40:00Z" w16du:dateUtc="2026-06-01T19:40:00Z">
        <w:r>
          <w:rPr>
            <w:rFonts w:ascii="Arial" w:eastAsia="Times New Roman" w:hAnsi="Arial" w:cs="Arial"/>
            <w:color w:val="000000"/>
            <w:kern w:val="0"/>
            <w14:ligatures w14:val="none"/>
          </w:rPr>
          <w:t xml:space="preserve">the </w:t>
        </w:r>
      </w:ins>
      <w:ins w:id="100" w:author="Reviewer" w:date="2026-06-01T14:39:00Z" w16du:dateUtc="2026-06-01T19:39:00Z">
        <w:r>
          <w:rPr>
            <w:rFonts w:ascii="Arial" w:eastAsia="Times New Roman" w:hAnsi="Arial" w:cs="Arial"/>
            <w:color w:val="000000"/>
            <w:kern w:val="0"/>
            <w14:ligatures w14:val="none"/>
          </w:rPr>
          <w:t>interpretation of leukocyte-based stress biomarkers bec</w:t>
        </w:r>
      </w:ins>
      <w:ins w:id="101" w:author="Reviewer" w:date="2026-06-01T14:40:00Z" w16du:dateUtc="2026-06-01T19:40:00Z">
        <w:r>
          <w:rPr>
            <w:rFonts w:ascii="Arial" w:eastAsia="Times New Roman" w:hAnsi="Arial" w:cs="Arial"/>
            <w:color w:val="000000"/>
            <w:kern w:val="0"/>
            <w14:ligatures w14:val="none"/>
          </w:rPr>
          <w:t xml:space="preserve">ause many xenobiotics can independently alter endocrine and immune function. </w:t>
        </w:r>
      </w:ins>
      <w:moveToRangeStart w:id="102" w:author="Reviewer" w:date="2026-06-01T14:42:00Z" w:name="move231217339"/>
      <w:moveTo w:id="103" w:author="Reviewer" w:date="2026-06-01T14:42:00Z" w16du:dateUtc="2026-06-01T19:42:00Z">
        <w:r>
          <w:rPr>
            <w:rFonts w:ascii="Arial" w:eastAsia="Times New Roman" w:hAnsi="Arial" w:cs="Arial"/>
            <w:kern w:val="0"/>
            <w14:ligatures w14:val="none"/>
          </w:rPr>
          <w:t>P</w:t>
        </w:r>
        <w:r w:rsidRPr="00224081">
          <w:rPr>
            <w:rFonts w:ascii="Arial" w:eastAsia="Times New Roman" w:hAnsi="Arial" w:cs="Arial"/>
            <w:kern w:val="0"/>
            <w14:ligatures w14:val="none"/>
          </w:rPr>
          <w:t>er- and polyfluoroalkyl substance</w:t>
        </w:r>
        <w:r>
          <w:rPr>
            <w:rFonts w:ascii="Arial" w:eastAsia="Times New Roman" w:hAnsi="Arial" w:cs="Arial"/>
            <w:kern w:val="0"/>
            <w14:ligatures w14:val="none"/>
          </w:rPr>
          <w:t>s (PFASs) are</w:t>
        </w:r>
      </w:moveTo>
      <w:ins w:id="104" w:author="Reviewer" w:date="2026-06-01T14:47:00Z" w16du:dateUtc="2026-06-01T19:47:00Z">
        <w:r>
          <w:rPr>
            <w:rFonts w:ascii="Arial" w:eastAsia="Times New Roman" w:hAnsi="Arial" w:cs="Arial"/>
            <w:kern w:val="0"/>
            <w14:ligatures w14:val="none"/>
          </w:rPr>
          <w:t xml:space="preserve"> highly persistent</w:t>
        </w:r>
      </w:ins>
      <w:ins w:id="105" w:author="Reviewer" w:date="2026-06-01T14:48:00Z" w16du:dateUtc="2026-06-01T19:48:00Z">
        <w:r>
          <w:rPr>
            <w:rFonts w:ascii="Arial" w:eastAsia="Times New Roman" w:hAnsi="Arial" w:cs="Arial"/>
            <w:kern w:val="0"/>
            <w14:ligatures w14:val="none"/>
          </w:rPr>
          <w:t xml:space="preserve"> a</w:t>
        </w:r>
      </w:ins>
      <w:ins w:id="106" w:author="Reviewer" w:date="2026-06-01T14:46:00Z" w16du:dateUtc="2026-06-01T19:46:00Z">
        <w:r>
          <w:rPr>
            <w:rFonts w:ascii="Arial" w:eastAsia="Times New Roman" w:hAnsi="Arial" w:cs="Arial"/>
            <w:color w:val="000000"/>
            <w:kern w:val="0"/>
            <w14:ligatures w14:val="none"/>
          </w:rPr>
          <w:t>nthropogenic</w:t>
        </w:r>
      </w:ins>
      <w:ins w:id="107" w:author="Reviewer" w:date="2026-06-01T14:48:00Z" w16du:dateUtc="2026-06-01T19:48:00Z">
        <w:r>
          <w:rPr>
            <w:rFonts w:ascii="Arial" w:eastAsia="Times New Roman" w:hAnsi="Arial" w:cs="Arial"/>
            <w:color w:val="000000"/>
            <w:kern w:val="0"/>
            <w14:ligatures w14:val="none"/>
          </w:rPr>
          <w:t xml:space="preserve"> compounds </w:t>
        </w:r>
      </w:ins>
      <w:ins w:id="108" w:author="Reviewer" w:date="2026-06-01T14:50:00Z" w16du:dateUtc="2026-06-01T19:50:00Z">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{"citationID":"fSj9Z8fS","properties":{"formattedCitation":"(Croteau {\\i{}et al.}, 2005; Ali {\\i{}et al.}, 2019; Edo {\\i{}et al.}, 2024)","plainCitation":"(Croteau et al., 2005; Ali et al., 2019; Edo et al., 2024)","noteIndex":0},"citationItems":[{"id":136,"uris":["http://zotero.org/users/4161640/items/JKJ68BKF"],"itemData":{"id":136,"type":"article-journal","container-title":"Limnology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Robin"}],"issued":{"date-parts":[["2005",9]]}}},{"id":134,"uris":["http://zotero.org/users/4161640/items/F6AYIMMP"],"itemData":{"id":134,"type":"article-journal","container-title":"Journal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133,"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(Croteau </w:t>
        </w:r>
        <w:r w:rsidRPr="002838B7">
          <w:rPr>
            <w:rFonts w:ascii="Arial" w:hAnsi="Arial" w:cs="Arial"/>
            <w:i/>
            <w:iCs/>
            <w:color w:val="000000"/>
            <w:kern w:val="0"/>
          </w:rPr>
          <w:t>et al.</w:t>
        </w:r>
        <w:r w:rsidRPr="002838B7">
          <w:rPr>
            <w:rFonts w:ascii="Arial" w:hAnsi="Arial" w:cs="Arial"/>
            <w:color w:val="000000"/>
            <w:kern w:val="0"/>
          </w:rPr>
          <w:t xml:space="preserve">, 2005; Ali </w:t>
        </w:r>
        <w:r w:rsidRPr="002838B7">
          <w:rPr>
            <w:rFonts w:ascii="Arial" w:hAnsi="Arial" w:cs="Arial"/>
            <w:i/>
            <w:iCs/>
            <w:color w:val="000000"/>
            <w:kern w:val="0"/>
          </w:rPr>
          <w:t>et al.</w:t>
        </w:r>
        <w:r w:rsidRPr="002838B7">
          <w:rPr>
            <w:rFonts w:ascii="Arial" w:hAnsi="Arial" w:cs="Arial"/>
            <w:color w:val="000000"/>
            <w:kern w:val="0"/>
          </w:rPr>
          <w:t>, 2019;</w:t>
        </w:r>
      </w:ins>
      <w:ins w:id="109" w:author="Reviewer" w:date="2026-06-08T19:15:00Z" w16du:dateUtc="2026-06-09T00:15:00Z">
        <w:r w:rsidR="00F65F51">
          <w:rPr>
            <w:rFonts w:ascii="Arial" w:hAnsi="Arial" w:cs="Arial"/>
            <w:color w:val="000000"/>
            <w:kern w:val="0"/>
          </w:rPr>
          <w:t xml:space="preserve"> </w:t>
        </w:r>
        <w:proofErr w:type="spellStart"/>
        <w:r w:rsidR="00F65F51" w:rsidRPr="00E2531B">
          <w:rPr>
            <w:rFonts w:ascii="Arial" w:hAnsi="Arial" w:cs="Arial"/>
          </w:rPr>
          <w:t>Schymanski</w:t>
        </w:r>
        <w:proofErr w:type="spellEnd"/>
        <w:r w:rsidR="00F65F51">
          <w:rPr>
            <w:rFonts w:ascii="Arial" w:hAnsi="Arial" w:cs="Arial"/>
          </w:rPr>
          <w:t xml:space="preserve"> </w:t>
        </w:r>
        <w:r w:rsidR="00F65F51">
          <w:rPr>
            <w:rFonts w:ascii="Arial" w:hAnsi="Arial" w:cs="Arial"/>
            <w:i/>
            <w:iCs/>
          </w:rPr>
          <w:t>et al</w:t>
        </w:r>
        <w:r w:rsidR="00F65F51">
          <w:rPr>
            <w:rFonts w:ascii="Arial" w:hAnsi="Arial" w:cs="Arial"/>
          </w:rPr>
          <w:t>., 2023;</w:t>
        </w:r>
      </w:ins>
      <w:ins w:id="110" w:author="Reviewer" w:date="2026-06-01T14:50:00Z" w16du:dateUtc="2026-06-01T19:50:00Z">
        <w:r w:rsidRPr="002838B7">
          <w:rPr>
            <w:rFonts w:ascii="Arial" w:hAnsi="Arial" w:cs="Arial"/>
            <w:color w:val="000000"/>
            <w:kern w:val="0"/>
          </w:rPr>
          <w:t xml:space="preserve"> Edo </w:t>
        </w:r>
        <w:r w:rsidRPr="002838B7">
          <w:rPr>
            <w:rFonts w:ascii="Arial" w:hAnsi="Arial" w:cs="Arial"/>
            <w:i/>
            <w:iCs/>
            <w:color w:val="000000"/>
            <w:kern w:val="0"/>
          </w:rPr>
          <w:t>et al.</w:t>
        </w:r>
        <w:r w:rsidRPr="002838B7">
          <w:rPr>
            <w:rFonts w:ascii="Arial" w:hAnsi="Arial" w:cs="Arial"/>
            <w:color w:val="000000"/>
            <w:kern w:val="0"/>
          </w:rPr>
          <w:t>, 2024)</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ins>
      <w:ins w:id="111" w:author="Reviewer" w:date="2026-06-01T14:48:00Z" w16du:dateUtc="2026-06-01T19:48:00Z">
        <w:r>
          <w:rPr>
            <w:rFonts w:ascii="Arial" w:eastAsia="Times New Roman" w:hAnsi="Arial" w:cs="Arial"/>
            <w:color w:val="000000"/>
            <w:kern w:val="0"/>
            <w14:ligatures w14:val="none"/>
          </w:rPr>
          <w:t>widely distributed throughout aquatic ecosystems due to decades of industrial and commercial use</w:t>
        </w:r>
      </w:ins>
      <w:ins w:id="112" w:author="Reviewer" w:date="2026-06-01T14:46:00Z" w16du:dateUtc="2026-06-01T19:46:00Z">
        <w:r>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{"citationID":"Q2i8sjM8","properties":{"formattedCitation":"(Ritter, 2002; Murray {\\i{}et al.}, 2004; Sloman and Wilson, 2005; Santana {\\i{}et al.}, 2020)","plainCitation":"(Ritter, 2002; Murray et al., 2004; Sloman and Wilson, 2005; Santana et al., 2020)","noteIndex":0},"citationItems":[{"id":115,"uris":["http://zotero.org/users/4161640/items/TUR2NZ74"],"itemData":{"id":115,"type":"article-journal","container-title":"Journal of Toxicology and Environmental Health Part A","DOI":"https://doi.org/10.1080/152873902753338572","issue":"1","journalAbbreviation":"J Toxicol Environ Health","note":"publisher: Taylor &amp; Francis","page":"1–142","title":"Sources, pathways, and relative risks of contaminants in surface water and groundwater: a perspective prepared for the Walkerton inquiry","volume":"65","author":[{"family":"Ritter","given":"Len","suffix":"Keith Solomon, Paul Sibley, Ken Hall, Patricia Keen, Gevan Mattu, Beth Linton"}],"issued":{"date-parts":[["2002"]]}}},{"id":116,"uris":["http://zotero.org/users/4161640/items/VP42G5VR"],"itemData":{"id":116,"type":"article-journal","container-title":"Journal of Environmental Quality","DOI":"10.2134/jeq2004.1630","ISSN":"0047-2425, 1537-2537","issue":"1","journalAbbreviation":"J of Env Quality","language":"en","page":"163-172","source":"DOI.org (Crossref)","title":"Heavy Metals in an urban watershed in southeastern Michigan","volume":"33","author":[{"family":"Murray","given":"Kent S."},{"family":"Rogers","given":"Daniel T."},{"family":"Kaufman","given":"Martin M."}],"issued":{"date-parts":[["2004",1]]}}},{"id":121,"uris":["http://zotero.org/users/4161640/items/3WE32ARN"],"itemData":{"id":121,"type":"article-journal","container-title":"Fish Physiology","journalAbbreviation":"Fish Physiol","note":"publisher: Elsevier","page":"413–468","title":"Anthropogenic impacts upon behaviour and physiology","volume":"24","author":[{"family":"Sloman","given":"Katherine A"},{"family":"Wilson","given":"Rod W"}],"issued":{"date-parts":[["2005"]]}}},{"id":118,"uris":["http://zotero.org/users/4161640/items/C9JMJG2D"],"itemData":{"id":118,"type":"article-journal","container-title":"Journal of Environmental Management","DOI":"10.1016/j.jenvman.2020.111148","ISSN":"03014797","journalAbbreviation":"J Environ Manage","language":"en","page":"111148","source":"DOI.org (Crossref)","title":"Assessment of water resources pollution associated with mining activity in a semi-arid region","volume":"273","author":[{"family":"Santana","given":"Caroline S."},{"family":"Montalván Olivares","given":"Diango M."},{"family":"Silva","given":"Vinnícius H.C."},{"family":"Luzardo","given":"Francisco H.M."},{"family":"Velasco","given":"Fermin G."},{"family":"De Jesus","given":"Raildo M."}],"issued":{"date-parts":[["2020",11]]}}}],"schema":"https://github.com/citation-style-language/schema/raw/master/csl-citation.json"}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(Ritter, 2002; </w:t>
        </w:r>
      </w:ins>
      <w:ins w:id="113" w:author="Reviewer" w:date="2026-06-01T14:52:00Z" w16du:dateUtc="2026-06-01T19:52:00Z">
        <w:r w:rsidR="00603BB7">
          <w:rPr>
            <w:rFonts w:ascii="Arial" w:hAnsi="Arial" w:cs="Arial"/>
            <w:color w:val="000000"/>
            <w:kern w:val="0"/>
          </w:rPr>
          <w:t xml:space="preserve">Lescord </w:t>
        </w:r>
        <w:r w:rsidR="00603BB7" w:rsidRPr="00603BB7">
          <w:rPr>
            <w:rFonts w:ascii="Arial" w:hAnsi="Arial" w:cs="Arial"/>
            <w:i/>
            <w:iCs/>
            <w:color w:val="000000"/>
            <w:kern w:val="0"/>
            <w:rPrChange w:id="114" w:author="Reviewer" w:date="2026-06-01T14:52:00Z" w16du:dateUtc="2026-06-01T19:52:00Z">
              <w:rPr>
                <w:rFonts w:ascii="Arial" w:hAnsi="Arial" w:cs="Arial"/>
                <w:color w:val="000000"/>
                <w:kern w:val="0"/>
              </w:rPr>
            </w:rPrChange>
          </w:rPr>
          <w:t>et al</w:t>
        </w:r>
        <w:r w:rsidR="00603BB7">
          <w:rPr>
            <w:rFonts w:ascii="Arial" w:hAnsi="Arial" w:cs="Arial"/>
            <w:color w:val="000000"/>
            <w:kern w:val="0"/>
          </w:rPr>
          <w:t>., 2015</w:t>
        </w:r>
      </w:ins>
      <w:ins w:id="115" w:author="Reviewer" w:date="2026-06-01T14:49:00Z" w16du:dateUtc="2026-06-01T19:49:00Z">
        <w:r>
          <w:rPr>
            <w:rFonts w:ascii="Arial" w:eastAsia="Times New Roman" w:hAnsi="Arial" w:cs="Arial"/>
            <w:kern w:val="0"/>
            <w14:ligatures w14:val="none"/>
          </w:rPr>
          <w:fldChar w:fldCharType="begin"/>
        </w:r>
        <w:r>
          <w:rPr>
            <w:rFonts w:ascii="Arial" w:eastAsia="Times New Roman" w:hAnsi="Arial" w:cs="Arial"/>
            <w:kern w:val="0"/>
            <w14:ligatures w14:val="none"/>
          </w:rPr>
          <w:instrText xml:space="preserve"> ADDIN ZOTERO_ITEM CSL_CITATION {"citationID":"LQGYbYIb","properties":{"formattedCitation":"(Gaines, 2023)","plainCitation":"(Gaines, 2023)","noteIndex":0},"citationItems":[{"id":222,"uris":["http://zotero.org/users/4161640/items/H8NWSC7H"],"itemData":{"id":222,"type":"article-journal","abstract":"Abstract\n            \n              Background\n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a literature review","title-short":"Historical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(PFAS)","volume":"66","author":[{"family":"Gaines","given":"Linda G. T."}],"issued":{"date-parts":[["2023",5]]}}}],"schema":"https://github.com/citation-style-language/schema/raw/master/csl-citation.json"} </w:instrText>
        </w:r>
        <w:r>
          <w:rPr>
            <w:rFonts w:ascii="Arial" w:eastAsia="Times New Roman" w:hAnsi="Arial" w:cs="Arial"/>
            <w:kern w:val="0"/>
            <w14:ligatures w14:val="none"/>
          </w:rPr>
          <w:fldChar w:fldCharType="separate"/>
        </w:r>
        <w:r>
          <w:rPr>
            <w:rFonts w:ascii="Arial" w:eastAsia="Times New Roman" w:hAnsi="Arial" w:cs="Arial"/>
            <w:noProof/>
            <w:kern w:val="0"/>
            <w14:ligatures w14:val="none"/>
          </w:rPr>
          <w:t>; Gaines, 2023)</w:t>
        </w:r>
        <w:r>
          <w:rPr>
            <w:rFonts w:ascii="Arial" w:eastAsia="Times New Roman" w:hAnsi="Arial" w:cs="Arial"/>
            <w:kern w:val="0"/>
            <w14:ligatures w14:val="none"/>
          </w:rPr>
          <w:fldChar w:fldCharType="end"/>
        </w:r>
      </w:ins>
      <w:ins w:id="116" w:author="Reviewer" w:date="2026-06-01T14:46:00Z" w16du:dateUtc="2026-06-01T19:46:00Z">
        <w:r>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ins>
      <w:ins w:id="117" w:author="Reviewer" w:date="2026-06-01T14:52:00Z" w16du:dateUtc="2026-06-01T19:52:00Z">
        <w:r w:rsidR="00603BB7">
          <w:rPr>
            <w:rFonts w:ascii="Arial" w:eastAsia="Times New Roman" w:hAnsi="Arial" w:cs="Arial"/>
            <w:color w:val="000000"/>
            <w:kern w:val="0"/>
            <w14:ligatures w14:val="none"/>
          </w:rPr>
          <w:t>Although long-chain PFAS compounds have</w:t>
        </w:r>
      </w:ins>
      <w:ins w:id="118" w:author="Reviewer" w:date="2026-06-01T14:53:00Z" w16du:dateUtc="2026-06-01T19:53:00Z">
        <w:r w:rsidR="00603BB7">
          <w:rPr>
            <w:rFonts w:ascii="Arial" w:eastAsia="Times New Roman" w:hAnsi="Arial" w:cs="Arial"/>
            <w:color w:val="000000"/>
            <w:kern w:val="0"/>
            <w14:ligatures w14:val="none"/>
          </w:rPr>
          <w:t xml:space="preserve"> historically received the greatest toxicological attention, short-chain replacement compounds are increasingly detected in </w:t>
        </w:r>
        <w:r w:rsidR="00603BB7">
          <w:rPr>
            <w:rFonts w:ascii="Arial" w:eastAsia="Times New Roman" w:hAnsi="Arial" w:cs="Arial"/>
            <w:color w:val="000000"/>
            <w:kern w:val="0"/>
            <w14:ligatures w14:val="none"/>
          </w:rPr>
          <w:lastRenderedPageBreak/>
          <w:t>aquatic systems</w:t>
        </w:r>
      </w:ins>
      <w:ins w:id="119" w:author="Reviewer" w:date="2026-06-01T14:54:00Z" w16du:dateUtc="2026-06-01T19:54:00Z">
        <w:r w:rsidR="00603BB7">
          <w:rPr>
            <w:rFonts w:ascii="Arial" w:eastAsia="Times New Roman" w:hAnsi="Arial" w:cs="Arial"/>
            <w:color w:val="000000"/>
            <w:kern w:val="0"/>
            <w14:ligatures w14:val="none"/>
          </w:rPr>
          <w:t xml:space="preserve"> </w:t>
        </w:r>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{"citationID":"aTerkiWt","properties":{"formattedCitation":"(Wang {\\i{}et al.}, 2013; Walsh {\\i{}et al.}, 2025)","plainCitation":"(Wang et al., 2013; Walsh et al., 2025)","noteIndex":0},"citationItems":[{"id":573,"uris":["http://zotero.org/users/4161640/items/CZIZHYLL"],"itemData":{"id":573,"type":"article-journal","container-title":"Environment international","journalAbbreviation":"Environ. Int.","note":"publisher: Elsevier","page":"242–248","title":"Fluorinated alternatives to long-chain perfluoroalkyl carboxylic acids (PFCAs), perfluoroalkane sulfonic acids (PFSAs) and their potential precursors","volume":"60","author":[{"family":"Wang","given":"Zhanyun"},{"family":"Cousins","given":"Ian T"},{"family":"Scheringer","given":"Martin"},{"family":"Hungerbühler","given":"Konrad"}],"issued":{"date-parts":[["2013"]]}}},{"id":574,"uris":["http://zotero.org/users/4161640/items/TI44DASL"],"itemData":{"id":574,"type":"article-journal","container-title":"Aquatic Toxicology","journalAbbreviation":"Aquat. Toxicol.","note":"publisher: Elsevier","page":"107499","title":"Occurrence and tissue distribution of per-and polyfluoroalkyl substances (PFAS) in fishes from waterbodies with point and non-point sources in Massachusetts, USA","author":[{"family":"Walsh","given":"Heather L"},{"family":"Blazer","given":"Vicki S"},{"family":"Lord","given":"Emma"},{"family":"Hurley","given":"Stephen T"},{"family":"LeBlanc","given":"Denis R"}],"issued":{"date-parts":[["2025"]]}}}],"schema":"https://github.com/citation-style-language/schema/raw/master/csl-citation.json"} </w:instrText>
        </w:r>
        <w:r w:rsidR="00603BB7">
          <w:rPr>
            <w:rFonts w:ascii="Arial" w:eastAsia="Times New Roman" w:hAnsi="Arial" w:cs="Arial"/>
            <w:kern w:val="0"/>
            <w14:ligatures w14:val="none"/>
          </w:rPr>
          <w:fldChar w:fldCharType="separate"/>
        </w:r>
        <w:r w:rsidR="00603BB7" w:rsidRPr="00D73773">
          <w:rPr>
            <w:rFonts w:ascii="Arial" w:hAnsi="Arial" w:cs="Arial"/>
            <w:kern w:val="0"/>
          </w:rPr>
          <w:t xml:space="preserve">(Wang </w:t>
        </w:r>
        <w:r w:rsidR="00603BB7" w:rsidRPr="00D73773">
          <w:rPr>
            <w:rFonts w:ascii="Arial" w:hAnsi="Arial" w:cs="Arial"/>
            <w:i/>
            <w:iCs/>
            <w:kern w:val="0"/>
          </w:rPr>
          <w:t>et al.</w:t>
        </w:r>
        <w:r w:rsidR="00603BB7" w:rsidRPr="00D73773">
          <w:rPr>
            <w:rFonts w:ascii="Arial" w:hAnsi="Arial" w:cs="Arial"/>
            <w:kern w:val="0"/>
          </w:rPr>
          <w:t xml:space="preserve">, 2013; Walsh </w:t>
        </w:r>
        <w:r w:rsidR="00603BB7" w:rsidRPr="00D73773">
          <w:rPr>
            <w:rFonts w:ascii="Arial" w:hAnsi="Arial" w:cs="Arial"/>
            <w:i/>
            <w:iCs/>
            <w:kern w:val="0"/>
          </w:rPr>
          <w:t>et al.</w:t>
        </w:r>
        <w:r w:rsidR="00603BB7" w:rsidRPr="00D73773">
          <w:rPr>
            <w:rFonts w:ascii="Arial" w:hAnsi="Arial" w:cs="Arial"/>
            <w:kern w:val="0"/>
          </w:rPr>
          <w:t>, 2025)</w:t>
        </w:r>
        <w:r w:rsidR="00603BB7">
          <w:rPr>
            <w:rFonts w:ascii="Arial" w:eastAsia="Times New Roman" w:hAnsi="Arial" w:cs="Arial"/>
            <w:kern w:val="0"/>
            <w14:ligatures w14:val="none"/>
          </w:rPr>
          <w:fldChar w:fldCharType="end"/>
        </w:r>
      </w:ins>
      <w:ins w:id="120" w:author="Reviewer" w:date="2026-06-01T14:53:00Z" w16du:dateUtc="2026-06-01T19:53:00Z">
        <w:r w:rsidR="00603BB7">
          <w:rPr>
            <w:rFonts w:ascii="Arial" w:eastAsia="Times New Roman" w:hAnsi="Arial" w:cs="Arial"/>
            <w:color w:val="000000"/>
            <w:kern w:val="0"/>
            <w14:ligatures w14:val="none"/>
          </w:rPr>
          <w:t xml:space="preserve"> and remain comparatively understudied </w:t>
        </w:r>
      </w:ins>
      <w:ins w:id="121" w:author="Reviewer" w:date="2026-06-01T14:51:00Z" w16du:dateUtc="2026-06-01T19:51:00Z">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{"citationID":"HXbMcvd7","properties":{"formattedCitation":"(Brendel {\\i{}et al.}, 2018)","plainCitation":"(Brendel et al., 2018)","noteIndex":0},"citationItems":[{"id":572,"uris":["http://zotero.org/users/4161640/items/N2QY7LEJ"],"itemData":{"id":572,"type":"article-journal","container-title":"Environmental Sciences Europe","issue":"1","journalAbbreviation":"Environ. Sci. Eur.","note":"publisher: Springer","page":"9","title":"Short-chain perfluoroalkyl acids: environmental concerns and a regulatory strategy under REACH","volume":"30","author":[{"family":"Brendel","given":"Stephan"},{"family":"Fetter","given":"Éva"},{"family":"Staude","given":"Claudia"},{"family":"Vierke","given":"Lena"},{"family":"Biegel-Engler","given":"Annegret"}],"issued":{"date-parts":[["2018"]]}}}],"schema":"https://github.com/citation-style-language/schema/raw/master/csl-citation.json"} </w:instrText>
        </w:r>
        <w:r w:rsidR="00603BB7">
          <w:rPr>
            <w:rFonts w:ascii="Arial" w:eastAsia="Times New Roman" w:hAnsi="Arial" w:cs="Arial"/>
            <w:kern w:val="0"/>
            <w14:ligatures w14:val="none"/>
          </w:rPr>
          <w:fldChar w:fldCharType="separate"/>
        </w:r>
        <w:r w:rsidR="00603BB7" w:rsidRPr="00E25081">
          <w:rPr>
            <w:rFonts w:ascii="Arial" w:hAnsi="Arial" w:cs="Arial"/>
            <w:kern w:val="0"/>
          </w:rPr>
          <w:t xml:space="preserve">(Brendel </w:t>
        </w:r>
        <w:r w:rsidR="00603BB7" w:rsidRPr="00E25081">
          <w:rPr>
            <w:rFonts w:ascii="Arial" w:hAnsi="Arial" w:cs="Arial"/>
            <w:i/>
            <w:iCs/>
            <w:kern w:val="0"/>
          </w:rPr>
          <w:t>et al.</w:t>
        </w:r>
        <w:r w:rsidR="00603BB7" w:rsidRPr="00E25081">
          <w:rPr>
            <w:rFonts w:ascii="Arial" w:hAnsi="Arial" w:cs="Arial"/>
            <w:kern w:val="0"/>
          </w:rPr>
          <w:t>, 2018</w:t>
        </w:r>
      </w:ins>
      <w:ins w:id="122" w:author="Reviewer" w:date="2026-06-01T14:54:00Z" w16du:dateUtc="2026-06-01T19:54:00Z">
        <w:r w:rsidR="00603BB7">
          <w:rPr>
            <w:rFonts w:ascii="Arial" w:hAnsi="Arial" w:cs="Arial"/>
            <w:kern w:val="0"/>
          </w:rPr>
          <w:t xml:space="preserve">; Guillette </w:t>
        </w:r>
        <w:r w:rsidR="00603BB7" w:rsidRPr="00603BB7">
          <w:rPr>
            <w:rFonts w:ascii="Arial" w:hAnsi="Arial" w:cs="Arial"/>
            <w:i/>
            <w:iCs/>
            <w:kern w:val="0"/>
            <w:rPrChange w:id="123" w:author="Reviewer" w:date="2026-06-01T14:54:00Z" w16du:dateUtc="2026-06-01T19:54:00Z">
              <w:rPr>
                <w:rFonts w:ascii="Arial" w:hAnsi="Arial" w:cs="Arial"/>
                <w:kern w:val="0"/>
              </w:rPr>
            </w:rPrChange>
          </w:rPr>
          <w:t>et al</w:t>
        </w:r>
        <w:r w:rsidR="00603BB7">
          <w:rPr>
            <w:rFonts w:ascii="Arial" w:hAnsi="Arial" w:cs="Arial"/>
            <w:kern w:val="0"/>
          </w:rPr>
          <w:t>., 2020</w:t>
        </w:r>
      </w:ins>
      <w:ins w:id="124" w:author="Reviewer" w:date="2026-06-01T14:51:00Z" w16du:dateUtc="2026-06-01T19:51:00Z">
        <w:r w:rsidR="00603BB7" w:rsidRPr="00E25081">
          <w:rPr>
            <w:rFonts w:ascii="Arial" w:hAnsi="Arial" w:cs="Arial"/>
            <w:kern w:val="0"/>
          </w:rPr>
          <w:t>)</w:t>
        </w:r>
        <w:r w:rsidR="00603BB7">
          <w:rPr>
            <w:rFonts w:ascii="Arial" w:eastAsia="Times New Roman" w:hAnsi="Arial" w:cs="Arial"/>
            <w:kern w:val="0"/>
            <w14:ligatures w14:val="none"/>
          </w:rPr>
          <w:fldChar w:fldCharType="end"/>
        </w:r>
        <w:r w:rsidR="00603BB7">
          <w:rPr>
            <w:rFonts w:ascii="Arial" w:eastAsia="Times New Roman" w:hAnsi="Arial" w:cs="Arial"/>
            <w:kern w:val="0"/>
            <w14:ligatures w14:val="none"/>
          </w:rPr>
          <w:t>.</w:t>
        </w:r>
      </w:ins>
      <w:ins w:id="125" w:author="Reviewer" w:date="2026-06-01T14:58:00Z" w16du:dateUtc="2026-06-01T19:58:00Z">
        <w:r w:rsidR="00603BB7">
          <w:rPr>
            <w:rFonts w:ascii="Arial" w:eastAsia="Times New Roman" w:hAnsi="Arial" w:cs="Arial"/>
            <w:kern w:val="0"/>
            <w14:ligatures w14:val="none"/>
          </w:rPr>
          <w:t xml:space="preserve"> Exi</w:t>
        </w:r>
      </w:ins>
      <w:ins w:id="126" w:author="Reviewer" w:date="2026-06-01T14:59:00Z" w16du:dateUtc="2026-06-01T19:59:00Z">
        <w:r w:rsidR="00603BB7">
          <w:rPr>
            <w:rFonts w:ascii="Arial" w:eastAsia="Times New Roman" w:hAnsi="Arial" w:cs="Arial"/>
            <w:kern w:val="0"/>
            <w14:ligatures w14:val="none"/>
          </w:rPr>
          <w:t>sting evidence suggests PFAS exposure may disrupt endocrine signaling, alter thyroid function, induce oxidative stress, and modify immune responses in fishes and other vertebrates (Fan</w:t>
        </w:r>
      </w:ins>
      <w:ins w:id="127" w:author="Reviewer" w:date="2026-06-01T15:00:00Z" w16du:dateUtc="2026-06-01T20:00:00Z">
        <w:r w:rsidR="00603BB7">
          <w:rPr>
            <w:rFonts w:ascii="Arial" w:eastAsia="Times New Roman" w:hAnsi="Arial" w:cs="Arial"/>
            <w:kern w:val="0"/>
            <w14:ligatures w14:val="none"/>
          </w:rPr>
          <w:t xml:space="preserve">g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2013; </w:t>
        </w:r>
        <w:proofErr w:type="spellStart"/>
        <w:r w:rsidR="00603BB7">
          <w:rPr>
            <w:rFonts w:ascii="Arial" w:eastAsia="Times New Roman" w:hAnsi="Arial" w:cs="Arial"/>
            <w:kern w:val="0"/>
            <w14:ligatures w14:val="none"/>
          </w:rPr>
          <w:t>Coperchini</w:t>
        </w:r>
        <w:proofErr w:type="spellEnd"/>
        <w:r w:rsidR="00603BB7">
          <w:rPr>
            <w:rFonts w:ascii="Arial" w:eastAsia="Times New Roman" w:hAnsi="Arial" w:cs="Arial"/>
            <w:kern w:val="0"/>
            <w14:ligatures w14:val="none"/>
          </w:rPr>
          <w:t xml:space="preserve">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2021; Piva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2022; Birgersson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2021). In fishes specifically, PFAS exposure </w:t>
        </w:r>
      </w:ins>
      <w:ins w:id="128" w:author="Reviewer" w:date="2026-06-01T15:01:00Z" w16du:dateUtc="2026-06-01T20:01:00Z">
        <w:r w:rsidR="00603BB7">
          <w:rPr>
            <w:rFonts w:ascii="Arial" w:eastAsia="Times New Roman" w:hAnsi="Arial" w:cs="Arial"/>
            <w:kern w:val="0"/>
            <w14:ligatures w14:val="none"/>
          </w:rPr>
          <w:t>has been associated with altered immune biomarkers, thyroid disruption, and changes in leukocyte abundance</w:t>
        </w:r>
        <w:r w:rsidR="00386459">
          <w:rPr>
            <w:rFonts w:ascii="Arial" w:eastAsia="Times New Roman" w:hAnsi="Arial" w:cs="Arial"/>
            <w:kern w:val="0"/>
            <w14:ligatures w14:val="none"/>
          </w:rPr>
          <w:t xml:space="preserve"> (Guillette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xml:space="preserve">., 2020; Birgersson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2021).</w:t>
        </w:r>
      </w:ins>
      <w:ins w:id="129" w:author="Reviewer" w:date="2026-06-01T15:02:00Z" w16du:dateUtc="2026-06-01T20:02:00Z">
        <w:r w:rsidR="00386459">
          <w:rPr>
            <w:rFonts w:ascii="Arial" w:eastAsia="Times New Roman" w:hAnsi="Arial" w:cs="Arial"/>
            <w:kern w:val="0"/>
            <w14:ligatures w14:val="none"/>
          </w:rPr>
          <w:t xml:space="preserve"> Consequently, contaminant exposure may influence leukocyte dynamics and complicate the interpretation of physiological stress biomarkers </w:t>
        </w:r>
      </w:ins>
      <w:ins w:id="130" w:author="Reviewer" w:date="2026-06-02T12:49:00Z" w16du:dateUtc="2026-06-02T17:49:00Z">
        <w:r w:rsidR="004027E8">
          <w:rPr>
            <w:rFonts w:ascii="Arial" w:eastAsia="Times New Roman" w:hAnsi="Arial" w:cs="Arial"/>
            <w:kern w:val="0"/>
            <w14:ligatures w14:val="none"/>
          </w:rPr>
          <w:t>in response to</w:t>
        </w:r>
      </w:ins>
      <w:ins w:id="131" w:author="Reviewer" w:date="2026-06-01T15:02:00Z" w16du:dateUtc="2026-06-01T20:02:00Z">
        <w:r w:rsidR="00386459">
          <w:rPr>
            <w:rFonts w:ascii="Arial" w:eastAsia="Times New Roman" w:hAnsi="Arial" w:cs="Arial"/>
            <w:kern w:val="0"/>
            <w14:ligatures w14:val="none"/>
          </w:rPr>
          <w:t xml:space="preserve"> additional environmental </w:t>
        </w:r>
      </w:ins>
      <w:ins w:id="132" w:author="Reviewer" w:date="2026-06-02T12:49:00Z" w16du:dateUtc="2026-06-02T17:49:00Z">
        <w:r w:rsidR="004027E8">
          <w:rPr>
            <w:rFonts w:ascii="Arial" w:eastAsia="Times New Roman" w:hAnsi="Arial" w:cs="Arial"/>
            <w:kern w:val="0"/>
            <w14:ligatures w14:val="none"/>
          </w:rPr>
          <w:t>stressors</w:t>
        </w:r>
      </w:ins>
      <w:ins w:id="133" w:author="Reviewer" w:date="2026-06-01T15:02:00Z" w16du:dateUtc="2026-06-01T20:02:00Z">
        <w:r w:rsidR="00386459">
          <w:rPr>
            <w:rFonts w:ascii="Arial" w:eastAsia="Times New Roman" w:hAnsi="Arial" w:cs="Arial"/>
            <w:kern w:val="0"/>
            <w14:ligatures w14:val="none"/>
          </w:rPr>
          <w:t>.</w:t>
        </w:r>
      </w:ins>
    </w:p>
    <w:p w14:paraId="1C2B3802" w14:textId="214C1196" w:rsidR="00C357C4" w:rsidRDefault="00386459" w:rsidP="001F1C47">
      <w:pPr>
        <w:spacing w:line="480" w:lineRule="auto"/>
        <w:ind w:firstLine="720"/>
        <w:rPr>
          <w:ins w:id="134" w:author="Reviewer" w:date="2026-06-02T12:29:00Z" w16du:dateUtc="2026-06-02T17:29:00Z"/>
          <w:rFonts w:ascii="Arial" w:eastAsia="Times New Roman" w:hAnsi="Arial" w:cs="Arial"/>
          <w:color w:val="000000"/>
          <w:kern w:val="0"/>
          <w14:ligatures w14:val="none"/>
        </w:rPr>
      </w:pPr>
      <w:ins w:id="135" w:author="Reviewer" w:date="2026-06-01T15:11:00Z" w16du:dateUtc="2026-06-01T20:11:00Z">
        <w:r>
          <w:rPr>
            <w:rFonts w:ascii="Arial" w:eastAsia="Times New Roman" w:hAnsi="Arial" w:cs="Arial"/>
            <w:kern w:val="0"/>
            <w14:ligatures w14:val="none"/>
          </w:rPr>
          <w:t>In addition to PFAS compounds, heavy metals (e.g., cadmium [Cd])</w:t>
        </w:r>
        <w:r w:rsidR="00086171">
          <w:rPr>
            <w:rFonts w:ascii="Arial" w:eastAsia="Times New Roman" w:hAnsi="Arial" w:cs="Arial"/>
            <w:kern w:val="0"/>
            <w14:ligatures w14:val="none"/>
          </w:rPr>
          <w:t xml:space="preserve"> are widespread a</w:t>
        </w:r>
      </w:ins>
      <w:ins w:id="136" w:author="Reviewer" w:date="2026-06-01T15:12:00Z" w16du:dateUtc="2026-06-01T20:12:00Z">
        <w:r w:rsidR="00086171">
          <w:rPr>
            <w:rFonts w:ascii="Arial" w:eastAsia="Times New Roman" w:hAnsi="Arial" w:cs="Arial"/>
            <w:kern w:val="0"/>
            <w14:ligatures w14:val="none"/>
          </w:rPr>
          <w:t xml:space="preserve">quatic contaminants </w:t>
        </w:r>
      </w:ins>
      <w:ins w:id="137" w:author="Reviewer" w:date="2026-06-01T15:10:00Z" w16du:dateUtc="2026-06-01T20:10:00Z">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{"citationID":"PEb882SH","properties":{"formattedCitation":"(Wu {\\i{}et al.}, 2016; Kahlon {\\i{}et al.}, 2018)","plainCitation":"(Wu et al., 2016; Kahlon et al., 2018)","noteIndex":0},"citationItems":[{"id":123,"uris":["http://zotero.org/users/4161640/items/A3LNM5TQ"],"itemData":{"id":123,"type":"article-journal","container-title":"Environmental Science and Pollution Research","DOI":"10.1007/s11356-016-6333-x","ISSN":"0944-1344, 1614-7499","issue":"9","journalAbbreviation":"Environ Sci Pollut Res","language":"en","page":"8244-8259","source":"DOI.org (Crossref)","title":"A review of toxicity and mechanisms of individual and mixtures of heavy metals in the environment","volume":"23","author":[{"family":"Wu","given":"Xiangyang"},{"family":"Cobbina","given":"Samuel J."},{"family":"Mao","given":"Guanghua"},{"family":"Xu","given":"Hai"},{"family":"Zhang","given":"Zhen"},{"family":"Yang","given":"Liuqing"}],"issued":{"date-parts":[["2016",5]]}}},{"id":122,"uris":["http://zotero.org/users/4161640/items/6IVKZQII"],"itemData":{"id":122,"type":"article-journal","container-title":"Environmental Chemistry Letters","DOI":"10.1007/s10311-018-0737-4","ISSN":"1610-3653, 1610-3661","issue":"3","journalAbbreviation":"Environ Chem Lett","language":"en","page":"919-946","source":"DOI.org (Crossref)","title":"Impact of heavy metals and nanoparticles on aquatic biota","volume":"16","author":[{"family":"Kahlon","given":"Sharanjeet Kaur"},{"family":"Sharma","given":"Gaurav"},{"family":"Julka","given":"J. M."},{"family":"Kumar","given":"Amit"},{"family":"Sharma","given":"Shweta"},{"family":"Stadler","given":"Florian J."}],"issued":{"date-parts":[["2018",9]]}}}],"schema":"https://github.com/citation-style-language/schema/raw/master/csl-citation.json"}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(Wu </w:t>
        </w:r>
        <w:r w:rsidRPr="002838B7">
          <w:rPr>
            <w:rFonts w:ascii="Arial" w:hAnsi="Arial" w:cs="Arial"/>
            <w:i/>
            <w:iCs/>
            <w:color w:val="000000"/>
            <w:kern w:val="0"/>
          </w:rPr>
          <w:t>et al.</w:t>
        </w:r>
        <w:r w:rsidRPr="002838B7">
          <w:rPr>
            <w:rFonts w:ascii="Arial" w:hAnsi="Arial" w:cs="Arial"/>
            <w:color w:val="000000"/>
            <w:kern w:val="0"/>
          </w:rPr>
          <w:t xml:space="preserve">, 2016; Kahlon </w:t>
        </w:r>
        <w:r w:rsidRPr="002838B7">
          <w:rPr>
            <w:rFonts w:ascii="Arial" w:hAnsi="Arial" w:cs="Arial"/>
            <w:i/>
            <w:iCs/>
            <w:color w:val="000000"/>
            <w:kern w:val="0"/>
          </w:rPr>
          <w:t>et al.</w:t>
        </w:r>
        <w:r w:rsidRPr="002838B7">
          <w:rPr>
            <w:rFonts w:ascii="Arial" w:hAnsi="Arial" w:cs="Arial"/>
            <w:color w:val="000000"/>
            <w:kern w:val="0"/>
          </w:rPr>
          <w:t>, 2018)</w:t>
        </w:r>
        <w:r>
          <w:rPr>
            <w:rFonts w:ascii="Arial" w:eastAsia="Times New Roman" w:hAnsi="Arial" w:cs="Arial"/>
            <w:color w:val="000000"/>
            <w:kern w:val="0"/>
            <w14:ligatures w14:val="none"/>
          </w:rPr>
          <w:fldChar w:fldCharType="end"/>
        </w:r>
      </w:ins>
      <w:ins w:id="138" w:author="Reviewer" w:date="2026-06-01T15:12:00Z" w16du:dateUtc="2026-06-01T20:12:00Z">
        <w:r w:rsidR="00086171">
          <w:rPr>
            <w:rFonts w:ascii="Arial" w:eastAsia="Times New Roman" w:hAnsi="Arial" w:cs="Arial"/>
            <w:color w:val="000000"/>
            <w:kern w:val="0"/>
            <w14:ligatures w14:val="none"/>
          </w:rPr>
          <w:t xml:space="preserve"> with well-documented physiological and immunological effects in fishes</w:t>
        </w:r>
      </w:ins>
      <w:ins w:id="139" w:author="Reviewer" w:date="2026-06-01T15:13:00Z" w16du:dateUtc="2026-06-01T20:13:00Z">
        <w:r w:rsidR="00086171">
          <w:rPr>
            <w:rFonts w:ascii="Arial" w:eastAsia="Times New Roman" w:hAnsi="Arial" w:cs="Arial"/>
            <w:color w:val="000000"/>
            <w:kern w:val="0"/>
            <w14:ligatures w14:val="none"/>
          </w:rPr>
          <w:t xml:space="preserve"> (</w:t>
        </w:r>
      </w:ins>
      <w:ins w:id="140" w:author="Reviewer" w:date="2026-06-02T12:27:00Z" w16du:dateUtc="2026-06-02T17:27:00Z">
        <w:r w:rsidR="00C357C4">
          <w:rPr>
            <w:rFonts w:ascii="Arial" w:eastAsia="Times New Roman" w:hAnsi="Arial" w:cs="Arial"/>
            <w:color w:val="000000"/>
            <w:kern w:val="0"/>
            <w14:ligatures w14:val="none"/>
          </w:rPr>
          <w:t xml:space="preserve">Javed and Usmani, 2019; Bera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w:t>
        </w:r>
      </w:ins>
      <w:ins w:id="141" w:author="Reviewer" w:date="2026-06-02T12:28:00Z" w16du:dateUtc="2026-06-02T17:28:00Z">
        <w:r w:rsidR="00C357C4">
          <w:rPr>
            <w:rFonts w:ascii="Arial" w:eastAsia="Times New Roman" w:hAnsi="Arial" w:cs="Arial"/>
            <w:color w:val="000000"/>
            <w:kern w:val="0"/>
            <w14:ligatures w14:val="none"/>
          </w:rPr>
          <w:t>,</w:t>
        </w:r>
      </w:ins>
      <w:ins w:id="142" w:author="Reviewer" w:date="2026-06-02T12:27:00Z" w16du:dateUtc="2026-06-02T17:27:00Z">
        <w:r w:rsidR="00C357C4">
          <w:rPr>
            <w:rFonts w:ascii="Arial" w:eastAsia="Times New Roman" w:hAnsi="Arial" w:cs="Arial"/>
            <w:color w:val="000000"/>
            <w:kern w:val="0"/>
            <w14:ligatures w14:val="none"/>
          </w:rPr>
          <w:t xml:space="preserve"> 2022; Shah</w:t>
        </w:r>
      </w:ins>
      <w:ins w:id="143" w:author="Reviewer" w:date="2026-06-02T12:28:00Z" w16du:dateUtc="2026-06-02T17:28:00Z">
        <w:r w:rsidR="00C357C4">
          <w:rPr>
            <w:rFonts w:ascii="Arial" w:eastAsia="Times New Roman" w:hAnsi="Arial" w:cs="Arial"/>
            <w:color w:val="000000"/>
            <w:kern w:val="0"/>
            <w14:ligatures w14:val="none"/>
          </w:rPr>
          <w:t xml:space="preserve">jahan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 2022</w:t>
        </w:r>
      </w:ins>
      <w:ins w:id="144" w:author="Reviewer" w:date="2026-06-01T15:13:00Z" w16du:dateUtc="2026-06-01T20:13:00Z">
        <w:r w:rsidR="00086171">
          <w:rPr>
            <w:rFonts w:ascii="Arial" w:eastAsia="Times New Roman" w:hAnsi="Arial" w:cs="Arial"/>
            <w:color w:val="000000"/>
            <w:kern w:val="0"/>
            <w14:ligatures w14:val="none"/>
          </w:rPr>
          <w:t>).</w:t>
        </w:r>
      </w:ins>
      <w:ins w:id="145" w:author="Reviewer" w:date="2026-06-01T15:15:00Z" w16du:dateUtc="2026-06-01T20:15:00Z">
        <w:r w:rsidR="00086171">
          <w:rPr>
            <w:rFonts w:ascii="Arial" w:eastAsia="Times New Roman" w:hAnsi="Arial" w:cs="Arial"/>
            <w:color w:val="000000"/>
            <w:kern w:val="0"/>
            <w14:ligatures w14:val="none"/>
          </w:rPr>
          <w:t xml:space="preserve"> </w:t>
        </w:r>
      </w:ins>
      <w:ins w:id="146" w:author="Reviewer" w:date="2026-06-01T15:18:00Z" w16du:dateUtc="2026-06-01T20:18:00Z">
        <w:r w:rsidR="00086171">
          <w:rPr>
            <w:rFonts w:ascii="Arial" w:eastAsia="Times New Roman" w:hAnsi="Arial" w:cs="Arial"/>
            <w:color w:val="000000"/>
            <w:kern w:val="0"/>
            <w14:ligatures w14:val="none"/>
          </w:rPr>
          <w:t>Exposure to Cd</w:t>
        </w:r>
      </w:ins>
      <w:ins w:id="147" w:author="Reviewer" w:date="2026-06-02T13:51:00Z" w16du:dateUtc="2026-06-02T18:51:00Z">
        <w:r w:rsidR="00362023">
          <w:rPr>
            <w:rFonts w:ascii="Arial" w:eastAsia="Times New Roman" w:hAnsi="Arial" w:cs="Arial"/>
            <w:color w:val="000000"/>
            <w:kern w:val="0"/>
            <w14:ligatures w14:val="none"/>
          </w:rPr>
          <w:t xml:space="preserve"> </w:t>
        </w:r>
      </w:ins>
      <w:ins w:id="148" w:author="Reviewer" w:date="2026-06-01T15:18:00Z" w16du:dateUtc="2026-06-01T20:18:00Z">
        <w:r w:rsidR="00086171">
          <w:rPr>
            <w:rFonts w:ascii="Arial" w:eastAsia="Times New Roman" w:hAnsi="Arial" w:cs="Arial"/>
            <w:color w:val="000000"/>
            <w:kern w:val="0"/>
            <w14:ligatures w14:val="none"/>
          </w:rPr>
          <w:t xml:space="preserve">has been </w:t>
        </w:r>
      </w:ins>
      <w:ins w:id="149" w:author="Reviewer" w:date="2026-06-02T13:52:00Z" w16du:dateUtc="2026-06-02T18:52:00Z">
        <w:r w:rsidR="00362023">
          <w:rPr>
            <w:rFonts w:ascii="Arial" w:eastAsia="Times New Roman" w:hAnsi="Arial" w:cs="Arial"/>
            <w:color w:val="000000"/>
            <w:kern w:val="0"/>
            <w14:ligatures w14:val="none"/>
          </w:rPr>
          <w:t>linked to</w:t>
        </w:r>
      </w:ins>
      <w:ins w:id="150" w:author="Reviewer" w:date="2026-06-01T15:18:00Z" w16du:dateUtc="2026-06-01T20:18:00Z">
        <w:r w:rsidR="00086171">
          <w:rPr>
            <w:rFonts w:ascii="Arial" w:eastAsia="Times New Roman" w:hAnsi="Arial" w:cs="Arial"/>
            <w:color w:val="000000"/>
            <w:kern w:val="0"/>
            <w14:ligatures w14:val="none"/>
          </w:rPr>
          <w:t xml:space="preserve"> oxidative stress, endocrine disruption, altered osmoregulatory function, and </w:t>
        </w:r>
      </w:ins>
      <w:ins w:id="151" w:author="Reviewer" w:date="2026-06-02T12:32:00Z" w16du:dateUtc="2026-06-02T17:32:00Z">
        <w:r w:rsidR="00C357C4">
          <w:rPr>
            <w:rFonts w:ascii="Arial" w:eastAsia="Times New Roman" w:hAnsi="Arial" w:cs="Arial"/>
            <w:color w:val="000000"/>
            <w:kern w:val="0"/>
            <w14:ligatures w14:val="none"/>
          </w:rPr>
          <w:t>immunoregulation</w:t>
        </w:r>
      </w:ins>
      <w:ins w:id="152" w:author="Reviewer" w:date="2026-06-01T15:18:00Z" w16du:dateUtc="2026-06-01T20:18:00Z">
        <w:r w:rsidR="00086171">
          <w:rPr>
            <w:rFonts w:ascii="Arial" w:eastAsia="Times New Roman" w:hAnsi="Arial" w:cs="Arial"/>
            <w:color w:val="000000"/>
            <w:kern w:val="0"/>
            <w14:ligatures w14:val="none"/>
          </w:rPr>
          <w:t xml:space="preserve"> across freshwater taxa </w:t>
        </w:r>
      </w:ins>
      <w:ins w:id="153" w:author="Reviewer" w:date="2026-06-01T15:19:00Z" w16du:dateUtc="2026-06-01T20:19:00Z">
        <w:r w:rsidR="00086171">
          <w:rPr>
            <w:rFonts w:ascii="Arial" w:eastAsia="Times New Roman" w:hAnsi="Arial" w:cs="Arial"/>
            <w:color w:val="000000"/>
            <w:kern w:val="0"/>
            <w14:ligatures w14:val="none"/>
          </w:rPr>
          <w:t>(</w:t>
        </w:r>
        <w:proofErr w:type="spellStart"/>
        <w:r w:rsidR="00086171" w:rsidRPr="002838B7">
          <w:rPr>
            <w:rFonts w:ascii="Arial" w:hAnsi="Arial" w:cs="Arial"/>
            <w:color w:val="000000"/>
            <w:kern w:val="0"/>
          </w:rPr>
          <w:t>Hontela</w:t>
        </w:r>
        <w:proofErr w:type="spellEnd"/>
        <w:r w:rsidR="00086171" w:rsidRPr="002838B7">
          <w:rPr>
            <w:rFonts w:ascii="Arial" w:hAnsi="Arial" w:cs="Arial"/>
            <w:color w:val="000000"/>
            <w:kern w:val="0"/>
          </w:rPr>
          <w:t xml:space="preserve"> </w:t>
        </w:r>
        <w:r w:rsidR="00086171" w:rsidRPr="002838B7">
          <w:rPr>
            <w:rFonts w:ascii="Arial" w:hAnsi="Arial" w:cs="Arial"/>
            <w:i/>
            <w:iCs/>
            <w:color w:val="000000"/>
            <w:kern w:val="0"/>
          </w:rPr>
          <w:t>et al.</w:t>
        </w:r>
        <w:r w:rsidR="00086171" w:rsidRPr="002838B7">
          <w:rPr>
            <w:rFonts w:ascii="Arial" w:hAnsi="Arial" w:cs="Arial"/>
            <w:color w:val="000000"/>
            <w:kern w:val="0"/>
          </w:rPr>
          <w:t>, 1992;</w:t>
        </w:r>
        <w:r w:rsidR="00086171">
          <w:rPr>
            <w:rFonts w:ascii="Arial" w:hAnsi="Arial" w:cs="Arial"/>
            <w:color w:val="000000"/>
            <w:kern w:val="0"/>
          </w:rPr>
          <w:t xml:space="preserve"> Jezierska and </w:t>
        </w:r>
        <w:proofErr w:type="spellStart"/>
        <w:r w:rsidR="00086171">
          <w:rPr>
            <w:rFonts w:ascii="Arial" w:hAnsi="Arial" w:cs="Arial"/>
            <w:color w:val="000000"/>
            <w:kern w:val="0"/>
          </w:rPr>
          <w:t>Witeska</w:t>
        </w:r>
        <w:proofErr w:type="spellEnd"/>
        <w:r w:rsidR="00086171">
          <w:rPr>
            <w:rFonts w:ascii="Arial" w:hAnsi="Arial" w:cs="Arial"/>
            <w:color w:val="000000"/>
            <w:kern w:val="0"/>
          </w:rPr>
          <w:t>, 200</w:t>
        </w:r>
      </w:ins>
      <w:ins w:id="154" w:author="Reviewer" w:date="2026-06-01T15:34:00Z" w16du:dateUtc="2026-06-01T20:34:00Z">
        <w:r w:rsidR="00366BC8">
          <w:rPr>
            <w:rFonts w:ascii="Arial" w:hAnsi="Arial" w:cs="Arial"/>
            <w:color w:val="000000"/>
            <w:kern w:val="0"/>
          </w:rPr>
          <w:t>6</w:t>
        </w:r>
      </w:ins>
      <w:ins w:id="155" w:author="Reviewer" w:date="2026-06-01T15:19:00Z" w16du:dateUtc="2026-06-01T20:19:00Z">
        <w:r w:rsidR="00086171">
          <w:rPr>
            <w:rFonts w:ascii="Arial" w:hAnsi="Arial" w:cs="Arial"/>
            <w:color w:val="000000"/>
            <w:kern w:val="0"/>
          </w:rPr>
          <w:t>;</w:t>
        </w:r>
      </w:ins>
      <w:ins w:id="156" w:author="Reviewer" w:date="2026-06-01T15:55:00Z" w16du:dateUtc="2026-06-01T20:55:00Z">
        <w:r w:rsidR="00907F96">
          <w:rPr>
            <w:rFonts w:ascii="Arial" w:hAnsi="Arial" w:cs="Arial"/>
            <w:color w:val="000000"/>
            <w:kern w:val="0"/>
          </w:rPr>
          <w:t xml:space="preserve"> </w:t>
        </w:r>
      </w:ins>
      <w:ins w:id="157" w:author="Reviewer" w:date="2026-06-08T19:05:00Z" w16du:dateUtc="2026-06-09T00:05:00Z">
        <w:r w:rsidR="0011228D">
          <w:rPr>
            <w:rFonts w:ascii="Arial" w:hAnsi="Arial" w:cs="Arial"/>
            <w:color w:val="000000"/>
            <w:kern w:val="0"/>
          </w:rPr>
          <w:t xml:space="preserve">Jezierska </w:t>
        </w:r>
        <w:r w:rsidR="0011228D" w:rsidRPr="003B0C6A">
          <w:rPr>
            <w:rFonts w:ascii="Arial" w:hAnsi="Arial" w:cs="Arial"/>
            <w:i/>
            <w:iCs/>
            <w:color w:val="000000"/>
            <w:kern w:val="0"/>
          </w:rPr>
          <w:t>et al</w:t>
        </w:r>
        <w:r w:rsidR="0011228D">
          <w:rPr>
            <w:rFonts w:ascii="Arial" w:hAnsi="Arial" w:cs="Arial"/>
            <w:color w:val="000000"/>
            <w:kern w:val="0"/>
          </w:rPr>
          <w:t>., 20</w:t>
        </w:r>
        <w:r w:rsidR="0011228D">
          <w:rPr>
            <w:rFonts w:ascii="Arial" w:hAnsi="Arial" w:cs="Arial"/>
            <w:color w:val="000000"/>
            <w:kern w:val="0"/>
          </w:rPr>
          <w:t xml:space="preserve">09; </w:t>
        </w:r>
      </w:ins>
      <w:ins w:id="158" w:author="Reviewer" w:date="2026-06-01T15:19:00Z" w16du:dateUtc="2026-06-01T20:19:00Z">
        <w:r w:rsidR="00086171">
          <w:rPr>
            <w:rFonts w:ascii="Arial" w:hAnsi="Arial" w:cs="Arial"/>
            <w:color w:val="000000"/>
            <w:kern w:val="0"/>
          </w:rPr>
          <w:t>Atli and C</w:t>
        </w:r>
      </w:ins>
      <w:ins w:id="159" w:author="Reviewer" w:date="2026-06-01T15:20:00Z" w16du:dateUtc="2026-06-01T20:20:00Z">
        <w:r w:rsidR="00086171">
          <w:rPr>
            <w:rFonts w:ascii="Arial" w:hAnsi="Arial" w:cs="Arial"/>
            <w:color w:val="000000"/>
            <w:kern w:val="0"/>
          </w:rPr>
          <w:t>anli, 2010</w:t>
        </w:r>
      </w:ins>
      <w:ins w:id="160" w:author="Reviewer" w:date="2026-06-02T13:08:00Z" w16du:dateUtc="2026-06-02T18:08:00Z">
        <w:r w:rsidR="008F2700">
          <w:rPr>
            <w:rFonts w:ascii="Arial" w:hAnsi="Arial" w:cs="Arial"/>
            <w:color w:val="000000"/>
            <w:kern w:val="0"/>
          </w:rPr>
          <w:t xml:space="preserve">; </w:t>
        </w:r>
        <w:r w:rsidR="008F2700" w:rsidRPr="002838B7">
          <w:rPr>
            <w:rFonts w:ascii="Arial" w:hAnsi="Arial" w:cs="Arial"/>
            <w:color w:val="000000"/>
            <w:kern w:val="0"/>
          </w:rPr>
          <w:t xml:space="preserve">Liu </w:t>
        </w:r>
        <w:r w:rsidR="008F2700" w:rsidRPr="002838B7">
          <w:rPr>
            <w:rFonts w:ascii="Arial" w:hAnsi="Arial" w:cs="Arial"/>
            <w:i/>
            <w:iCs/>
            <w:color w:val="000000"/>
            <w:kern w:val="0"/>
          </w:rPr>
          <w:t>et al.</w:t>
        </w:r>
        <w:r w:rsidR="008F2700" w:rsidRPr="002838B7">
          <w:rPr>
            <w:rFonts w:ascii="Arial" w:hAnsi="Arial" w:cs="Arial"/>
            <w:color w:val="000000"/>
            <w:kern w:val="0"/>
          </w:rPr>
          <w:t>, 2022</w:t>
        </w:r>
      </w:ins>
      <w:ins w:id="161" w:author="Reviewer" w:date="2026-06-01T15:20:00Z" w16du:dateUtc="2026-06-01T20:20:00Z">
        <w:r w:rsidR="00086171">
          <w:rPr>
            <w:rFonts w:ascii="Arial" w:hAnsi="Arial" w:cs="Arial"/>
            <w:color w:val="000000"/>
            <w:kern w:val="0"/>
          </w:rPr>
          <w:t>).</w:t>
        </w:r>
      </w:ins>
      <w:ins w:id="162" w:author="Reviewer" w:date="2026-06-01T15:22:00Z" w16du:dateUtc="2026-06-01T20:22:00Z">
        <w:r w:rsidR="001F1C47">
          <w:rPr>
            <w:rFonts w:ascii="Arial" w:hAnsi="Arial" w:cs="Arial"/>
            <w:color w:val="000000"/>
            <w:kern w:val="0"/>
          </w:rPr>
          <w:t xml:space="preserve"> PFAS compounds and Cd </w:t>
        </w:r>
      </w:ins>
      <w:ins w:id="163" w:author="Reviewer" w:date="2026-06-02T12:48:00Z" w16du:dateUtc="2026-06-02T17:48:00Z">
        <w:r w:rsidR="004027E8">
          <w:rPr>
            <w:rFonts w:ascii="Arial" w:hAnsi="Arial" w:cs="Arial"/>
            <w:color w:val="000000"/>
            <w:kern w:val="0"/>
          </w:rPr>
          <w:t>may alter</w:t>
        </w:r>
      </w:ins>
      <w:ins w:id="164" w:author="Reviewer" w:date="2026-06-01T15:22:00Z" w16du:dateUtc="2026-06-01T20:22:00Z">
        <w:r w:rsidR="001F1C47">
          <w:rPr>
            <w:rFonts w:ascii="Arial" w:hAnsi="Arial" w:cs="Arial"/>
            <w:color w:val="000000"/>
            <w:kern w:val="0"/>
          </w:rPr>
          <w:t xml:space="preserve"> phy</w:t>
        </w:r>
      </w:ins>
      <w:ins w:id="165" w:author="Reviewer" w:date="2026-06-01T15:23:00Z" w16du:dateUtc="2026-06-01T20:23:00Z">
        <w:r w:rsidR="001F1C47">
          <w:rPr>
            <w:rFonts w:ascii="Arial" w:hAnsi="Arial" w:cs="Arial"/>
            <w:color w:val="000000"/>
            <w:kern w:val="0"/>
          </w:rPr>
          <w:t>siological stress</w:t>
        </w:r>
      </w:ins>
      <w:ins w:id="166" w:author="Reviewer" w:date="2026-06-02T12:48:00Z" w16du:dateUtc="2026-06-02T17:48:00Z">
        <w:r w:rsidR="004027E8">
          <w:rPr>
            <w:rFonts w:ascii="Arial" w:hAnsi="Arial" w:cs="Arial"/>
            <w:color w:val="000000"/>
            <w:kern w:val="0"/>
          </w:rPr>
          <w:t xml:space="preserve"> responses</w:t>
        </w:r>
      </w:ins>
      <w:ins w:id="167" w:author="Reviewer" w:date="2026-06-01T15:23:00Z" w16du:dateUtc="2026-06-01T20:23:00Z">
        <w:r w:rsidR="001F1C47">
          <w:rPr>
            <w:rFonts w:ascii="Arial" w:hAnsi="Arial" w:cs="Arial"/>
            <w:color w:val="000000"/>
            <w:kern w:val="0"/>
          </w:rPr>
          <w:t xml:space="preserve"> </w:t>
        </w:r>
      </w:ins>
      <w:ins w:id="168" w:author="Reviewer" w:date="2026-06-01T16:53:00Z" w16du:dateUtc="2026-06-01T21:53:00Z">
        <w:r w:rsidR="000A6C91">
          <w:rPr>
            <w:rFonts w:ascii="Arial" w:hAnsi="Arial" w:cs="Arial"/>
            <w:color w:val="000000"/>
            <w:kern w:val="0"/>
          </w:rPr>
          <w:t>through</w:t>
        </w:r>
      </w:ins>
      <w:ins w:id="169" w:author="Reviewer" w:date="2026-06-01T15:23:00Z" w16du:dateUtc="2026-06-01T20:23:00Z">
        <w:r w:rsidR="001F1C47">
          <w:rPr>
            <w:rFonts w:ascii="Arial" w:hAnsi="Arial" w:cs="Arial"/>
            <w:color w:val="000000"/>
            <w:kern w:val="0"/>
          </w:rPr>
          <w:t xml:space="preserve"> </w:t>
        </w:r>
      </w:ins>
      <w:ins w:id="170" w:author="Reviewer" w:date="2026-06-01T15:22:00Z" w16du:dateUtc="2026-06-01T20:22:00Z">
        <w:r w:rsidR="001F1C47" w:rsidRPr="00292FF5">
          <w:rPr>
            <w:rFonts w:ascii="Arial" w:eastAsia="Times New Roman" w:hAnsi="Arial" w:cs="Arial"/>
            <w:color w:val="000000"/>
            <w:kern w:val="0"/>
            <w14:ligatures w14:val="none"/>
          </w:rPr>
          <w:t xml:space="preserve">endocrine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{"citationID":"5sQUQSwE","properties":{"formattedCitation":"(Coperchini {\\i{}et al.}, 2021, 2024; Nayak {\\i{}et al.}, 2023)","plainCitation":"(Coperchini et al., 2021, 2024; Nayak et al., 2023)","noteIndex":0},"citationItems":[{"id":224,"uris":["http://zotero.org/users/4161640/items/HKTLFQVY"],"itemData":{"id":224,"type":"article-journal","abstract":"Per-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id":226,"uris":["http://zotero.org/users/4161640/items/9RTRCC7C"],"itemData":{"id":226,"type":"article-journal","abstract":"The environmental spread of pollutants has led to a persistent exposure of living beings to multiple chemicals, by now become ubiquitous in the surrounding environment. Environmental exposure to these substances has been reported to cause multi- and/or transgenerational health effects. Per- and Polyfluorinated Substances (PFAS) raise great concern, given their known effects both as endocrine disruptors and potential carcinogens. The multi/trans-generational effects of different endocrine disruptors have been investigated by several studies, and harmful effects observed also for PFAS. This review examines the current data on the multi-trans-generational effects of PFAS, with a focus on their impact on the thyroid axis. The aim is to determine if there is evidence of potential multi-trans-generational effects of PFAS on the thyroid and/or if more research is needed. PFAS exposure impacts thyroid homeostasis and can cross the placental barrier. In addition PFAS have shown multi-transgenerational effects in laboratory experiences and animal models, but thyroid disruptive effects of PFAS were also investigated only in a small number of these studies. Efforts are needed to study the adverse effects of PFAS, as not all PFAS are regulated and removal strategies are still being developed.","container-title":"Expert Review of Endocrinology &amp; Metabolism","DOI":"10.1080/17446651.2024.2351885","ISSN":"1744-6651","issue":"4","journalAbbreviation":"Expert Rev Endocrinol Metab","note":"publisher: Taylor &amp; Francis\n_eprint: https://doi.org/10.1080/17446651.2024.2351885\nPMID: 38764236","page":"307-315","source":"Taylor and Francis+NEJM","title":"Per-polyfluoroalkyl substances (PFAS) as thyroid disruptors: is there evidence for multi-transgenerational effects?","title-short":"Per-polyfluoroalkyl substances (PFAS) as thyroid disruptors","volume":"19","author":[{"family":"Coperchini","given":"Francesca"},{"family":"Teliti","given":"Marsida"},{"family":"Greco","given":"Alessia"},{"family":"Croce","given":"Laura"},{"family":"Rotondi","given":"Mario"}],"issued":{"date-parts":[["2024",7,3]]}}},{"id":228,"uris":["http://zotero.org/users/4161640/items/DJKBU4GQ"],"itemData":{"id":228,"type":"article-journal","abstract":"Poly- and perfluoroalkyl substances (PFASs) are a group of anthropogenic chemicals with an aliphatic fluorinated carbon chain. Due to their durability, bioaccumulation potential, and negative impacts on living organisms, these compounds have drawn lots of attention across the world. The negative impacts of PFASs on aquatic ecosystems are becoming a major concern due to their widespread use in increasing concentrations and constant leakage into the aquatic environment. Furthermore, by acting as agonists or antagonists, PFASs may alter the bioaccumulation and toxicity of certain substances. In many species, particularly aquatic organisms, PFASs can stay in the body and induce a variety of negative consequences, such as reproductive toxicity, oxidative stress, metabolic disruption, immunological toxicity, developmental toxicity, cellular damage and necrosis. PFAS bioaccumulation plays a significant role and has an impact on the composition of the intestinal microbiota, which is influenced by the kind of diet and is directly related to the host’s well-being. PFASs also act as endocrine disruptor chemicals (EDCs) which can change the endocrine system and result in dysbiosis of gut microbes and other health repercussions. In silico investigation and analysis also shows that PFASs are incorporated into the maturing oocytes during vitellogenesis and are bound to vitellogenin and other yolk proteins. The present review reveals that aquatic species, especially fishes, are negatively affected by exposure to emerging PFASs. Additionally, the effects of PFAS pollution on aquatic ecosystems were investigated by evaluating a number of characteristics, including extracellular polymeric substances (EPSs) and chlorophyll content as well as the diversity of the microorganisms in the biofilms. Therefore, this review will provide crucial information on the possible adverse effects of PFASs on fish growth, reproduction, gut microbial dysbiosis, and its potential endocrine disruption. This information aims to help the researchers and academicians work and come up with possible remedial measures to protect aquatic ecosystems as future works need to be focus on techno-economic assessment, life cycle assessment, and multi criteria decision analysis systems that screen PFAS-containing samples. New innovative methods requires further development to reach detection at the permissible regulatory limits.","container-title":"Toxics","DOI":"10.3390/toxics11060543","ISSN":"2305-6304","issue":"6","language":"en","license":"http://creativecommons.org/licenses/by/3.0/","note":"publisher: Multidisciplinary Digital Publishing Institute","page":"543","source":"www.mdpi.com","title":"Poly- and perfluoroalkyl substances (PFAS): do they matter to aquatic ecosystems?","title-short":"Poly- and Perfluoroalkyl Substances (PFAS)","volume":"11","author":[{"family":"Nayak","given":"Sipra"},{"family":"Sahoo","given":"Gunanidhi"},{"family":"Das","given":"Ipsita Iswari"},{"family":"Mohanty","given":"Aman Kumar"},{"family":"Kumar","given":"Rajesh"},{"family":"Sahoo","given":"Lakshman"},{"family":"Sundaray","given":"Jitendra Kumar"}],"issued":{"date-parts":[["2023",6]]}}}],"schema":"https://github.com/citation-style-language/schema/raw/master/csl-citation.json"} </w:instrText>
        </w:r>
        <w:r w:rsidR="001F1C47">
          <w:rPr>
            <w:rFonts w:ascii="Arial" w:eastAsia="Times New Roman" w:hAnsi="Arial" w:cs="Arial"/>
            <w:color w:val="000000"/>
            <w:kern w:val="0"/>
            <w14:ligatures w14:val="none"/>
          </w:rPr>
          <w:fldChar w:fldCharType="separate"/>
        </w:r>
      </w:ins>
      <w:ins w:id="171" w:author="Reviewer" w:date="2026-06-01T16:31:00Z" w16du:dateUtc="2026-06-01T21:31:00Z">
        <w:r w:rsidR="00057289">
          <w:rPr>
            <w:rFonts w:ascii="Arial" w:hAnsi="Arial" w:cs="Arial"/>
            <w:color w:val="000000"/>
            <w:kern w:val="0"/>
          </w:rPr>
          <w:t>(</w:t>
        </w:r>
      </w:ins>
      <w:ins w:id="172" w:author="Reviewer" w:date="2026-06-01T15:22:00Z" w16du:dateUtc="2026-06-01T20:22:00Z">
        <w:r w:rsidR="001F1C47" w:rsidRPr="002838B7">
          <w:rPr>
            <w:rFonts w:ascii="Arial" w:hAnsi="Arial" w:cs="Arial"/>
            <w:color w:val="000000"/>
            <w:kern w:val="0"/>
          </w:rPr>
          <w:t xml:space="preserve">Coperchini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2021, 2024; Nayak </w:t>
        </w:r>
        <w:r w:rsidR="001F1C47" w:rsidRPr="002838B7">
          <w:rPr>
            <w:rFonts w:ascii="Arial" w:hAnsi="Arial" w:cs="Arial"/>
            <w:i/>
            <w:iCs/>
            <w:color w:val="000000"/>
            <w:kern w:val="0"/>
          </w:rPr>
          <w:t>et al.</w:t>
        </w:r>
        <w:r w:rsidR="001F1C47" w:rsidRPr="002838B7">
          <w:rPr>
            <w:rFonts w:ascii="Arial" w:hAnsi="Arial" w:cs="Arial"/>
            <w:color w:val="000000"/>
            <w:kern w:val="0"/>
          </w:rPr>
          <w:t>, 2023</w:t>
        </w:r>
        <w:r w:rsidR="001F1C47">
          <w:rPr>
            <w:rFonts w:ascii="Arial" w:eastAsia="Times New Roman" w:hAnsi="Arial" w:cs="Arial"/>
            <w:color w:val="000000"/>
            <w:kern w:val="0"/>
            <w14:ligatures w14:val="none"/>
          </w:rPr>
          <w:fldChar w:fldCharType="end"/>
        </w:r>
      </w:ins>
      <w:ins w:id="173" w:author="Reviewer" w:date="2026-06-01T16:31:00Z" w16du:dateUtc="2026-06-01T21:31:00Z">
        <w:r w:rsidR="00057289">
          <w:rPr>
            <w:rFonts w:ascii="Arial" w:eastAsia="Times New Roman" w:hAnsi="Arial" w:cs="Arial"/>
            <w:color w:val="000000"/>
            <w:kern w:val="0"/>
            <w14:ligatures w14:val="none"/>
          </w:rPr>
          <w:t>)</w:t>
        </w:r>
      </w:ins>
      <w:ins w:id="174" w:author="Reviewer" w:date="2026-06-01T15:22:00Z" w16du:dateUtc="2026-06-01T20:22:00Z">
        <w:r w:rsidR="001F1C47" w:rsidRPr="00292FF5">
          <w:rPr>
            <w:rFonts w:ascii="Arial" w:eastAsia="Times New Roman" w:hAnsi="Arial" w:cs="Arial"/>
            <w:color w:val="000000"/>
            <w:kern w:val="0"/>
            <w14:ligatures w14:val="none"/>
          </w:rPr>
          <w:t>, immune</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{"citationID":"jt2KKONa","properties":{"formattedCitation":"(Fang {\\i{}et al.}, 2013, 2026; Guillette {\\i{}et al.}, 2020)","plainCitation":"(Fang et al., 2013, 2026; Guillette et al., 2020)","noteIndex":0},"citationItems":[{"id":230,"uris":["http://zotero.org/users/4161640/items/IYYY9Z2E"],"itemData":{"id":230,"type":"article-journal","abstract":"Perfluorooctane sulfonate (PFOS) is a global pollutant that has been studied because of its health risks. PFOS has been shown to have immune toxicity. However, few studies have focused on the immune responses of fish larvae exposed to PFOS at early embryonic stages. In this study, the larvae of marine medaka (Oryzias melastigma) were evaluated for postnatal immune toxicity after embryonic exposure to PFOS (0, 1, 4 and 16mg/L) from 2 days post fertilization (dpf). The physiological indices, survival rates, PFOS elimination kinetics, liver histology and gene transcription in the fish larvae were examined after depuration. The elimination rate constant (ke) of PFOS in the fish larvae ranged from 0.04±0.00 to 0.07±0.01d−1. Embryonic exposure to PFOS severely compromised the postnatal survival of fish larvae after depuration. The survival rate and body width decreased in a concentration dependent manner. PFOS impaired the liver structure in the fish larvae by enlarging the cell nuclei and damaging the cell structure. To explore the toxic mechanisms that affect the immune responses, fish larvae at 27 days post hatch (dph) were exposed to lipopolysaccharides (LPS) to elicit an inflammatory response. The inflammatory response and immune-related genes were generally up-regulated in the fish larvae following embryonic exposure to 0mg/L PFOS. In contrast, the genes were all markedly down-regulated in the fish larvae following embryonic exposure to 1 and 4mg/L PFOS. These results suggest that early life exposure to PFOS could alter immunoregulation functions, leading to functional dysfunction or weakness of the immune system in fish larvae. The immunosuppression effects caused by PFOS could reduce the efficiency of immune defense mechanisms and increase the susceptibility to infectious agents, which may contribute to various detrimental health effects in the fish larvae.","container-title":"Ecotoxicology and Environmental Safety","DOI":"10.1016/j.ecoenv.2013.03.005","ISSN":"0147-6513","journalAbbreviation":"Ecotoxicol Environ Saf","page":"104-111","source":"ScienceDirect","title":"Embryonic exposure to PFOS induces immunosuppression in the fish larvae of marine medaka","volume":"92","author":[{"family":"Fang","given":"Chao"},{"family":"Huang","given":"Qiansheng"},{"family":"Ye","given":"Ting"},{"family":"Chen","given":"Yajie"},{"family":"Liu","given":"Liangpo"},{"family":"Kang","given":"Mei"},{"family":"Lin","given":"Yi"},{"family":"Shen","given":"Heqing"},{"family":"Dong","given":"Sijun"}],"issued":{"date-parts":[["2013",6,1]]}}},{"id":231,"uris":["http://zotero.org/users/4161640/items/VV8466HQ"],"itemData":{"id":231,"type":"article-journal","abstract":"To investigate the toxic effects of PFNA on aquatic organisms, this study used large yellow croaker (L. crocea) as a model and examined the impacts of 1000 ng/L PFNA exposure for 3, 7, and 14 days on the hepatic and intestinal systems. Histopathological examination, transcriptomic profiling, and 16S rRNA gene sequencing were employed to evaluate tissue damage, gene expression changes, and gut microbial alterations. The results revealed that PFNA exposure induced progressive histopathological changes in the liver, including nuclear enlargement and vacuolization, with increasing severity over time. In the intestine, PFNA caused structural damage to villi, characterized initially by vacuolization and subsequently by erosion, swelling, and dissolution as exposure duration increased. Transcriptomic analysis of liver showed early activation of the peroxisome proliferator-activated receptor (PPAR) signaling pathway, followed by the predominant enrichment of the phosphatidylinositol-3-kinase/protein kinase B (PI3K-Akt) pathway at later stages. These findings suggest a “two-phase” mechanism by which PFNA disrupted lipid and carbohydrate metabolism. Gut microbiota analysis showed that PFNA exposure significantly reduced α-diversity, increased the abundance of Proteobacteria, enriched opportunistic pathogens such as Vibrio spp., and altered functional profiles related to amino acid and carbohydrate metabolism. Correlation analysis identified significant associations between specific gut microbial taxa (e.g., Deferribacterota, Dependentiae) and the expression levels of key hepatic metabolic genes (lpl, foxo3), suggesting a potential mediating role of the gut-liver axis in PFNA-induced hepatotoxicity. From the perspective of aquaculture, this study provided a view of metabolic disruption and host-microbe interaction caused by PFNA. It contributes critical scientific evidence for assessing the ecological risks of per- and polyfluoroalkyl substances (PFAS) in aquatic environments.","container-title":"Environmental Research","DOI":"10.1016/j.envres.2025.123211","ISSN":"0013-9351","journalAbbreviation":"Environ. Res.","page":"123211","source":"ScienceDirect","title":"Temporal effects of perfluorononanoic acid (PFNA) exposure on metabolic disorders and gut-liver axis injury in large yellow croaker (&lt;i&gt;Larimichthys crocea&lt;/i&gt;)","volume":"288","author":[{"family":"Fang","given":"Qian"},{"family":"Yuan","given":"Mingzhe"},{"family":"Sun","given":"Zhennan"},{"family":"Xue","given":"Yadong"},{"family":"Chong","given":"Cheong-Meng"},{"family":"Wang","given":"Xubo"}],"issued":{"date-parts":[["2026",1,1]]}}},{"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1F1C47">
          <w:rPr>
            <w:rFonts w:ascii="Arial" w:eastAsia="Times New Roman" w:hAnsi="Arial" w:cs="Arial"/>
            <w:color w:val="000000"/>
            <w:kern w:val="0"/>
            <w14:ligatures w14:val="none"/>
          </w:rPr>
          <w:fldChar w:fldCharType="separate"/>
        </w:r>
      </w:ins>
      <w:ins w:id="175" w:author="Reviewer" w:date="2026-06-01T16:31:00Z" w16du:dateUtc="2026-06-01T21:31:00Z">
        <w:r w:rsidR="00057289">
          <w:rPr>
            <w:rFonts w:ascii="Arial" w:hAnsi="Arial" w:cs="Arial"/>
            <w:color w:val="000000"/>
            <w:kern w:val="0"/>
          </w:rPr>
          <w:t>(</w:t>
        </w:r>
      </w:ins>
      <w:ins w:id="176" w:author="Reviewer" w:date="2026-06-01T15:22:00Z" w16du:dateUtc="2026-06-01T20:22:00Z">
        <w:r w:rsidR="001F1C47" w:rsidRPr="002838B7">
          <w:rPr>
            <w:rFonts w:ascii="Arial" w:hAnsi="Arial" w:cs="Arial"/>
            <w:color w:val="000000"/>
            <w:kern w:val="0"/>
          </w:rPr>
          <w:t xml:space="preserve">Fang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2013, 2026; Guillette </w:t>
        </w:r>
        <w:r w:rsidR="001F1C47" w:rsidRPr="002838B7">
          <w:rPr>
            <w:rFonts w:ascii="Arial" w:hAnsi="Arial" w:cs="Arial"/>
            <w:i/>
            <w:iCs/>
            <w:color w:val="000000"/>
            <w:kern w:val="0"/>
          </w:rPr>
          <w:t>et al.</w:t>
        </w:r>
        <w:r w:rsidR="001F1C47" w:rsidRPr="002838B7">
          <w:rPr>
            <w:rFonts w:ascii="Arial" w:hAnsi="Arial" w:cs="Arial"/>
            <w:color w:val="000000"/>
            <w:kern w:val="0"/>
          </w:rPr>
          <w:t>, 2020</w:t>
        </w:r>
        <w:r w:rsidR="001F1C47">
          <w:rPr>
            <w:rFonts w:ascii="Arial" w:eastAsia="Times New Roman" w:hAnsi="Arial" w:cs="Arial"/>
            <w:color w:val="000000"/>
            <w:kern w:val="0"/>
            <w14:ligatures w14:val="none"/>
          </w:rPr>
          <w:fldChar w:fldCharType="end"/>
        </w:r>
      </w:ins>
      <w:ins w:id="177" w:author="Reviewer" w:date="2026-06-01T16:31:00Z" w16du:dateUtc="2026-06-01T21:31:00Z">
        <w:r w:rsidR="00057289">
          <w:rPr>
            <w:rFonts w:ascii="Arial" w:eastAsia="Times New Roman" w:hAnsi="Arial" w:cs="Arial"/>
            <w:color w:val="000000"/>
            <w:kern w:val="0"/>
            <w14:ligatures w14:val="none"/>
          </w:rPr>
          <w:t>)</w:t>
        </w:r>
      </w:ins>
      <w:ins w:id="178" w:author="Reviewer" w:date="2026-06-01T15:22:00Z" w16du:dateUtc="2026-06-01T20:22:00Z">
        <w:r w:rsidR="001F1C47" w:rsidRPr="00292FF5">
          <w:rPr>
            <w:rFonts w:ascii="Arial" w:eastAsia="Times New Roman" w:hAnsi="Arial" w:cs="Arial"/>
            <w:color w:val="000000"/>
            <w:kern w:val="0"/>
            <w14:ligatures w14:val="none"/>
          </w:rPr>
          <w:t>, and nervous</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{"citationID":"tSQAlEBK","properties":{"formattedCitation":"(Starnes {\\i{}et al.}, 2022)","plainCitation":"(Starnes et al., 2022)","noteIndex":0},"citationItems":[{"id":234,"uris":["http://zotero.org/users/4161640/items/AR9AZC97"],"itemData":{"id":234,"type":"article-journal","abstract":"1. Per- and polyfluoroalkyl substances (PFAS) are a class of structurally diverse synthetic organic chemicals that are chemically stable, resistant to degradation, and persistent in terrestrial and aquatic environments. Widespread use of PFAS in industrial processing and manufacturing over the last 70 years has led to global contamination of built and natural environments. The brain is a lipid rich and highly vascularized organ composed of long-lived neurons and glial cells that are especially vulnerable to the impacts of persistent and lipophilic toxicants. Generally, PFAS partition to protein-rich tissues of the body, primarily the liver and blood, but are also detected in the brains of humans, wildlife, and laboratory animals. Here we review factors impacting the absorption, distribution, and accumulation of PFAS in the brain, and currently available evidence for neurotoxic impacts defined by disruption of neurochemical, neurophysiological, and behavioral endpoints. Emphasis is placed on the neurotoxic potential of exposures during critical periods of development and in sensitive populations, and factors that may exacerbate neurotoxicity of PFAS. While limitations and inconsistencies across studies exist, the available body of evidence suggests that neurobehavioral exposures to long-chain PFAS during development are more pronounced than impacts resulting from exposure during adulthood. There is a paucity of experimental studies evaluating neurobehavioral and molecular mechanisms of short-chain PFAS, and even greater data gaps in the analysis of neurotoxicity for PFAS outside of the perfluoroalkyl acids. Whereas most experimental studies were focused on acute and subchronic impacts resulting in high dose exposures to a single PFAS congener, more realistic exposures for humans and wildlife are mixtures exposures that are relatively chronic and low dose in nature. Our evaluation of the available human epidemiological, experimental, and wildlife data also indicates heightened accumulation of perfluoroalkyl acids in the brain after environmental exposure, in comparison to the experimental studies. These findings highlight the need for additional experimental analysis of neurodevelopmental impacts of environmentally relevant concentrations and complex mixtures of PFAS.","container-title":"Frontiers in Toxicology","DOI":"10.3389/ftox.2022.881584","ISSN":"2673-3080","journalAbbreviation":"Front. Toxicol.","language":"English","note":"publisher: Frontiers","source":"Frontiers","title":"A critical review and meta-analysis of impacts of per- and polyfluorinated substances on the brain and behavior","URL":"https://www.frontiersin.org/journals/toxicology/articles/10.3389/ftox.2022.881584/full","volume":"4","author":[{"family":"Starnes","given":"Hannah M."},{"family":"Rock","given":"Kylie D."},{"family":"Jackson","given":"Thomas W."},{"family":"Belcher","given":"Scott M."}],"accessed":{"date-parts":[["2025",10,30]]},"issued":{"date-parts":[["2022",4,11]]}}}],"schema":"https://github.com/citation-style-language/schema/raw/master/csl-citation.json"} </w:instrText>
        </w:r>
        <w:r w:rsidR="001F1C47">
          <w:rPr>
            <w:rFonts w:ascii="Arial" w:eastAsia="Times New Roman" w:hAnsi="Arial" w:cs="Arial"/>
            <w:color w:val="000000"/>
            <w:kern w:val="0"/>
            <w14:ligatures w14:val="none"/>
          </w:rPr>
          <w:fldChar w:fldCharType="separate"/>
        </w:r>
      </w:ins>
      <w:ins w:id="179" w:author="Reviewer" w:date="2026-06-01T16:31:00Z" w16du:dateUtc="2026-06-01T21:31:00Z">
        <w:r w:rsidR="00057289">
          <w:rPr>
            <w:rFonts w:ascii="Arial" w:hAnsi="Arial" w:cs="Arial"/>
            <w:color w:val="000000"/>
            <w:kern w:val="0"/>
          </w:rPr>
          <w:t>(</w:t>
        </w:r>
      </w:ins>
      <w:ins w:id="180" w:author="Reviewer" w:date="2026-06-01T15:22:00Z" w16du:dateUtc="2026-06-01T20:22:00Z">
        <w:r w:rsidR="001F1C47" w:rsidRPr="002E15B0">
          <w:rPr>
            <w:rFonts w:ascii="Arial" w:hAnsi="Arial" w:cs="Arial"/>
            <w:color w:val="000000"/>
            <w:kern w:val="0"/>
          </w:rPr>
          <w:t xml:space="preserve">Starnes </w:t>
        </w:r>
        <w:r w:rsidR="001F1C47" w:rsidRPr="002E15B0">
          <w:rPr>
            <w:rFonts w:ascii="Arial" w:hAnsi="Arial" w:cs="Arial"/>
            <w:i/>
            <w:iCs/>
            <w:color w:val="000000"/>
            <w:kern w:val="0"/>
          </w:rPr>
          <w:t>et al.</w:t>
        </w:r>
        <w:r w:rsidR="001F1C47" w:rsidRPr="002E15B0">
          <w:rPr>
            <w:rFonts w:ascii="Arial" w:hAnsi="Arial" w:cs="Arial"/>
            <w:color w:val="000000"/>
            <w:kern w:val="0"/>
          </w:rPr>
          <w:t>, 2022</w:t>
        </w:r>
        <w:r w:rsidR="001F1C47">
          <w:rPr>
            <w:rFonts w:ascii="Arial" w:eastAsia="Times New Roman" w:hAnsi="Arial" w:cs="Arial"/>
            <w:color w:val="000000"/>
            <w:kern w:val="0"/>
            <w14:ligatures w14:val="none"/>
          </w:rPr>
          <w:fldChar w:fldCharType="end"/>
        </w:r>
      </w:ins>
      <w:ins w:id="181" w:author="Reviewer" w:date="2026-06-01T16:31:00Z" w16du:dateUtc="2026-06-01T21:31:00Z">
        <w:r w:rsidR="00057289">
          <w:rPr>
            <w:rFonts w:ascii="Arial" w:eastAsia="Times New Roman" w:hAnsi="Arial" w:cs="Arial"/>
            <w:color w:val="000000"/>
            <w:kern w:val="0"/>
            <w14:ligatures w14:val="none"/>
          </w:rPr>
          <w:t>)</w:t>
        </w:r>
      </w:ins>
      <w:ins w:id="182" w:author="Reviewer" w:date="2026-06-01T15:24:00Z" w16du:dateUtc="2026-06-01T20:24:00Z">
        <w:r w:rsidR="001F1C47">
          <w:rPr>
            <w:rFonts w:ascii="Arial" w:eastAsia="Times New Roman" w:hAnsi="Arial" w:cs="Arial"/>
            <w:color w:val="000000"/>
            <w:kern w:val="0"/>
            <w14:ligatures w14:val="none"/>
          </w:rPr>
          <w:t xml:space="preserve"> system disruption</w:t>
        </w:r>
      </w:ins>
      <w:ins w:id="183" w:author="Reviewer" w:date="2026-06-01T16:33:00Z" w16du:dateUtc="2026-06-01T21:33:00Z">
        <w:r w:rsidR="00057289">
          <w:rPr>
            <w:rFonts w:ascii="Arial" w:eastAsia="Times New Roman" w:hAnsi="Arial" w:cs="Arial"/>
            <w:color w:val="000000"/>
            <w:kern w:val="0"/>
            <w14:ligatures w14:val="none"/>
          </w:rPr>
          <w:t>. T</w:t>
        </w:r>
      </w:ins>
      <w:ins w:id="184" w:author="Reviewer" w:date="2026-06-01T15:24:00Z" w16du:dateUtc="2026-06-01T20:24:00Z">
        <w:r w:rsidR="001F1C47">
          <w:rPr>
            <w:rFonts w:ascii="Arial" w:eastAsia="Times New Roman" w:hAnsi="Arial" w:cs="Arial"/>
            <w:color w:val="000000"/>
            <w:kern w:val="0"/>
            <w14:ligatures w14:val="none"/>
          </w:rPr>
          <w:t xml:space="preserve">herefore, </w:t>
        </w:r>
      </w:ins>
      <w:ins w:id="185" w:author="Reviewer" w:date="2026-06-01T15:26:00Z" w16du:dateUtc="2026-06-01T20:26:00Z">
        <w:r w:rsidR="001F1C47">
          <w:rPr>
            <w:rFonts w:ascii="Arial" w:eastAsia="Times New Roman" w:hAnsi="Arial" w:cs="Arial"/>
            <w:color w:val="000000"/>
            <w:kern w:val="0"/>
            <w14:ligatures w14:val="none"/>
          </w:rPr>
          <w:t>xenobiotic</w:t>
        </w:r>
      </w:ins>
      <w:ins w:id="186" w:author="Reviewer" w:date="2026-06-01T15:25:00Z" w16du:dateUtc="2026-06-01T20:25:00Z">
        <w:r w:rsidR="001F1C47">
          <w:rPr>
            <w:rFonts w:ascii="Arial" w:eastAsia="Times New Roman" w:hAnsi="Arial" w:cs="Arial"/>
            <w:color w:val="000000"/>
            <w:kern w:val="0"/>
            <w14:ligatures w14:val="none"/>
          </w:rPr>
          <w:t xml:space="preserve"> exposure may alter how organisms respond to additional environmental challenges</w:t>
        </w:r>
      </w:ins>
      <w:ins w:id="187" w:author="Reviewer" w:date="2026-06-02T12:33:00Z" w16du:dateUtc="2026-06-02T17:33:00Z">
        <w:r w:rsidR="00961D66">
          <w:rPr>
            <w:rFonts w:ascii="Arial" w:eastAsia="Times New Roman" w:hAnsi="Arial" w:cs="Arial"/>
            <w:color w:val="000000"/>
            <w:kern w:val="0"/>
            <w14:ligatures w14:val="none"/>
          </w:rPr>
          <w:t xml:space="preserve"> (Barton, 2002)</w:t>
        </w:r>
      </w:ins>
      <w:ins w:id="188" w:author="Reviewer" w:date="2026-06-01T15:22:00Z" w16du:dateUtc="2026-06-01T20:22:00Z">
        <w:r w:rsidR="001F1C47" w:rsidRPr="00292FF5">
          <w:rPr>
            <w:rFonts w:ascii="Arial" w:eastAsia="Times New Roman" w:hAnsi="Arial" w:cs="Arial"/>
            <w:color w:val="000000"/>
            <w:kern w:val="0"/>
            <w14:ligatures w14:val="none"/>
          </w:rPr>
          <w:t>.</w:t>
        </w:r>
      </w:ins>
      <w:ins w:id="189" w:author="Reviewer" w:date="2026-06-01T15:27:00Z" w16du:dateUtc="2026-06-01T20:27:00Z">
        <w:r w:rsidR="001F1C47">
          <w:rPr>
            <w:rFonts w:ascii="Arial" w:eastAsia="Times New Roman" w:hAnsi="Arial" w:cs="Arial"/>
            <w:color w:val="000000"/>
            <w:kern w:val="0"/>
            <w14:ligatures w14:val="none"/>
          </w:rPr>
          <w:t xml:space="preserve"> </w:t>
        </w:r>
      </w:ins>
    </w:p>
    <w:p w14:paraId="17DF22A8" w14:textId="4E31641D" w:rsidR="00086171" w:rsidRDefault="001F1C47" w:rsidP="001F1C47">
      <w:pPr>
        <w:spacing w:line="480" w:lineRule="auto"/>
        <w:ind w:firstLine="720"/>
        <w:rPr>
          <w:ins w:id="190" w:author="Reviewer" w:date="2026-06-01T15:30:00Z" w16du:dateUtc="2026-06-01T20:30:00Z"/>
          <w:rFonts w:ascii="Arial" w:eastAsia="Times New Roman" w:hAnsi="Arial" w:cs="Arial"/>
          <w:color w:val="000000"/>
          <w:kern w:val="0"/>
          <w14:ligatures w14:val="none"/>
        </w:rPr>
      </w:pPr>
      <w:ins w:id="191" w:author="Reviewer" w:date="2026-06-01T15:27:00Z" w16du:dateUtc="2026-06-01T20:27:00Z">
        <w:r>
          <w:rPr>
            <w:rFonts w:ascii="Arial" w:eastAsia="Times New Roman" w:hAnsi="Arial" w:cs="Arial"/>
            <w:color w:val="000000"/>
            <w:kern w:val="0"/>
            <w14:ligatures w14:val="none"/>
          </w:rPr>
          <w:lastRenderedPageBreak/>
          <w:t>Salinity fluctua</w:t>
        </w:r>
      </w:ins>
      <w:ins w:id="192" w:author="Reviewer" w:date="2026-06-01T15:28:00Z" w16du:dateUtc="2026-06-01T20:28:00Z">
        <w:r>
          <w:rPr>
            <w:rFonts w:ascii="Arial" w:eastAsia="Times New Roman" w:hAnsi="Arial" w:cs="Arial"/>
            <w:color w:val="000000"/>
            <w:kern w:val="0"/>
            <w14:ligatures w14:val="none"/>
          </w:rPr>
          <w:t>ti</w:t>
        </w:r>
      </w:ins>
      <w:ins w:id="193" w:author="Reviewer" w:date="2026-06-01T15:27:00Z" w16du:dateUtc="2026-06-01T20:27:00Z">
        <w:r>
          <w:rPr>
            <w:rFonts w:ascii="Arial" w:eastAsia="Times New Roman" w:hAnsi="Arial" w:cs="Arial"/>
            <w:color w:val="000000"/>
            <w:kern w:val="0"/>
            <w14:ligatures w14:val="none"/>
          </w:rPr>
          <w:t>ons are particularly relevant secondary stressors in many freshwater systems</w:t>
        </w:r>
      </w:ins>
      <w:ins w:id="194" w:author="Reviewer" w:date="2026-06-01T16:50:00Z" w16du:dateUtc="2026-06-01T21:50:00Z">
        <w:r w:rsidR="000A6C91">
          <w:rPr>
            <w:rFonts w:ascii="Arial" w:eastAsia="Times New Roman" w:hAnsi="Arial" w:cs="Arial"/>
            <w:color w:val="000000"/>
            <w:kern w:val="0"/>
            <w14:ligatures w14:val="none"/>
          </w:rPr>
          <w:t xml:space="preserve"> as </w:t>
        </w:r>
      </w:ins>
      <w:ins w:id="195" w:author="Reviewer" w:date="2026-06-01T16:51:00Z" w16du:dateUtc="2026-06-01T21:51:00Z">
        <w:r w:rsidR="000A6C91">
          <w:rPr>
            <w:rFonts w:ascii="Arial" w:eastAsia="Times New Roman" w:hAnsi="Arial" w:cs="Arial"/>
            <w:color w:val="000000"/>
            <w:kern w:val="0"/>
            <w14:ligatures w14:val="none"/>
          </w:rPr>
          <w:t>saltwater intrusion continues to impact our freshwater resources (</w:t>
        </w:r>
        <w:r w:rsidR="000A6C91" w:rsidRPr="002838B7">
          <w:rPr>
            <w:rFonts w:ascii="Arial" w:hAnsi="Arial" w:cs="Arial"/>
            <w:color w:val="000000"/>
            <w:kern w:val="0"/>
          </w:rPr>
          <w:t>Barlow and Reichard, 2010</w:t>
        </w:r>
        <w:r w:rsidR="000A6C91">
          <w:rPr>
            <w:rFonts w:ascii="Arial" w:hAnsi="Arial" w:cs="Arial"/>
            <w:color w:val="000000"/>
            <w:kern w:val="0"/>
          </w:rPr>
          <w:t xml:space="preserve">; </w:t>
        </w:r>
      </w:ins>
      <w:ins w:id="196" w:author="Reviewer" w:date="2026-06-01T16:52:00Z" w16du:dateUtc="2026-06-01T21:52:00Z">
        <w:r w:rsidR="000A6C91">
          <w:rPr>
            <w:rFonts w:ascii="Arial" w:hAnsi="Arial" w:cs="Arial"/>
            <w:color w:val="000000"/>
            <w:kern w:val="0"/>
          </w:rPr>
          <w:t xml:space="preserve">Cao </w:t>
        </w:r>
        <w:r w:rsidR="000A6C91">
          <w:rPr>
            <w:rFonts w:ascii="Arial" w:hAnsi="Arial" w:cs="Arial"/>
            <w:i/>
            <w:iCs/>
            <w:color w:val="000000"/>
            <w:kern w:val="0"/>
          </w:rPr>
          <w:t>et al</w:t>
        </w:r>
        <w:r w:rsidR="000A6C91">
          <w:rPr>
            <w:rFonts w:ascii="Arial" w:hAnsi="Arial" w:cs="Arial"/>
            <w:color w:val="000000"/>
            <w:kern w:val="0"/>
          </w:rPr>
          <w:t>., 2024). A</w:t>
        </w:r>
      </w:ins>
      <w:ins w:id="197" w:author="Reviewer" w:date="2026-06-01T15:27:00Z" w16du:dateUtc="2026-06-01T20:27:00Z">
        <w:r>
          <w:rPr>
            <w:rFonts w:ascii="Arial" w:eastAsia="Times New Roman" w:hAnsi="Arial" w:cs="Arial"/>
            <w:color w:val="000000"/>
            <w:kern w:val="0"/>
            <w14:ligatures w14:val="none"/>
          </w:rPr>
          <w:t xml:space="preserve">brupt osmotic changes can activate endocrine stress pathways, disrupt </w:t>
        </w:r>
      </w:ins>
      <w:proofErr w:type="spellStart"/>
      <w:ins w:id="198" w:author="Reviewer" w:date="2026-06-01T15:28:00Z" w16du:dateUtc="2026-06-01T20:28:00Z">
        <w:r>
          <w:rPr>
            <w:rFonts w:ascii="Arial" w:eastAsia="Times New Roman" w:hAnsi="Arial" w:cs="Arial"/>
            <w:color w:val="000000"/>
            <w:kern w:val="0"/>
            <w14:ligatures w14:val="none"/>
          </w:rPr>
          <w:t>ionoregulation</w:t>
        </w:r>
      </w:ins>
      <w:proofErr w:type="spellEnd"/>
      <w:ins w:id="199" w:author="Reviewer" w:date="2026-06-01T15:27:00Z" w16du:dateUtc="2026-06-01T20:27:00Z">
        <w:r>
          <w:rPr>
            <w:rFonts w:ascii="Arial" w:eastAsia="Times New Roman" w:hAnsi="Arial" w:cs="Arial"/>
            <w:color w:val="000000"/>
            <w:kern w:val="0"/>
            <w14:ligatures w14:val="none"/>
          </w:rPr>
          <w:t xml:space="preserve">, and alter </w:t>
        </w:r>
      </w:ins>
      <w:ins w:id="200" w:author="Reviewer" w:date="2026-06-01T15:28:00Z" w16du:dateUtc="2026-06-01T20:28:00Z">
        <w:r>
          <w:rPr>
            <w:rFonts w:ascii="Arial" w:eastAsia="Times New Roman" w:hAnsi="Arial" w:cs="Arial"/>
            <w:color w:val="000000"/>
            <w:kern w:val="0"/>
            <w14:ligatures w14:val="none"/>
          </w:rPr>
          <w:t>leukocyte dynamics in fishes (</w:t>
        </w:r>
      </w:ins>
      <w:ins w:id="201" w:author="Reviewer" w:date="2026-06-01T16:36:00Z" w16du:dateUtc="2026-06-01T21:36:00Z">
        <w:r w:rsidR="00057289" w:rsidRPr="007069B9">
          <w:rPr>
            <w:rFonts w:ascii="Arial" w:eastAsia="Times New Roman" w:hAnsi="Arial" w:cs="Arial"/>
            <w:color w:val="000000"/>
            <w:kern w:val="0"/>
            <w14:ligatures w14:val="none"/>
          </w:rPr>
          <w:t>Boeuf and Payan, 2001</w:t>
        </w:r>
      </w:ins>
      <w:ins w:id="202" w:author="Reviewer" w:date="2026-06-01T17:00:00Z" w16du:dateUtc="2026-06-01T22:00:00Z">
        <w:r w:rsidR="007069B9">
          <w:rPr>
            <w:rFonts w:ascii="Arial" w:eastAsia="Times New Roman" w:hAnsi="Arial" w:cs="Arial"/>
            <w:color w:val="000000"/>
            <w:kern w:val="0"/>
            <w14:ligatures w14:val="none"/>
          </w:rPr>
          <w:t xml:space="preserve">; </w:t>
        </w:r>
      </w:ins>
      <w:ins w:id="203" w:author="Reviewer" w:date="2026-06-02T12:39:00Z" w16du:dateUtc="2026-06-02T17:39:00Z">
        <w:r w:rsidR="00961D66">
          <w:rPr>
            <w:rFonts w:ascii="Arial" w:eastAsia="Times New Roman" w:hAnsi="Arial" w:cs="Arial"/>
            <w:color w:val="000000"/>
            <w:kern w:val="0"/>
            <w14:ligatures w14:val="none"/>
          </w:rPr>
          <w:t xml:space="preserve">Barton, 2002; </w:t>
        </w:r>
      </w:ins>
      <w:ins w:id="204" w:author="Reviewer" w:date="2026-06-01T17:00:00Z" w16du:dateUtc="2026-06-01T22:00:00Z">
        <w:r w:rsidR="007069B9">
          <w:rPr>
            <w:rFonts w:ascii="Arial" w:eastAsia="Times New Roman" w:hAnsi="Arial" w:cs="Arial"/>
            <w:color w:val="000000"/>
            <w:kern w:val="0"/>
            <w14:ligatures w14:val="none"/>
          </w:rPr>
          <w:t xml:space="preserve">Wang </w:t>
        </w:r>
        <w:r w:rsidR="007069B9" w:rsidRPr="007069B9">
          <w:rPr>
            <w:rFonts w:ascii="Arial" w:eastAsia="Times New Roman" w:hAnsi="Arial" w:cs="Arial"/>
            <w:i/>
            <w:iCs/>
            <w:color w:val="000000"/>
            <w:kern w:val="0"/>
            <w14:ligatures w14:val="none"/>
            <w:rPrChange w:id="205" w:author="Reviewer" w:date="2026-06-01T17:00:00Z" w16du:dateUtc="2026-06-01T22:00:00Z">
              <w:rPr>
                <w:rFonts w:ascii="Arial" w:eastAsia="Times New Roman" w:hAnsi="Arial" w:cs="Arial"/>
                <w:color w:val="000000"/>
                <w:kern w:val="0"/>
                <w14:ligatures w14:val="none"/>
              </w:rPr>
            </w:rPrChange>
          </w:rPr>
          <w:t>et al</w:t>
        </w:r>
        <w:r w:rsidR="007069B9">
          <w:rPr>
            <w:rFonts w:ascii="Arial" w:eastAsia="Times New Roman" w:hAnsi="Arial" w:cs="Arial"/>
            <w:color w:val="000000"/>
            <w:kern w:val="0"/>
            <w14:ligatures w14:val="none"/>
          </w:rPr>
          <w:t>., 2019</w:t>
        </w:r>
      </w:ins>
      <w:ins w:id="206" w:author="Reviewer" w:date="2026-06-01T15:28:00Z" w16du:dateUtc="2026-06-01T20:28:00Z">
        <w:r>
          <w:rPr>
            <w:rFonts w:ascii="Arial" w:eastAsia="Times New Roman" w:hAnsi="Arial" w:cs="Arial"/>
            <w:color w:val="000000"/>
            <w:kern w:val="0"/>
            <w14:ligatures w14:val="none"/>
          </w:rPr>
          <w:t>). Evaluatin</w:t>
        </w:r>
      </w:ins>
      <w:ins w:id="207" w:author="Reviewer" w:date="2026-06-01T15:29:00Z" w16du:dateUtc="2026-06-01T20:29:00Z">
        <w:r>
          <w:rPr>
            <w:rFonts w:ascii="Arial" w:eastAsia="Times New Roman" w:hAnsi="Arial" w:cs="Arial"/>
            <w:color w:val="000000"/>
            <w:kern w:val="0"/>
            <w14:ligatures w14:val="none"/>
          </w:rPr>
          <w:t>g contaminant-assoc</w:t>
        </w:r>
      </w:ins>
      <w:ins w:id="208" w:author="Reviewer" w:date="2026-06-01T15:30:00Z" w16du:dateUtc="2026-06-01T20:30:00Z">
        <w:r>
          <w:rPr>
            <w:rFonts w:ascii="Arial" w:eastAsia="Times New Roman" w:hAnsi="Arial" w:cs="Arial"/>
            <w:color w:val="000000"/>
            <w:kern w:val="0"/>
            <w14:ligatures w14:val="none"/>
          </w:rPr>
          <w:t>ia</w:t>
        </w:r>
      </w:ins>
      <w:ins w:id="209" w:author="Reviewer" w:date="2026-06-01T15:29:00Z" w16du:dateUtc="2026-06-01T20:29:00Z">
        <w:r>
          <w:rPr>
            <w:rFonts w:ascii="Arial" w:eastAsia="Times New Roman" w:hAnsi="Arial" w:cs="Arial"/>
            <w:color w:val="000000"/>
            <w:kern w:val="0"/>
            <w14:ligatures w14:val="none"/>
          </w:rPr>
          <w:t>ted change</w:t>
        </w:r>
      </w:ins>
      <w:ins w:id="210" w:author="Reviewer" w:date="2026-06-01T15:30:00Z" w16du:dateUtc="2026-06-01T20:30:00Z">
        <w:r>
          <w:rPr>
            <w:rFonts w:ascii="Arial" w:eastAsia="Times New Roman" w:hAnsi="Arial" w:cs="Arial"/>
            <w:color w:val="000000"/>
            <w:kern w:val="0"/>
            <w14:ligatures w14:val="none"/>
          </w:rPr>
          <w:t>s</w:t>
        </w:r>
      </w:ins>
      <w:ins w:id="211" w:author="Reviewer" w:date="2026-06-01T15:29:00Z" w16du:dateUtc="2026-06-01T20:29:00Z">
        <w:r>
          <w:rPr>
            <w:rFonts w:ascii="Arial" w:eastAsia="Times New Roman" w:hAnsi="Arial" w:cs="Arial"/>
            <w:color w:val="000000"/>
            <w:kern w:val="0"/>
            <w14:ligatures w14:val="none"/>
          </w:rPr>
          <w:t xml:space="preserve"> in leukocyte responses following salinity exposure may improve our understanding of how xenobiotic exposure influences </w:t>
        </w:r>
      </w:ins>
      <w:ins w:id="212" w:author="Reviewer" w:date="2026-06-01T15:30:00Z" w16du:dateUtc="2026-06-01T20:30:00Z">
        <w:r>
          <w:rPr>
            <w:rFonts w:ascii="Arial" w:eastAsia="Times New Roman" w:hAnsi="Arial" w:cs="Arial"/>
            <w:color w:val="000000"/>
            <w:kern w:val="0"/>
            <w14:ligatures w14:val="none"/>
          </w:rPr>
          <w:t xml:space="preserve">the </w:t>
        </w:r>
      </w:ins>
      <w:ins w:id="213" w:author="Reviewer" w:date="2026-06-01T15:29:00Z" w16du:dateUtc="2026-06-01T20:29:00Z">
        <w:r>
          <w:rPr>
            <w:rFonts w:ascii="Arial" w:eastAsia="Times New Roman" w:hAnsi="Arial" w:cs="Arial"/>
            <w:color w:val="000000"/>
            <w:kern w:val="0"/>
            <w14:ligatures w14:val="none"/>
          </w:rPr>
          <w:t>interpretation of stress biomarkers under ecologically relevant multi-stressor conditions.</w:t>
        </w:r>
      </w:ins>
    </w:p>
    <w:p w14:paraId="4EA378BE" w14:textId="6CE33A87" w:rsidR="00087F6E" w:rsidDel="00603BB7" w:rsidRDefault="00386459" w:rsidP="00EC0ADB">
      <w:pPr>
        <w:spacing w:line="480" w:lineRule="auto"/>
        <w:ind w:firstLine="720"/>
        <w:rPr>
          <w:del w:id="214" w:author="Reviewer" w:date="2026-06-01T14:57:00Z" w16du:dateUtc="2026-06-01T19:57:00Z"/>
          <w:rFonts w:ascii="Arial" w:eastAsia="Times New Roman" w:hAnsi="Arial" w:cs="Arial"/>
          <w:color w:val="000000"/>
          <w:kern w:val="0"/>
          <w14:ligatures w14:val="none"/>
        </w:rPr>
      </w:pPr>
      <w:ins w:id="215" w:author="Reviewer" w:date="2026-06-01T15:03:00Z" w16du:dateUtc="2026-06-01T20:03:00Z">
        <w:r>
          <w:rPr>
            <w:rFonts w:ascii="Arial" w:eastAsia="Times New Roman" w:hAnsi="Arial" w:cs="Arial"/>
            <w:kern w:val="0"/>
            <w14:ligatures w14:val="none"/>
          </w:rPr>
          <w:t>Although previous studies have demonstrated that contaminants can alter leukocyte profiles and immune function, relatively few stud</w:t>
        </w:r>
      </w:ins>
      <w:ins w:id="216" w:author="Reviewer" w:date="2026-06-01T15:04:00Z" w16du:dateUtc="2026-06-01T20:04:00Z">
        <w:r>
          <w:rPr>
            <w:rFonts w:ascii="Arial" w:eastAsia="Times New Roman" w:hAnsi="Arial" w:cs="Arial"/>
            <w:kern w:val="0"/>
            <w14:ligatures w14:val="none"/>
          </w:rPr>
          <w:t>ie</w:t>
        </w:r>
      </w:ins>
      <w:ins w:id="217" w:author="Reviewer" w:date="2026-06-01T15:03:00Z" w16du:dateUtc="2026-06-01T20:03:00Z">
        <w:r>
          <w:rPr>
            <w:rFonts w:ascii="Arial" w:eastAsia="Times New Roman" w:hAnsi="Arial" w:cs="Arial"/>
            <w:kern w:val="0"/>
            <w14:ligatures w14:val="none"/>
          </w:rPr>
          <w:t xml:space="preserve">s have evaluated whether </w:t>
        </w:r>
      </w:ins>
      <w:ins w:id="218" w:author="Reviewer" w:date="2026-06-01T14:58:00Z" w16du:dateUtc="2026-06-01T19:58:00Z">
        <w:r w:rsidR="00603BB7" w:rsidRPr="00292FF5">
          <w:rPr>
            <w:rFonts w:ascii="Arial" w:eastAsia="Times New Roman" w:hAnsi="Arial" w:cs="Arial"/>
            <w:color w:val="000000"/>
            <w:kern w:val="0"/>
            <w14:ligatures w14:val="none"/>
          </w:rPr>
          <w:t>xenobiotic</w:t>
        </w:r>
      </w:ins>
      <w:ins w:id="219" w:author="Reviewer" w:date="2026-06-01T15:03:00Z" w16du:dateUtc="2026-06-01T20:03:00Z">
        <w:r>
          <w:rPr>
            <w:rFonts w:ascii="Arial" w:eastAsia="Times New Roman" w:hAnsi="Arial" w:cs="Arial"/>
            <w:color w:val="000000"/>
            <w:kern w:val="0"/>
            <w14:ligatures w14:val="none"/>
          </w:rPr>
          <w:t xml:space="preserve"> exposure </w:t>
        </w:r>
      </w:ins>
      <w:ins w:id="220" w:author="Reviewer" w:date="2026-06-01T15:04:00Z" w16du:dateUtc="2026-06-01T20:04:00Z">
        <w:r>
          <w:rPr>
            <w:rFonts w:ascii="Arial" w:eastAsia="Times New Roman" w:hAnsi="Arial" w:cs="Arial"/>
            <w:color w:val="000000"/>
            <w:kern w:val="0"/>
            <w14:ligatures w14:val="none"/>
          </w:rPr>
          <w:t xml:space="preserve">modifies leukocyte-based stress responses following secondary environmental perturbations. Understanding these interactions is important because </w:t>
        </w:r>
      </w:ins>
      <w:ins w:id="221" w:author="Reviewer" w:date="2026-06-01T15:05:00Z" w16du:dateUtc="2026-06-01T20:05:00Z">
        <w:r>
          <w:rPr>
            <w:rFonts w:ascii="Arial" w:eastAsia="Times New Roman" w:hAnsi="Arial" w:cs="Arial"/>
            <w:color w:val="000000"/>
            <w:kern w:val="0"/>
            <w14:ligatures w14:val="none"/>
          </w:rPr>
          <w:t xml:space="preserve">physiological biomarkers are frequently used to assess organismal condition and environmental stress </w:t>
        </w:r>
      </w:ins>
      <w:ins w:id="222" w:author="Reviewer" w:date="2026-06-01T15:06:00Z" w16du:dateUtc="2026-06-01T20:06:00Z">
        <w:r>
          <w:rPr>
            <w:rFonts w:ascii="Arial" w:eastAsia="Times New Roman" w:hAnsi="Arial" w:cs="Arial"/>
            <w:color w:val="000000"/>
            <w:kern w:val="0"/>
            <w14:ligatures w14:val="none"/>
          </w:rPr>
          <w:t>in conservation</w:t>
        </w:r>
      </w:ins>
      <w:ins w:id="223" w:author="Reviewer" w:date="2026-06-01T15:07:00Z" w16du:dateUtc="2026-06-01T20:07:00Z">
        <w:r>
          <w:rPr>
            <w:rFonts w:ascii="Arial" w:eastAsia="Times New Roman" w:hAnsi="Arial" w:cs="Arial"/>
            <w:color w:val="000000"/>
            <w:kern w:val="0"/>
            <w14:ligatures w14:val="none"/>
          </w:rPr>
          <w:t xml:space="preserve">, fisheries, and ecological monitoring programs </w:t>
        </w:r>
      </w:ins>
      <w:ins w:id="224" w:author="Reviewer" w:date="2026-06-01T15:06:00Z" w16du:dateUtc="2026-06-01T20:06:00Z">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{"citationID":"HEpCBWJE","properties":{"formattedCitation":"(Cooke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(Cooke </w:t>
        </w:r>
        <w:r w:rsidRPr="002838B7">
          <w:rPr>
            <w:rFonts w:ascii="Arial" w:hAnsi="Arial" w:cs="Arial"/>
            <w:i/>
            <w:iCs/>
            <w:color w:val="000000"/>
            <w:kern w:val="0"/>
          </w:rPr>
          <w:t>et al.</w:t>
        </w:r>
        <w:r w:rsidRPr="002838B7">
          <w:rPr>
            <w:rFonts w:ascii="Arial" w:hAnsi="Arial" w:cs="Arial"/>
            <w:color w:val="000000"/>
            <w:kern w:val="0"/>
          </w:rPr>
          <w:t>, 2013)</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ins>
      <w:ins w:id="225" w:author="Reviewer" w:date="2026-06-02T12:52:00Z" w16du:dateUtc="2026-06-02T17:52:00Z">
        <w:r w:rsidR="004027E8">
          <w:rPr>
            <w:rFonts w:ascii="Arial" w:eastAsia="Times New Roman" w:hAnsi="Arial" w:cs="Arial"/>
            <w:color w:val="000000"/>
            <w:kern w:val="0"/>
            <w14:ligatures w14:val="none"/>
          </w:rPr>
          <w:t xml:space="preserve"> </w:t>
        </w:r>
      </w:ins>
      <w:moveTo w:id="226" w:author="Reviewer" w:date="2026-06-01T14:42:00Z" w16du:dateUtc="2026-06-01T19:42:00Z">
        <w:del w:id="227" w:author="Reviewer" w:date="2026-06-01T14:44:00Z" w16du:dateUtc="2026-06-01T19:44:00Z">
          <w:r w:rsidR="006177E3" w:rsidDel="006177E3">
            <w:rPr>
              <w:rFonts w:ascii="Arial" w:eastAsia="Times New Roman" w:hAnsi="Arial" w:cs="Arial"/>
              <w:kern w:val="0"/>
              <w14:ligatures w14:val="none"/>
            </w:rPr>
            <w:delText xml:space="preserve"> </w:delText>
          </w:r>
        </w:del>
        <w:del w:id="228" w:author="Reviewer" w:date="2026-06-01T15:10:00Z" w16du:dateUtc="2026-06-01T20:10:00Z">
          <w:r w:rsidR="006177E3" w:rsidDel="00386459">
            <w:rPr>
              <w:rFonts w:ascii="Arial" w:eastAsia="Times New Roman" w:hAnsi="Arial" w:cs="Arial"/>
              <w:kern w:val="0"/>
              <w14:ligatures w14:val="none"/>
            </w:rPr>
            <w:delText xml:space="preserve">emerging contaminants of concern </w:delText>
          </w:r>
          <w:r w:rsidR="006177E3" w:rsidDel="00386459">
            <w:rPr>
              <w:rFonts w:ascii="Arial" w:eastAsia="Times New Roman" w:hAnsi="Arial" w:cs="Arial"/>
              <w:kern w:val="0"/>
              <w14:ligatures w14:val="none"/>
            </w:rPr>
            <w:fldChar w:fldCharType="begin"/>
          </w:r>
          <w:r w:rsidR="006177E3" w:rsidDel="00386459">
            <w:rPr>
              <w:rFonts w:ascii="Arial" w:eastAsia="Times New Roman" w:hAnsi="Arial" w:cs="Arial"/>
              <w:kern w:val="0"/>
              <w14:ligatures w14:val="none"/>
            </w:rPr>
            <w:delInstrText xml:space="preserve"> ADDIN ZOTERO_ITEM CSL_CITATION {"citationID":"c2VEm8r2","properties":{"formattedCitation":"(Abunada {\\i{}et al.}, 2020)","plainCitation":"(Abunada et al., 2020)","noteIndex":0},"citationItems":[{"id":216,"uris":["http://zotero.org/users/4161640/items/3I2ZR49X"],"itemData":{"id":216,"type":"article-journal","container-title":"Water","DOI":"10.3390/w12123590","ISSN":"2073-4441","issue":"12","journalAbbreviation":"Water","language":"en","license":"https://creativecommons.org/licenses/by/4.0/","page":"3590","source":"DOI.org (Crossref)","title":"An overview of per- and polyfluoroalkyl substances (PFAS) in the environment: source, fate, risk and regulations","title-short":"An Overview of Per- and Polyfluoroalkyl Substances (PFAS) in the Environment","volume":"12","author":[{"family":"Abunada","given":"Ziyad"},{"family":"Alazaiza","given":"Motasem Y. D."},{"family":"Bashir","given":"Mohammed J. K."}],"issued":{"date-parts":[["2020",12,21]]}}}],"schema":"https://github.com/citation-style-language/schema/raw/master/csl-citation.json"} </w:delInstrText>
          </w:r>
          <w:r w:rsidR="006177E3" w:rsidDel="00386459">
            <w:rPr>
              <w:rFonts w:ascii="Arial" w:eastAsia="Times New Roman" w:hAnsi="Arial" w:cs="Arial"/>
              <w:kern w:val="0"/>
              <w14:ligatures w14:val="none"/>
            </w:rPr>
            <w:fldChar w:fldCharType="separate"/>
          </w:r>
          <w:r w:rsidR="006177E3" w:rsidRPr="00E25081" w:rsidDel="00386459">
            <w:rPr>
              <w:rFonts w:ascii="Arial" w:hAnsi="Arial" w:cs="Arial"/>
              <w:kern w:val="0"/>
            </w:rPr>
            <w:delText xml:space="preserve">(Abunada </w:delText>
          </w:r>
          <w:r w:rsidR="006177E3" w:rsidRPr="00E25081" w:rsidDel="00386459">
            <w:rPr>
              <w:rFonts w:ascii="Arial" w:hAnsi="Arial" w:cs="Arial"/>
              <w:i/>
              <w:iCs/>
              <w:kern w:val="0"/>
            </w:rPr>
            <w:delText>et al.</w:delText>
          </w:r>
          <w:r w:rsidR="006177E3" w:rsidRPr="00E25081" w:rsidDel="00386459">
            <w:rPr>
              <w:rFonts w:ascii="Arial" w:hAnsi="Arial" w:cs="Arial"/>
              <w:kern w:val="0"/>
            </w:rPr>
            <w:delText>, 2020)</w:delText>
          </w:r>
          <w:r w:rsidR="006177E3" w:rsidDel="00386459">
            <w:rPr>
              <w:rFonts w:ascii="Arial" w:eastAsia="Times New Roman" w:hAnsi="Arial" w:cs="Arial"/>
              <w:kern w:val="0"/>
              <w14:ligatures w14:val="none"/>
            </w:rPr>
            <w:fldChar w:fldCharType="end"/>
          </w:r>
        </w:del>
        <w:del w:id="229" w:author="Reviewer" w:date="2026-06-01T14:49:00Z" w16du:dateUtc="2026-06-01T19:49:00Z">
          <w:r w:rsidR="006177E3" w:rsidDel="006177E3">
            <w:rPr>
              <w:rFonts w:ascii="Arial" w:eastAsia="Times New Roman" w:hAnsi="Arial" w:cs="Arial"/>
              <w:kern w:val="0"/>
              <w14:ligatures w14:val="none"/>
            </w:rPr>
            <w:delText xml:space="preserve"> and have been used in various industrial applications since at least the 1950s </w:delText>
          </w:r>
          <w:r w:rsidR="006177E3" w:rsidDel="006177E3">
            <w:rPr>
              <w:rFonts w:ascii="Arial" w:eastAsia="Times New Roman" w:hAnsi="Arial" w:cs="Arial"/>
              <w:kern w:val="0"/>
              <w14:ligatures w14:val="none"/>
            </w:rPr>
            <w:fldChar w:fldCharType="begin"/>
          </w:r>
          <w:r w:rsidR="006177E3" w:rsidDel="006177E3">
            <w:rPr>
              <w:rFonts w:ascii="Arial" w:eastAsia="Times New Roman" w:hAnsi="Arial" w:cs="Arial"/>
              <w:kern w:val="0"/>
              <w14:ligatures w14:val="none"/>
            </w:rPr>
            <w:delInstrText xml:space="preserve"> ADDIN ZOTERO_ITEM CSL_CITATION {"citationID":"LQGYbYIb","properties":{"formattedCitation":"(Gaines, 2023)","plainCitation":"(Gaines, 2023)","noteIndex":0},"citationItems":[{"id":222,"uris":["http://zotero.org/users/4161640/items/H8NWSC7H"],"itemData":{"id":222,"type":"article-journal","abstract":"Abstract\n            \n              Background\n              Per</w:delInstrText>
          </w:r>
          <w:r w:rsidR="006177E3" w:rsidDel="006177E3">
            <w:rPr>
              <w:rFonts w:ascii="Cambria Math" w:eastAsia="Times New Roman" w:hAnsi="Cambria Math" w:cs="Cambria Math"/>
              <w:kern w:val="0"/>
              <w14:ligatures w14:val="none"/>
            </w:rPr>
            <w:delInstrText>‐</w:delInstrText>
          </w:r>
          <w:r w:rsidR="006177E3" w:rsidDel="006177E3">
            <w:rPr>
              <w:rFonts w:ascii="Arial" w:eastAsia="Times New Roman" w:hAnsi="Arial" w:cs="Arial"/>
              <w:kern w:val="0"/>
              <w14:ligatures w14:val="none"/>
            </w:rPr>
            <w:del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delInstrText>
          </w:r>
          <w:r w:rsidR="006177E3" w:rsidDel="006177E3">
            <w:rPr>
              <w:rFonts w:ascii="Cambria Math" w:eastAsia="Times New Roman" w:hAnsi="Cambria Math" w:cs="Cambria Math"/>
              <w:kern w:val="0"/>
              <w14:ligatures w14:val="none"/>
            </w:rPr>
            <w:delInstrText>‐</w:delInstrText>
          </w:r>
          <w:r w:rsidR="006177E3" w:rsidDel="006177E3">
            <w:rPr>
              <w:rFonts w:ascii="Arial" w:eastAsia="Times New Roman" w:hAnsi="Arial" w:cs="Arial"/>
              <w:kern w:val="0"/>
              <w14:ligatures w14:val="none"/>
            </w:rPr>
            <w:delInstrText xml:space="preserve"> and polyfluoroalkyl substances (PFAS): a literature review","title-short":"Historical and current usage of per</w:delInstrText>
          </w:r>
          <w:r w:rsidR="006177E3" w:rsidDel="006177E3">
            <w:rPr>
              <w:rFonts w:ascii="Cambria Math" w:eastAsia="Times New Roman" w:hAnsi="Cambria Math" w:cs="Cambria Math"/>
              <w:kern w:val="0"/>
              <w14:ligatures w14:val="none"/>
            </w:rPr>
            <w:delInstrText>‐</w:delInstrText>
          </w:r>
          <w:r w:rsidR="006177E3" w:rsidDel="006177E3">
            <w:rPr>
              <w:rFonts w:ascii="Arial" w:eastAsia="Times New Roman" w:hAnsi="Arial" w:cs="Arial"/>
              <w:kern w:val="0"/>
              <w14:ligatures w14:val="none"/>
            </w:rPr>
            <w:delInstrText xml:space="preserve"> and polyfluoroalkyl substances (PFAS)","volume":"66","author":[{"family":"Gaines","given":"Linda G. T."}],"issued":{"date-parts":[["2023",5]]}}}],"schema":"https://github.com/citation-style-language/schema/raw/master/csl-citation.json"} </w:delInstrText>
          </w:r>
          <w:r w:rsidR="006177E3" w:rsidDel="006177E3">
            <w:rPr>
              <w:rFonts w:ascii="Arial" w:eastAsia="Times New Roman" w:hAnsi="Arial" w:cs="Arial"/>
              <w:kern w:val="0"/>
              <w14:ligatures w14:val="none"/>
            </w:rPr>
            <w:fldChar w:fldCharType="separate"/>
          </w:r>
          <w:r w:rsidR="006177E3" w:rsidDel="006177E3">
            <w:rPr>
              <w:rFonts w:ascii="Arial" w:eastAsia="Times New Roman" w:hAnsi="Arial" w:cs="Arial"/>
              <w:noProof/>
              <w:kern w:val="0"/>
              <w14:ligatures w14:val="none"/>
            </w:rPr>
            <w:delText>(Gaines, 2023)</w:delText>
          </w:r>
          <w:r w:rsidR="006177E3" w:rsidDel="006177E3">
            <w:rPr>
              <w:rFonts w:ascii="Arial" w:eastAsia="Times New Roman" w:hAnsi="Arial" w:cs="Arial"/>
              <w:kern w:val="0"/>
              <w14:ligatures w14:val="none"/>
            </w:rPr>
            <w:fldChar w:fldCharType="end"/>
          </w:r>
        </w:del>
        <w:del w:id="230" w:author="Reviewer" w:date="2026-06-01T15:10:00Z" w16du:dateUtc="2026-06-01T20:10:00Z">
          <w:r w:rsidR="006177E3" w:rsidDel="00386459">
            <w:rPr>
              <w:rFonts w:ascii="Arial" w:eastAsia="Times New Roman" w:hAnsi="Arial" w:cs="Arial"/>
              <w:kern w:val="0"/>
              <w14:ligatures w14:val="none"/>
            </w:rPr>
            <w:delText>.</w:delText>
          </w:r>
        </w:del>
      </w:moveTo>
      <w:moveToRangeStart w:id="231" w:author="Reviewer" w:date="2026-06-01T14:47:00Z" w:name="move231217651"/>
      <w:moveToRangeEnd w:id="102"/>
      <w:moveTo w:id="232" w:author="Reviewer" w:date="2026-06-01T14:47:00Z" w16du:dateUtc="2026-06-01T19:47:00Z">
        <w:del w:id="233" w:author="Reviewer" w:date="2026-06-01T15:10:00Z" w16du:dateUtc="2026-06-01T20:10:00Z">
          <w:r w:rsidR="006177E3" w:rsidRPr="00292FF5" w:rsidDel="00386459">
            <w:rPr>
              <w:rFonts w:ascii="Arial" w:eastAsia="Times New Roman" w:hAnsi="Arial" w:cs="Arial"/>
              <w:color w:val="000000"/>
              <w:kern w:val="0"/>
              <w14:ligatures w14:val="none"/>
            </w:rPr>
            <w:delText xml:space="preserve">Despite efforts to </w:delText>
          </w:r>
          <w:r w:rsidR="006177E3" w:rsidDel="00386459">
            <w:rPr>
              <w:rFonts w:ascii="Arial" w:eastAsia="Times New Roman" w:hAnsi="Arial" w:cs="Arial"/>
              <w:color w:val="000000"/>
              <w:kern w:val="0"/>
              <w14:ligatures w14:val="none"/>
            </w:rPr>
            <w:delText>reduce</w:delText>
          </w:r>
          <w:r w:rsidR="006177E3" w:rsidRPr="00292FF5" w:rsidDel="00386459">
            <w:rPr>
              <w:rFonts w:ascii="Arial" w:eastAsia="Times New Roman" w:hAnsi="Arial" w:cs="Arial"/>
              <w:color w:val="000000"/>
              <w:kern w:val="0"/>
              <w14:ligatures w14:val="none"/>
            </w:rPr>
            <w:delText xml:space="preserve"> and regulate </w:delText>
          </w:r>
          <w:r w:rsidR="006177E3" w:rsidDel="00386459">
            <w:rPr>
              <w:rFonts w:ascii="Arial" w:eastAsia="Times New Roman" w:hAnsi="Arial" w:cs="Arial"/>
              <w:color w:val="000000"/>
              <w:kern w:val="0"/>
              <w14:ligatures w14:val="none"/>
            </w:rPr>
            <w:delText>heavy metal</w:delText>
          </w:r>
          <w:r w:rsidR="006177E3" w:rsidRPr="00292FF5" w:rsidDel="00386459">
            <w:rPr>
              <w:rFonts w:ascii="Arial" w:eastAsia="Times New Roman" w:hAnsi="Arial" w:cs="Arial"/>
              <w:color w:val="000000"/>
              <w:kern w:val="0"/>
              <w14:ligatures w14:val="none"/>
            </w:rPr>
            <w:delText xml:space="preserve"> </w:delText>
          </w:r>
          <w:r w:rsidR="006177E3" w:rsidDel="00386459">
            <w:rPr>
              <w:rFonts w:ascii="Arial" w:eastAsia="Times New Roman" w:hAnsi="Arial" w:cs="Arial"/>
              <w:color w:val="000000"/>
              <w:kern w:val="0"/>
              <w14:ligatures w14:val="none"/>
            </w:rPr>
            <w:delText>contamination</w:delText>
          </w:r>
          <w:r w:rsidR="006177E3" w:rsidRPr="00292FF5" w:rsidDel="00386459">
            <w:rPr>
              <w:rFonts w:ascii="Arial" w:eastAsia="Times New Roman" w:hAnsi="Arial" w:cs="Arial"/>
              <w:color w:val="000000"/>
              <w:kern w:val="0"/>
              <w14:ligatures w14:val="none"/>
            </w:rPr>
            <w:delText xml:space="preserve"> </w:delText>
          </w:r>
          <w:r w:rsidR="006177E3" w:rsidDel="00386459">
            <w:rPr>
              <w:rFonts w:ascii="Arial" w:eastAsia="Times New Roman" w:hAnsi="Arial" w:cs="Arial"/>
              <w:color w:val="000000"/>
              <w:kern w:val="0"/>
              <w14:ligatures w14:val="none"/>
            </w:rPr>
            <w:delText>over</w:delText>
          </w:r>
          <w:r w:rsidR="006177E3" w:rsidRPr="00292FF5" w:rsidDel="00386459">
            <w:rPr>
              <w:rFonts w:ascii="Arial" w:eastAsia="Times New Roman" w:hAnsi="Arial" w:cs="Arial"/>
              <w:color w:val="000000"/>
              <w:kern w:val="0"/>
              <w14:ligatures w14:val="none"/>
            </w:rPr>
            <w:delText xml:space="preserve"> the </w:delText>
          </w:r>
          <w:r w:rsidR="006177E3" w:rsidDel="00386459">
            <w:rPr>
              <w:rFonts w:ascii="Arial" w:eastAsia="Times New Roman" w:hAnsi="Arial" w:cs="Arial"/>
              <w:color w:val="000000"/>
              <w:kern w:val="0"/>
              <w14:ligatures w14:val="none"/>
            </w:rPr>
            <w:delText>past</w:delText>
          </w:r>
          <w:r w:rsidR="006177E3" w:rsidRPr="00292FF5" w:rsidDel="00386459">
            <w:rPr>
              <w:rFonts w:ascii="Arial" w:eastAsia="Times New Roman" w:hAnsi="Arial" w:cs="Arial"/>
              <w:color w:val="000000"/>
              <w:kern w:val="0"/>
              <w14:ligatures w14:val="none"/>
            </w:rPr>
            <w:delText xml:space="preserve"> decade</w:delText>
          </w:r>
          <w:r w:rsidR="006177E3" w:rsidDel="00386459">
            <w:rPr>
              <w:rFonts w:ascii="Arial" w:eastAsia="Times New Roman" w:hAnsi="Arial" w:cs="Arial"/>
              <w:color w:val="000000"/>
              <w:kern w:val="0"/>
              <w14:ligatures w14:val="none"/>
            </w:rPr>
            <w:delText xml:space="preserve"> </w:delText>
          </w:r>
          <w:r w:rsidR="006177E3" w:rsidDel="00386459">
            <w:rPr>
              <w:rFonts w:ascii="Arial" w:eastAsia="Times New Roman" w:hAnsi="Arial" w:cs="Arial"/>
              <w:color w:val="000000"/>
              <w:kern w:val="0"/>
              <w14:ligatures w14:val="none"/>
            </w:rPr>
            <w:fldChar w:fldCharType="begin"/>
          </w:r>
          <w:r w:rsidR="006177E3" w:rsidDel="00386459">
            <w:rPr>
              <w:rFonts w:ascii="Arial" w:eastAsia="Times New Roman" w:hAnsi="Arial" w:cs="Arial"/>
              <w:color w:val="000000"/>
              <w:kern w:val="0"/>
              <w14:ligatures w14:val="none"/>
            </w:rPr>
            <w:delInstrText xml:space="preserve"> ADDIN ZOTERO_ITEM CSL_CITATION {"citationID":"218nSpQg","properties":{"formattedCitation":"(Marini {\\i{}et al.}, 2020; Singh {\\i{}et al.}, 2023)","plainCitation":"(Marini et al., 2020; Singh et al., 2023)","noteIndex":0},"citationItems":[{"id":130,"uris":["http://zotero.org/users/4161640/items/6WB2MH56"],"itemData":{"id":130,"type":"article-journal","container-title":"Science of The Total Environment","DOI":"10.1016/j.scitotenv.2020.140876","ISSN":"00489697","journalAbbreviation":"Sci Total Environ","language":"en","page":"140876","source":"DOI.org (Crossref)","title":"The new fertilizer regulation: a starting point for cadmium control in European arable soils?","title-short":"The new fertilizer regulation","volume":"745","author":[{"family":"Marini","given":"Michele"},{"family":"Caro","given":"Dario"},{"family":"Thomsen","given":"Marianne"}],"issued":{"date-parts":[["2020",11]]}}},{"id":131,"uris":["http://zotero.org/users/4161640/items/WKCG85E2"],"itemData":{"id":131,"type":"article-journal","abstract":"Urbanization and industrialization are responsible for environmental contamination in the air, water, and soil. These activities also generate large amounts of heavy metal ions in the environment, and these contaminants cause various types of health issues in humans and other animals. Hexavalent chromium, lead, and cadmium are toxic heavy metal ions that come into the environment through several industrial processes, such as tanning, electroplating, coal mining, agricultural activities, the steel industry, and chrome plating. Several physical and chemical methods are generally used for the heavy metal decontamination of wastewater. These methods have some disadvantages, including the generation of secondary toxic sludge and high operational costs. Hence, there is a need to develop a cost-effective and eco-friendly method for the removal of heavy metal ions from polluted areas. Biological methods are generally considered eco-friendly and cost-effective. This review focuses on heavy metal contamination, its toxicity, and eco-friendly approaches for the removal of heavy metals from contaminated sites.","container-title":"Toxics","DOI":"10.3390/toxics11020147","ISSN":"2305-6304","issue":"2","journalAbbreviation":"Toxics","language":"en","license":"https://creativecommons.org/licenses/by/4.0/","page":"147","source":"DOI.org (Crossref)","title":"Heavy metal contamination in the aquatic ecosystem: toxicity and its remediation using eco-friendly approaches","title-short":"Heavy Metal Contamination in the Aquatic Ecosystem","volume":"11","author":[{"family":"Singh","given":"Veer"},{"family":"Singh","given":"Nidhi"},{"family":"Rai","given":"Sachchida Nand"},{"family":"Kumar","given":"Ashish"},{"family":"Singh","given":"Anurag Kumar"},{"family":"Singh","given":"Mohan P."},{"family":"Sahoo","given":"Ansuman"},{"family":"Shekhar","given":"Shashank"},{"family":"Vamanu","given":"Emanuel"},{"family":"Mishra","given":"Vishal"}],"issued":{"date-parts":[["2023",2,3]]}}}],"schema":"https://github.com/citation-style-language/schema/raw/master/csl-citation.json"} </w:delInstrText>
          </w:r>
          <w:r w:rsidR="006177E3" w:rsidDel="00386459">
            <w:rPr>
              <w:rFonts w:ascii="Arial" w:eastAsia="Times New Roman" w:hAnsi="Arial" w:cs="Arial"/>
              <w:color w:val="000000"/>
              <w:kern w:val="0"/>
              <w14:ligatures w14:val="none"/>
            </w:rPr>
            <w:fldChar w:fldCharType="separate"/>
          </w:r>
          <w:r w:rsidR="006177E3" w:rsidRPr="002838B7" w:rsidDel="00386459">
            <w:rPr>
              <w:rFonts w:ascii="Arial" w:hAnsi="Arial" w:cs="Arial"/>
              <w:color w:val="000000"/>
              <w:kern w:val="0"/>
            </w:rPr>
            <w:delText xml:space="preserve">(Marini </w:delText>
          </w:r>
          <w:r w:rsidR="006177E3" w:rsidRPr="002838B7" w:rsidDel="00386459">
            <w:rPr>
              <w:rFonts w:ascii="Arial" w:hAnsi="Arial" w:cs="Arial"/>
              <w:i/>
              <w:iCs/>
              <w:color w:val="000000"/>
              <w:kern w:val="0"/>
            </w:rPr>
            <w:delText>et al.</w:delText>
          </w:r>
          <w:r w:rsidR="006177E3" w:rsidRPr="002838B7" w:rsidDel="00386459">
            <w:rPr>
              <w:rFonts w:ascii="Arial" w:hAnsi="Arial" w:cs="Arial"/>
              <w:color w:val="000000"/>
              <w:kern w:val="0"/>
            </w:rPr>
            <w:delText xml:space="preserve">, 2020; Singh </w:delText>
          </w:r>
          <w:r w:rsidR="006177E3" w:rsidRPr="002838B7" w:rsidDel="00386459">
            <w:rPr>
              <w:rFonts w:ascii="Arial" w:hAnsi="Arial" w:cs="Arial"/>
              <w:i/>
              <w:iCs/>
              <w:color w:val="000000"/>
              <w:kern w:val="0"/>
            </w:rPr>
            <w:delText>et al.</w:delText>
          </w:r>
          <w:r w:rsidR="006177E3" w:rsidRPr="002838B7" w:rsidDel="00386459">
            <w:rPr>
              <w:rFonts w:ascii="Arial" w:hAnsi="Arial" w:cs="Arial"/>
              <w:color w:val="000000"/>
              <w:kern w:val="0"/>
            </w:rPr>
            <w:delText>, 2023)</w:delText>
          </w:r>
          <w:r w:rsidR="006177E3" w:rsidDel="00386459">
            <w:rPr>
              <w:rFonts w:ascii="Arial" w:eastAsia="Times New Roman" w:hAnsi="Arial" w:cs="Arial"/>
              <w:color w:val="000000"/>
              <w:kern w:val="0"/>
              <w14:ligatures w14:val="none"/>
            </w:rPr>
            <w:fldChar w:fldCharType="end"/>
          </w:r>
        </w:del>
        <w:del w:id="234" w:author="Reviewer" w:date="2026-06-01T14:50:00Z" w16du:dateUtc="2026-06-01T19:50:00Z">
          <w:r w:rsidR="006177E3" w:rsidRPr="00292FF5" w:rsidDel="006177E3">
            <w:rPr>
              <w:rFonts w:ascii="Arial" w:eastAsia="Times New Roman" w:hAnsi="Arial" w:cs="Arial"/>
              <w:color w:val="000000"/>
              <w:kern w:val="0"/>
              <w14:ligatures w14:val="none"/>
            </w:rPr>
            <w:delText xml:space="preserve">, </w:delText>
          </w:r>
          <w:r w:rsidR="006177E3" w:rsidDel="006177E3">
            <w:rPr>
              <w:rFonts w:ascii="Arial" w:eastAsia="Times New Roman" w:hAnsi="Arial" w:cs="Arial"/>
              <w:color w:val="000000"/>
              <w:kern w:val="0"/>
              <w14:ligatures w14:val="none"/>
            </w:rPr>
            <w:delText xml:space="preserve">these natural toxins </w:delText>
          </w:r>
          <w:r w:rsidR="006177E3" w:rsidRPr="00292FF5" w:rsidDel="006177E3">
            <w:rPr>
              <w:rFonts w:ascii="Arial" w:eastAsia="Times New Roman" w:hAnsi="Arial" w:cs="Arial"/>
              <w:color w:val="000000"/>
              <w:kern w:val="0"/>
              <w14:ligatures w14:val="none"/>
            </w:rPr>
            <w:delText xml:space="preserve">persist in our aquatic environments and </w:delText>
          </w:r>
          <w:r w:rsidR="006177E3" w:rsidDel="006177E3">
            <w:rPr>
              <w:rFonts w:ascii="Arial" w:eastAsia="Times New Roman" w:hAnsi="Arial" w:cs="Arial"/>
              <w:color w:val="000000"/>
              <w:kern w:val="0"/>
              <w14:ligatures w14:val="none"/>
            </w:rPr>
            <w:delText>continue</w:delText>
          </w:r>
          <w:r w:rsidR="006177E3" w:rsidRPr="00292FF5" w:rsidDel="006177E3">
            <w:rPr>
              <w:rFonts w:ascii="Arial" w:eastAsia="Times New Roman" w:hAnsi="Arial" w:cs="Arial"/>
              <w:color w:val="000000"/>
              <w:kern w:val="0"/>
              <w14:ligatures w14:val="none"/>
            </w:rPr>
            <w:delText xml:space="preserve"> </w:delText>
          </w:r>
          <w:r w:rsidR="006177E3" w:rsidDel="006177E3">
            <w:rPr>
              <w:rFonts w:ascii="Arial" w:eastAsia="Times New Roman" w:hAnsi="Arial" w:cs="Arial"/>
              <w:color w:val="000000"/>
              <w:kern w:val="0"/>
              <w14:ligatures w14:val="none"/>
            </w:rPr>
            <w:delText>to</w:delText>
          </w:r>
          <w:r w:rsidR="006177E3" w:rsidRPr="00292FF5" w:rsidDel="006177E3">
            <w:rPr>
              <w:rFonts w:ascii="Arial" w:eastAsia="Times New Roman" w:hAnsi="Arial" w:cs="Arial"/>
              <w:color w:val="000000"/>
              <w:kern w:val="0"/>
              <w14:ligatures w14:val="none"/>
            </w:rPr>
            <w:delText xml:space="preserve"> </w:delText>
          </w:r>
          <w:r w:rsidR="006177E3" w:rsidDel="006177E3">
            <w:rPr>
              <w:rFonts w:ascii="Arial" w:eastAsia="Times New Roman" w:hAnsi="Arial" w:cs="Arial"/>
              <w:color w:val="000000"/>
              <w:kern w:val="0"/>
              <w14:ligatures w14:val="none"/>
            </w:rPr>
            <w:delText>progress</w:delText>
          </w:r>
          <w:r w:rsidR="006177E3" w:rsidRPr="00292FF5" w:rsidDel="006177E3">
            <w:rPr>
              <w:rFonts w:ascii="Arial" w:eastAsia="Times New Roman" w:hAnsi="Arial" w:cs="Arial"/>
              <w:color w:val="000000"/>
              <w:kern w:val="0"/>
              <w14:ligatures w14:val="none"/>
            </w:rPr>
            <w:delText xml:space="preserve"> within aquatic food webs</w:delText>
          </w:r>
          <w:r w:rsidR="006177E3" w:rsidDel="006177E3">
            <w:rPr>
              <w:rFonts w:ascii="Arial" w:eastAsia="Times New Roman" w:hAnsi="Arial" w:cs="Arial"/>
              <w:color w:val="000000"/>
              <w:kern w:val="0"/>
              <w14:ligatures w14:val="none"/>
            </w:rPr>
            <w:delText xml:space="preserve"> </w:delText>
          </w:r>
          <w:r w:rsidR="006177E3" w:rsidDel="006177E3">
            <w:rPr>
              <w:rFonts w:ascii="Arial" w:eastAsia="Times New Roman" w:hAnsi="Arial" w:cs="Arial"/>
              <w:color w:val="000000"/>
              <w:kern w:val="0"/>
              <w14:ligatures w14:val="none"/>
            </w:rPr>
            <w:fldChar w:fldCharType="begin"/>
          </w:r>
          <w:r w:rsidR="006177E3" w:rsidDel="006177E3">
            <w:rPr>
              <w:rFonts w:ascii="Arial" w:eastAsia="Times New Roman" w:hAnsi="Arial" w:cs="Arial"/>
              <w:color w:val="000000"/>
              <w:kern w:val="0"/>
              <w14:ligatures w14:val="none"/>
            </w:rPr>
            <w:delInstrText xml:space="preserve"> ADDIN ZOTERO_ITEM CSL_CITATION {"citationID":"fSj9Z8fS","properties":{"formattedCitation":"(Croteau {\\i{}et al.}, 2005; Ali {\\i{}et al.}, 2019; Edo {\\i{}et al.}, 2024)","plainCitation":"(Croteau et al., 2005; Ali et al., 2019; Edo et al., 2024)","noteIndex":0},"citationItems":[{"id":136,"uris":["http://zotero.org/users/4161640/items/JKJ68BKF"],"itemData":{"id":136,"type":"article-journal","container-title":"Limnology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Robin"}],"issued":{"date-parts":[["2005",9]]}}},{"id":134,"uris":["http://zotero.org/users/4161640/items/F6AYIMMP"],"itemData":{"id":134,"type":"article-journal","container-title":"Journal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133,"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delInstrText>
          </w:r>
          <w:r w:rsidR="006177E3" w:rsidDel="006177E3">
            <w:rPr>
              <w:rFonts w:ascii="Arial" w:eastAsia="Times New Roman" w:hAnsi="Arial" w:cs="Arial"/>
              <w:color w:val="000000"/>
              <w:kern w:val="0"/>
              <w14:ligatures w14:val="none"/>
            </w:rPr>
            <w:fldChar w:fldCharType="separate"/>
          </w:r>
          <w:r w:rsidR="006177E3" w:rsidRPr="002838B7" w:rsidDel="006177E3">
            <w:rPr>
              <w:rFonts w:ascii="Arial" w:hAnsi="Arial" w:cs="Arial"/>
              <w:color w:val="000000"/>
              <w:kern w:val="0"/>
            </w:rPr>
            <w:delText xml:space="preserve">(Croteau </w:delText>
          </w:r>
          <w:r w:rsidR="006177E3" w:rsidRPr="002838B7" w:rsidDel="006177E3">
            <w:rPr>
              <w:rFonts w:ascii="Arial" w:hAnsi="Arial" w:cs="Arial"/>
              <w:i/>
              <w:iCs/>
              <w:color w:val="000000"/>
              <w:kern w:val="0"/>
            </w:rPr>
            <w:delText>et al.</w:delText>
          </w:r>
          <w:r w:rsidR="006177E3" w:rsidRPr="002838B7" w:rsidDel="006177E3">
            <w:rPr>
              <w:rFonts w:ascii="Arial" w:hAnsi="Arial" w:cs="Arial"/>
              <w:color w:val="000000"/>
              <w:kern w:val="0"/>
            </w:rPr>
            <w:delText xml:space="preserve">, 2005; Ali </w:delText>
          </w:r>
          <w:r w:rsidR="006177E3" w:rsidRPr="002838B7" w:rsidDel="006177E3">
            <w:rPr>
              <w:rFonts w:ascii="Arial" w:hAnsi="Arial" w:cs="Arial"/>
              <w:i/>
              <w:iCs/>
              <w:color w:val="000000"/>
              <w:kern w:val="0"/>
            </w:rPr>
            <w:delText>et al.</w:delText>
          </w:r>
          <w:r w:rsidR="006177E3" w:rsidRPr="002838B7" w:rsidDel="006177E3">
            <w:rPr>
              <w:rFonts w:ascii="Arial" w:hAnsi="Arial" w:cs="Arial"/>
              <w:color w:val="000000"/>
              <w:kern w:val="0"/>
            </w:rPr>
            <w:delText xml:space="preserve">, 2019; Edo </w:delText>
          </w:r>
          <w:r w:rsidR="006177E3" w:rsidRPr="002838B7" w:rsidDel="006177E3">
            <w:rPr>
              <w:rFonts w:ascii="Arial" w:hAnsi="Arial" w:cs="Arial"/>
              <w:i/>
              <w:iCs/>
              <w:color w:val="000000"/>
              <w:kern w:val="0"/>
            </w:rPr>
            <w:delText>et al.</w:delText>
          </w:r>
          <w:r w:rsidR="006177E3" w:rsidRPr="002838B7" w:rsidDel="006177E3">
            <w:rPr>
              <w:rFonts w:ascii="Arial" w:hAnsi="Arial" w:cs="Arial"/>
              <w:color w:val="000000"/>
              <w:kern w:val="0"/>
            </w:rPr>
            <w:delText>, 2024)</w:delText>
          </w:r>
          <w:r w:rsidR="006177E3" w:rsidDel="006177E3">
            <w:rPr>
              <w:rFonts w:ascii="Arial" w:eastAsia="Times New Roman" w:hAnsi="Arial" w:cs="Arial"/>
              <w:color w:val="000000"/>
              <w:kern w:val="0"/>
              <w14:ligatures w14:val="none"/>
            </w:rPr>
            <w:fldChar w:fldCharType="end"/>
          </w:r>
          <w:r w:rsidR="006177E3" w:rsidRPr="00292FF5" w:rsidDel="006177E3">
            <w:rPr>
              <w:rFonts w:ascii="Arial" w:eastAsia="Times New Roman" w:hAnsi="Arial" w:cs="Arial"/>
              <w:color w:val="000000"/>
              <w:kern w:val="0"/>
              <w14:ligatures w14:val="none"/>
            </w:rPr>
            <w:delText>.</w:delText>
          </w:r>
        </w:del>
      </w:moveTo>
      <w:moveToRangeEnd w:id="231"/>
      <w:del w:id="235" w:author="Reviewer" w:date="2026-06-01T14:57:00Z" w16du:dateUtc="2026-06-01T19:57:00Z">
        <w:r w:rsidR="00232400" w:rsidDel="00603BB7">
          <w:rPr>
            <w:rFonts w:ascii="Arial" w:eastAsia="Times New Roman" w:hAnsi="Arial" w:cs="Arial"/>
            <w:color w:val="000000"/>
            <w:kern w:val="0"/>
            <w14:ligatures w14:val="none"/>
          </w:rPr>
          <w:delText>;</w:delText>
        </w:r>
        <w:r w:rsidR="008959E1" w:rsidDel="00603BB7">
          <w:rPr>
            <w:rFonts w:ascii="Arial" w:eastAsia="Times New Roman" w:hAnsi="Arial" w:cs="Arial"/>
            <w:color w:val="000000"/>
            <w:kern w:val="0"/>
            <w14:ligatures w14:val="none"/>
          </w:rPr>
          <w:delText xml:space="preserve"> however, the suite of perturbation</w:delText>
        </w:r>
        <w:r w:rsidR="00232400" w:rsidDel="00603BB7">
          <w:rPr>
            <w:rFonts w:ascii="Arial" w:eastAsia="Times New Roman" w:hAnsi="Arial" w:cs="Arial"/>
            <w:color w:val="000000"/>
            <w:kern w:val="0"/>
            <w14:ligatures w14:val="none"/>
          </w:rPr>
          <w:delText>s</w:delText>
        </w:r>
        <w:r w:rsidR="008959E1" w:rsidDel="00603BB7">
          <w:rPr>
            <w:rFonts w:ascii="Arial" w:eastAsia="Times New Roman" w:hAnsi="Arial" w:cs="Arial"/>
            <w:color w:val="000000"/>
            <w:kern w:val="0"/>
            <w14:ligatures w14:val="none"/>
          </w:rPr>
          <w:delText xml:space="preserve"> is rarely consistent a</w:delText>
        </w:r>
        <w:r w:rsidR="00232400" w:rsidDel="00603BB7">
          <w:rPr>
            <w:rFonts w:ascii="Arial" w:eastAsia="Times New Roman" w:hAnsi="Arial" w:cs="Arial"/>
            <w:color w:val="000000"/>
            <w:kern w:val="0"/>
            <w14:ligatures w14:val="none"/>
          </w:rPr>
          <w:delText>cross</w:delText>
        </w:r>
        <w:r w:rsidR="008959E1" w:rsidDel="00603BB7">
          <w:rPr>
            <w:rFonts w:ascii="Arial" w:eastAsia="Times New Roman" w:hAnsi="Arial" w:cs="Arial"/>
            <w:color w:val="000000"/>
            <w:kern w:val="0"/>
            <w14:ligatures w14:val="none"/>
          </w:rPr>
          <w:delText xml:space="preserve"> natural systems, given variation in enigmatic xenobiotic exposure</w:delText>
        </w:r>
        <w:r w:rsidR="0045384D" w:rsidDel="00603BB7">
          <w:rPr>
            <w:rFonts w:ascii="Arial" w:eastAsia="Times New Roman" w:hAnsi="Arial" w:cs="Arial"/>
            <w:color w:val="000000"/>
            <w:kern w:val="0"/>
            <w14:ligatures w14:val="none"/>
          </w:rPr>
          <w:delText>.</w:delText>
        </w:r>
        <w:r w:rsidR="008959E1" w:rsidDel="00603BB7">
          <w:rPr>
            <w:rFonts w:ascii="Arial" w:eastAsia="Times New Roman" w:hAnsi="Arial" w:cs="Arial"/>
            <w:color w:val="000000"/>
            <w:kern w:val="0"/>
            <w14:ligatures w14:val="none"/>
          </w:rPr>
          <w:delText xml:space="preserve"> Therefore, stress response data across treatments </w:delText>
        </w:r>
        <w:r w:rsidR="008959E1" w:rsidDel="00603BB7">
          <w:rPr>
            <w:rFonts w:ascii="Arial" w:eastAsia="Times New Roman" w:hAnsi="Arial" w:cs="Arial"/>
            <w:i/>
            <w:iCs/>
            <w:color w:val="000000"/>
            <w:kern w:val="0"/>
            <w14:ligatures w14:val="none"/>
          </w:rPr>
          <w:delText>in vivo</w:delText>
        </w:r>
        <w:r w:rsidR="008959E1" w:rsidDel="00603BB7">
          <w:rPr>
            <w:rFonts w:ascii="Arial" w:eastAsia="Times New Roman" w:hAnsi="Arial" w:cs="Arial"/>
            <w:color w:val="000000"/>
            <w:kern w:val="0"/>
            <w14:ligatures w14:val="none"/>
          </w:rPr>
          <w:delText xml:space="preserve"> may exhibit biases due to xenobiotic exposure</w:delText>
        </w:r>
      </w:del>
      <w:del w:id="236" w:author="Reviewer" w:date="2026-06-01T14:07:00Z" w16du:dateUtc="2026-06-01T19:07:00Z">
        <w:r w:rsidR="00232400" w:rsidDel="0077421A">
          <w:rPr>
            <w:rFonts w:ascii="Arial" w:eastAsia="Times New Roman" w:hAnsi="Arial" w:cs="Arial"/>
            <w:color w:val="000000"/>
            <w:kern w:val="0"/>
            <w14:ligatures w14:val="none"/>
          </w:rPr>
          <w:delText>,</w:delText>
        </w:r>
      </w:del>
      <w:del w:id="237" w:author="Reviewer" w:date="2026-06-01T14:57:00Z" w16du:dateUtc="2026-06-01T19:57:00Z">
        <w:r w:rsidR="00232400" w:rsidDel="00603BB7">
          <w:rPr>
            <w:rFonts w:ascii="Arial" w:eastAsia="Times New Roman" w:hAnsi="Arial" w:cs="Arial"/>
            <w:color w:val="000000"/>
            <w:kern w:val="0"/>
            <w14:ligatures w14:val="none"/>
          </w:rPr>
          <w:delText xml:space="preserve"> </w:delText>
        </w:r>
      </w:del>
      <w:del w:id="238" w:author="Reviewer" w:date="2026-06-01T14:07:00Z" w16du:dateUtc="2026-06-01T19:07:00Z">
        <w:r w:rsidR="00232400" w:rsidDel="0077421A">
          <w:rPr>
            <w:rFonts w:ascii="Arial" w:eastAsia="Times New Roman" w:hAnsi="Arial" w:cs="Arial"/>
            <w:color w:val="000000"/>
            <w:kern w:val="0"/>
            <w14:ligatures w14:val="none"/>
          </w:rPr>
          <w:delText>which</w:delText>
        </w:r>
      </w:del>
      <w:del w:id="239" w:author="Reviewer" w:date="2026-06-01T14:57:00Z" w16du:dateUtc="2026-06-01T19:57:00Z">
        <w:r w:rsidR="00232400" w:rsidDel="00603BB7">
          <w:rPr>
            <w:rFonts w:ascii="Arial" w:eastAsia="Times New Roman" w:hAnsi="Arial" w:cs="Arial"/>
            <w:color w:val="000000"/>
            <w:kern w:val="0"/>
            <w14:ligatures w14:val="none"/>
          </w:rPr>
          <w:delText xml:space="preserve"> go beyond</w:delText>
        </w:r>
        <w:r w:rsidR="008959E1" w:rsidDel="00603BB7">
          <w:rPr>
            <w:rFonts w:ascii="Arial" w:eastAsia="Times New Roman" w:hAnsi="Arial" w:cs="Arial"/>
            <w:color w:val="000000"/>
            <w:kern w:val="0"/>
            <w14:ligatures w14:val="none"/>
          </w:rPr>
          <w:delText xml:space="preserve"> the original hypotheses</w:delText>
        </w:r>
        <w:r w:rsidR="00860E51" w:rsidRPr="00860E51" w:rsidDel="00603BB7">
          <w:rPr>
            <w:rFonts w:ascii="Arial" w:eastAsia="Times New Roman" w:hAnsi="Arial" w:cs="Arial"/>
            <w:kern w:val="0"/>
            <w14:ligatures w14:val="none"/>
          </w:rPr>
          <w:delText xml:space="preserve"> </w:delText>
        </w:r>
      </w:del>
      <w:del w:id="240" w:author="Reviewer" w:date="2026-06-01T14:07:00Z" w16du:dateUtc="2026-06-01T19:07:00Z">
        <w:r w:rsidR="00860E51" w:rsidDel="0077421A">
          <w:rPr>
            <w:rFonts w:ascii="Arial" w:eastAsia="Times New Roman" w:hAnsi="Arial" w:cs="Arial"/>
            <w:kern w:val="0"/>
            <w14:ligatures w14:val="none"/>
          </w:rPr>
          <w:delText>aim</w:delText>
        </w:r>
      </w:del>
      <w:del w:id="241" w:author="Reviewer" w:date="2026-06-01T14:57:00Z" w16du:dateUtc="2026-06-01T19:57:00Z">
        <w:r w:rsidR="00860E51" w:rsidDel="00603BB7">
          <w:rPr>
            <w:rFonts w:ascii="Arial" w:eastAsia="Times New Roman" w:hAnsi="Arial" w:cs="Arial"/>
            <w:kern w:val="0"/>
            <w14:ligatures w14:val="none"/>
          </w:rPr>
          <w:delText xml:space="preserve">ed </w:delText>
        </w:r>
      </w:del>
      <w:del w:id="242" w:author="Reviewer" w:date="2026-06-01T14:07:00Z" w16du:dateUtc="2026-06-01T19:07:00Z">
        <w:r w:rsidR="00860E51" w:rsidDel="0077421A">
          <w:rPr>
            <w:rFonts w:ascii="Arial" w:eastAsia="Times New Roman" w:hAnsi="Arial" w:cs="Arial"/>
            <w:kern w:val="0"/>
            <w14:ligatures w14:val="none"/>
          </w:rPr>
          <w:delText>at</w:delText>
        </w:r>
      </w:del>
      <w:del w:id="243" w:author="Reviewer" w:date="2026-06-01T14:57:00Z" w16du:dateUtc="2026-06-01T19:57:00Z">
        <w:r w:rsidR="00860E51" w:rsidDel="00603BB7">
          <w:rPr>
            <w:rFonts w:ascii="Arial" w:eastAsia="Times New Roman" w:hAnsi="Arial" w:cs="Arial"/>
            <w:kern w:val="0"/>
            <w14:ligatures w14:val="none"/>
          </w:rPr>
          <w:delText xml:space="preserve"> other perturbations in aquatic environments</w:delText>
        </w:r>
        <w:r w:rsidR="008959E1" w:rsidDel="00603BB7">
          <w:rPr>
            <w:rFonts w:ascii="Arial" w:eastAsia="Times New Roman" w:hAnsi="Arial" w:cs="Arial"/>
            <w:color w:val="000000"/>
            <w:kern w:val="0"/>
            <w14:ligatures w14:val="none"/>
          </w:rPr>
          <w:delText>.</w:delText>
        </w:r>
        <w:r w:rsidR="0045384D" w:rsidDel="00603BB7">
          <w:rPr>
            <w:rFonts w:ascii="Arial" w:eastAsia="Times New Roman" w:hAnsi="Arial" w:cs="Arial"/>
            <w:color w:val="000000"/>
            <w:kern w:val="0"/>
            <w14:ligatures w14:val="none"/>
          </w:rPr>
          <w:delText xml:space="preserve"> </w:delText>
        </w:r>
      </w:del>
    </w:p>
    <w:p w14:paraId="701DBCD8" w14:textId="35CDD065" w:rsidR="00AF634C" w:rsidDel="004027E8" w:rsidRDefault="00087F6E" w:rsidP="004027E8">
      <w:pPr>
        <w:spacing w:line="480" w:lineRule="auto"/>
        <w:ind w:firstLine="720"/>
        <w:rPr>
          <w:del w:id="244" w:author="Reviewer" w:date="2026-06-02T12:51:00Z" w16du:dateUtc="2026-06-02T17:51:00Z"/>
          <w:rFonts w:ascii="Arial" w:eastAsia="Times New Roman" w:hAnsi="Arial" w:cs="Arial"/>
          <w:color w:val="000000"/>
          <w:kern w:val="0"/>
          <w14:ligatures w14:val="none"/>
        </w:rPr>
      </w:pPr>
      <w:del w:id="245" w:author="Reviewer" w:date="2026-06-02T12:51:00Z" w16du:dateUtc="2026-06-02T17:51:00Z">
        <w:r w:rsidRPr="00292FF5" w:rsidDel="004027E8">
          <w:rPr>
            <w:rFonts w:ascii="Arial" w:eastAsia="Times New Roman" w:hAnsi="Arial" w:cs="Arial"/>
            <w:color w:val="000000"/>
            <w:kern w:val="0"/>
            <w14:ligatures w14:val="none"/>
          </w:rPr>
          <w:delText>Th</w:delText>
        </w:r>
        <w:r w:rsidDel="004027E8">
          <w:rPr>
            <w:rFonts w:ascii="Arial" w:eastAsia="Times New Roman" w:hAnsi="Arial" w:cs="Arial"/>
            <w:color w:val="000000"/>
            <w:kern w:val="0"/>
            <w14:ligatures w14:val="none"/>
          </w:rPr>
          <w:delText>e</w:delText>
        </w:r>
        <w:r w:rsidRPr="00292FF5" w:rsidDel="004027E8">
          <w:rPr>
            <w:rFonts w:ascii="Arial" w:eastAsia="Times New Roman" w:hAnsi="Arial" w:cs="Arial"/>
            <w:color w:val="000000"/>
            <w:kern w:val="0"/>
            <w14:ligatures w14:val="none"/>
          </w:rPr>
          <w:delText xml:space="preserve"> impacts of human disturbance on aquatic environments</w:delText>
        </w:r>
        <w:r w:rsidDel="004027E8">
          <w:rPr>
            <w:rFonts w:ascii="Arial" w:eastAsia="Times New Roman" w:hAnsi="Arial" w:cs="Arial"/>
            <w:color w:val="000000"/>
            <w:kern w:val="0"/>
            <w14:ligatures w14:val="none"/>
          </w:rPr>
          <w:delText xml:space="preserve"> and the organisms within</w:delText>
        </w:r>
        <w:r w:rsidRPr="00292FF5" w:rsidDel="004027E8">
          <w:rPr>
            <w:rFonts w:ascii="Arial" w:eastAsia="Times New Roman" w:hAnsi="Arial" w:cs="Arial"/>
            <w:color w:val="000000"/>
            <w:kern w:val="0"/>
            <w14:ligatures w14:val="none"/>
          </w:rPr>
          <w:delText xml:space="preserve"> </w:delText>
        </w:r>
        <w:r w:rsidDel="004027E8">
          <w:rPr>
            <w:rFonts w:ascii="Arial" w:eastAsia="Times New Roman" w:hAnsi="Arial" w:cs="Arial"/>
            <w:color w:val="000000"/>
            <w:kern w:val="0"/>
            <w14:ligatures w14:val="none"/>
          </w:rPr>
          <w:delText xml:space="preserve">them </w:delText>
        </w:r>
        <w:r w:rsidRPr="00292FF5" w:rsidDel="004027E8">
          <w:rPr>
            <w:rFonts w:ascii="Arial" w:eastAsia="Times New Roman" w:hAnsi="Arial" w:cs="Arial"/>
            <w:color w:val="000000"/>
            <w:kern w:val="0"/>
            <w14:ligatures w14:val="none"/>
          </w:rPr>
          <w:delText xml:space="preserve">are </w:delText>
        </w:r>
        <w:r w:rsidDel="004027E8">
          <w:rPr>
            <w:rFonts w:ascii="Arial" w:eastAsia="Times New Roman" w:hAnsi="Arial" w:cs="Arial"/>
            <w:color w:val="000000"/>
            <w:kern w:val="0"/>
            <w14:ligatures w14:val="none"/>
          </w:rPr>
          <w:delText>extensive, numerous,</w:delText>
        </w:r>
        <w:r w:rsidRPr="00292FF5" w:rsidDel="004027E8">
          <w:rPr>
            <w:rFonts w:ascii="Arial" w:eastAsia="Times New Roman" w:hAnsi="Arial" w:cs="Arial"/>
            <w:color w:val="000000"/>
            <w:kern w:val="0"/>
            <w14:ligatures w14:val="none"/>
          </w:rPr>
          <w:delText xml:space="preserve"> and well</w:delText>
        </w:r>
        <w:r w:rsidDel="004027E8">
          <w:rPr>
            <w:rFonts w:ascii="Arial" w:eastAsia="Times New Roman" w:hAnsi="Arial" w:cs="Arial"/>
            <w:color w:val="000000"/>
            <w:kern w:val="0"/>
            <w14:ligatures w14:val="none"/>
          </w:rPr>
          <w:delText xml:space="preserve"> </w:delText>
        </w:r>
        <w:r w:rsidRPr="00292FF5" w:rsidDel="004027E8">
          <w:rPr>
            <w:rFonts w:ascii="Arial" w:eastAsia="Times New Roman" w:hAnsi="Arial" w:cs="Arial"/>
            <w:color w:val="000000"/>
            <w:kern w:val="0"/>
            <w14:ligatures w14:val="none"/>
          </w:rPr>
          <w:delText>documented</w:delText>
        </w:r>
        <w:r w:rsidDel="004027E8">
          <w:rPr>
            <w:rFonts w:ascii="Arial" w:eastAsia="Times New Roman" w:hAnsi="Arial" w:cs="Arial"/>
            <w:color w:val="000000"/>
            <w:kern w:val="0"/>
            <w14:ligatures w14:val="none"/>
          </w:rPr>
          <w:delText xml:space="preserve"> </w:delText>
        </w:r>
        <w:r w:rsidDel="004027E8">
          <w:rPr>
            <w:rFonts w:ascii="Arial" w:eastAsia="Times New Roman" w:hAnsi="Arial" w:cs="Arial"/>
            <w:color w:val="000000"/>
            <w:kern w:val="0"/>
            <w14:ligatures w14:val="none"/>
          </w:rPr>
          <w:fldChar w:fldCharType="begin"/>
        </w:r>
        <w:r w:rsidR="00E95E6A" w:rsidDel="004027E8">
          <w:rPr>
            <w:rFonts w:ascii="Arial" w:eastAsia="Times New Roman" w:hAnsi="Arial" w:cs="Arial"/>
            <w:color w:val="000000"/>
            <w:kern w:val="0"/>
            <w14:ligatures w14:val="none"/>
          </w:rPr>
          <w:delInstrText xml:space="preserve"> ADDIN ZOTERO_ITEM CSL_CITATION {"citationID":"QCiW4zgI","properties":{"formattedCitation":"(Gangloff {\\i{}et al.}, 2016; Sabater {\\i{}et al.}, 2018)","plainCitation":"(Gangloff et al., 2016; Sabater et al., 2018)","noteIndex":0},"citationItems":[{"id":94,"uris":["http://zotero.org/users/4161640/items/37F74AEW"],"itemData":{"id":94,"type":"article-journal","abstract":"Earth's aquatic habitats are some of its most important ecosystems and support populations of many of its most imperilled species. The future demands of Earth's growing human populations will increasingly stress its aquatic resources on multiple spatial and temporal scales, as highlighted by numerous authors when predicting trends in biodiversity in many key aquatic hotspots. Identifying key stressors and understanding potential linkages between these stressors are important first steps to mitigating human impacts on at-risk aquatic resources. Here, an overview is provided of the established and emerging threats to aquatic biodiversity at local, regional and global scales, including emerging diseases, expanding influence of invasive species, new industries, and the accelerating trajectory of climate change, as well as perspectives on potential management strategies. Copyright © 2016 John Wiley &amp; Sons, Ltd.","container-title":"Aquatic Conservation: Marine and Freshwater Ecosystems","DOI":"10.1002/aqc.2707","ISSN":"1099-0755","issue":"5","journalAbbreviation":"Aquat Conserv Mar Freshw Ecosyst","language":"en","license":"Copyright © 2016 John Wiley &amp; Sons, Ltd.","note":"_eprint: https://onlinelibrary.wiley.com/doi/pdf/10.1002/aqc.2707","page":"858-871","source":"Wiley Online Library","title":"Imperilled species in aquatic ecosystems: emerging threats, management and future prognoses","title-short":"Imperilled species in aquatic ecosystems","volume":"26","author":[{"family":"Gangloff","given":"Michael M."},{"family":"Edgar","given":"Graham J."},{"family":"Wilson","given":"Ben"}],"issued":{"date-parts":[["2016"]]}}},{"id":96,"uris":["http://zotero.org/users/4161640/items/L3P65C23"],"itemData":{"id":96,"type":"article-journal","container-title":"Scientific Reports","DOI":"10.1038/s41598-018-29807-7","ISSN":"2045-2322","issue":"1","journalAbbreviation":"Sci Rep","language":"en","license":"2018 The Author(s)","note":"publisher: Nature Publishing Group","page":"11462","source":"www.nature.com","title":"Effects of human-driven water stress on river ecosystems: a meta-analysis","title-short":"Effects of human-driven water stress on river ecosystems","volume":"8","author":[{"family":"Sabater","given":"Sergi"},{"family":"Bregoli","given":"Francesco"},{"family":"Acuña","given":"Vicenç"},{"family":"Barceló","given":"Damià"},{"family":"Elosegi","given":"Arturo"},{"family":"Ginebreda","given":"Antoni"},{"family":"Marcé","given":"Rafael"},{"family":"Muñoz","given":"Isabel"},{"family":"Sabater-Liesa","given":"Laia"},{"family":"Ferreira","given":"Verónica"}],"issued":{"date-parts":[["2018",7,30]]}}}],"schema":"https://github.com/citation-style-language/schema/raw/master/csl-citation.json"} </w:delInstrText>
        </w:r>
        <w:r w:rsidDel="004027E8">
          <w:rPr>
            <w:rFonts w:ascii="Arial" w:eastAsia="Times New Roman" w:hAnsi="Arial" w:cs="Arial"/>
            <w:color w:val="000000"/>
            <w:kern w:val="0"/>
            <w14:ligatures w14:val="none"/>
          </w:rPr>
          <w:fldChar w:fldCharType="separate"/>
        </w:r>
        <w:r w:rsidRPr="002838B7" w:rsidDel="004027E8">
          <w:rPr>
            <w:rFonts w:ascii="Arial" w:hAnsi="Arial" w:cs="Arial"/>
            <w:color w:val="000000"/>
            <w:kern w:val="0"/>
          </w:rPr>
          <w:delText xml:space="preserve">(Gangloff </w:delText>
        </w:r>
        <w:r w:rsidRPr="002838B7" w:rsidDel="004027E8">
          <w:rPr>
            <w:rFonts w:ascii="Arial" w:hAnsi="Arial" w:cs="Arial"/>
            <w:i/>
            <w:iCs/>
            <w:color w:val="000000"/>
            <w:kern w:val="0"/>
          </w:rPr>
          <w:delText>et al.</w:delText>
        </w:r>
        <w:r w:rsidRPr="002838B7" w:rsidDel="004027E8">
          <w:rPr>
            <w:rFonts w:ascii="Arial" w:hAnsi="Arial" w:cs="Arial"/>
            <w:color w:val="000000"/>
            <w:kern w:val="0"/>
          </w:rPr>
          <w:delText xml:space="preserve">, 2016; Sabater </w:delText>
        </w:r>
        <w:r w:rsidRPr="002838B7" w:rsidDel="004027E8">
          <w:rPr>
            <w:rFonts w:ascii="Arial" w:hAnsi="Arial" w:cs="Arial"/>
            <w:i/>
            <w:iCs/>
            <w:color w:val="000000"/>
            <w:kern w:val="0"/>
          </w:rPr>
          <w:delText>et al.</w:delText>
        </w:r>
        <w:r w:rsidRPr="002838B7" w:rsidDel="004027E8">
          <w:rPr>
            <w:rFonts w:ascii="Arial" w:hAnsi="Arial" w:cs="Arial"/>
            <w:color w:val="000000"/>
            <w:kern w:val="0"/>
          </w:rPr>
          <w:delText>, 2018)</w:delText>
        </w:r>
        <w:r w:rsidDel="004027E8">
          <w:rPr>
            <w:rFonts w:ascii="Arial" w:eastAsia="Times New Roman" w:hAnsi="Arial" w:cs="Arial"/>
            <w:color w:val="000000"/>
            <w:kern w:val="0"/>
            <w14:ligatures w14:val="none"/>
          </w:rPr>
          <w:fldChar w:fldCharType="end"/>
        </w:r>
        <w:r w:rsidRPr="00292FF5" w:rsidDel="004027E8">
          <w:rPr>
            <w:rFonts w:ascii="Arial" w:eastAsia="Times New Roman" w:hAnsi="Arial" w:cs="Arial"/>
            <w:color w:val="000000"/>
            <w:kern w:val="0"/>
            <w14:ligatures w14:val="none"/>
          </w:rPr>
          <w:delText xml:space="preserve">. </w:delText>
        </w:r>
      </w:del>
      <w:del w:id="246" w:author="Reviewer" w:date="2026-06-01T15:05:00Z" w16du:dateUtc="2026-06-01T20:05:00Z">
        <w:r w:rsidDel="00386459">
          <w:rPr>
            <w:rFonts w:ascii="Arial" w:eastAsia="Times New Roman" w:hAnsi="Arial" w:cs="Arial"/>
            <w:color w:val="000000"/>
            <w:kern w:val="0"/>
            <w14:ligatures w14:val="none"/>
          </w:rPr>
          <w:delText>Aquatic biodiversity provides essential ecosystem services, including economic, recreational, cultural,</w:delText>
        </w:r>
        <w:r w:rsidRPr="00EE02AE" w:rsidDel="00386459">
          <w:rPr>
            <w:rFonts w:ascii="Arial" w:eastAsia="Times New Roman" w:hAnsi="Arial" w:cs="Arial"/>
            <w:color w:val="000000"/>
            <w:kern w:val="0"/>
            <w14:ligatures w14:val="none"/>
          </w:rPr>
          <w:delText xml:space="preserve"> </w:delText>
        </w:r>
        <w:r w:rsidDel="00386459">
          <w:rPr>
            <w:rFonts w:ascii="Arial" w:eastAsia="Times New Roman" w:hAnsi="Arial" w:cs="Arial"/>
            <w:color w:val="000000"/>
            <w:kern w:val="0"/>
            <w14:ligatures w14:val="none"/>
          </w:rPr>
          <w:delText xml:space="preserve">scientific, and aesthetic benefits </w:delText>
        </w:r>
        <w:r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{"citationID":"RFWm1zCL","properties":{"formattedCitation":"(Dudgeon {\\i{}et al.}, 2006; Paukert {\\i{}et al.}, 2017; Carlson {\\i{}et al.}, 2024)","plainCitation":"(Dudgeon et al., 2006; Paukert et al., 2017; Carlson et al., 2024)","noteIndex":0},"citationItems":[{"id":98,"uris":["http://zotero.org/users/4161640/items/ATHKUTCL"],"itemData":{"id":98,"type":"article-journal","container-title":"Biological Reviews","issue":"2","journalAbbreviation":"Biol Rev","note":"publisher: Cambridge University Press","page":"163–182","title":"Freshwater biodiversity: importance, threats, status and conservation challenges","volume":"81","author":[{"family":"Dudgeon","given":"David"},{"family":"Arthington","given":"Angela H"},{"family":"Gessner","given":"Mark O"},{"family":"Kawabata","given":"Zen-Ichiro"},{"family":"Knowler","given":"Duncan J"},{"family":"Lévêque","given":"Christian"},{"family":"Naiman","given":"Robert J"},{"family":"Prieur-Richard","given":"Anne-Hélène"},{"family":"Soto","given":"Doris"},{"family":"Stiassny","given":"Melanie LJ"},{"literal":"others"}],"issued":{"date-parts":[["2006"]]}}},{"id":101,"uris":["http://zotero.org/users/4161640/items/BFSMJ7WH"],"itemData":{"id":101,"type":"article-journal","container-title":"Reviews in Fish Biology and Fisheries","DOI":"10.1007/s11160-017-9477-y","ISSN":"0960-3166, 1573-5184","issue":"2","journalAbbreviation":"Rev Fish Biol Fisheries","language":"en","page":"393-409","source":"DOI.org (Crossref)","title":"Designing a global assessment of climate change on inland fishes and fisheries: knowns and needs","title-short":"Designing a global assessment of climate change on inland fishes and fisheries","volume":"27","author":[{"family":"Paukert","given":"Craig P."},{"family":"Lynch","given":"Abigail J."},{"family":"Beard","given":"T. Douglas"},{"family":"Chen","given":"Yushun"},{"family":"Cooke","given":"Steven J."},{"family":"Cooperman","given":"Michael S."},{"family":"Cowx","given":"Ian G."},{"family":"Ibengwe","given":"Lilian"},{"family":"Infante","given":"Dana M."},{"family":"Myers","given":"Bonnie J. E."},{"family":"Nguyễn","given":"Hòa Phú"},{"family":"Winfield","given":"Ian J."}],"issued":{"date-parts":[["2017",6]]}}},{"id":99,"uris":["http://zotero.org/users/4161640/items/ANFCIMUD"],"itemData":{"id":99,"type":"article-journal","container-title":"Aquatic Ecosystem Health &amp; Management","issue":"2","journalAbbreviation":"AEHM","note":"publisher: Michigan State University Press","page":"74–84","title":"Assessing and implementing the concept of Blue Economy in Laurentian Great Lakes fisheries: Lessons from coupled human and natural systems","volume":"27","author":[{"family":"Carlson","given":"Andrew K"},{"family":"Leonard","given":"Nancy J"},{"family":"Munawar","given":"Mohiuddin"},{"family":"Taylor","given":"William W"}],"issued":{"date-parts":[["2024"]]}}}],"schema":"https://github.com/citation-style-language/schema/raw/master/csl-citation.json"} </w:delInstrText>
        </w:r>
        <w:r w:rsidDel="00386459">
          <w:rPr>
            <w:rFonts w:ascii="Arial" w:eastAsia="Times New Roman" w:hAnsi="Arial" w:cs="Arial"/>
            <w:color w:val="000000"/>
            <w:kern w:val="0"/>
            <w14:ligatures w14:val="none"/>
          </w:rPr>
          <w:fldChar w:fldCharType="separate"/>
        </w:r>
        <w:r w:rsidRPr="002838B7" w:rsidDel="00386459">
          <w:rPr>
            <w:rFonts w:ascii="Arial" w:hAnsi="Arial" w:cs="Arial"/>
            <w:color w:val="000000"/>
            <w:kern w:val="0"/>
          </w:rPr>
          <w:delText xml:space="preserve">(Dudgeon </w:delText>
        </w:r>
        <w:r w:rsidRPr="002838B7" w:rsidDel="00386459">
          <w:rPr>
            <w:rFonts w:ascii="Arial" w:hAnsi="Arial" w:cs="Arial"/>
            <w:i/>
            <w:iCs/>
            <w:color w:val="000000"/>
            <w:kern w:val="0"/>
          </w:rPr>
          <w:delText>et al.</w:delText>
        </w:r>
        <w:r w:rsidRPr="002838B7" w:rsidDel="00386459">
          <w:rPr>
            <w:rFonts w:ascii="Arial" w:hAnsi="Arial" w:cs="Arial"/>
            <w:color w:val="000000"/>
            <w:kern w:val="0"/>
          </w:rPr>
          <w:delText xml:space="preserve">, 2006; Paukert </w:delText>
        </w:r>
        <w:r w:rsidRPr="002838B7" w:rsidDel="00386459">
          <w:rPr>
            <w:rFonts w:ascii="Arial" w:hAnsi="Arial" w:cs="Arial"/>
            <w:i/>
            <w:iCs/>
            <w:color w:val="000000"/>
            <w:kern w:val="0"/>
          </w:rPr>
          <w:delText>et al.</w:delText>
        </w:r>
        <w:r w:rsidRPr="002838B7" w:rsidDel="00386459">
          <w:rPr>
            <w:rFonts w:ascii="Arial" w:hAnsi="Arial" w:cs="Arial"/>
            <w:color w:val="000000"/>
            <w:kern w:val="0"/>
          </w:rPr>
          <w:delText xml:space="preserve">, 2017; Carlson </w:delText>
        </w:r>
        <w:r w:rsidRPr="002838B7" w:rsidDel="00386459">
          <w:rPr>
            <w:rFonts w:ascii="Arial" w:hAnsi="Arial" w:cs="Arial"/>
            <w:i/>
            <w:iCs/>
            <w:color w:val="000000"/>
            <w:kern w:val="0"/>
          </w:rPr>
          <w:delText>et al.</w:delText>
        </w:r>
        <w:r w:rsidRPr="002838B7" w:rsidDel="00386459">
          <w:rPr>
            <w:rFonts w:ascii="Arial" w:hAnsi="Arial" w:cs="Arial"/>
            <w:color w:val="000000"/>
            <w:kern w:val="0"/>
          </w:rPr>
          <w:delText>, 2024)</w:delText>
        </w:r>
        <w:r w:rsidDel="00386459">
          <w:rPr>
            <w:rFonts w:ascii="Arial" w:eastAsia="Times New Roman" w:hAnsi="Arial" w:cs="Arial"/>
            <w:color w:val="000000"/>
            <w:kern w:val="0"/>
            <w14:ligatures w14:val="none"/>
          </w:rPr>
          <w:fldChar w:fldCharType="end"/>
        </w:r>
        <w:r w:rsidDel="00386459">
          <w:rPr>
            <w:rFonts w:ascii="Arial" w:eastAsia="Times New Roman" w:hAnsi="Arial" w:cs="Arial"/>
            <w:color w:val="000000"/>
            <w:kern w:val="0"/>
            <w14:ligatures w14:val="none"/>
          </w:rPr>
          <w:delText xml:space="preserve">. </w:delText>
        </w:r>
      </w:del>
      <w:del w:id="247" w:author="Reviewer" w:date="2026-06-01T15:06:00Z" w16du:dateUtc="2026-06-01T20:06:00Z">
        <w:r w:rsidRPr="00D62C68" w:rsidDel="00386459">
          <w:rPr>
            <w:rFonts w:ascii="Arial" w:eastAsia="Times New Roman" w:hAnsi="Arial" w:cs="Arial"/>
            <w:color w:val="000000"/>
            <w:kern w:val="0"/>
            <w14:ligatures w14:val="none"/>
          </w:rPr>
          <w:delText xml:space="preserve">Physiological stress metrics </w:delText>
        </w:r>
        <w:r w:rsidDel="00386459">
          <w:rPr>
            <w:rFonts w:ascii="Arial" w:eastAsia="Times New Roman" w:hAnsi="Arial" w:cs="Arial"/>
            <w:color w:val="000000"/>
            <w:kern w:val="0"/>
            <w14:ligatures w14:val="none"/>
          </w:rPr>
          <w:delText>serv</w:delText>
        </w:r>
        <w:r w:rsidRPr="00D62C68" w:rsidDel="00386459">
          <w:rPr>
            <w:rFonts w:ascii="Arial" w:eastAsia="Times New Roman" w:hAnsi="Arial" w:cs="Arial"/>
            <w:color w:val="000000"/>
            <w:kern w:val="0"/>
            <w14:ligatures w14:val="none"/>
          </w:rPr>
          <w:delText xml:space="preserve">e </w:delText>
        </w:r>
        <w:r w:rsidDel="00386459">
          <w:rPr>
            <w:rFonts w:ascii="Arial" w:eastAsia="Times New Roman" w:hAnsi="Arial" w:cs="Arial"/>
            <w:color w:val="000000"/>
            <w:kern w:val="0"/>
            <w14:ligatures w14:val="none"/>
          </w:rPr>
          <w:delText xml:space="preserve">as </w:delText>
        </w:r>
        <w:r w:rsidR="00232400" w:rsidDel="00386459">
          <w:rPr>
            <w:rFonts w:ascii="Arial" w:eastAsia="Times New Roman" w:hAnsi="Arial" w:cs="Arial"/>
            <w:color w:val="000000"/>
            <w:kern w:val="0"/>
            <w14:ligatures w14:val="none"/>
          </w:rPr>
          <w:delText>biomarkers</w:delText>
        </w:r>
        <w:r w:rsidRPr="00D62C68" w:rsidDel="00386459">
          <w:rPr>
            <w:rFonts w:ascii="Arial" w:eastAsia="Times New Roman" w:hAnsi="Arial" w:cs="Arial"/>
            <w:color w:val="000000"/>
            <w:kern w:val="0"/>
            <w14:ligatures w14:val="none"/>
          </w:rPr>
          <w:delText xml:space="preserve"> </w:delText>
        </w:r>
        <w:r w:rsidDel="00386459">
          <w:rPr>
            <w:rFonts w:ascii="Arial" w:eastAsia="Times New Roman" w:hAnsi="Arial" w:cs="Arial"/>
            <w:color w:val="000000"/>
            <w:kern w:val="0"/>
            <w14:ligatures w14:val="none"/>
          </w:rPr>
          <w:delText>of</w:delText>
        </w:r>
        <w:r w:rsidRPr="00D62C68" w:rsidDel="00386459">
          <w:rPr>
            <w:rFonts w:ascii="Arial" w:eastAsia="Times New Roman" w:hAnsi="Arial" w:cs="Arial"/>
            <w:color w:val="000000"/>
            <w:kern w:val="0"/>
            <w14:ligatures w14:val="none"/>
          </w:rPr>
          <w:delText xml:space="preserve"> population health, </w:delText>
        </w:r>
        <w:r w:rsidDel="00386459">
          <w:rPr>
            <w:rFonts w:ascii="Arial" w:eastAsia="Times New Roman" w:hAnsi="Arial" w:cs="Arial"/>
            <w:color w:val="000000"/>
            <w:kern w:val="0"/>
            <w14:ligatures w14:val="none"/>
          </w:rPr>
          <w:delText>informing</w:delText>
        </w:r>
        <w:r w:rsidRPr="00D62C68" w:rsidDel="00386459">
          <w:rPr>
            <w:rFonts w:ascii="Arial" w:eastAsia="Times New Roman" w:hAnsi="Arial" w:cs="Arial"/>
            <w:color w:val="000000"/>
            <w:kern w:val="0"/>
            <w14:ligatures w14:val="none"/>
          </w:rPr>
          <w:delText xml:space="preserve"> conservation management and pollution mitigation</w:delText>
        </w:r>
        <w:r w:rsidDel="00386459">
          <w:rPr>
            <w:rFonts w:ascii="Arial" w:eastAsia="Times New Roman" w:hAnsi="Arial" w:cs="Arial"/>
            <w:color w:val="000000"/>
            <w:kern w:val="0"/>
            <w14:ligatures w14:val="none"/>
          </w:rPr>
          <w:delText xml:space="preserve">. Understanding the functional and mechanistic responses of organisms, populations, and ecosystems to environmental changes and potential stressors is a key aspect of conservation physiology </w:delText>
        </w:r>
        <w:r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{"citationID":"HEpCBWJE","properties":{"formattedCitation":"(Cooke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delInstrText>
        </w:r>
        <w:r w:rsidDel="00386459">
          <w:rPr>
            <w:rFonts w:ascii="Arial" w:eastAsia="Times New Roman" w:hAnsi="Arial" w:cs="Arial"/>
            <w:color w:val="000000"/>
            <w:kern w:val="0"/>
            <w14:ligatures w14:val="none"/>
          </w:rPr>
          <w:fldChar w:fldCharType="separate"/>
        </w:r>
        <w:r w:rsidRPr="002838B7" w:rsidDel="00386459">
          <w:rPr>
            <w:rFonts w:ascii="Arial" w:hAnsi="Arial" w:cs="Arial"/>
            <w:color w:val="000000"/>
            <w:kern w:val="0"/>
          </w:rPr>
          <w:delText xml:space="preserve">(Cooke </w:delText>
        </w:r>
        <w:r w:rsidRPr="002838B7" w:rsidDel="00386459">
          <w:rPr>
            <w:rFonts w:ascii="Arial" w:hAnsi="Arial" w:cs="Arial"/>
            <w:i/>
            <w:iCs/>
            <w:color w:val="000000"/>
            <w:kern w:val="0"/>
          </w:rPr>
          <w:delText>et al.</w:delText>
        </w:r>
        <w:r w:rsidRPr="002838B7" w:rsidDel="00386459">
          <w:rPr>
            <w:rFonts w:ascii="Arial" w:hAnsi="Arial" w:cs="Arial"/>
            <w:color w:val="000000"/>
            <w:kern w:val="0"/>
          </w:rPr>
          <w:delText>, 2013)</w:delText>
        </w:r>
        <w:r w:rsidDel="00386459">
          <w:rPr>
            <w:rFonts w:ascii="Arial" w:eastAsia="Times New Roman" w:hAnsi="Arial" w:cs="Arial"/>
            <w:color w:val="000000"/>
            <w:kern w:val="0"/>
            <w14:ligatures w14:val="none"/>
          </w:rPr>
          <w:fldChar w:fldCharType="end"/>
        </w:r>
        <w:r w:rsidDel="00386459">
          <w:rPr>
            <w:rFonts w:ascii="Arial" w:eastAsia="Times New Roman" w:hAnsi="Arial" w:cs="Arial"/>
            <w:color w:val="000000"/>
            <w:kern w:val="0"/>
            <w14:ligatures w14:val="none"/>
          </w:rPr>
          <w:delText>.</w:delText>
        </w:r>
      </w:del>
    </w:p>
    <w:p w14:paraId="3FE29132" w14:textId="3F1E2E82" w:rsidR="00AF634C" w:rsidDel="00386459" w:rsidRDefault="00D12BE3" w:rsidP="00E25081">
      <w:pPr>
        <w:spacing w:line="480" w:lineRule="auto"/>
        <w:ind w:firstLine="720"/>
        <w:rPr>
          <w:del w:id="248" w:author="Reviewer" w:date="2026-06-01T15:10:00Z" w16du:dateUtc="2026-06-01T20:10:00Z"/>
          <w:rFonts w:ascii="Arial" w:eastAsia="Times New Roman" w:hAnsi="Arial" w:cs="Arial"/>
          <w:color w:val="000000"/>
          <w:kern w:val="0"/>
          <w14:ligatures w14:val="none"/>
        </w:rPr>
      </w:pPr>
      <w:del w:id="249" w:author="Reviewer" w:date="2026-06-01T14:46:00Z" w16du:dateUtc="2026-06-01T19:46:00Z">
        <w:r w:rsidDel="006177E3">
          <w:rPr>
            <w:rFonts w:ascii="Arial" w:eastAsia="Times New Roman" w:hAnsi="Arial" w:cs="Arial"/>
            <w:color w:val="000000"/>
            <w:kern w:val="0"/>
            <w14:ligatures w14:val="none"/>
          </w:rPr>
          <w:delText>A</w:delText>
        </w:r>
        <w:r w:rsidR="0020365B" w:rsidDel="006177E3">
          <w:rPr>
            <w:rFonts w:ascii="Arial" w:eastAsia="Times New Roman" w:hAnsi="Arial" w:cs="Arial"/>
            <w:color w:val="000000"/>
            <w:kern w:val="0"/>
            <w14:ligatures w14:val="none"/>
          </w:rPr>
          <w:delText>nthropogenic activities</w:delText>
        </w:r>
        <w:r w:rsidDel="006177E3">
          <w:rPr>
            <w:rFonts w:ascii="Arial" w:eastAsia="Times New Roman" w:hAnsi="Arial" w:cs="Arial"/>
            <w:color w:val="000000"/>
            <w:kern w:val="0"/>
            <w14:ligatures w14:val="none"/>
          </w:rPr>
          <w:delText xml:space="preserve"> (e.g., m</w:delText>
        </w:r>
        <w:r w:rsidRPr="00292FF5" w:rsidDel="006177E3">
          <w:rPr>
            <w:rFonts w:ascii="Arial" w:eastAsia="Times New Roman" w:hAnsi="Arial" w:cs="Arial"/>
            <w:color w:val="000000"/>
            <w:kern w:val="0"/>
            <w14:ligatures w14:val="none"/>
          </w:rPr>
          <w:delText>ining, agriculture, industrialization, urbanization</w:delText>
        </w:r>
        <w:r w:rsidDel="006177E3">
          <w:rPr>
            <w:rFonts w:ascii="Arial" w:eastAsia="Times New Roman" w:hAnsi="Arial" w:cs="Arial"/>
            <w:color w:val="000000"/>
            <w:kern w:val="0"/>
            <w14:ligatures w14:val="none"/>
          </w:rPr>
          <w:delText>)</w:delText>
        </w:r>
        <w:r w:rsidR="00CE79DD" w:rsidDel="006177E3">
          <w:rPr>
            <w:rFonts w:ascii="Arial" w:eastAsia="Times New Roman" w:hAnsi="Arial" w:cs="Arial"/>
            <w:color w:val="000000"/>
            <w:kern w:val="0"/>
            <w14:ligatures w14:val="none"/>
          </w:rPr>
          <w:delText xml:space="preserve"> </w:delText>
        </w:r>
        <w:r w:rsidR="00AF634C" w:rsidRPr="00292FF5" w:rsidDel="006177E3">
          <w:rPr>
            <w:rFonts w:ascii="Arial" w:eastAsia="Times New Roman" w:hAnsi="Arial" w:cs="Arial"/>
            <w:color w:val="000000"/>
            <w:kern w:val="0"/>
            <w14:ligatures w14:val="none"/>
          </w:rPr>
          <w:delText xml:space="preserve">have increased the presence and </w:delText>
        </w:r>
        <w:r w:rsidR="00AF634C" w:rsidDel="006177E3">
          <w:rPr>
            <w:rFonts w:ascii="Arial" w:eastAsia="Times New Roman" w:hAnsi="Arial" w:cs="Arial"/>
            <w:color w:val="000000"/>
            <w:kern w:val="0"/>
            <w14:ligatures w14:val="none"/>
          </w:rPr>
          <w:delText>diversity</w:delText>
        </w:r>
        <w:r w:rsidR="00AF634C" w:rsidRPr="00292FF5" w:rsidDel="006177E3">
          <w:rPr>
            <w:rFonts w:ascii="Arial" w:eastAsia="Times New Roman" w:hAnsi="Arial" w:cs="Arial"/>
            <w:color w:val="000000"/>
            <w:kern w:val="0"/>
            <w14:ligatures w14:val="none"/>
          </w:rPr>
          <w:delText xml:space="preserve"> of soil and groundwater </w:delText>
        </w:r>
        <w:r w:rsidR="00AF634C" w:rsidDel="006177E3">
          <w:rPr>
            <w:rFonts w:ascii="Arial" w:eastAsia="Times New Roman" w:hAnsi="Arial" w:cs="Arial"/>
            <w:color w:val="000000"/>
            <w:kern w:val="0"/>
            <w14:ligatures w14:val="none"/>
          </w:rPr>
          <w:delText>xenobiotic</w:delText>
        </w:r>
        <w:r w:rsidR="00AF634C" w:rsidRPr="00292FF5" w:rsidDel="006177E3">
          <w:rPr>
            <w:rFonts w:ascii="Arial" w:eastAsia="Times New Roman" w:hAnsi="Arial" w:cs="Arial"/>
            <w:color w:val="000000"/>
            <w:kern w:val="0"/>
            <w14:ligatures w14:val="none"/>
          </w:rPr>
          <w:delText xml:space="preserve"> contamina</w:delText>
        </w:r>
        <w:r w:rsidR="00AF634C" w:rsidDel="006177E3">
          <w:rPr>
            <w:rFonts w:ascii="Arial" w:eastAsia="Times New Roman" w:hAnsi="Arial" w:cs="Arial"/>
            <w:color w:val="000000"/>
            <w:kern w:val="0"/>
            <w14:ligatures w14:val="none"/>
          </w:rPr>
          <w:delText>tion</w:delText>
        </w:r>
        <w:r w:rsidR="00CE79DD" w:rsidDel="006177E3">
          <w:rPr>
            <w:rFonts w:ascii="Arial" w:eastAsia="Times New Roman" w:hAnsi="Arial" w:cs="Arial"/>
            <w:color w:val="000000"/>
            <w:kern w:val="0"/>
            <w14:ligatures w14:val="none"/>
          </w:rPr>
          <w:delText xml:space="preserve"> </w:delText>
        </w:r>
        <w:r w:rsidR="00CE79DD" w:rsidDel="006177E3">
          <w:rPr>
            <w:rFonts w:ascii="Arial" w:eastAsia="Times New Roman" w:hAnsi="Arial" w:cs="Arial"/>
            <w:color w:val="000000"/>
            <w:kern w:val="0"/>
            <w14:ligatures w14:val="none"/>
          </w:rPr>
          <w:fldChar w:fldCharType="begin"/>
        </w:r>
        <w:r w:rsidR="00E95E6A" w:rsidDel="006177E3">
          <w:rPr>
            <w:rFonts w:ascii="Arial" w:eastAsia="Times New Roman" w:hAnsi="Arial" w:cs="Arial"/>
            <w:color w:val="000000"/>
            <w:kern w:val="0"/>
            <w14:ligatures w14:val="none"/>
          </w:rPr>
          <w:delInstrText xml:space="preserve"> ADDIN ZOTERO_ITEM CSL_CITATION {"citationID":"Q2i8sjM8","properties":{"formattedCitation":"(Ritter, 2002; Murray {\\i{}et al.}, 2004; Sloman and Wilson, 2005; Santana {\\i{}et al.}, 2020)","plainCitation":"(Ritter, 2002; Murray et al., 2004; Sloman and Wilson, 2005; Santana et al., 2020)","noteIndex":0},"citationItems":[{"id":115,"uris":["http://zotero.org/users/4161640/items/TUR2NZ74"],"itemData":{"id":115,"type":"article-journal","container-title":"Journal of Toxicology and Environmental Health Part A","DOI":"https://doi.org/10.1080/152873902753338572","issue":"1","journalAbbreviation":"J Toxicol Environ Health","note":"publisher: Taylor &amp; Francis","page":"1–142","title":"Sources, pathways, and relative risks of contaminants in surface water and groundwater: a perspective prepared for the Walkerton inquiry","volume":"65","author":[{"family":"Ritter","given":"Len","suffix":"Keith Solomon, Paul Sibley, Ken Hall, Patricia Keen, Gevan Mattu, Beth Linton"}],"issued":{"date-parts":[["2002"]]}}},{"id":116,"uris":["http://zotero.org/users/4161640/items/VP42G5VR"],"itemData":{"id":116,"type":"article-journal","container-title":"Journal of Environmental Quality","DOI":"10.2134/jeq2004.1630","ISSN":"0047-2425, 1537-2537","issue":"1","journalAbbreviation":"J of Env Quality","language":"en","page":"163-172","source":"DOI.org (Crossref)","title":"Heavy Metals in an urban watershed in southeastern Michigan","volume":"33","author":[{"family":"Murray","given":"Kent S."},{"family":"Rogers","given":"Daniel T."},{"family":"Kaufman","given":"Martin M."}],"issued":{"date-parts":[["2004",1]]}}},{"id":121,"uris":["http://zotero.org/users/4161640/items/3WE32ARN"],"itemData":{"id":121,"type":"article-journal","container-title":"Fish Physiology","journalAbbreviation":"Fish Physiol","note":"publisher: Elsevier","page":"413–468","title":"Anthropogenic impacts upon behaviour and physiology","volume":"24","author":[{"family":"Sloman","given":"Katherine A"},{"family":"Wilson","given":"Rod W"}],"issued":{"date-parts":[["2005"]]}}},{"id":118,"uris":["http://zotero.org/users/4161640/items/C9JMJG2D"],"itemData":{"id":118,"type":"article-journal","container-title":"Journal of Environmental Management","DOI":"10.1016/j.jenvman.2020.111148","ISSN":"03014797","journalAbbreviation":"J Environ Manage","language":"en","page":"111148","source":"DOI.org (Crossref)","title":"Assessment of water resources pollution associated with mining activity in a semi-arid region","volume":"273","author":[{"family":"Santana","given":"Caroline S."},{"family":"Montalván Olivares","given":"Diango M."},{"family":"Silva","given":"Vinnícius H.C."},{"family":"Luzardo","given":"Francisco H.M."},{"family":"Velasco","given":"Fermin G."},{"family":"De Jesus","given":"Raildo M."}],"issued":{"date-parts":[["2020",11]]}}}],"schema":"https://github.com/citation-style-language/schema/raw/master/csl-citation.json"} </w:delInstrText>
        </w:r>
        <w:r w:rsidR="00CE79DD" w:rsidDel="006177E3">
          <w:rPr>
            <w:rFonts w:ascii="Arial" w:eastAsia="Times New Roman" w:hAnsi="Arial" w:cs="Arial"/>
            <w:color w:val="000000"/>
            <w:kern w:val="0"/>
            <w14:ligatures w14:val="none"/>
          </w:rPr>
          <w:fldChar w:fldCharType="separate"/>
        </w:r>
        <w:r w:rsidR="002838B7" w:rsidRPr="002838B7" w:rsidDel="006177E3">
          <w:rPr>
            <w:rFonts w:ascii="Arial" w:hAnsi="Arial" w:cs="Arial"/>
            <w:color w:val="000000"/>
            <w:kern w:val="0"/>
          </w:rPr>
          <w:delText xml:space="preserve">(Ritter, 2002; Murray </w:delText>
        </w:r>
        <w:r w:rsidR="002838B7" w:rsidRPr="002838B7" w:rsidDel="006177E3">
          <w:rPr>
            <w:rFonts w:ascii="Arial" w:hAnsi="Arial" w:cs="Arial"/>
            <w:i/>
            <w:iCs/>
            <w:color w:val="000000"/>
            <w:kern w:val="0"/>
          </w:rPr>
          <w:delText>et al.</w:delText>
        </w:r>
        <w:r w:rsidR="002838B7" w:rsidRPr="002838B7" w:rsidDel="006177E3">
          <w:rPr>
            <w:rFonts w:ascii="Arial" w:hAnsi="Arial" w:cs="Arial"/>
            <w:color w:val="000000"/>
            <w:kern w:val="0"/>
          </w:rPr>
          <w:delText xml:space="preserve">, 2004; Sloman and Wilson, 2005; Santana </w:delText>
        </w:r>
        <w:r w:rsidR="002838B7" w:rsidRPr="002838B7" w:rsidDel="006177E3">
          <w:rPr>
            <w:rFonts w:ascii="Arial" w:hAnsi="Arial" w:cs="Arial"/>
            <w:i/>
            <w:iCs/>
            <w:color w:val="000000"/>
            <w:kern w:val="0"/>
          </w:rPr>
          <w:delText>et al.</w:delText>
        </w:r>
        <w:r w:rsidR="002838B7" w:rsidRPr="002838B7" w:rsidDel="006177E3">
          <w:rPr>
            <w:rFonts w:ascii="Arial" w:hAnsi="Arial" w:cs="Arial"/>
            <w:color w:val="000000"/>
            <w:kern w:val="0"/>
          </w:rPr>
          <w:delText>, 2020)</w:delText>
        </w:r>
        <w:r w:rsidR="00CE79DD" w:rsidDel="006177E3">
          <w:rPr>
            <w:rFonts w:ascii="Arial" w:eastAsia="Times New Roman" w:hAnsi="Arial" w:cs="Arial"/>
            <w:color w:val="000000"/>
            <w:kern w:val="0"/>
            <w14:ligatures w14:val="none"/>
          </w:rPr>
          <w:fldChar w:fldCharType="end"/>
        </w:r>
        <w:r w:rsidR="00AF634C" w:rsidRPr="00292FF5" w:rsidDel="006177E3">
          <w:rPr>
            <w:rFonts w:ascii="Arial" w:eastAsia="Times New Roman" w:hAnsi="Arial" w:cs="Arial"/>
            <w:color w:val="000000"/>
            <w:kern w:val="0"/>
            <w14:ligatures w14:val="none"/>
          </w:rPr>
          <w:delText>.</w:delText>
        </w:r>
        <w:r w:rsidR="00AF634C" w:rsidDel="006177E3">
          <w:rPr>
            <w:rFonts w:ascii="Arial" w:eastAsia="Times New Roman" w:hAnsi="Arial" w:cs="Arial"/>
            <w:color w:val="000000"/>
            <w:kern w:val="0"/>
            <w14:ligatures w14:val="none"/>
          </w:rPr>
          <w:delText xml:space="preserve"> Heavy metals and synthetic compounds frequently </w:delText>
        </w:r>
        <w:r w:rsidR="00FB49AE" w:rsidDel="006177E3">
          <w:rPr>
            <w:rFonts w:ascii="Arial" w:eastAsia="Times New Roman" w:hAnsi="Arial" w:cs="Arial"/>
            <w:color w:val="000000"/>
            <w:kern w:val="0"/>
            <w14:ligatures w14:val="none"/>
          </w:rPr>
          <w:delText>affect</w:delText>
        </w:r>
        <w:r w:rsidR="00AF634C" w:rsidDel="006177E3">
          <w:rPr>
            <w:rFonts w:ascii="Arial" w:eastAsia="Times New Roman" w:hAnsi="Arial" w:cs="Arial"/>
            <w:color w:val="000000"/>
            <w:kern w:val="0"/>
            <w14:ligatures w14:val="none"/>
          </w:rPr>
          <w:delText xml:space="preserve"> aquatic systems to </w:delText>
        </w:r>
        <w:r w:rsidR="00692828" w:rsidDel="006177E3">
          <w:rPr>
            <w:rFonts w:ascii="Arial" w:eastAsia="Times New Roman" w:hAnsi="Arial" w:cs="Arial"/>
            <w:color w:val="000000"/>
            <w:kern w:val="0"/>
            <w14:ligatures w14:val="none"/>
          </w:rPr>
          <w:delText>different extents</w:delText>
        </w:r>
        <w:r w:rsidR="00AF634C" w:rsidDel="006177E3">
          <w:rPr>
            <w:rFonts w:ascii="Arial" w:eastAsia="Times New Roman" w:hAnsi="Arial" w:cs="Arial"/>
            <w:color w:val="000000"/>
            <w:kern w:val="0"/>
            <w14:ligatures w14:val="none"/>
          </w:rPr>
          <w:delText xml:space="preserve"> and in</w:delText>
        </w:r>
        <w:r w:rsidR="00692828" w:rsidDel="006177E3">
          <w:rPr>
            <w:rFonts w:ascii="Arial" w:eastAsia="Times New Roman" w:hAnsi="Arial" w:cs="Arial"/>
            <w:color w:val="000000"/>
            <w:kern w:val="0"/>
            <w14:ligatures w14:val="none"/>
          </w:rPr>
          <w:delText xml:space="preserve"> various</w:delText>
        </w:r>
        <w:r w:rsidR="00AF634C" w:rsidDel="006177E3">
          <w:rPr>
            <w:rFonts w:ascii="Arial" w:eastAsia="Times New Roman" w:hAnsi="Arial" w:cs="Arial"/>
            <w:color w:val="000000"/>
            <w:kern w:val="0"/>
            <w14:ligatures w14:val="none"/>
          </w:rPr>
          <w:delText xml:space="preserve"> combinations </w:delText>
        </w:r>
        <w:r w:rsidR="00CE79DD" w:rsidDel="006177E3">
          <w:rPr>
            <w:rFonts w:ascii="Arial" w:eastAsia="Times New Roman" w:hAnsi="Arial" w:cs="Arial"/>
            <w:color w:val="000000"/>
            <w:kern w:val="0"/>
            <w14:ligatures w14:val="none"/>
          </w:rPr>
          <w:fldChar w:fldCharType="begin"/>
        </w:r>
        <w:r w:rsidR="00E95E6A" w:rsidDel="006177E3">
          <w:rPr>
            <w:rFonts w:ascii="Arial" w:eastAsia="Times New Roman" w:hAnsi="Arial" w:cs="Arial"/>
            <w:color w:val="000000"/>
            <w:kern w:val="0"/>
            <w14:ligatures w14:val="none"/>
          </w:rPr>
          <w:delInstrText xml:space="preserve"> ADDIN ZOTERO_ITEM CSL_CITATION {"citationID":"PEb882SH","properties":{"formattedCitation":"(Wu {\\i{}et al.}, 2016; Kahlon {\\i{}et al.}, 2018)","plainCitation":"(Wu et al., 2016; Kahlon et al., 2018)","noteIndex":0},"citationItems":[{"id":123,"uris":["http://zotero.org/users/4161640/items/A3LNM5TQ"],"itemData":{"id":123,"type":"article-journal","container-title":"Environmental Science and Pollution Research","DOI":"10.1007/s11356-016-6333-x","ISSN":"0944-1344, 1614-7499","issue":"9","journalAbbreviation":"Environ Sci Pollut Res","language":"en","page":"8244-8259","source":"DOI.org (Crossref)","title":"A review of toxicity and mechanisms of individual and mixtures of heavy metals in the environment","volume":"23","author":[{"family":"Wu","given":"Xiangyang"},{"family":"Cobbina","given":"Samuel J."},{"family":"Mao","given":"Guanghua"},{"family":"Xu","given":"Hai"},{"family":"Zhang","given":"Zhen"},{"family":"Yang","given":"Liuqing"}],"issued":{"date-parts":[["2016",5]]}}},{"id":122,"uris":["http://zotero.org/users/4161640/items/6IVKZQII"],"itemData":{"id":122,"type":"article-journal","container-title":"Environmental Chemistry Letters","DOI":"10.1007/s10311-018-0737-4","ISSN":"1610-3653, 1610-3661","issue":"3","journalAbbreviation":"Environ Chem Lett","language":"en","page":"919-946","source":"DOI.org (Crossref)","title":"Impact of heavy metals and nanoparticles on aquatic biota","volume":"16","author":[{"family":"Kahlon","given":"Sharanjeet Kaur"},{"family":"Sharma","given":"Gaurav"},{"family":"Julka","given":"J. M."},{"family":"Kumar","given":"Amit"},{"family":"Sharma","given":"Shweta"},{"family":"Stadler","given":"Florian J."}],"issued":{"date-parts":[["2018",9]]}}}],"schema":"https://github.com/citation-style-language/schema/raw/master/csl-citation.json"} </w:delInstrText>
        </w:r>
        <w:r w:rsidR="00CE79DD" w:rsidDel="006177E3">
          <w:rPr>
            <w:rFonts w:ascii="Arial" w:eastAsia="Times New Roman" w:hAnsi="Arial" w:cs="Arial"/>
            <w:color w:val="000000"/>
            <w:kern w:val="0"/>
            <w14:ligatures w14:val="none"/>
          </w:rPr>
          <w:fldChar w:fldCharType="separate"/>
        </w:r>
        <w:r w:rsidR="002838B7" w:rsidRPr="002838B7" w:rsidDel="006177E3">
          <w:rPr>
            <w:rFonts w:ascii="Arial" w:hAnsi="Arial" w:cs="Arial"/>
            <w:color w:val="000000"/>
            <w:kern w:val="0"/>
          </w:rPr>
          <w:delText xml:space="preserve">(Wu </w:delText>
        </w:r>
        <w:r w:rsidR="002838B7" w:rsidRPr="002838B7" w:rsidDel="006177E3">
          <w:rPr>
            <w:rFonts w:ascii="Arial" w:hAnsi="Arial" w:cs="Arial"/>
            <w:i/>
            <w:iCs/>
            <w:color w:val="000000"/>
            <w:kern w:val="0"/>
          </w:rPr>
          <w:delText>et al.</w:delText>
        </w:r>
        <w:r w:rsidR="002838B7" w:rsidRPr="002838B7" w:rsidDel="006177E3">
          <w:rPr>
            <w:rFonts w:ascii="Arial" w:hAnsi="Arial" w:cs="Arial"/>
            <w:color w:val="000000"/>
            <w:kern w:val="0"/>
          </w:rPr>
          <w:delText xml:space="preserve">, 2016; Kahlon </w:delText>
        </w:r>
        <w:r w:rsidR="002838B7" w:rsidRPr="002838B7" w:rsidDel="006177E3">
          <w:rPr>
            <w:rFonts w:ascii="Arial" w:hAnsi="Arial" w:cs="Arial"/>
            <w:i/>
            <w:iCs/>
            <w:color w:val="000000"/>
            <w:kern w:val="0"/>
          </w:rPr>
          <w:delText>et al.</w:delText>
        </w:r>
        <w:r w:rsidR="002838B7" w:rsidRPr="002838B7" w:rsidDel="006177E3">
          <w:rPr>
            <w:rFonts w:ascii="Arial" w:hAnsi="Arial" w:cs="Arial"/>
            <w:color w:val="000000"/>
            <w:kern w:val="0"/>
          </w:rPr>
          <w:delText>, 2018)</w:delText>
        </w:r>
        <w:r w:rsidR="00CE79DD" w:rsidDel="006177E3">
          <w:rPr>
            <w:rFonts w:ascii="Arial" w:eastAsia="Times New Roman" w:hAnsi="Arial" w:cs="Arial"/>
            <w:color w:val="000000"/>
            <w:kern w:val="0"/>
            <w14:ligatures w14:val="none"/>
          </w:rPr>
          <w:fldChar w:fldCharType="end"/>
        </w:r>
        <w:r w:rsidR="00AF634C" w:rsidDel="006177E3">
          <w:rPr>
            <w:rFonts w:ascii="Arial" w:eastAsia="Times New Roman" w:hAnsi="Arial" w:cs="Arial"/>
            <w:color w:val="000000"/>
            <w:kern w:val="0"/>
            <w14:ligatures w14:val="none"/>
          </w:rPr>
          <w:delText xml:space="preserve">. </w:delText>
        </w:r>
      </w:del>
      <w:del w:id="250" w:author="Reviewer" w:date="2026-06-01T15:10:00Z" w16du:dateUtc="2026-06-01T20:10:00Z">
        <w:r w:rsidR="00AF634C" w:rsidDel="00386459">
          <w:rPr>
            <w:rFonts w:ascii="Arial" w:eastAsia="Times New Roman" w:hAnsi="Arial" w:cs="Arial"/>
            <w:color w:val="000000"/>
            <w:kern w:val="0"/>
            <w14:ligatures w14:val="none"/>
          </w:rPr>
          <w:delText xml:space="preserve">Heavy metals are </w:delText>
        </w:r>
        <w:r w:rsidR="00AF634C" w:rsidRPr="00292FF5" w:rsidDel="00386459">
          <w:rPr>
            <w:rFonts w:ascii="Arial" w:eastAsia="Times New Roman" w:hAnsi="Arial" w:cs="Arial"/>
            <w:color w:val="000000"/>
            <w:kern w:val="0"/>
            <w14:ligatures w14:val="none"/>
          </w:rPr>
          <w:delText>naturally occurring element</w:delText>
        </w:r>
        <w:r w:rsidR="00AF634C" w:rsidDel="00386459">
          <w:rPr>
            <w:rFonts w:ascii="Arial" w:eastAsia="Times New Roman" w:hAnsi="Arial" w:cs="Arial"/>
            <w:color w:val="000000"/>
            <w:kern w:val="0"/>
            <w14:ligatures w14:val="none"/>
          </w:rPr>
          <w:delText>s</w:delText>
        </w:r>
        <w:r w:rsidR="00AF634C" w:rsidRPr="00292FF5" w:rsidDel="00386459">
          <w:rPr>
            <w:rFonts w:ascii="Arial" w:eastAsia="Times New Roman" w:hAnsi="Arial" w:cs="Arial"/>
            <w:color w:val="000000"/>
            <w:kern w:val="0"/>
            <w14:ligatures w14:val="none"/>
          </w:rPr>
          <w:delText xml:space="preserve"> in the </w:delText>
        </w:r>
        <w:r w:rsidR="00FB49AE" w:rsidDel="00386459">
          <w:rPr>
            <w:rFonts w:ascii="Arial" w:eastAsia="Times New Roman" w:hAnsi="Arial" w:cs="Arial"/>
            <w:color w:val="000000"/>
            <w:kern w:val="0"/>
            <w14:ligatures w14:val="none"/>
          </w:rPr>
          <w:delText>E</w:delText>
        </w:r>
        <w:r w:rsidR="00AF634C" w:rsidRPr="00292FF5" w:rsidDel="00386459">
          <w:rPr>
            <w:rFonts w:ascii="Arial" w:eastAsia="Times New Roman" w:hAnsi="Arial" w:cs="Arial"/>
            <w:color w:val="000000"/>
            <w:kern w:val="0"/>
            <w14:ligatures w14:val="none"/>
          </w:rPr>
          <w:delText>arth’s crust and oceans</w:delText>
        </w:r>
        <w:r w:rsidR="00E64343" w:rsidDel="00386459">
          <w:rPr>
            <w:rFonts w:ascii="Arial" w:eastAsia="Times New Roman" w:hAnsi="Arial" w:cs="Arial"/>
            <w:color w:val="000000"/>
            <w:kern w:val="0"/>
            <w14:ligatures w14:val="none"/>
          </w:rPr>
          <w:delText>,</w:delText>
        </w:r>
        <w:r w:rsidR="00AF634C" w:rsidRPr="00292FF5" w:rsidDel="00386459">
          <w:rPr>
            <w:rFonts w:ascii="Arial" w:eastAsia="Times New Roman" w:hAnsi="Arial" w:cs="Arial"/>
            <w:color w:val="000000"/>
            <w:kern w:val="0"/>
            <w14:ligatures w14:val="none"/>
          </w:rPr>
          <w:delText xml:space="preserve"> </w:delText>
        </w:r>
        <w:r w:rsidR="00AF634C" w:rsidDel="00386459">
          <w:rPr>
            <w:rFonts w:ascii="Arial" w:eastAsia="Times New Roman" w:hAnsi="Arial" w:cs="Arial"/>
            <w:color w:val="000000"/>
            <w:kern w:val="0"/>
            <w14:ligatures w14:val="none"/>
          </w:rPr>
          <w:delText>but</w:delText>
        </w:r>
        <w:r w:rsidR="00692828" w:rsidDel="00386459">
          <w:rPr>
            <w:rFonts w:ascii="Arial" w:eastAsia="Times New Roman" w:hAnsi="Arial" w:cs="Arial"/>
            <w:color w:val="000000"/>
            <w:kern w:val="0"/>
            <w14:ligatures w14:val="none"/>
          </w:rPr>
          <w:delText xml:space="preserve"> </w:delText>
        </w:r>
        <w:r w:rsidR="00BE3C21" w:rsidDel="00386459">
          <w:rPr>
            <w:rFonts w:ascii="Arial" w:eastAsia="Times New Roman" w:hAnsi="Arial" w:cs="Arial"/>
            <w:color w:val="000000"/>
            <w:kern w:val="0"/>
            <w14:ligatures w14:val="none"/>
          </w:rPr>
          <w:delText>some</w:delText>
        </w:r>
        <w:r w:rsidR="00AF634C" w:rsidDel="00386459">
          <w:rPr>
            <w:rFonts w:ascii="Arial" w:eastAsia="Times New Roman" w:hAnsi="Arial" w:cs="Arial"/>
            <w:color w:val="000000"/>
            <w:kern w:val="0"/>
            <w14:ligatures w14:val="none"/>
          </w:rPr>
          <w:delText xml:space="preserve"> can be</w:delText>
        </w:r>
        <w:r w:rsidR="00AF634C" w:rsidRPr="00292FF5" w:rsidDel="00386459">
          <w:rPr>
            <w:rFonts w:ascii="Arial" w:eastAsia="Times New Roman" w:hAnsi="Arial" w:cs="Arial"/>
            <w:color w:val="000000"/>
            <w:kern w:val="0"/>
            <w14:ligatures w14:val="none"/>
          </w:rPr>
          <w:delText xml:space="preserve"> carcinogenic</w:delText>
        </w:r>
        <w:r w:rsidR="00BE3C21" w:rsidDel="00386459">
          <w:rPr>
            <w:rFonts w:ascii="Arial" w:eastAsia="Times New Roman" w:hAnsi="Arial" w:cs="Arial"/>
            <w:color w:val="000000"/>
            <w:kern w:val="0"/>
            <w14:ligatures w14:val="none"/>
          </w:rPr>
          <w:delText xml:space="preserve">, inhibit </w:delText>
        </w:r>
        <w:r w:rsidR="00BE3C21" w:rsidRPr="00BE3C21" w:rsidDel="00386459">
          <w:rPr>
            <w:rFonts w:ascii="Arial" w:eastAsia="Times New Roman" w:hAnsi="Arial" w:cs="Arial"/>
            <w:color w:val="000000"/>
            <w:kern w:val="0"/>
            <w14:ligatures w14:val="none"/>
          </w:rPr>
          <w:delText>acetylcholinesterase</w:delText>
        </w:r>
        <w:r w:rsidR="00BE3C21" w:rsidDel="00386459">
          <w:rPr>
            <w:rFonts w:ascii="Arial" w:eastAsia="Times New Roman" w:hAnsi="Arial" w:cs="Arial"/>
            <w:color w:val="000000"/>
            <w:kern w:val="0"/>
            <w14:ligatures w14:val="none"/>
          </w:rPr>
          <w:delText xml:space="preserve"> activity </w:delText>
        </w:r>
        <w:r w:rsidR="00BE3C21"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{"citationID":"jyL2SpqL","properties":{"formattedCitation":"(Devi {\\i{}et al.}, 1995)","plainCitation":"(Devi et al., 1995)","noteIndex":0},"citationItems":[{"id":490,"uris":["http://zotero.org/users/4161640/items/UHPNZ5L2"],"itemData":{"id":490,"type":"article-journal","container-title":"Bulletin of Environmental Contamination and Toxicology","issue":"5","journalAbbreviation":"Bull. Environ. Contam. Toxicol.","note":"publisher: [New York]: Springer-Verlag","page":"746–750","title":"Inhibition of acetylcholinesterase activity in the central nervous system of the red swamp crayfish, &lt;i&gt;Procambarus clarkii&lt;/i&gt;, by mercury, cadmium, and lead","volume":"55","author":[{"family":"Devi","given":"M"},{"family":"Fingerman","given":"M"},{"literal":"others"}],"issued":{"date-parts":[["1995"]]}}}],"schema":"https://github.com/citation-style-language/schema/raw/master/csl-citation.json"} </w:delInstrText>
        </w:r>
        <w:r w:rsidR="00BE3C21" w:rsidDel="00386459">
          <w:rPr>
            <w:rFonts w:ascii="Arial" w:eastAsia="Times New Roman" w:hAnsi="Arial" w:cs="Arial"/>
            <w:color w:val="000000"/>
            <w:kern w:val="0"/>
            <w14:ligatures w14:val="none"/>
          </w:rPr>
          <w:fldChar w:fldCharType="separate"/>
        </w:r>
        <w:r w:rsidR="00BE3C21" w:rsidRPr="00BE3C21" w:rsidDel="00386459">
          <w:rPr>
            <w:rFonts w:ascii="Arial" w:hAnsi="Arial" w:cs="Arial"/>
            <w:color w:val="000000"/>
            <w:kern w:val="0"/>
          </w:rPr>
          <w:delText xml:space="preserve">(Devi </w:delText>
        </w:r>
        <w:r w:rsidR="00BE3C21" w:rsidRPr="00BE3C21" w:rsidDel="00386459">
          <w:rPr>
            <w:rFonts w:ascii="Arial" w:hAnsi="Arial" w:cs="Arial"/>
            <w:i/>
            <w:iCs/>
            <w:color w:val="000000"/>
            <w:kern w:val="0"/>
          </w:rPr>
          <w:delText>et al.</w:delText>
        </w:r>
        <w:r w:rsidR="00BE3C21" w:rsidRPr="00BE3C21" w:rsidDel="00386459">
          <w:rPr>
            <w:rFonts w:ascii="Arial" w:hAnsi="Arial" w:cs="Arial"/>
            <w:color w:val="000000"/>
            <w:kern w:val="0"/>
          </w:rPr>
          <w:delText>, 1995)</w:delText>
        </w:r>
        <w:r w:rsidR="00BE3C21" w:rsidDel="00386459">
          <w:rPr>
            <w:rFonts w:ascii="Arial" w:eastAsia="Times New Roman" w:hAnsi="Arial" w:cs="Arial"/>
            <w:color w:val="000000"/>
            <w:kern w:val="0"/>
            <w14:ligatures w14:val="none"/>
          </w:rPr>
          <w:fldChar w:fldCharType="end"/>
        </w:r>
        <w:r w:rsidR="00BE3C21" w:rsidDel="00386459">
          <w:rPr>
            <w:rFonts w:ascii="Arial" w:eastAsia="Times New Roman" w:hAnsi="Arial" w:cs="Arial"/>
            <w:color w:val="000000"/>
            <w:kern w:val="0"/>
            <w14:ligatures w14:val="none"/>
          </w:rPr>
          <w:delText>,</w:delText>
        </w:r>
        <w:r w:rsidDel="00386459">
          <w:rPr>
            <w:rFonts w:ascii="Arial" w:eastAsia="Times New Roman" w:hAnsi="Arial" w:cs="Arial"/>
            <w:color w:val="000000"/>
            <w:kern w:val="0"/>
            <w14:ligatures w14:val="none"/>
          </w:rPr>
          <w:delText xml:space="preserve"> and</w:delText>
        </w:r>
        <w:r w:rsidR="00BE3C21" w:rsidDel="00386459">
          <w:rPr>
            <w:rFonts w:ascii="Arial" w:eastAsia="Times New Roman" w:hAnsi="Arial" w:cs="Arial"/>
            <w:color w:val="000000"/>
            <w:kern w:val="0"/>
            <w14:ligatures w14:val="none"/>
          </w:rPr>
          <w:delText xml:space="preserve"> have</w:delText>
        </w:r>
        <w:r w:rsidR="00AF634C" w:rsidRPr="00292FF5" w:rsidDel="00386459">
          <w:rPr>
            <w:rFonts w:ascii="Arial" w:eastAsia="Times New Roman" w:hAnsi="Arial" w:cs="Arial"/>
            <w:color w:val="000000"/>
            <w:kern w:val="0"/>
            <w14:ligatures w14:val="none"/>
          </w:rPr>
          <w:delText xml:space="preserve"> no known biological function</w:delText>
        </w:r>
        <w:r w:rsidR="00CE1082" w:rsidDel="00386459">
          <w:rPr>
            <w:rFonts w:ascii="Arial" w:eastAsia="Times New Roman" w:hAnsi="Arial" w:cs="Arial"/>
            <w:color w:val="000000"/>
            <w:kern w:val="0"/>
            <w14:ligatures w14:val="none"/>
          </w:rPr>
          <w:delText xml:space="preserve"> </w:delText>
        </w:r>
        <w:r w:rsidR="00CE1082"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{"citationID":"3uz2fYba","properties":{"formattedCitation":"(Spitz and Trudinger, 2019; Bibi {\\i{}et al.}, 2023; Jadaa and Mohammed, 2023)","plainCitation":"(Spitz and Trudinger, 2019; Bibi et al., 2023; Jadaa and Mohammed, 2023)","noteIndex":0},"citationItems":[{"id":129,"uris":["http://zotero.org/users/4161640/items/EAQUQACZ"],"itemData":{"id":129,"type":"chapter","container-title":"Mining and the Environment","page":"411–432","publisher":"CRC Press","title":"Metals, their biological functions and harmful impacts: metals are naturally occurring elements","author":[{"family":"Spitz","given":"Karlheinz"},{"family":"Trudinger","given":"John"}],"issued":{"date-parts":[["2019"]]}}},{"id":127,"uris":["http://zotero.org/users/4161640/items/EWN7B9SM"],"itemData":{"id":127,"type":"article-journal","container-title":"Pure and Applied Biology","issue":"2","journalAbbreviation":"Pure Appl Biol","page":"835–847","title":"Essential and non-essential heavy metals sources and impacts on human health and plants","volume":"12","author":[{"family":"Bibi","given":"Maria"},{"family":"Samiullah","given":"Farida Behlil"},{"family":"Saba Afzal","given":"Sahifa"}],"issued":{"date-parts":[["2023"]]}}},{"id":128,"uris":["http://zotero.org/users/4161640/items/WCMJVVWZ"],"itemData":{"id":128,"type":"article-journal","container-title":"Journal of Ecological Engineering","issue":"6","language":"J Ecol Eng","note":"publisher: Polskie Towarzystwo Inżynierii Ekologicznej","page":"249–271","title":"Heavy metals–definition, natural and anthropogenic sources of releasing into ecosystems, toxicity, and removal methods–an overview study","volume":"24","author":[{"family":"Jadaa","given":"Waleed"},{"family":"Mohammed","given":"Hamad"}],"issued":{"date-parts":[["2023"]]}}}],"schema":"https://github.com/citation-style-language/schema/raw/master/csl-citation.json"} </w:delInstrText>
        </w:r>
        <w:r w:rsidR="00CE1082" w:rsidDel="00386459">
          <w:rPr>
            <w:rFonts w:ascii="Arial" w:eastAsia="Times New Roman" w:hAnsi="Arial" w:cs="Arial"/>
            <w:color w:val="000000"/>
            <w:kern w:val="0"/>
            <w14:ligatures w14:val="none"/>
          </w:rPr>
          <w:fldChar w:fldCharType="separate"/>
        </w:r>
        <w:r w:rsidR="002838B7" w:rsidRPr="002838B7" w:rsidDel="00386459">
          <w:rPr>
            <w:rFonts w:ascii="Arial" w:hAnsi="Arial" w:cs="Arial"/>
            <w:color w:val="000000"/>
            <w:kern w:val="0"/>
          </w:rPr>
          <w:delText xml:space="preserve">(Spitz and Trudinger, 2019; Bibi </w:delText>
        </w:r>
        <w:r w:rsidR="002838B7" w:rsidRPr="002838B7" w:rsidDel="00386459">
          <w:rPr>
            <w:rFonts w:ascii="Arial" w:hAnsi="Arial" w:cs="Arial"/>
            <w:i/>
            <w:iCs/>
            <w:color w:val="000000"/>
            <w:kern w:val="0"/>
          </w:rPr>
          <w:delText>et al.</w:delText>
        </w:r>
        <w:r w:rsidR="002838B7" w:rsidRPr="002838B7" w:rsidDel="00386459">
          <w:rPr>
            <w:rFonts w:ascii="Arial" w:hAnsi="Arial" w:cs="Arial"/>
            <w:color w:val="000000"/>
            <w:kern w:val="0"/>
          </w:rPr>
          <w:delText>, 2023; Jadaa and Mohammed, 2023)</w:delText>
        </w:r>
        <w:r w:rsidR="00CE1082" w:rsidDel="00386459">
          <w:rPr>
            <w:rFonts w:ascii="Arial" w:eastAsia="Times New Roman" w:hAnsi="Arial" w:cs="Arial"/>
            <w:color w:val="000000"/>
            <w:kern w:val="0"/>
            <w14:ligatures w14:val="none"/>
          </w:rPr>
          <w:fldChar w:fldCharType="end"/>
        </w:r>
        <w:r w:rsidR="00AF634C" w:rsidRPr="00292FF5" w:rsidDel="00386459">
          <w:rPr>
            <w:rFonts w:ascii="Arial" w:eastAsia="Times New Roman" w:hAnsi="Arial" w:cs="Arial"/>
            <w:color w:val="000000"/>
            <w:kern w:val="0"/>
            <w14:ligatures w14:val="none"/>
          </w:rPr>
          <w:delText>.</w:delText>
        </w:r>
        <w:r w:rsidR="00AF634C" w:rsidDel="00386459">
          <w:rPr>
            <w:rFonts w:ascii="Arial" w:eastAsia="Times New Roman" w:hAnsi="Arial" w:cs="Arial"/>
            <w:color w:val="000000"/>
            <w:kern w:val="0"/>
            <w14:ligatures w14:val="none"/>
          </w:rPr>
          <w:delText xml:space="preserve"> </w:delText>
        </w:r>
      </w:del>
      <w:moveFromRangeStart w:id="251" w:author="Reviewer" w:date="2026-06-01T14:47:00Z" w:name="move231217651"/>
      <w:moveFrom w:id="252" w:author="Reviewer" w:date="2026-06-01T14:47:00Z" w16du:dateUtc="2026-06-01T19:47:00Z">
        <w:del w:id="253" w:author="Reviewer" w:date="2026-06-01T15:10:00Z" w16du:dateUtc="2026-06-01T20:10:00Z">
          <w:r w:rsidR="00AF634C" w:rsidRPr="00292FF5" w:rsidDel="00386459">
            <w:rPr>
              <w:rFonts w:ascii="Arial" w:eastAsia="Times New Roman" w:hAnsi="Arial" w:cs="Arial"/>
              <w:color w:val="000000"/>
              <w:kern w:val="0"/>
              <w14:ligatures w14:val="none"/>
            </w:rPr>
            <w:delText xml:space="preserve">Despite efforts to </w:delText>
          </w:r>
          <w:r w:rsidR="00692828" w:rsidDel="00386459">
            <w:rPr>
              <w:rFonts w:ascii="Arial" w:eastAsia="Times New Roman" w:hAnsi="Arial" w:cs="Arial"/>
              <w:color w:val="000000"/>
              <w:kern w:val="0"/>
              <w14:ligatures w14:val="none"/>
            </w:rPr>
            <w:delText>reduce</w:delText>
          </w:r>
          <w:r w:rsidR="00AF634C" w:rsidRPr="00292FF5" w:rsidDel="00386459">
            <w:rPr>
              <w:rFonts w:ascii="Arial" w:eastAsia="Times New Roman" w:hAnsi="Arial" w:cs="Arial"/>
              <w:color w:val="000000"/>
              <w:kern w:val="0"/>
              <w14:ligatures w14:val="none"/>
            </w:rPr>
            <w:delText xml:space="preserve"> and regulate </w:delText>
          </w:r>
          <w:r w:rsidR="00AF634C" w:rsidDel="00386459">
            <w:rPr>
              <w:rFonts w:ascii="Arial" w:eastAsia="Times New Roman" w:hAnsi="Arial" w:cs="Arial"/>
              <w:color w:val="000000"/>
              <w:kern w:val="0"/>
              <w14:ligatures w14:val="none"/>
            </w:rPr>
            <w:delText>heavy metal</w:delText>
          </w:r>
          <w:r w:rsidR="00AF634C" w:rsidRPr="00292FF5" w:rsidDel="00386459">
            <w:rPr>
              <w:rFonts w:ascii="Arial" w:eastAsia="Times New Roman" w:hAnsi="Arial" w:cs="Arial"/>
              <w:color w:val="000000"/>
              <w:kern w:val="0"/>
              <w14:ligatures w14:val="none"/>
            </w:rPr>
            <w:delText xml:space="preserve"> </w:delText>
          </w:r>
          <w:r w:rsidR="00AF634C" w:rsidDel="00386459">
            <w:rPr>
              <w:rFonts w:ascii="Arial" w:eastAsia="Times New Roman" w:hAnsi="Arial" w:cs="Arial"/>
              <w:color w:val="000000"/>
              <w:kern w:val="0"/>
              <w14:ligatures w14:val="none"/>
            </w:rPr>
            <w:delText>contamination</w:delText>
          </w:r>
          <w:r w:rsidR="00AF634C" w:rsidRPr="00292FF5" w:rsidDel="00386459">
            <w:rPr>
              <w:rFonts w:ascii="Arial" w:eastAsia="Times New Roman" w:hAnsi="Arial" w:cs="Arial"/>
              <w:color w:val="000000"/>
              <w:kern w:val="0"/>
              <w14:ligatures w14:val="none"/>
            </w:rPr>
            <w:delText xml:space="preserve"> </w:delText>
          </w:r>
          <w:r w:rsidR="00FB49AE" w:rsidDel="00386459">
            <w:rPr>
              <w:rFonts w:ascii="Arial" w:eastAsia="Times New Roman" w:hAnsi="Arial" w:cs="Arial"/>
              <w:color w:val="000000"/>
              <w:kern w:val="0"/>
              <w14:ligatures w14:val="none"/>
            </w:rPr>
            <w:delText>over</w:delText>
          </w:r>
          <w:r w:rsidR="00AF634C" w:rsidRPr="00292FF5" w:rsidDel="00386459">
            <w:rPr>
              <w:rFonts w:ascii="Arial" w:eastAsia="Times New Roman" w:hAnsi="Arial" w:cs="Arial"/>
              <w:color w:val="000000"/>
              <w:kern w:val="0"/>
              <w14:ligatures w14:val="none"/>
            </w:rPr>
            <w:delText xml:space="preserve"> the </w:delText>
          </w:r>
          <w:r w:rsidR="00692828" w:rsidDel="00386459">
            <w:rPr>
              <w:rFonts w:ascii="Arial" w:eastAsia="Times New Roman" w:hAnsi="Arial" w:cs="Arial"/>
              <w:color w:val="000000"/>
              <w:kern w:val="0"/>
              <w14:ligatures w14:val="none"/>
            </w:rPr>
            <w:delText>past</w:delText>
          </w:r>
          <w:r w:rsidR="00AF634C" w:rsidRPr="00292FF5" w:rsidDel="00386459">
            <w:rPr>
              <w:rFonts w:ascii="Arial" w:eastAsia="Times New Roman" w:hAnsi="Arial" w:cs="Arial"/>
              <w:color w:val="000000"/>
              <w:kern w:val="0"/>
              <w14:ligatures w14:val="none"/>
            </w:rPr>
            <w:delText xml:space="preserve"> decade</w:delText>
          </w:r>
          <w:r w:rsidR="00CE1082" w:rsidDel="00386459">
            <w:rPr>
              <w:rFonts w:ascii="Arial" w:eastAsia="Times New Roman" w:hAnsi="Arial" w:cs="Arial"/>
              <w:color w:val="000000"/>
              <w:kern w:val="0"/>
              <w14:ligatures w14:val="none"/>
            </w:rPr>
            <w:delText xml:space="preserve"> </w:delText>
          </w:r>
          <w:r w:rsidR="00CE1082"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{"citationID":"218nSpQg","properties":{"formattedCitation":"(Marini {\\i{}et al.}, 2020; Singh {\\i{}et al.}, 2023)","plainCitation":"(Marini et al., 2020; Singh et al., 2023)","noteIndex":0},"citationItems":[{"id":130,"uris":["http://zotero.org/users/4161640/items/6WB2MH56"],"itemData":{"id":130,"type":"article-journal","container-title":"Science of The Total Environment","DOI":"10.1016/j.scitotenv.2020.140876","ISSN":"00489697","journalAbbreviation":"Sci Total Environ","language":"en","page":"140876","source":"DOI.org (Crossref)","title":"The new fertilizer regulation: a starting point for cadmium control in European arable soils?","title-short":"The new fertilizer regulation","volume":"745","author":[{"family":"Marini","given":"Michele"},{"family":"Caro","given":"Dario"},{"family":"Thomsen","given":"Marianne"}],"issued":{"date-parts":[["2020",11]]}}},{"id":131,"uris":["http://zotero.org/users/4161640/items/WKCG85E2"],"itemData":{"id":131,"type":"article-journal","abstract":"Urbanization and industrialization are responsible for environmental contamination in the air, water, and soil. These activities also generate large amounts of heavy metal ions in the environment, and these contaminants cause various types of health issues in humans and other animals. Hexavalent chromium, lead, and cadmium are toxic heavy metal ions that come into the environment through several industrial processes, such as tanning, electroplating, coal mining, agricultural activities, the steel industry, and chrome plating. Several physical and chemical methods are generally used for the heavy metal decontamination of wastewater. These methods have some disadvantages, including the generation of secondary toxic sludge and high operational costs. Hence, there is a need to develop a cost-effective and eco-friendly method for the removal of heavy metal ions from polluted areas. Biological methods are generally considered eco-friendly and cost-effective. This review focuses on heavy metal contamination, its toxicity, and eco-friendly approaches for the removal of heavy metals from contaminated sites.","container-title":"Toxics","DOI":"10.3390/toxics11020147","ISSN":"2305-6304","issue":"2","journalAbbreviation":"Toxics","language":"en","license":"https://creativecommons.org/licenses/by/4.0/","page":"147","source":"DOI.org (Crossref)","title":"Heavy metal contamination in the aquatic ecosystem: toxicity and its remediation using eco-friendly approaches","title-short":"Heavy Metal Contamination in the Aquatic Ecosystem","volume":"11","author":[{"family":"Singh","given":"Veer"},{"family":"Singh","given":"Nidhi"},{"family":"Rai","given":"Sachchida Nand"},{"family":"Kumar","given":"Ashish"},{"family":"Singh","given":"Anurag Kumar"},{"family":"Singh","given":"Mohan P."},{"family":"Sahoo","given":"Ansuman"},{"family":"Shekhar","given":"Shashank"},{"family":"Vamanu","given":"Emanuel"},{"family":"Mishra","given":"Vishal"}],"issued":{"date-parts":[["2023",2,3]]}}}],"schema":"https://github.com/citation-style-language/schema/raw/master/csl-citation.json"} </w:delInstrText>
          </w:r>
          <w:r w:rsidR="00CE1082" w:rsidDel="00386459">
            <w:rPr>
              <w:rFonts w:ascii="Arial" w:eastAsia="Times New Roman" w:hAnsi="Arial" w:cs="Arial"/>
              <w:color w:val="000000"/>
              <w:kern w:val="0"/>
              <w14:ligatures w14:val="none"/>
            </w:rPr>
            <w:fldChar w:fldCharType="separate"/>
          </w:r>
          <w:r w:rsidR="002838B7" w:rsidRPr="002838B7" w:rsidDel="00386459">
            <w:rPr>
              <w:rFonts w:ascii="Arial" w:hAnsi="Arial" w:cs="Arial"/>
              <w:color w:val="000000"/>
              <w:kern w:val="0"/>
            </w:rPr>
            <w:delText xml:space="preserve">(Marini </w:delText>
          </w:r>
          <w:r w:rsidR="002838B7" w:rsidRPr="002838B7" w:rsidDel="00386459">
            <w:rPr>
              <w:rFonts w:ascii="Arial" w:hAnsi="Arial" w:cs="Arial"/>
              <w:i/>
              <w:iCs/>
              <w:color w:val="000000"/>
              <w:kern w:val="0"/>
            </w:rPr>
            <w:delText>et al.</w:delText>
          </w:r>
          <w:r w:rsidR="002838B7" w:rsidRPr="002838B7" w:rsidDel="00386459">
            <w:rPr>
              <w:rFonts w:ascii="Arial" w:hAnsi="Arial" w:cs="Arial"/>
              <w:color w:val="000000"/>
              <w:kern w:val="0"/>
            </w:rPr>
            <w:delText xml:space="preserve">, 2020; Singh </w:delText>
          </w:r>
          <w:r w:rsidR="002838B7" w:rsidRPr="002838B7" w:rsidDel="00386459">
            <w:rPr>
              <w:rFonts w:ascii="Arial" w:hAnsi="Arial" w:cs="Arial"/>
              <w:i/>
              <w:iCs/>
              <w:color w:val="000000"/>
              <w:kern w:val="0"/>
            </w:rPr>
            <w:delText>et al.</w:delText>
          </w:r>
          <w:r w:rsidR="002838B7" w:rsidRPr="002838B7" w:rsidDel="00386459">
            <w:rPr>
              <w:rFonts w:ascii="Arial" w:hAnsi="Arial" w:cs="Arial"/>
              <w:color w:val="000000"/>
              <w:kern w:val="0"/>
            </w:rPr>
            <w:delText>, 2023)</w:delText>
          </w:r>
          <w:r w:rsidR="00CE1082" w:rsidDel="00386459">
            <w:rPr>
              <w:rFonts w:ascii="Arial" w:eastAsia="Times New Roman" w:hAnsi="Arial" w:cs="Arial"/>
              <w:color w:val="000000"/>
              <w:kern w:val="0"/>
              <w14:ligatures w14:val="none"/>
            </w:rPr>
            <w:fldChar w:fldCharType="end"/>
          </w:r>
          <w:r w:rsidR="00AF634C" w:rsidRPr="00292FF5" w:rsidDel="00386459">
            <w:rPr>
              <w:rFonts w:ascii="Arial" w:eastAsia="Times New Roman" w:hAnsi="Arial" w:cs="Arial"/>
              <w:color w:val="000000"/>
              <w:kern w:val="0"/>
              <w14:ligatures w14:val="none"/>
            </w:rPr>
            <w:delText xml:space="preserve">, </w:delText>
          </w:r>
          <w:r w:rsidR="00AF634C" w:rsidDel="00386459">
            <w:rPr>
              <w:rFonts w:ascii="Arial" w:eastAsia="Times New Roman" w:hAnsi="Arial" w:cs="Arial"/>
              <w:color w:val="000000"/>
              <w:kern w:val="0"/>
              <w14:ligatures w14:val="none"/>
            </w:rPr>
            <w:delText xml:space="preserve">these natural toxins </w:delText>
          </w:r>
          <w:r w:rsidR="00AF634C" w:rsidRPr="00292FF5" w:rsidDel="00386459">
            <w:rPr>
              <w:rFonts w:ascii="Arial" w:eastAsia="Times New Roman" w:hAnsi="Arial" w:cs="Arial"/>
              <w:color w:val="000000"/>
              <w:kern w:val="0"/>
              <w14:ligatures w14:val="none"/>
            </w:rPr>
            <w:delText xml:space="preserve">persist in our aquatic environments and </w:delText>
          </w:r>
          <w:r w:rsidR="00FB49AE" w:rsidDel="00386459">
            <w:rPr>
              <w:rFonts w:ascii="Arial" w:eastAsia="Times New Roman" w:hAnsi="Arial" w:cs="Arial"/>
              <w:color w:val="000000"/>
              <w:kern w:val="0"/>
              <w14:ligatures w14:val="none"/>
            </w:rPr>
            <w:delText>continue</w:delText>
          </w:r>
          <w:r w:rsidR="00AF634C" w:rsidRPr="00292FF5" w:rsidDel="00386459">
            <w:rPr>
              <w:rFonts w:ascii="Arial" w:eastAsia="Times New Roman" w:hAnsi="Arial" w:cs="Arial"/>
              <w:color w:val="000000"/>
              <w:kern w:val="0"/>
              <w14:ligatures w14:val="none"/>
            </w:rPr>
            <w:delText xml:space="preserve"> </w:delText>
          </w:r>
          <w:r w:rsidR="00FB49AE" w:rsidDel="00386459">
            <w:rPr>
              <w:rFonts w:ascii="Arial" w:eastAsia="Times New Roman" w:hAnsi="Arial" w:cs="Arial"/>
              <w:color w:val="000000"/>
              <w:kern w:val="0"/>
              <w14:ligatures w14:val="none"/>
            </w:rPr>
            <w:delText>to</w:delText>
          </w:r>
          <w:r w:rsidR="00AF634C" w:rsidRPr="00292FF5" w:rsidDel="00386459">
            <w:rPr>
              <w:rFonts w:ascii="Arial" w:eastAsia="Times New Roman" w:hAnsi="Arial" w:cs="Arial"/>
              <w:color w:val="000000"/>
              <w:kern w:val="0"/>
              <w14:ligatures w14:val="none"/>
            </w:rPr>
            <w:delText xml:space="preserve"> </w:delText>
          </w:r>
          <w:r w:rsidR="00AF634C" w:rsidDel="00386459">
            <w:rPr>
              <w:rFonts w:ascii="Arial" w:eastAsia="Times New Roman" w:hAnsi="Arial" w:cs="Arial"/>
              <w:color w:val="000000"/>
              <w:kern w:val="0"/>
              <w14:ligatures w14:val="none"/>
            </w:rPr>
            <w:delText>progress</w:delText>
          </w:r>
          <w:r w:rsidR="00AF634C" w:rsidRPr="00292FF5" w:rsidDel="00386459">
            <w:rPr>
              <w:rFonts w:ascii="Arial" w:eastAsia="Times New Roman" w:hAnsi="Arial" w:cs="Arial"/>
              <w:color w:val="000000"/>
              <w:kern w:val="0"/>
              <w14:ligatures w14:val="none"/>
            </w:rPr>
            <w:delText xml:space="preserve"> within aquatic food webs</w:delText>
          </w:r>
          <w:r w:rsidDel="00386459">
            <w:rPr>
              <w:rFonts w:ascii="Arial" w:eastAsia="Times New Roman" w:hAnsi="Arial" w:cs="Arial"/>
              <w:color w:val="000000"/>
              <w:kern w:val="0"/>
              <w14:ligatures w14:val="none"/>
            </w:rPr>
            <w:delText xml:space="preserve"> </w:delText>
          </w:r>
          <w:r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{"citationID":"fSj9Z8fS","properties":{"formattedCitation":"(Croteau {\\i{}et al.}, 2005; Ali {\\i{}et al.}, 2019; Edo {\\i{}et al.}, 2024)","plainCitation":"(Croteau et al., 2005; Ali et al., 2019; Edo et al., 2024)","noteIndex":0},"citationItems":[{"id":136,"uris":["http://zotero.org/users/4161640/items/JKJ68BKF"],"itemData":{"id":136,"type":"article-journal","container-title":"Limnology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Robin"}],"issued":{"date-parts":[["2005",9]]}}},{"id":134,"uris":["http://zotero.org/users/4161640/items/F6AYIMMP"],"itemData":{"id":134,"type":"article-journal","container-title":"Journal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133,"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delInstrText>
          </w:r>
          <w:r w:rsidDel="00386459">
            <w:rPr>
              <w:rFonts w:ascii="Arial" w:eastAsia="Times New Roman" w:hAnsi="Arial" w:cs="Arial"/>
              <w:color w:val="000000"/>
              <w:kern w:val="0"/>
              <w14:ligatures w14:val="none"/>
            </w:rPr>
            <w:fldChar w:fldCharType="separate"/>
          </w:r>
          <w:r w:rsidR="002838B7" w:rsidRPr="002838B7" w:rsidDel="00386459">
            <w:rPr>
              <w:rFonts w:ascii="Arial" w:hAnsi="Arial" w:cs="Arial"/>
              <w:color w:val="000000"/>
              <w:kern w:val="0"/>
            </w:rPr>
            <w:delText xml:space="preserve">(Croteau </w:delText>
          </w:r>
          <w:r w:rsidR="002838B7" w:rsidRPr="002838B7" w:rsidDel="00386459">
            <w:rPr>
              <w:rFonts w:ascii="Arial" w:hAnsi="Arial" w:cs="Arial"/>
              <w:i/>
              <w:iCs/>
              <w:color w:val="000000"/>
              <w:kern w:val="0"/>
            </w:rPr>
            <w:delText>et al.</w:delText>
          </w:r>
          <w:r w:rsidR="002838B7" w:rsidRPr="002838B7" w:rsidDel="00386459">
            <w:rPr>
              <w:rFonts w:ascii="Arial" w:hAnsi="Arial" w:cs="Arial"/>
              <w:color w:val="000000"/>
              <w:kern w:val="0"/>
            </w:rPr>
            <w:delText xml:space="preserve">, 2005; Ali </w:delText>
          </w:r>
          <w:r w:rsidR="002838B7" w:rsidRPr="002838B7" w:rsidDel="00386459">
            <w:rPr>
              <w:rFonts w:ascii="Arial" w:hAnsi="Arial" w:cs="Arial"/>
              <w:i/>
              <w:iCs/>
              <w:color w:val="000000"/>
              <w:kern w:val="0"/>
            </w:rPr>
            <w:delText>et al.</w:delText>
          </w:r>
          <w:r w:rsidR="002838B7" w:rsidRPr="002838B7" w:rsidDel="00386459">
            <w:rPr>
              <w:rFonts w:ascii="Arial" w:hAnsi="Arial" w:cs="Arial"/>
              <w:color w:val="000000"/>
              <w:kern w:val="0"/>
            </w:rPr>
            <w:delText xml:space="preserve">, 2019; Edo </w:delText>
          </w:r>
          <w:r w:rsidR="002838B7" w:rsidRPr="002838B7" w:rsidDel="00386459">
            <w:rPr>
              <w:rFonts w:ascii="Arial" w:hAnsi="Arial" w:cs="Arial"/>
              <w:i/>
              <w:iCs/>
              <w:color w:val="000000"/>
              <w:kern w:val="0"/>
            </w:rPr>
            <w:delText>et al.</w:delText>
          </w:r>
          <w:r w:rsidR="002838B7" w:rsidRPr="002838B7" w:rsidDel="00386459">
            <w:rPr>
              <w:rFonts w:ascii="Arial" w:hAnsi="Arial" w:cs="Arial"/>
              <w:color w:val="000000"/>
              <w:kern w:val="0"/>
            </w:rPr>
            <w:delText>, 2024)</w:delText>
          </w:r>
          <w:r w:rsidDel="00386459">
            <w:rPr>
              <w:rFonts w:ascii="Arial" w:eastAsia="Times New Roman" w:hAnsi="Arial" w:cs="Arial"/>
              <w:color w:val="000000"/>
              <w:kern w:val="0"/>
              <w14:ligatures w14:val="none"/>
            </w:rPr>
            <w:fldChar w:fldCharType="end"/>
          </w:r>
          <w:r w:rsidR="00AF634C" w:rsidRPr="00292FF5" w:rsidDel="00386459">
            <w:rPr>
              <w:rFonts w:ascii="Arial" w:eastAsia="Times New Roman" w:hAnsi="Arial" w:cs="Arial"/>
              <w:color w:val="000000"/>
              <w:kern w:val="0"/>
              <w14:ligatures w14:val="none"/>
            </w:rPr>
            <w:delText>.</w:delText>
          </w:r>
          <w:r w:rsidR="00AF634C" w:rsidDel="00386459">
            <w:rPr>
              <w:rFonts w:ascii="Arial" w:eastAsia="Times New Roman" w:hAnsi="Arial" w:cs="Arial"/>
              <w:color w:val="000000"/>
              <w:kern w:val="0"/>
              <w14:ligatures w14:val="none"/>
            </w:rPr>
            <w:delText xml:space="preserve"> </w:delText>
          </w:r>
        </w:del>
      </w:moveFrom>
      <w:moveFromRangeStart w:id="254" w:author="Reviewer" w:date="2026-06-01T14:42:00Z" w:name="move231217339"/>
      <w:moveFromRangeEnd w:id="251"/>
      <w:moveFrom w:id="255" w:author="Reviewer" w:date="2026-06-01T14:42:00Z" w16du:dateUtc="2026-06-01T19:42:00Z">
        <w:del w:id="256" w:author="Reviewer" w:date="2026-06-01T15:10:00Z" w16du:dateUtc="2026-06-01T20:10:00Z">
          <w:r w:rsidR="003B7302" w:rsidDel="00386459">
            <w:rPr>
              <w:rFonts w:ascii="Arial" w:eastAsia="Times New Roman" w:hAnsi="Arial" w:cs="Arial"/>
              <w:kern w:val="0"/>
              <w14:ligatures w14:val="none"/>
            </w:rPr>
            <w:delText>P</w:delText>
          </w:r>
          <w:r w:rsidR="003B7302" w:rsidRPr="00224081" w:rsidDel="00386459">
            <w:rPr>
              <w:rFonts w:ascii="Arial" w:eastAsia="Times New Roman" w:hAnsi="Arial" w:cs="Arial"/>
              <w:kern w:val="0"/>
              <w14:ligatures w14:val="none"/>
            </w:rPr>
            <w:delText>er- and polyfluoroalkyl substance</w:delText>
          </w:r>
          <w:r w:rsidR="003B7302" w:rsidDel="00386459">
            <w:rPr>
              <w:rFonts w:ascii="Arial" w:eastAsia="Times New Roman" w:hAnsi="Arial" w:cs="Arial"/>
              <w:kern w:val="0"/>
              <w14:ligatures w14:val="none"/>
            </w:rPr>
            <w:delText>s (PFASs)</w:delText>
          </w:r>
          <w:r w:rsidR="00E25081" w:rsidDel="00386459">
            <w:rPr>
              <w:rFonts w:ascii="Arial" w:eastAsia="Times New Roman" w:hAnsi="Arial" w:cs="Arial"/>
              <w:kern w:val="0"/>
              <w14:ligatures w14:val="none"/>
            </w:rPr>
            <w:delText xml:space="preserve"> are emerging contaminants of concern </w:delText>
          </w:r>
          <w:r w:rsidR="00E25081" w:rsidDel="00386459">
            <w:rPr>
              <w:rFonts w:ascii="Arial" w:eastAsia="Times New Roman" w:hAnsi="Arial" w:cs="Arial"/>
              <w:kern w:val="0"/>
              <w14:ligatures w14:val="none"/>
            </w:rPr>
            <w:fldChar w:fldCharType="begin"/>
          </w:r>
          <w:r w:rsidR="00E25081" w:rsidDel="00386459">
            <w:rPr>
              <w:rFonts w:ascii="Arial" w:eastAsia="Times New Roman" w:hAnsi="Arial" w:cs="Arial"/>
              <w:kern w:val="0"/>
              <w14:ligatures w14:val="none"/>
            </w:rPr>
            <w:delInstrText xml:space="preserve"> ADDIN ZOTERO_ITEM CSL_CITATION {"citationID":"c2VEm8r2","properties":{"formattedCitation":"(Abunada {\\i{}et al.}, 2020)","plainCitation":"(Abunada et al., 2020)","noteIndex":0},"citationItems":[{"id":216,"uris":["http://zotero.org/users/4161640/items/3I2ZR49X"],"itemData":{"id":216,"type":"article-journal","container-title":"Water","DOI":"10.3390/w12123590","ISSN":"2073-4441","issue":"12","journalAbbreviation":"Water","language":"en","license":"https://creativecommons.org/licenses/by/4.0/","page":"3590","source":"DOI.org (Crossref)","title":"An overview of per- and polyfluoroalkyl substances (PFAS) in the environment: source, fate, risk and regulations","title-short":"An Overview of Per- and Polyfluoroalkyl Substances (PFAS) in the Environment","volume":"12","author":[{"family":"Abunada","given":"Ziyad"},{"family":"Alazaiza","given":"Motasem Y. D."},{"family":"Bashir","given":"Mohammed J. K."}],"issued":{"date-parts":[["2020",12,21]]}}}],"schema":"https://github.com/citation-style-language/schema/raw/master/csl-citation.json"} </w:delInstrText>
          </w:r>
          <w:r w:rsidR="00E25081" w:rsidDel="00386459">
            <w:rPr>
              <w:rFonts w:ascii="Arial" w:eastAsia="Times New Roman" w:hAnsi="Arial" w:cs="Arial"/>
              <w:kern w:val="0"/>
              <w14:ligatures w14:val="none"/>
            </w:rPr>
            <w:fldChar w:fldCharType="separate"/>
          </w:r>
          <w:r w:rsidR="00E25081" w:rsidRPr="00E25081" w:rsidDel="00386459">
            <w:rPr>
              <w:rFonts w:ascii="Arial" w:hAnsi="Arial" w:cs="Arial"/>
              <w:kern w:val="0"/>
            </w:rPr>
            <w:delText xml:space="preserve">(Abunada </w:delText>
          </w:r>
          <w:r w:rsidR="00E25081" w:rsidRPr="00E25081" w:rsidDel="00386459">
            <w:rPr>
              <w:rFonts w:ascii="Arial" w:hAnsi="Arial" w:cs="Arial"/>
              <w:i/>
              <w:iCs/>
              <w:kern w:val="0"/>
            </w:rPr>
            <w:delText>et al.</w:delText>
          </w:r>
          <w:r w:rsidR="00E25081" w:rsidRPr="00E25081" w:rsidDel="00386459">
            <w:rPr>
              <w:rFonts w:ascii="Arial" w:hAnsi="Arial" w:cs="Arial"/>
              <w:kern w:val="0"/>
            </w:rPr>
            <w:delText>, 2020)</w:delText>
          </w:r>
          <w:r w:rsidR="00E25081" w:rsidDel="00386459">
            <w:rPr>
              <w:rFonts w:ascii="Arial" w:eastAsia="Times New Roman" w:hAnsi="Arial" w:cs="Arial"/>
              <w:kern w:val="0"/>
              <w14:ligatures w14:val="none"/>
            </w:rPr>
            <w:fldChar w:fldCharType="end"/>
          </w:r>
          <w:r w:rsidR="00E25081" w:rsidDel="00386459">
            <w:rPr>
              <w:rFonts w:ascii="Arial" w:eastAsia="Times New Roman" w:hAnsi="Arial" w:cs="Arial"/>
              <w:kern w:val="0"/>
              <w14:ligatures w14:val="none"/>
            </w:rPr>
            <w:delText xml:space="preserve"> and</w:delText>
          </w:r>
          <w:r w:rsidR="003B7302" w:rsidDel="00386459">
            <w:rPr>
              <w:rFonts w:ascii="Arial" w:eastAsia="Times New Roman" w:hAnsi="Arial" w:cs="Arial"/>
              <w:kern w:val="0"/>
              <w14:ligatures w14:val="none"/>
            </w:rPr>
            <w:delText xml:space="preserve"> have been used </w:delText>
          </w:r>
          <w:r w:rsidR="00E25081" w:rsidDel="00386459">
            <w:rPr>
              <w:rFonts w:ascii="Arial" w:eastAsia="Times New Roman" w:hAnsi="Arial" w:cs="Arial"/>
              <w:kern w:val="0"/>
              <w14:ligatures w14:val="none"/>
            </w:rPr>
            <w:delText xml:space="preserve">in various industrial applications </w:delText>
          </w:r>
          <w:r w:rsidR="003B7302" w:rsidDel="00386459">
            <w:rPr>
              <w:rFonts w:ascii="Arial" w:eastAsia="Times New Roman" w:hAnsi="Arial" w:cs="Arial"/>
              <w:kern w:val="0"/>
              <w14:ligatures w14:val="none"/>
            </w:rPr>
            <w:delText xml:space="preserve">since at least the 1950s </w:delText>
          </w:r>
          <w:r w:rsidR="003B7302" w:rsidDel="00386459">
            <w:rPr>
              <w:rFonts w:ascii="Arial" w:eastAsia="Times New Roman" w:hAnsi="Arial" w:cs="Arial"/>
              <w:kern w:val="0"/>
              <w14:ligatures w14:val="none"/>
            </w:rPr>
            <w:fldChar w:fldCharType="begin"/>
          </w:r>
          <w:r w:rsidR="00E95E6A" w:rsidDel="00386459">
            <w:rPr>
              <w:rFonts w:ascii="Arial" w:eastAsia="Times New Roman" w:hAnsi="Arial" w:cs="Arial"/>
              <w:kern w:val="0"/>
              <w14:ligatures w14:val="none"/>
            </w:rPr>
            <w:delInstrText xml:space="preserve"> ADDIN ZOTERO_ITEM CSL_CITATION {"citationID":"LQGYbYIb","properties":{"formattedCitation":"(Gaines, 2023)","plainCitation":"(Gaines, 2023)","noteIndex":0},"citationItems":[{"id":222,"uris":["http://zotero.org/users/4161640/items/H8NWSC7H"],"itemData":{"id":222,"type":"article-journal","abstract":"Abstract\n            \n              Background\n              Per</w:delInstrText>
          </w:r>
          <w:r w:rsidR="00E95E6A" w:rsidDel="00386459">
            <w:rPr>
              <w:rFonts w:ascii="Cambria Math" w:eastAsia="Times New Roman" w:hAnsi="Cambria Math" w:cs="Cambria Math"/>
              <w:kern w:val="0"/>
              <w14:ligatures w14:val="none"/>
            </w:rPr>
            <w:delInstrText>‐</w:delInstrText>
          </w:r>
          <w:r w:rsidR="00E95E6A" w:rsidDel="00386459">
            <w:rPr>
              <w:rFonts w:ascii="Arial" w:eastAsia="Times New Roman" w:hAnsi="Arial" w:cs="Arial"/>
              <w:kern w:val="0"/>
              <w14:ligatures w14:val="none"/>
            </w:rPr>
            <w:del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delInstrText>
          </w:r>
          <w:r w:rsidR="00E95E6A" w:rsidDel="00386459">
            <w:rPr>
              <w:rFonts w:ascii="Cambria Math" w:eastAsia="Times New Roman" w:hAnsi="Cambria Math" w:cs="Cambria Math"/>
              <w:kern w:val="0"/>
              <w14:ligatures w14:val="none"/>
            </w:rPr>
            <w:delInstrText>‐</w:delInstrText>
          </w:r>
          <w:r w:rsidR="00E95E6A" w:rsidDel="00386459">
            <w:rPr>
              <w:rFonts w:ascii="Arial" w:eastAsia="Times New Roman" w:hAnsi="Arial" w:cs="Arial"/>
              <w:kern w:val="0"/>
              <w14:ligatures w14:val="none"/>
            </w:rPr>
            <w:delInstrText xml:space="preserve"> and polyfluoroalkyl substances (PFAS): a literature review","title-short":"Historical and current usage of per</w:delInstrText>
          </w:r>
          <w:r w:rsidR="00E95E6A" w:rsidDel="00386459">
            <w:rPr>
              <w:rFonts w:ascii="Cambria Math" w:eastAsia="Times New Roman" w:hAnsi="Cambria Math" w:cs="Cambria Math"/>
              <w:kern w:val="0"/>
              <w14:ligatures w14:val="none"/>
            </w:rPr>
            <w:delInstrText>‐</w:delInstrText>
          </w:r>
          <w:r w:rsidR="00E95E6A" w:rsidDel="00386459">
            <w:rPr>
              <w:rFonts w:ascii="Arial" w:eastAsia="Times New Roman" w:hAnsi="Arial" w:cs="Arial"/>
              <w:kern w:val="0"/>
              <w14:ligatures w14:val="none"/>
            </w:rPr>
            <w:delInstrText xml:space="preserve"> and polyfluoroalkyl substances (PFAS)","volume":"66","author":[{"family":"Gaines","given":"Linda G. T."}],"issued":{"date-parts":[["2023",5]]}}}],"schema":"https://github.com/citation-style-language/schema/raw/master/csl-citation.json"} </w:delInstrText>
          </w:r>
          <w:r w:rsidR="003B7302" w:rsidDel="00386459">
            <w:rPr>
              <w:rFonts w:ascii="Arial" w:eastAsia="Times New Roman" w:hAnsi="Arial" w:cs="Arial"/>
              <w:kern w:val="0"/>
              <w14:ligatures w14:val="none"/>
            </w:rPr>
            <w:fldChar w:fldCharType="separate"/>
          </w:r>
          <w:r w:rsidR="003B7302" w:rsidDel="00386459">
            <w:rPr>
              <w:rFonts w:ascii="Arial" w:eastAsia="Times New Roman" w:hAnsi="Arial" w:cs="Arial"/>
              <w:noProof/>
              <w:kern w:val="0"/>
              <w14:ligatures w14:val="none"/>
            </w:rPr>
            <w:delText>(Gaines, 2023)</w:delText>
          </w:r>
          <w:r w:rsidR="003B7302" w:rsidDel="00386459">
            <w:rPr>
              <w:rFonts w:ascii="Arial" w:eastAsia="Times New Roman" w:hAnsi="Arial" w:cs="Arial"/>
              <w:kern w:val="0"/>
              <w14:ligatures w14:val="none"/>
            </w:rPr>
            <w:fldChar w:fldCharType="end"/>
          </w:r>
          <w:r w:rsidR="00E25081" w:rsidDel="00386459">
            <w:rPr>
              <w:rFonts w:ascii="Arial" w:eastAsia="Times New Roman" w:hAnsi="Arial" w:cs="Arial"/>
              <w:kern w:val="0"/>
              <w14:ligatures w14:val="none"/>
            </w:rPr>
            <w:delText xml:space="preserve">. </w:delText>
          </w:r>
        </w:del>
      </w:moveFrom>
      <w:moveFromRangeEnd w:id="254"/>
      <w:del w:id="257" w:author="Reviewer" w:date="2026-06-01T14:56:00Z" w16du:dateUtc="2026-06-01T19:56:00Z">
        <w:r w:rsidR="00E25081" w:rsidDel="00603BB7">
          <w:rPr>
            <w:rFonts w:ascii="Arial" w:eastAsia="Times New Roman" w:hAnsi="Arial" w:cs="Arial"/>
            <w:kern w:val="0"/>
            <w14:ligatures w14:val="none"/>
          </w:rPr>
          <w:delText>PFASs have come under increasing scrutiny, and in response, regulatory and industry efforts have emphasized shifting toward shorter-chain</w:delText>
        </w:r>
        <w:r w:rsidR="003B7302" w:rsidDel="00603BB7">
          <w:rPr>
            <w:rFonts w:ascii="Arial" w:eastAsia="Times New Roman" w:hAnsi="Arial" w:cs="Arial"/>
            <w:kern w:val="0"/>
            <w14:ligatures w14:val="none"/>
          </w:rPr>
          <w:delText xml:space="preserve"> PFASs</w:delText>
        </w:r>
        <w:r w:rsidR="00E25081" w:rsidDel="00603BB7">
          <w:rPr>
            <w:rFonts w:ascii="Arial" w:eastAsia="Times New Roman" w:hAnsi="Arial" w:cs="Arial"/>
            <w:kern w:val="0"/>
            <w14:ligatures w14:val="none"/>
          </w:rPr>
          <w:delText xml:space="preserve">, assuming they pose less risk. </w:delText>
        </w:r>
      </w:del>
      <w:del w:id="258" w:author="Reviewer" w:date="2026-06-01T15:10:00Z" w16du:dateUtc="2026-06-01T20:10:00Z">
        <w:r w:rsidR="00E25081" w:rsidDel="00386459">
          <w:rPr>
            <w:rFonts w:ascii="Arial" w:eastAsia="Times New Roman" w:hAnsi="Arial" w:cs="Arial"/>
            <w:kern w:val="0"/>
            <w14:ligatures w14:val="none"/>
          </w:rPr>
          <w:delText>However</w:delText>
        </w:r>
      </w:del>
      <w:del w:id="259" w:author="Reviewer" w:date="2026-06-01T14:51:00Z" w16du:dateUtc="2026-06-01T19:51:00Z">
        <w:r w:rsidR="00E25081" w:rsidDel="00603BB7">
          <w:rPr>
            <w:rFonts w:ascii="Arial" w:eastAsia="Times New Roman" w:hAnsi="Arial" w:cs="Arial"/>
            <w:kern w:val="0"/>
            <w14:ligatures w14:val="none"/>
          </w:rPr>
          <w:delText>,</w:delText>
        </w:r>
      </w:del>
      <w:del w:id="260" w:author="Reviewer" w:date="2026-06-01T15:10:00Z" w16du:dateUtc="2026-06-01T20:10:00Z">
        <w:r w:rsidR="00E25081" w:rsidDel="00386459">
          <w:rPr>
            <w:rFonts w:ascii="Arial" w:eastAsia="Times New Roman" w:hAnsi="Arial" w:cs="Arial"/>
            <w:kern w:val="0"/>
            <w14:ligatures w14:val="none"/>
          </w:rPr>
          <w:delText xml:space="preserve"> </w:delText>
        </w:r>
      </w:del>
      <w:del w:id="261" w:author="Reviewer" w:date="2026-06-01T14:51:00Z" w16du:dateUtc="2026-06-01T19:51:00Z">
        <w:r w:rsidR="00E25081" w:rsidDel="00603BB7">
          <w:rPr>
            <w:rFonts w:ascii="Arial" w:eastAsia="Times New Roman" w:hAnsi="Arial" w:cs="Arial"/>
            <w:kern w:val="0"/>
            <w14:ligatures w14:val="none"/>
          </w:rPr>
          <w:delText>short-chain PFASs</w:delText>
        </w:r>
        <w:r w:rsidR="003B7302" w:rsidDel="00603BB7">
          <w:rPr>
            <w:rFonts w:ascii="Arial" w:eastAsia="Times New Roman" w:hAnsi="Arial" w:cs="Arial"/>
            <w:kern w:val="0"/>
            <w14:ligatures w14:val="none"/>
          </w:rPr>
          <w:delText xml:space="preserve"> are being developed with little understanding of their potential environmental health impacts</w:delText>
        </w:r>
        <w:r w:rsidR="00E25081" w:rsidDel="00603BB7">
          <w:rPr>
            <w:rFonts w:ascii="Arial" w:eastAsia="Times New Roman" w:hAnsi="Arial" w:cs="Arial"/>
            <w:kern w:val="0"/>
            <w14:ligatures w14:val="none"/>
          </w:rPr>
          <w:delText xml:space="preserve"> </w:delText>
        </w:r>
        <w:r w:rsidR="00E25081" w:rsidDel="00603BB7">
          <w:rPr>
            <w:rFonts w:ascii="Arial" w:eastAsia="Times New Roman" w:hAnsi="Arial" w:cs="Arial"/>
            <w:kern w:val="0"/>
            <w14:ligatures w14:val="none"/>
          </w:rPr>
          <w:fldChar w:fldCharType="begin"/>
        </w:r>
        <w:r w:rsidR="00E25081" w:rsidDel="00603BB7">
          <w:rPr>
            <w:rFonts w:ascii="Arial" w:eastAsia="Times New Roman" w:hAnsi="Arial" w:cs="Arial"/>
            <w:kern w:val="0"/>
            <w14:ligatures w14:val="none"/>
          </w:rPr>
          <w:delInstrText xml:space="preserve"> ADDIN ZOTERO_ITEM CSL_CITATION {"citationID":"HXbMcvd7","properties":{"formattedCitation":"(Brendel {\\i{}et al.}, 2018)","plainCitation":"(Brendel et al., 2018)","noteIndex":0},"citationItems":[{"id":572,"uris":["http://zotero.org/users/4161640/items/N2QY7LEJ"],"itemData":{"id":572,"type":"article-journal","container-title":"Environmental Sciences Europe","issue":"1","journalAbbreviation":"Environ. Sci. Eur.","note":"publisher: Springer","page":"9","title":"Short-chain perfluoroalkyl acids: environmental concerns and a regulatory strategy under REACH","volume":"30","author":[{"family":"Brendel","given":"Stephan"},{"family":"Fetter","given":"Éva"},{"family":"Staude","given":"Claudia"},{"family":"Vierke","given":"Lena"},{"family":"Biegel-Engler","given":"Annegret"}],"issued":{"date-parts":[["2018"]]}}}],"schema":"https://github.com/citation-style-language/schema/raw/master/csl-citation.json"} </w:delInstrText>
        </w:r>
        <w:r w:rsidR="00E25081" w:rsidDel="00603BB7">
          <w:rPr>
            <w:rFonts w:ascii="Arial" w:eastAsia="Times New Roman" w:hAnsi="Arial" w:cs="Arial"/>
            <w:kern w:val="0"/>
            <w14:ligatures w14:val="none"/>
          </w:rPr>
          <w:fldChar w:fldCharType="separate"/>
        </w:r>
        <w:r w:rsidR="00E25081" w:rsidRPr="00E25081" w:rsidDel="00603BB7">
          <w:rPr>
            <w:rFonts w:ascii="Arial" w:hAnsi="Arial" w:cs="Arial"/>
            <w:kern w:val="0"/>
          </w:rPr>
          <w:delText xml:space="preserve">(Brendel </w:delText>
        </w:r>
        <w:r w:rsidR="00E25081" w:rsidRPr="00E25081" w:rsidDel="00603BB7">
          <w:rPr>
            <w:rFonts w:ascii="Arial" w:hAnsi="Arial" w:cs="Arial"/>
            <w:i/>
            <w:iCs/>
            <w:kern w:val="0"/>
          </w:rPr>
          <w:delText>et al.</w:delText>
        </w:r>
        <w:r w:rsidR="00E25081" w:rsidRPr="00E25081" w:rsidDel="00603BB7">
          <w:rPr>
            <w:rFonts w:ascii="Arial" w:hAnsi="Arial" w:cs="Arial"/>
            <w:kern w:val="0"/>
          </w:rPr>
          <w:delText>, 2018)</w:delText>
        </w:r>
        <w:r w:rsidR="00E25081" w:rsidDel="00603BB7">
          <w:rPr>
            <w:rFonts w:ascii="Arial" w:eastAsia="Times New Roman" w:hAnsi="Arial" w:cs="Arial"/>
            <w:kern w:val="0"/>
            <w14:ligatures w14:val="none"/>
          </w:rPr>
          <w:fldChar w:fldCharType="end"/>
        </w:r>
        <w:r w:rsidR="00E25081" w:rsidDel="00603BB7">
          <w:rPr>
            <w:rFonts w:ascii="Arial" w:eastAsia="Times New Roman" w:hAnsi="Arial" w:cs="Arial"/>
            <w:kern w:val="0"/>
            <w14:ligatures w14:val="none"/>
          </w:rPr>
          <w:delText xml:space="preserve"> and are frequently detected in the environment and biota </w:delText>
        </w:r>
        <w:r w:rsidR="00D73773" w:rsidDel="00603BB7">
          <w:rPr>
            <w:rFonts w:ascii="Arial" w:eastAsia="Times New Roman" w:hAnsi="Arial" w:cs="Arial"/>
            <w:kern w:val="0"/>
            <w14:ligatures w14:val="none"/>
          </w:rPr>
          <w:fldChar w:fldCharType="begin"/>
        </w:r>
        <w:r w:rsidR="00D73773" w:rsidDel="00603BB7">
          <w:rPr>
            <w:rFonts w:ascii="Arial" w:eastAsia="Times New Roman" w:hAnsi="Arial" w:cs="Arial"/>
            <w:kern w:val="0"/>
            <w14:ligatures w14:val="none"/>
          </w:rPr>
          <w:delInstrText xml:space="preserve"> ADDIN ZOTERO_ITEM CSL_CITATION {"citationID":"aTerkiWt","properties":{"formattedCitation":"(Wang {\\i{}et al.}, 2013; Walsh {\\i{}et al.}, 2025)","plainCitation":"(Wang et al., 2013; Walsh et al., 2025)","noteIndex":0},"citationItems":[{"id":573,"uris":["http://zotero.org/users/4161640/items/CZIZHYLL"],"itemData":{"id":573,"type":"article-journal","container-title":"Environment international","journalAbbreviation":"Environ. Int.","note":"publisher: Elsevier","page":"242–248","title":"Fluorinated alternatives to long-chain perfluoroalkyl carboxylic acids (PFCAs), perfluoroalkane sulfonic acids (PFSAs) and their potential precursors","volume":"60","author":[{"family":"Wang","given":"Zhanyun"},{"family":"Cousins","given":"Ian T"},{"family":"Scheringer","given":"Martin"},{"family":"Hungerbühler","given":"Konrad"}],"issued":{"date-parts":[["2013"]]}}},{"id":574,"uris":["http://zotero.org/users/4161640/items/TI44DASL"],"itemData":{"id":574,"type":"article-journal","container-title":"Aquatic Toxicology","journalAbbreviation":"Aquat. Toxicol.","note":"publisher: Elsevier","page":"107499","title":"Occurrence and tissue distribution of per-and polyfluoroalkyl substances (PFAS) in fishes from waterbodies with point and non-point sources in Massachusetts, USA","author":[{"family":"Walsh","given":"Heather L"},{"family":"Blazer","given":"Vicki S"},{"family":"Lord","given":"Emma"},{"family":"Hurley","given":"Stephen T"},{"family":"LeBlanc","given":"Denis R"}],"issued":{"date-parts":[["2025"]]}}}],"schema":"https://github.com/citation-style-language/schema/raw/master/csl-citation.json"} </w:delInstrText>
        </w:r>
        <w:r w:rsidR="00D73773" w:rsidDel="00603BB7">
          <w:rPr>
            <w:rFonts w:ascii="Arial" w:eastAsia="Times New Roman" w:hAnsi="Arial" w:cs="Arial"/>
            <w:kern w:val="0"/>
            <w14:ligatures w14:val="none"/>
          </w:rPr>
          <w:fldChar w:fldCharType="separate"/>
        </w:r>
        <w:r w:rsidR="00D73773" w:rsidRPr="00D73773" w:rsidDel="00603BB7">
          <w:rPr>
            <w:rFonts w:ascii="Arial" w:hAnsi="Arial" w:cs="Arial"/>
            <w:kern w:val="0"/>
          </w:rPr>
          <w:delText xml:space="preserve">(Wang </w:delText>
        </w:r>
        <w:r w:rsidR="00D73773" w:rsidRPr="00D73773" w:rsidDel="00603BB7">
          <w:rPr>
            <w:rFonts w:ascii="Arial" w:hAnsi="Arial" w:cs="Arial"/>
            <w:i/>
            <w:iCs/>
            <w:kern w:val="0"/>
          </w:rPr>
          <w:delText>et al.</w:delText>
        </w:r>
        <w:r w:rsidR="00D73773" w:rsidRPr="00D73773" w:rsidDel="00603BB7">
          <w:rPr>
            <w:rFonts w:ascii="Arial" w:hAnsi="Arial" w:cs="Arial"/>
            <w:kern w:val="0"/>
          </w:rPr>
          <w:delText xml:space="preserve">, 2013; Walsh </w:delText>
        </w:r>
        <w:r w:rsidR="00D73773" w:rsidRPr="00D73773" w:rsidDel="00603BB7">
          <w:rPr>
            <w:rFonts w:ascii="Arial" w:hAnsi="Arial" w:cs="Arial"/>
            <w:i/>
            <w:iCs/>
            <w:kern w:val="0"/>
          </w:rPr>
          <w:delText>et al.</w:delText>
        </w:r>
        <w:r w:rsidR="00D73773" w:rsidRPr="00D73773" w:rsidDel="00603BB7">
          <w:rPr>
            <w:rFonts w:ascii="Arial" w:hAnsi="Arial" w:cs="Arial"/>
            <w:kern w:val="0"/>
          </w:rPr>
          <w:delText>, 2025)</w:delText>
        </w:r>
        <w:r w:rsidR="00D73773" w:rsidDel="00603BB7">
          <w:rPr>
            <w:rFonts w:ascii="Arial" w:eastAsia="Times New Roman" w:hAnsi="Arial" w:cs="Arial"/>
            <w:kern w:val="0"/>
            <w14:ligatures w14:val="none"/>
          </w:rPr>
          <w:fldChar w:fldCharType="end"/>
        </w:r>
        <w:r w:rsidR="003B7302" w:rsidDel="00603BB7">
          <w:rPr>
            <w:rFonts w:ascii="Arial" w:eastAsia="Times New Roman" w:hAnsi="Arial" w:cs="Arial"/>
            <w:kern w:val="0"/>
            <w14:ligatures w14:val="none"/>
          </w:rPr>
          <w:delText xml:space="preserve">. </w:delText>
        </w:r>
      </w:del>
      <w:del w:id="262" w:author="Reviewer" w:date="2026-06-01T15:10:00Z" w16du:dateUtc="2026-06-01T20:10:00Z">
        <w:r w:rsidR="00AF634C" w:rsidRPr="00292FF5" w:rsidDel="00386459">
          <w:rPr>
            <w:rFonts w:ascii="Arial" w:eastAsia="Times New Roman" w:hAnsi="Arial" w:cs="Arial"/>
            <w:color w:val="000000"/>
            <w:kern w:val="0"/>
            <w14:ligatures w14:val="none"/>
          </w:rPr>
          <w:delText>Humans have intentionally and unintentionally released synthetic chemicals into natural systems, exposing organisms to adverse effects</w:delText>
        </w:r>
        <w:r w:rsidR="00692828" w:rsidDel="00386459">
          <w:rPr>
            <w:rFonts w:ascii="Arial" w:eastAsia="Times New Roman" w:hAnsi="Arial" w:cs="Arial"/>
            <w:color w:val="000000"/>
            <w:kern w:val="0"/>
            <w14:ligatures w14:val="none"/>
          </w:rPr>
          <w:delText xml:space="preserve"> </w:delText>
        </w:r>
        <w:r w:rsidR="00692828" w:rsidDel="00386459">
          <w:rPr>
            <w:rFonts w:ascii="Arial" w:eastAsia="Times New Roman" w:hAnsi="Arial" w:cs="Arial"/>
            <w:color w:val="000000"/>
            <w:kern w:val="0"/>
            <w14:ligatures w14:val="none"/>
          </w:rPr>
          <w:fldChar w:fldCharType="begin"/>
        </w:r>
        <w:r w:rsidR="00E95E6A" w:rsidDel="00386459">
          <w:rPr>
            <w:rFonts w:ascii="Arial" w:eastAsia="Times New Roman" w:hAnsi="Arial" w:cs="Arial"/>
            <w:color w:val="000000"/>
            <w:kern w:val="0"/>
            <w14:ligatures w14:val="none"/>
          </w:rPr>
          <w:delInstrText xml:space="preserve"> ADDIN ZOTERO_ITEM CSL_CITATION {"citationID":"Y0BgDVsW","properties":{"formattedCitation":"(Guillette Jr., 2006; Milnes and Guillette Jr., 2008; Hamlin and Guillette Jr., 2010)","plainCitation":"(Guillette Jr., 2006; Milnes and Guillette Jr., 2008; Hamlin and Guillette Jr., 2010)","noteIndex":0},"citationItems":[{"id":137,"uris":["http://zotero.org/users/4161640/items/6A9XHNDM"],"itemData":{"id":137,"type":"article-journal","container-title":"Environmental Health Perspectives","DOI":"10.1289/ehp.8045","ISSN":"0091-6765, 1552-9924","issue":"Suppl 1","journalAbbreviation":"Environ Health Perspect","language":"en","page":"9-12","source":"DOI.org (Crossref)","title":"Endocrine disrupting contaminants—beyond the dogma","volume":"114","author":[{"family":"Guillette Jr.","given":"Louis J."}],"issued":{"date-parts":[["2006",4]]}}},{"id":140,"uris":["http://zotero.org/users/4161640/items/ZJVDQL24"],"itemData":{"id":140,"type":"article-journal","container-title":"BioScience","DOI":"10.1641/B581106","ISSN":"1525-3244, 0006-3568","issue":"11","journalAbbreviation":"Biosci","language":"en","page":"1027-1036","source":"DOI.org (Crossref)","title":"Alligator tales: new lessons about environmental contaminants from a sentinel species","title-short":"Alligator Tales","volume":"58","author":[{"family":"Milnes","given":"Matthew R."},{"family":"Guillette Jr.","given":"Louis J."}],"issued":{"date-parts":[["2008",12]]}}},{"id":139,"uris":["http://zotero.org/users/4161640/items/6QZQ3Y4R"],"itemData":{"id":139,"type":"article-journal","container-title":"Systems Biology in Reproductive Medicine","issue":"2","journalAbbreviation":"Syst Biol Reprod","note":"publisher: Taylor &amp; Francis","page":"113–121","title":"Birth defects in wildlife: the role of environmental contaminants as inducers of reproductive and developmental dysfunction","volume":"56","author":[{"family":"Hamlin","given":"Heather J"},{"family":"Guillette Jr.","given":"Louis J"}],"issued":{"date-parts":[["2010"]]}}}],"schema":"https://github.com/citation-style-language/schema/raw/master/csl-citation.json"} </w:delInstrText>
        </w:r>
        <w:r w:rsidR="00692828" w:rsidDel="00386459">
          <w:rPr>
            <w:rFonts w:ascii="Arial" w:eastAsia="Times New Roman" w:hAnsi="Arial" w:cs="Arial"/>
            <w:color w:val="000000"/>
            <w:kern w:val="0"/>
            <w14:ligatures w14:val="none"/>
          </w:rPr>
          <w:fldChar w:fldCharType="separate"/>
        </w:r>
        <w:r w:rsidR="002838B7" w:rsidDel="00386459">
          <w:rPr>
            <w:rFonts w:ascii="Arial" w:eastAsia="Times New Roman" w:hAnsi="Arial" w:cs="Arial"/>
            <w:noProof/>
            <w:color w:val="000000"/>
            <w:kern w:val="0"/>
            <w14:ligatures w14:val="none"/>
          </w:rPr>
          <w:delText>(Guillette Jr., 2006; Milnes and Guillette Jr., 2008; Hamlin and Guillette Jr., 2010)</w:delText>
        </w:r>
        <w:r w:rsidR="00692828" w:rsidDel="00386459">
          <w:rPr>
            <w:rFonts w:ascii="Arial" w:eastAsia="Times New Roman" w:hAnsi="Arial" w:cs="Arial"/>
            <w:color w:val="000000"/>
            <w:kern w:val="0"/>
            <w14:ligatures w14:val="none"/>
          </w:rPr>
          <w:fldChar w:fldCharType="end"/>
        </w:r>
        <w:r w:rsidR="00AF634C" w:rsidRPr="00292FF5" w:rsidDel="00386459">
          <w:rPr>
            <w:rFonts w:ascii="Arial" w:eastAsia="Times New Roman" w:hAnsi="Arial" w:cs="Arial"/>
            <w:color w:val="000000"/>
            <w:kern w:val="0"/>
            <w14:ligatures w14:val="none"/>
          </w:rPr>
          <w:delText>.</w:delText>
        </w:r>
      </w:del>
    </w:p>
    <w:p w14:paraId="71E90633" w14:textId="2D726062" w:rsidR="00AF634C" w:rsidRPr="00292FF5" w:rsidRDefault="00AF634C" w:rsidP="00207381">
      <w:pPr>
        <w:spacing w:line="480" w:lineRule="auto"/>
        <w:ind w:firstLine="720"/>
        <w:rPr>
          <w:rFonts w:ascii="Arial" w:eastAsia="Times New Roman" w:hAnsi="Arial" w:cs="Arial"/>
          <w:kern w:val="0"/>
          <w14:ligatures w14:val="none"/>
        </w:rPr>
      </w:pPr>
      <w:del w:id="263" w:author="Reviewer" w:date="2026-06-01T14:58:00Z" w16du:dateUtc="2026-06-01T19:58:00Z">
        <w:r w:rsidDel="00603BB7">
          <w:rPr>
            <w:rFonts w:ascii="Arial" w:eastAsia="Times New Roman" w:hAnsi="Arial" w:cs="Arial"/>
            <w:color w:val="000000"/>
            <w:kern w:val="0"/>
            <w14:ligatures w14:val="none"/>
          </w:rPr>
          <w:delText>E</w:delText>
        </w:r>
        <w:r w:rsidRPr="00292FF5" w:rsidDel="00603BB7">
          <w:rPr>
            <w:rFonts w:ascii="Arial" w:eastAsia="Times New Roman" w:hAnsi="Arial" w:cs="Arial"/>
            <w:color w:val="000000"/>
            <w:kern w:val="0"/>
            <w14:ligatures w14:val="none"/>
          </w:rPr>
          <w:delText>xpos</w:delText>
        </w:r>
        <w:r w:rsidDel="00603BB7">
          <w:rPr>
            <w:rFonts w:ascii="Arial" w:eastAsia="Times New Roman" w:hAnsi="Arial" w:cs="Arial"/>
            <w:color w:val="000000"/>
            <w:kern w:val="0"/>
            <w14:ligatures w14:val="none"/>
          </w:rPr>
          <w:delText>ure</w:delText>
        </w:r>
        <w:r w:rsidRPr="00292FF5" w:rsidDel="00603BB7">
          <w:rPr>
            <w:rFonts w:ascii="Arial" w:eastAsia="Times New Roman" w:hAnsi="Arial" w:cs="Arial"/>
            <w:color w:val="000000"/>
            <w:kern w:val="0"/>
            <w14:ligatures w14:val="none"/>
          </w:rPr>
          <w:delText xml:space="preserve"> to xenobiotic substances</w:delText>
        </w:r>
        <w:r w:rsidDel="00603BB7">
          <w:rPr>
            <w:rFonts w:ascii="Arial" w:eastAsia="Times New Roman" w:hAnsi="Arial" w:cs="Arial"/>
            <w:color w:val="000000"/>
            <w:kern w:val="0"/>
            <w14:ligatures w14:val="none"/>
          </w:rPr>
          <w:delText xml:space="preserve"> </w:delText>
        </w:r>
        <w:r w:rsidR="0015584C" w:rsidDel="00603BB7">
          <w:rPr>
            <w:rFonts w:ascii="Arial" w:eastAsia="Times New Roman" w:hAnsi="Arial" w:cs="Arial"/>
            <w:color w:val="000000"/>
            <w:kern w:val="0"/>
            <w14:ligatures w14:val="none"/>
          </w:rPr>
          <w:delText>has been shown to</w:delText>
        </w:r>
        <w:r w:rsidDel="00603BB7">
          <w:rPr>
            <w:rFonts w:ascii="Arial" w:eastAsia="Times New Roman" w:hAnsi="Arial" w:cs="Arial"/>
            <w:color w:val="000000"/>
            <w:kern w:val="0"/>
            <w14:ligatures w14:val="none"/>
          </w:rPr>
          <w:delText xml:space="preserve"> </w:delText>
        </w:r>
        <w:r w:rsidR="00FB49AE" w:rsidDel="00603BB7">
          <w:rPr>
            <w:rFonts w:ascii="Arial" w:eastAsia="Times New Roman" w:hAnsi="Arial" w:cs="Arial"/>
            <w:color w:val="000000"/>
            <w:kern w:val="0"/>
            <w14:ligatures w14:val="none"/>
          </w:rPr>
          <w:delText>induce</w:delText>
        </w:r>
        <w:r w:rsidDel="00603BB7">
          <w:rPr>
            <w:rFonts w:ascii="Arial" w:eastAsia="Times New Roman" w:hAnsi="Arial" w:cs="Arial"/>
            <w:color w:val="000000"/>
            <w:kern w:val="0"/>
            <w14:ligatures w14:val="none"/>
          </w:rPr>
          <w:delText xml:space="preserve"> a </w:delText>
        </w:r>
        <w:r w:rsidR="008D2EC2" w:rsidDel="00603BB7">
          <w:rPr>
            <w:rFonts w:ascii="Arial" w:eastAsia="Times New Roman" w:hAnsi="Arial" w:cs="Arial"/>
            <w:color w:val="000000"/>
            <w:kern w:val="0"/>
            <w14:ligatures w14:val="none"/>
          </w:rPr>
          <w:delText xml:space="preserve">physiological </w:delText>
        </w:r>
        <w:r w:rsidDel="00603BB7">
          <w:rPr>
            <w:rFonts w:ascii="Arial" w:eastAsia="Times New Roman" w:hAnsi="Arial" w:cs="Arial"/>
            <w:color w:val="000000"/>
            <w:kern w:val="0"/>
            <w14:ligatures w14:val="none"/>
          </w:rPr>
          <w:delText xml:space="preserve">stress response in </w:delText>
        </w:r>
        <w:r w:rsidRPr="00292FF5" w:rsidDel="00603BB7">
          <w:rPr>
            <w:rFonts w:ascii="Arial" w:eastAsia="Times New Roman" w:hAnsi="Arial" w:cs="Arial"/>
            <w:color w:val="000000"/>
            <w:kern w:val="0"/>
            <w14:ligatures w14:val="none"/>
          </w:rPr>
          <w:delText>aquatic organisms</w:delText>
        </w:r>
        <w:r w:rsidR="0015584C" w:rsidDel="00603BB7">
          <w:rPr>
            <w:rFonts w:ascii="Arial" w:eastAsia="Times New Roman" w:hAnsi="Arial" w:cs="Arial"/>
            <w:color w:val="000000"/>
            <w:kern w:val="0"/>
            <w14:ligatures w14:val="none"/>
          </w:rPr>
          <w:delText xml:space="preserve"> </w:delText>
        </w:r>
        <w:r w:rsidR="0015584C" w:rsidDel="00603BB7">
          <w:rPr>
            <w:rFonts w:ascii="Arial" w:eastAsia="Times New Roman" w:hAnsi="Arial" w:cs="Arial"/>
            <w:color w:val="000000"/>
            <w:kern w:val="0"/>
            <w14:ligatures w14:val="none"/>
          </w:rPr>
          <w:fldChar w:fldCharType="begin"/>
        </w:r>
        <w:r w:rsidR="00E95E6A" w:rsidDel="00603BB7">
          <w:rPr>
            <w:rFonts w:ascii="Arial" w:eastAsia="Times New Roman" w:hAnsi="Arial" w:cs="Arial"/>
            <w:color w:val="000000"/>
            <w:kern w:val="0"/>
            <w14:ligatures w14:val="none"/>
          </w:rPr>
          <w:delInstrText xml:space="preserve"> ADDIN ZOTERO_ITEM CSL_CITATION {"citationID":"zbPPg2UI","properties":{"formattedCitation":"(Hontela {\\i{}et al.}, 1992; Bard, 2000; Farah {\\i{}et al.}, 2004; Silvestre, 2020)","plainCitation":"(Hontela et al., 1992; Bard, 2000; Farah et al., 2004; Silvestre, 2020)","noteIndex":0},"citationItems":[{"id":147,"uris":["http://zotero.org/users/4161640/items/LGMSB272"],"itemData":{"id":147,"type":"article-journal","container-title":"Archives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B"},{"family":"Audet","given":"Céline"},{"family":"Chevalier","given":"Gaston"}],"issued":{"date-parts":[["1992"]]}}},{"id":150,"uris":["http://zotero.org/users/4161640/items/ES9AU38Z"],"itemData":{"id":150,"type":"article-journal","container-title":"Aquatic Toxicology","DOI":"10.1016/S0166-445X(00)00088-6","ISSN":"0166445X","issue":"4","journalAbbreviation":"Aquat Toxicol","license":"https://www.elsevier.com/tdm/userlicense/1.0/","page":"357-389","source":"DOI.org (Crossref)","title":"Multixenobiotic resistance as a cellular defense mechanism in aquatic organisms","volume":"48","author":[{"family":"Bard","given":"S"}],"issued":{"date-parts":[["2000",4]]}}},{"id":149,"uris":["http://zotero.org/users/4161640/items/VXE3B5IK"],"itemData":{"id":149,"type":"article-journal","container-title":"Chemosphere","DOI":"10.1016/j.chemosphere.2003.10.063","ISSN":"00456535","issue":"2","journalAbbreviation":"Chemosphere","language":"en","license":"https://www.elsevier.com/tdm/userlicense/1.0/","page":"257-265","source":"DOI.org (Crossref)","title":"Studies on lethal concentrations and toxicity stress of some xenobiotics on aquatic organisms","volume":"55","author":[{"family":"Farah","given":"M.Abul"},{"family":"Ateeq","given":"Bushra"},{"family":"Ali","given":"M.Niamat"},{"family":"Sabir","given":"Rubina"},{"family":"Ahmad","given":"Waseem"}],"issued":{"date-parts":[["2004",4]]}}},{"id":148,"uris":["http://zotero.org/users/4161640/items/5YH4HKWQ"],"itemData":{"id":148,"type":"article-journal","container-title":"Journal of Experimental Zoology Part A: Ecological and Integrative Physiology","DOI":"10.1002/jez.2356","ISSN":"2471-5638, 2471-5646","issue":"6","journalAbbreviation":"J Exp Zool Pt A","language":"en","page":"436-448","source":"DOI.org (Crossref)","title":"Signaling pathways of oxidative stress in aquatic organisms exposed to xenobiotics","volume":"333","author":[{"family":"Silvestre","given":"Frédéric"}],"issued":{"date-parts":[["2020",7]]}}}],"schema":"https://github.com/citation-style-language/schema/raw/master/csl-citation.json"} </w:delInstrText>
        </w:r>
        <w:r w:rsidR="0015584C" w:rsidDel="00603BB7">
          <w:rPr>
            <w:rFonts w:ascii="Arial" w:eastAsia="Times New Roman" w:hAnsi="Arial" w:cs="Arial"/>
            <w:color w:val="000000"/>
            <w:kern w:val="0"/>
            <w14:ligatures w14:val="none"/>
          </w:rPr>
          <w:fldChar w:fldCharType="separate"/>
        </w:r>
        <w:r w:rsidR="002838B7" w:rsidRPr="002838B7" w:rsidDel="00603BB7">
          <w:rPr>
            <w:rFonts w:ascii="Arial" w:hAnsi="Arial" w:cs="Arial"/>
            <w:color w:val="000000"/>
            <w:kern w:val="0"/>
          </w:rPr>
          <w:delText xml:space="preserve">(Hontela </w:delText>
        </w:r>
        <w:r w:rsidR="002838B7" w:rsidRPr="002838B7" w:rsidDel="00603BB7">
          <w:rPr>
            <w:rFonts w:ascii="Arial" w:hAnsi="Arial" w:cs="Arial"/>
            <w:i/>
            <w:iCs/>
            <w:color w:val="000000"/>
            <w:kern w:val="0"/>
          </w:rPr>
          <w:delText>et al.</w:delText>
        </w:r>
        <w:r w:rsidR="002838B7" w:rsidRPr="002838B7" w:rsidDel="00603BB7">
          <w:rPr>
            <w:rFonts w:ascii="Arial" w:hAnsi="Arial" w:cs="Arial"/>
            <w:color w:val="000000"/>
            <w:kern w:val="0"/>
          </w:rPr>
          <w:delText xml:space="preserve">, 1992; Bard, 2000; Farah </w:delText>
        </w:r>
        <w:r w:rsidR="002838B7" w:rsidRPr="002838B7" w:rsidDel="00603BB7">
          <w:rPr>
            <w:rFonts w:ascii="Arial" w:hAnsi="Arial" w:cs="Arial"/>
            <w:i/>
            <w:iCs/>
            <w:color w:val="000000"/>
            <w:kern w:val="0"/>
          </w:rPr>
          <w:delText>et al.</w:delText>
        </w:r>
        <w:r w:rsidR="002838B7" w:rsidRPr="002838B7" w:rsidDel="00603BB7">
          <w:rPr>
            <w:rFonts w:ascii="Arial" w:hAnsi="Arial" w:cs="Arial"/>
            <w:color w:val="000000"/>
            <w:kern w:val="0"/>
          </w:rPr>
          <w:delText>, 2004; Silvestre, 2020)</w:delText>
        </w:r>
        <w:r w:rsidR="0015584C" w:rsidDel="00603BB7">
          <w:rPr>
            <w:rFonts w:ascii="Arial" w:eastAsia="Times New Roman" w:hAnsi="Arial" w:cs="Arial"/>
            <w:color w:val="000000"/>
            <w:kern w:val="0"/>
            <w14:ligatures w14:val="none"/>
          </w:rPr>
          <w:fldChar w:fldCharType="end"/>
        </w:r>
        <w:r w:rsidR="00FB49AE" w:rsidDel="00603BB7">
          <w:delText>,</w:delText>
        </w:r>
        <w:r w:rsidDel="00603BB7">
          <w:rPr>
            <w:rFonts w:ascii="Arial" w:eastAsia="Times New Roman" w:hAnsi="Arial" w:cs="Arial"/>
            <w:color w:val="000000"/>
            <w:kern w:val="0"/>
            <w14:ligatures w14:val="none"/>
          </w:rPr>
          <w:delText xml:space="preserve"> </w:delText>
        </w:r>
        <w:r w:rsidR="008D2EC2" w:rsidDel="00603BB7">
          <w:rPr>
            <w:rFonts w:ascii="Arial" w:eastAsia="Times New Roman" w:hAnsi="Arial" w:cs="Arial"/>
            <w:color w:val="000000"/>
            <w:kern w:val="0"/>
            <w14:ligatures w14:val="none"/>
          </w:rPr>
          <w:delText>resulting in</w:delText>
        </w:r>
        <w:r w:rsidRPr="00292FF5" w:rsidDel="00603BB7">
          <w:rPr>
            <w:rFonts w:ascii="Arial" w:eastAsia="Times New Roman" w:hAnsi="Arial" w:cs="Arial"/>
            <w:color w:val="000000"/>
            <w:kern w:val="0"/>
            <w14:ligatures w14:val="none"/>
          </w:rPr>
          <w:delText xml:space="preserve"> suppressed growth, reduced reproductive capacity, and even death</w:delText>
        </w:r>
        <w:r w:rsidR="001C75DF" w:rsidDel="00603BB7">
          <w:rPr>
            <w:rFonts w:ascii="Arial" w:eastAsia="Times New Roman" w:hAnsi="Arial" w:cs="Arial"/>
            <w:color w:val="000000"/>
            <w:kern w:val="0"/>
            <w14:ligatures w14:val="none"/>
          </w:rPr>
          <w:delText xml:space="preserve"> </w:delText>
        </w:r>
        <w:r w:rsidR="001C75DF" w:rsidDel="00603BB7">
          <w:rPr>
            <w:rFonts w:ascii="Arial" w:eastAsia="Times New Roman" w:hAnsi="Arial" w:cs="Arial"/>
            <w:color w:val="000000"/>
            <w:kern w:val="0"/>
            <w14:ligatures w14:val="none"/>
          </w:rPr>
          <w:fldChar w:fldCharType="begin"/>
        </w:r>
        <w:r w:rsidR="00E95E6A" w:rsidDel="00603BB7">
          <w:rPr>
            <w:rFonts w:ascii="Arial" w:eastAsia="Times New Roman" w:hAnsi="Arial" w:cs="Arial"/>
            <w:color w:val="000000"/>
            <w:kern w:val="0"/>
            <w14:ligatures w14:val="none"/>
          </w:rPr>
          <w:delInstrText xml:space="preserve"> ADDIN ZOTERO_ITEM CSL_CITATION {"citationID":"hJDa5Sxg","properties":{"formattedCitation":"(Pankhurst and Van Der Kraak, 1997; Contreras-S\\uc0\\u225{}nchez {\\i{}et al.}, 1998; Schreck {\\i{}et al.}, 2001; Schreck, 2010)","plainCitation":"(Pankhurst and Van Der Kraak, 1997; Contreras-Sánchez et al., 1998; Schreck et al., 2001; Schreck, 2010)","noteIndex":0},"citationItems":[{"id":151,"uris":["http://zotero.org/users/4161640/items/JT79CDVS"],"itemData":{"id":151,"type":"chapter","container-title":"Fish stress and Health in Aquaculture","page":"73–93","title":"Effects of stress on reproduction and growth of fish","volume":"1","author":[{"family":"Pankhurst","given":"NW"},{"family":"Van Der Kraak","given":"G"}],"issued":{"date-parts":[["1997"]]}}},{"id":155,"uris":["http://zotero.org/users/4161640/items/KLWP5UHA"],"itemData":{"id":155,"type":"article-journal","container-title":"Biology of Reproduction","DOI":"10.1095/biolreprod58.2.439","ISSN":"0006-3363, 1529-7268","issue":"2","journalAbbreviation":"Biol. Reprod.","language":"en","page":"439-447","source":"DOI.org (Crossref)","title":"Effects of stress on the reproductive performance of rainbow trout (&lt;i&gt;Oncorhynchus mykiss&lt;/i&gt;)","volume":"58","author":[{"family":"Contreras-Sánchez","given":"W. M."},{"family":"Schreck","given":"C. B."},{"family":"Fitzpatrick","given":"M. S."},{"family":"Pereira","given":"C. B."}],"issued":{"date-parts":[["1998",2,1]]}}},{"id":153,"uris":["http://zotero.org/users/4161640/items/CRFVRBYF"],"itemData":{"id":153,"type":"chapter","container-title":"Reproductive Biotechnology in Finfish Aquaculture","ISBN":"978-0-444-50913-0","language":"en","license":"https://www.elsevier.com/tdm/userlicense/1.0/","note":"DOI: 10.1016/B978-0-444-50913-0.50005-9","page":"3-24","publisher":"Elsevier","source":"DOI.org (Crossref)","title":"Effects of stress on fish reproduction, gamete quality, and progeny","URL":"https://linkinghub.elsevier.com/retrieve/pii/B9780444509130500059","author":[{"family":"Schreck","given":"Carl B."},{"family":"Contreras-Sanchez","given":"Wilfrido"},{"family":"Fitzpatrick","given":"Martin S."}],"accessed":{"date-parts":[["2025",6,25]]},"issued":{"date-parts":[["2001"]]}}},{"id":154,"uris":["http://zotero.org/users/4161640/items/E3SB6KUL"],"itemData":{"id":154,"type":"article-journal","container-title":"General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delInstrText>
        </w:r>
        <w:r w:rsidR="001C75DF" w:rsidDel="00603BB7">
          <w:rPr>
            <w:rFonts w:ascii="Arial" w:eastAsia="Times New Roman" w:hAnsi="Arial" w:cs="Arial"/>
            <w:color w:val="000000"/>
            <w:kern w:val="0"/>
            <w14:ligatures w14:val="none"/>
          </w:rPr>
          <w:fldChar w:fldCharType="separate"/>
        </w:r>
        <w:r w:rsidR="002838B7" w:rsidRPr="002838B7" w:rsidDel="00603BB7">
          <w:rPr>
            <w:rFonts w:ascii="Arial" w:hAnsi="Arial" w:cs="Arial"/>
            <w:color w:val="000000"/>
            <w:kern w:val="0"/>
          </w:rPr>
          <w:delText xml:space="preserve">(Pankhurst and Van Der Kraak, 1997; Contreras-Sánchez </w:delText>
        </w:r>
        <w:r w:rsidR="002838B7" w:rsidRPr="002838B7" w:rsidDel="00603BB7">
          <w:rPr>
            <w:rFonts w:ascii="Arial" w:hAnsi="Arial" w:cs="Arial"/>
            <w:i/>
            <w:iCs/>
            <w:color w:val="000000"/>
            <w:kern w:val="0"/>
          </w:rPr>
          <w:delText>et al.</w:delText>
        </w:r>
        <w:r w:rsidR="002838B7" w:rsidRPr="002838B7" w:rsidDel="00603BB7">
          <w:rPr>
            <w:rFonts w:ascii="Arial" w:hAnsi="Arial" w:cs="Arial"/>
            <w:color w:val="000000"/>
            <w:kern w:val="0"/>
          </w:rPr>
          <w:delText xml:space="preserve">, 1998; Schreck </w:delText>
        </w:r>
        <w:r w:rsidR="002838B7" w:rsidRPr="002838B7" w:rsidDel="00603BB7">
          <w:rPr>
            <w:rFonts w:ascii="Arial" w:hAnsi="Arial" w:cs="Arial"/>
            <w:i/>
            <w:iCs/>
            <w:color w:val="000000"/>
            <w:kern w:val="0"/>
          </w:rPr>
          <w:delText>et al.</w:delText>
        </w:r>
        <w:r w:rsidR="002838B7" w:rsidRPr="002838B7" w:rsidDel="00603BB7">
          <w:rPr>
            <w:rFonts w:ascii="Arial" w:hAnsi="Arial" w:cs="Arial"/>
            <w:color w:val="000000"/>
            <w:kern w:val="0"/>
          </w:rPr>
          <w:delText>, 2001; Schreck, 2010)</w:delText>
        </w:r>
        <w:r w:rsidR="001C75DF" w:rsidDel="00603BB7">
          <w:rPr>
            <w:rFonts w:ascii="Arial" w:eastAsia="Times New Roman" w:hAnsi="Arial" w:cs="Arial"/>
            <w:color w:val="000000"/>
            <w:kern w:val="0"/>
            <w14:ligatures w14:val="none"/>
          </w:rPr>
          <w:fldChar w:fldCharType="end"/>
        </w:r>
        <w:r w:rsidRPr="00292FF5" w:rsidDel="00603BB7">
          <w:rPr>
            <w:rFonts w:ascii="Arial" w:eastAsia="Times New Roman" w:hAnsi="Arial" w:cs="Arial"/>
            <w:color w:val="000000"/>
            <w:kern w:val="0"/>
            <w14:ligatures w14:val="none"/>
          </w:rPr>
          <w:delText xml:space="preserve">. </w:delText>
        </w:r>
        <w:r w:rsidR="00FB49AE" w:rsidDel="00603BB7">
          <w:rPr>
            <w:rFonts w:ascii="Arial" w:eastAsia="Times New Roman" w:hAnsi="Arial" w:cs="Arial"/>
            <w:color w:val="000000"/>
            <w:kern w:val="0"/>
            <w14:ligatures w14:val="none"/>
          </w:rPr>
          <w:delText>T</w:delText>
        </w:r>
        <w:r w:rsidDel="00603BB7">
          <w:rPr>
            <w:rFonts w:ascii="Arial" w:eastAsia="Times New Roman" w:hAnsi="Arial" w:cs="Arial"/>
            <w:color w:val="000000"/>
            <w:kern w:val="0"/>
            <w14:ligatures w14:val="none"/>
          </w:rPr>
          <w:delText>he interaction between xenobiotic exposure and other exogenous stressors</w:delText>
        </w:r>
        <w:r w:rsidR="001C75DF" w:rsidDel="00603BB7">
          <w:rPr>
            <w:rFonts w:ascii="Arial" w:eastAsia="Times New Roman" w:hAnsi="Arial" w:cs="Arial"/>
            <w:color w:val="000000"/>
            <w:kern w:val="0"/>
            <w14:ligatures w14:val="none"/>
          </w:rPr>
          <w:delText>,</w:delText>
        </w:r>
        <w:r w:rsidDel="00603BB7">
          <w:rPr>
            <w:rFonts w:ascii="Arial" w:eastAsia="Times New Roman" w:hAnsi="Arial" w:cs="Arial"/>
            <w:color w:val="000000"/>
            <w:kern w:val="0"/>
            <w14:ligatures w14:val="none"/>
          </w:rPr>
          <w:delText xml:space="preserve"> a</w:delText>
        </w:r>
        <w:r w:rsidR="003E7E30" w:rsidDel="00603BB7">
          <w:rPr>
            <w:rFonts w:ascii="Arial" w:eastAsia="Times New Roman" w:hAnsi="Arial" w:cs="Arial"/>
            <w:color w:val="000000"/>
            <w:kern w:val="0"/>
            <w14:ligatures w14:val="none"/>
          </w:rPr>
          <w:delText>nd</w:delText>
        </w:r>
        <w:r w:rsidDel="00603BB7">
          <w:rPr>
            <w:rFonts w:ascii="Arial" w:eastAsia="Times New Roman" w:hAnsi="Arial" w:cs="Arial"/>
            <w:color w:val="000000"/>
            <w:kern w:val="0"/>
            <w14:ligatures w14:val="none"/>
          </w:rPr>
          <w:delText xml:space="preserve"> their potential synergistic or </w:delText>
        </w:r>
        <w:r w:rsidR="00FB49AE" w:rsidDel="00603BB7">
          <w:rPr>
            <w:rFonts w:ascii="Arial" w:eastAsia="Times New Roman" w:hAnsi="Arial" w:cs="Arial"/>
            <w:color w:val="000000"/>
            <w:kern w:val="0"/>
            <w14:ligatures w14:val="none"/>
          </w:rPr>
          <w:delText>additive</w:delText>
        </w:r>
        <w:r w:rsidDel="00603BB7">
          <w:rPr>
            <w:rFonts w:ascii="Arial" w:eastAsia="Times New Roman" w:hAnsi="Arial" w:cs="Arial"/>
            <w:color w:val="000000"/>
            <w:kern w:val="0"/>
            <w14:ligatures w14:val="none"/>
          </w:rPr>
          <w:delText xml:space="preserve"> </w:delText>
        </w:r>
        <w:r w:rsidR="00FB49AE" w:rsidDel="00603BB7">
          <w:rPr>
            <w:rFonts w:ascii="Arial" w:eastAsia="Times New Roman" w:hAnsi="Arial" w:cs="Arial"/>
            <w:color w:val="000000"/>
            <w:kern w:val="0"/>
            <w14:ligatures w14:val="none"/>
          </w:rPr>
          <w:delText>e</w:delText>
        </w:r>
        <w:r w:rsidDel="00603BB7">
          <w:rPr>
            <w:rFonts w:ascii="Arial" w:eastAsia="Times New Roman" w:hAnsi="Arial" w:cs="Arial"/>
            <w:color w:val="000000"/>
            <w:kern w:val="0"/>
            <w14:ligatures w14:val="none"/>
          </w:rPr>
          <w:delText>ffects on stress biomarkers</w:delText>
        </w:r>
        <w:r w:rsidR="001C75DF" w:rsidDel="00603BB7">
          <w:rPr>
            <w:rFonts w:ascii="Arial" w:eastAsia="Times New Roman" w:hAnsi="Arial" w:cs="Arial"/>
            <w:color w:val="000000"/>
            <w:kern w:val="0"/>
            <w14:ligatures w14:val="none"/>
          </w:rPr>
          <w:delText>,</w:delText>
        </w:r>
        <w:r w:rsidR="00FB49AE" w:rsidDel="00603BB7">
          <w:rPr>
            <w:rFonts w:ascii="Arial" w:eastAsia="Times New Roman" w:hAnsi="Arial" w:cs="Arial"/>
            <w:color w:val="000000"/>
            <w:kern w:val="0"/>
            <w14:ligatures w14:val="none"/>
          </w:rPr>
          <w:delText xml:space="preserve"> remains understudied</w:delText>
        </w:r>
        <w:r w:rsidDel="00603BB7">
          <w:rPr>
            <w:rFonts w:ascii="Arial" w:eastAsia="Times New Roman" w:hAnsi="Arial" w:cs="Arial"/>
            <w:color w:val="000000"/>
            <w:kern w:val="0"/>
            <w14:ligatures w14:val="none"/>
          </w:rPr>
          <w:delText>.</w:delText>
        </w:r>
      </w:del>
      <w:del w:id="264" w:author="Reviewer" w:date="2026-06-02T12:51:00Z" w16du:dateUtc="2026-06-02T17:51:00Z">
        <w:r w:rsidDel="004027E8">
          <w:rPr>
            <w:rFonts w:ascii="Arial" w:eastAsia="Times New Roman" w:hAnsi="Arial" w:cs="Arial"/>
            <w:color w:val="000000"/>
            <w:kern w:val="0"/>
            <w14:ligatures w14:val="none"/>
          </w:rPr>
          <w:delText xml:space="preserve"> </w:delText>
        </w:r>
      </w:del>
      <w:r>
        <w:rPr>
          <w:rFonts w:ascii="Arial" w:eastAsia="Times New Roman" w:hAnsi="Arial" w:cs="Arial"/>
          <w:color w:val="000000"/>
          <w:kern w:val="0"/>
          <w14:ligatures w14:val="none"/>
        </w:rPr>
        <w:t>Further</w:t>
      </w:r>
      <w:r w:rsidR="00FB49AE">
        <w:rPr>
          <w:rFonts w:ascii="Arial" w:eastAsia="Times New Roman" w:hAnsi="Arial" w:cs="Arial"/>
          <w:color w:val="000000"/>
          <w:kern w:val="0"/>
          <w14:ligatures w14:val="none"/>
        </w:rPr>
        <w:t>more</w:t>
      </w:r>
      <w:r>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while xenobiotics are released into our freshwater ecosystems at unpredictabl</w:t>
      </w:r>
      <w:r w:rsidR="00FB49AE">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 xml:space="preserve"> rate</w:t>
      </w:r>
      <w:r>
        <w:rPr>
          <w:rFonts w:ascii="Arial" w:eastAsia="Times New Roman" w:hAnsi="Arial" w:cs="Arial"/>
          <w:color w:val="000000"/>
          <w:kern w:val="0"/>
          <w14:ligatures w14:val="none"/>
        </w:rPr>
        <w:t>s</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{"citationID":"71M9KVx6","properties":{"formattedCitation":"(Pinheiro {\\i{}et al.}, 2021; Sharma {\\i{}et al.}, 2025)","plainCitation":"(Pinheiro et al., 2021; Sharma et al., 2025)","noteIndex":0},"citationItems":[{"id":157,"uris":["http://zotero.org/users/4161640/items/BRTL3KDZ"],"itemData":{"id":157,"type":"article-journal","abstract":"ABSTRACT\n            \n              Chemical pollution is one of the major threats to global freshwater biodiversity and will be exacerbated through changes in temperature and rainfall patterns, acid–base chemistry, and reduced freshwater availability due to climate change. In this review we show how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features of natural fresh waters, including pH, temperature, oxygen, carbon dioxide, divalent cations, anions, carbonate alkalinity, salinity and dissolved organic matter, can affect the environmental risk to aquatic wildlife of pollutant chemicals. We evidence how these features of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directly and/or indirectly affect the solubility, speciation, bioavailability and uptake of chemicals [including\n              via\n              alterations in the trans</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epithelial electric potential (TEP) across the gills or skin] as well as the internal physiology/biochemistry of the organisms, and hence ultimately toxicity. We also show how toxicity can vary with species and ontogeny. We use a new database of global freshwater chemistry (GLORICH) to demonstrate the huge variability (often &gt;1000</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fold) for these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variables in natural fresh waters, and hence their importance to ecotoxicology. We emphasise that a better understanding of chemical toxicity and more accurate environmental risk assessment requires greater consideration of the natural 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in which the organisms we seek to protect live.","container-title":"Biological Reviews","DOI":"10.1111/brv.12711","ISSN":"1464-7931, 1469-185X","issue":"4","journalAbbreviation":"Biol Rev","language":"en","page":"1528-1546","source":"DOI.org (Crossref)","title":"Global variation in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chemistry and its influence on chemical toxicity in aquatic wildlife","volume":"96","author":[{"family":"Pinheiro","given":"João Paulo S."},{"family":"Windsor","given":"Fredric M."},{"family":"Wilson","given":"Rod W."},{"family":"Tyler","given":"Charles R."}],"issued":{"date-parts":[["2021",8]]}}},{"id":159,"uris":["http://zotero.org/users/4161640/items/Z9262ZRY"],"itemData":{"id":159,"type":"article-journal","container-title":"International Journal of Energy and Water Resources","DOI":"10.1007/s42108-024-00284-1","ISSN":"2538-3604, 2522-0101","issue":"1","journalAbbreviation":"Int J Energ Water Res","language":"en","page":"267-280","source":"DOI.org (Crossref)","title":"Exploring the impact of heavy metals toxicity in the aquatic ecosystem","volume":"9","author":[{"family":"Sharma","given":"M."},{"family":"Kant","given":"R."},{"family":"Sharma","given":"A. K."},{"family":"Sharma","given":"A. K."}],"issued":{"date-parts":[["2025",3]]}}}],"schema":"https://github.com/citation-style-language/schema/raw/master/csl-citation.json"}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(Pinheiro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Sharma </w:t>
      </w:r>
      <w:r w:rsidR="002838B7" w:rsidRPr="002838B7">
        <w:rPr>
          <w:rFonts w:ascii="Arial" w:hAnsi="Arial" w:cs="Arial"/>
          <w:i/>
          <w:iCs/>
          <w:color w:val="000000"/>
          <w:kern w:val="0"/>
        </w:rPr>
        <w:t>et al.</w:t>
      </w:r>
      <w:r w:rsidR="002838B7" w:rsidRPr="002838B7">
        <w:rPr>
          <w:rFonts w:ascii="Arial" w:hAnsi="Arial" w:cs="Arial"/>
          <w:color w:val="000000"/>
          <w:kern w:val="0"/>
        </w:rPr>
        <w:t>, 2025)</w:t>
      </w:r>
      <w:r w:rsidR="001C75DF">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there is considerabl</w:t>
      </w:r>
      <w:r w:rsidRPr="00292FF5">
        <w:rPr>
          <w:rFonts w:ascii="Arial" w:eastAsia="Times New Roman" w:hAnsi="Arial" w:cs="Arial"/>
          <w:color w:val="000000"/>
          <w:kern w:val="0"/>
          <w14:ligatures w14:val="none"/>
        </w:rPr>
        <w:t xml:space="preserve">e concern </w:t>
      </w:r>
      <w:r w:rsidR="003E7E30">
        <w:rPr>
          <w:rFonts w:ascii="Arial" w:eastAsia="Times New Roman" w:hAnsi="Arial" w:cs="Arial"/>
          <w:color w:val="000000"/>
          <w:kern w:val="0"/>
          <w14:ligatures w14:val="none"/>
        </w:rPr>
        <w:t>about</w:t>
      </w:r>
      <w:r w:rsidR="001701E2">
        <w:rPr>
          <w:rFonts w:ascii="Arial" w:eastAsia="Times New Roman" w:hAnsi="Arial" w:cs="Arial"/>
          <w:color w:val="000000"/>
          <w:kern w:val="0"/>
          <w14:ligatures w14:val="none"/>
        </w:rPr>
        <w:t xml:space="preserve"> </w:t>
      </w:r>
      <w:r w:rsidR="003E7E30">
        <w:rPr>
          <w:rFonts w:ascii="Arial" w:eastAsia="Times New Roman" w:hAnsi="Arial" w:cs="Arial"/>
          <w:color w:val="000000"/>
          <w:kern w:val="0"/>
          <w14:ligatures w14:val="none"/>
        </w:rPr>
        <w:t>the</w:t>
      </w:r>
      <w:r w:rsidR="001C75DF">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 xml:space="preserve">management of socioeconomically </w:t>
      </w:r>
      <w:r w:rsidR="001C75DF">
        <w:rPr>
          <w:rFonts w:ascii="Arial" w:eastAsia="Times New Roman" w:hAnsi="Arial" w:cs="Arial"/>
          <w:color w:val="000000"/>
          <w:kern w:val="0"/>
          <w14:ligatures w14:val="none"/>
        </w:rPr>
        <w:t>important</w:t>
      </w:r>
      <w:r w:rsidRPr="00292FF5">
        <w:rPr>
          <w:rFonts w:ascii="Arial" w:eastAsia="Times New Roman" w:hAnsi="Arial" w:cs="Arial"/>
          <w:color w:val="000000"/>
          <w:kern w:val="0"/>
          <w14:ligatures w14:val="none"/>
        </w:rPr>
        <w:t xml:space="preserve"> fish</w:t>
      </w:r>
      <w:r w:rsidR="001C75DF">
        <w:rPr>
          <w:rFonts w:ascii="Arial" w:eastAsia="Times New Roman" w:hAnsi="Arial" w:cs="Arial"/>
          <w:color w:val="000000"/>
          <w:kern w:val="0"/>
          <w14:ligatures w14:val="none"/>
        </w:rPr>
        <w:t>es</w:t>
      </w:r>
      <w:r w:rsidR="003E7E30">
        <w:rPr>
          <w:rFonts w:ascii="Arial" w:eastAsia="Times New Roman" w:hAnsi="Arial" w:cs="Arial"/>
          <w:color w:val="000000"/>
          <w:kern w:val="0"/>
          <w14:ligatures w14:val="none"/>
        </w:rPr>
        <w:t xml:space="preserve"> in freshwater fisheries</w:t>
      </w:r>
      <w:r w:rsidRPr="00292FF5">
        <w:rPr>
          <w:rFonts w:ascii="Arial" w:eastAsia="Times New Roman" w:hAnsi="Arial" w:cs="Arial"/>
          <w:color w:val="000000"/>
          <w:kern w:val="0"/>
          <w14:ligatures w14:val="none"/>
        </w:rPr>
        <w:t>.</w:t>
      </w:r>
    </w:p>
    <w:p w14:paraId="139FC6F8" w14:textId="6B322641" w:rsidR="00AF634C" w:rsidRPr="00292FF5" w:rsidRDefault="00AF634C" w:rsidP="00207381">
      <w:pPr>
        <w:spacing w:line="480" w:lineRule="auto"/>
        <w:ind w:firstLine="720"/>
        <w:rPr>
          <w:rFonts w:ascii="Arial" w:eastAsia="Times New Roman" w:hAnsi="Arial" w:cs="Arial"/>
          <w:kern w:val="0"/>
          <w14:ligatures w14:val="none"/>
        </w:rPr>
      </w:pPr>
      <w:del w:id="265" w:author="Reviewer" w:date="2026-06-02T12:52:00Z" w16du:dateUtc="2026-06-02T17:52:00Z">
        <w:r w:rsidRPr="00292FF5" w:rsidDel="004027E8">
          <w:rPr>
            <w:rFonts w:ascii="Arial" w:eastAsia="Times New Roman" w:hAnsi="Arial" w:cs="Arial"/>
            <w:color w:val="000000"/>
            <w:kern w:val="0"/>
            <w14:ligatures w14:val="none"/>
          </w:rPr>
          <w:delText>The l</w:delText>
        </w:r>
      </w:del>
      <w:ins w:id="266" w:author="Reviewer" w:date="2026-06-02T12:52:00Z" w16du:dateUtc="2026-06-02T17:52:00Z">
        <w:r w:rsidR="004027E8">
          <w:rPr>
            <w:rFonts w:ascii="Arial" w:eastAsia="Times New Roman" w:hAnsi="Arial" w:cs="Arial"/>
            <w:color w:val="000000"/>
            <w:kern w:val="0"/>
            <w14:ligatures w14:val="none"/>
          </w:rPr>
          <w:t>L</w:t>
        </w:r>
      </w:ins>
      <w:r w:rsidRPr="00292FF5">
        <w:rPr>
          <w:rFonts w:ascii="Arial" w:eastAsia="Times New Roman" w:hAnsi="Arial" w:cs="Arial"/>
          <w:color w:val="000000"/>
          <w:kern w:val="0"/>
          <w14:ligatures w14:val="none"/>
        </w:rPr>
        <w:t>argemouth bass (</w:t>
      </w:r>
      <w:r w:rsidRPr="00292FF5">
        <w:rPr>
          <w:rFonts w:ascii="Arial" w:eastAsia="Times New Roman" w:hAnsi="Arial" w:cs="Arial"/>
          <w:i/>
          <w:iCs/>
          <w:color w:val="000000"/>
          <w:kern w:val="0"/>
          <w14:ligatures w14:val="none"/>
        </w:rPr>
        <w:t>Micropterus nigricans</w:t>
      </w:r>
      <w:del w:id="267" w:author="Reviewer" w:date="2026-06-02T12:52:00Z" w16du:dateUtc="2026-06-02T17:52:00Z">
        <w:r w:rsidRPr="00292FF5" w:rsidDel="004027E8">
          <w:rPr>
            <w:rFonts w:ascii="Arial" w:eastAsia="Times New Roman" w:hAnsi="Arial" w:cs="Arial"/>
            <w:color w:val="000000"/>
            <w:kern w:val="0"/>
            <w14:ligatures w14:val="none"/>
          </w:rPr>
          <w:delText xml:space="preserve">; referred </w:delText>
        </w:r>
        <w:r w:rsidR="002B7DFC" w:rsidDel="004027E8">
          <w:rPr>
            <w:rFonts w:ascii="Arial" w:eastAsia="Times New Roman" w:hAnsi="Arial" w:cs="Arial"/>
            <w:color w:val="000000"/>
            <w:kern w:val="0"/>
            <w14:ligatures w14:val="none"/>
          </w:rPr>
          <w:delText xml:space="preserve">to </w:delText>
        </w:r>
        <w:r w:rsidRPr="00292FF5" w:rsidDel="004027E8">
          <w:rPr>
            <w:rFonts w:ascii="Arial" w:eastAsia="Times New Roman" w:hAnsi="Arial" w:cs="Arial"/>
            <w:color w:val="000000"/>
            <w:kern w:val="0"/>
            <w14:ligatures w14:val="none"/>
          </w:rPr>
          <w:delText>hereafter as bass</w:delText>
        </w:r>
      </w:del>
      <w:r w:rsidRPr="00292FF5">
        <w:rPr>
          <w:rFonts w:ascii="Arial" w:eastAsia="Times New Roman" w:hAnsi="Arial" w:cs="Arial"/>
          <w:color w:val="000000"/>
          <w:kern w:val="0"/>
          <w14:ligatures w14:val="none"/>
        </w:rPr>
        <w:t xml:space="preserve">; </w:t>
      </w:r>
      <w:r w:rsidR="005F1824">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{"citationID":"b2GPqTeY","properties":{"formattedCitation":"(Lac\\uc0\\u233{}p\\uc0\\u232{}de, 1802; Lesueur, 1822; Kim {\\i{}et al.}, 2022)","plainCitation":"(Lacépède, 1802; Lesueur, 1822; Kim et al., 2022)","dontUpdate":true,"noteIndex":0},"citationItems":[{"id":162,"uris":["http://zotero.org/users/4161640/items/G3DPDFA2"],"itemData":{"id":162,"type":"article-journal","title":"&lt;i&gt;Histoire Naturelle Des Poissons V. 4&lt;/i&gt;","author":[{"family":"Lacépède","given":"B. G. E."}],"issued":{"date-parts":[["1802"]]}}},{"id":163,"uris":["http://zotero.org/users/4161640/items/JPNQTMHX"],"itemData":{"id":163,"type":"article-journal","container-title":"Journal of the Academy of Natural Sciences of Philadelphia","journalAbbreviation":"J Acad Nat Sci Phila","page":"214-221","title":"Descriptions of the five new species of the genus &lt;i&gt;Cichla&lt;/i&gt; of Cuvier.","volume":"2","author":[{"family":"Lesueur","given":"C. A."}],"issued":{"date-parts":[["1822"]]}}},{"id":160,"uris":["http://zotero.org/users/4161640/items/DA5B4GW7"],"itemData":{"id":160,"type":"article-journal","abstract":"Abstract\n            \n              Informed management and conservation efforts are vital to sustainable recreational fishing and biodiversity conservation. Because the taxonomic rank of species is important in conservation and management strategies, success of these efforts depends on accurate species delimitation. The Black Basses (\n              Micropterus\n              ) are an iconic lineage of freshwater fishes that include some of the world’s most popular species for recreational fishing and world's most invasive species. Despite their popularity, previous studies to delimit species and lineages in\n              Micropterus\n              suffer from insufficient geographic coverage and uninformative molecular markers. Our phylogenomic analyses of ddRAD data result in the delimitation of 19 species of\n              Micropterus\n              , which includes 14 described species, the undescribed but well-known Altamaha, Bartram’s, and Choctaw basses, and two additional undescribed species currently classified as Smallmouth Bass (\n              M. dolomieu\n              ). We provide a revised delimitation of species in the Largemouth Bass complex that necessitates a change in scientific nomenclature:\n              Micropterus salmoides\n              is retained for the Florida Bass and\n              Micropterus nigricans\n              is elevated from synonymy for the Largemouth Bass. The new understanding of diversity, distribution, and systematics of Black Basses will serve as important basis for the management and conservation of this charismatic and economically important clade of fishes.","container-title":"Scientific Reports","DOI":"10.1038/s41598-022-11743-2","ISSN":"2045-2322","issue":"1","journalAbbreviation":"Sci Rep","language":"en","page":"9113","source":"DOI.org (Crossref)","title":"Phylogenomics and species delimitation of the economically important Black Basses (&lt;i&gt;Micropterus&lt;/i&gt;)","volume":"12","author":[{"family":"Kim","given":"Daemin"},{"family":"Taylor","given":"Andrew T."},{"family":"Near","given":"Thomas J."}],"issued":{"date-parts":[["2022",6,6]]}}}],"schema":"https://github.com/citation-style-language/schema/raw/master/csl-citation.json"} </w:instrText>
      </w:r>
      <w:r w:rsidR="005F1824">
        <w:rPr>
          <w:rFonts w:ascii="Arial" w:eastAsia="Times New Roman" w:hAnsi="Arial" w:cs="Arial"/>
          <w:color w:val="000000"/>
          <w:kern w:val="0"/>
          <w14:ligatures w14:val="none"/>
        </w:rPr>
        <w:fldChar w:fldCharType="separate"/>
      </w:r>
      <w:r w:rsidR="005F1824" w:rsidRPr="005F1824">
        <w:rPr>
          <w:rFonts w:ascii="Arial" w:hAnsi="Arial" w:cs="Arial"/>
          <w:color w:val="000000"/>
          <w:kern w:val="0"/>
        </w:rPr>
        <w:t xml:space="preserve">Lacépède, 1802; Lesueur, 1822; Kim </w:t>
      </w:r>
      <w:r w:rsidR="005F1824" w:rsidRPr="005F1824">
        <w:rPr>
          <w:rFonts w:ascii="Arial" w:hAnsi="Arial" w:cs="Arial"/>
          <w:i/>
          <w:iCs/>
          <w:color w:val="000000"/>
          <w:kern w:val="0"/>
        </w:rPr>
        <w:t>et al.</w:t>
      </w:r>
      <w:r w:rsidR="005F1824" w:rsidRPr="005F1824">
        <w:rPr>
          <w:rFonts w:ascii="Arial" w:hAnsi="Arial" w:cs="Arial"/>
          <w:color w:val="000000"/>
          <w:kern w:val="0"/>
        </w:rPr>
        <w:t>, 2022)</w:t>
      </w:r>
      <w:r w:rsidR="005F1824">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del w:id="268" w:author="Reviewer" w:date="2026-06-02T12:52:00Z" w16du:dateUtc="2026-06-02T17:52:00Z">
        <w:r w:rsidRPr="00292FF5" w:rsidDel="004027E8">
          <w:rPr>
            <w:rFonts w:ascii="Arial" w:eastAsia="Times New Roman" w:hAnsi="Arial" w:cs="Arial"/>
            <w:color w:val="000000"/>
            <w:kern w:val="0"/>
            <w14:ligatures w14:val="none"/>
          </w:rPr>
          <w:delText xml:space="preserve">is </w:delText>
        </w:r>
        <w:r w:rsidR="0047765D" w:rsidDel="004027E8">
          <w:rPr>
            <w:rFonts w:ascii="Arial" w:eastAsia="Times New Roman" w:hAnsi="Arial" w:cs="Arial"/>
            <w:color w:val="000000"/>
            <w:kern w:val="0"/>
            <w14:ligatures w14:val="none"/>
          </w:rPr>
          <w:delText>an</w:delText>
        </w:r>
      </w:del>
      <w:ins w:id="269" w:author="Reviewer" w:date="2026-06-02T12:52:00Z" w16du:dateUtc="2026-06-02T17:52:00Z">
        <w:r w:rsidR="004027E8">
          <w:rPr>
            <w:rFonts w:ascii="Arial" w:eastAsia="Times New Roman" w:hAnsi="Arial" w:cs="Arial"/>
            <w:color w:val="000000"/>
            <w:kern w:val="0"/>
            <w14:ligatures w14:val="none"/>
          </w:rPr>
          <w:t>are</w:t>
        </w:r>
      </w:ins>
      <w:r w:rsidR="0047765D">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ecologically</w:t>
      </w:r>
      <w:del w:id="270" w:author="Reviewer" w:date="2026-06-02T12:53:00Z" w16du:dateUtc="2026-06-02T17:53:00Z">
        <w:r w:rsidRPr="00292FF5" w:rsidDel="00EC0ADB">
          <w:rPr>
            <w:rFonts w:ascii="Arial" w:eastAsia="Times New Roman" w:hAnsi="Arial" w:cs="Arial"/>
            <w:color w:val="000000"/>
            <w:kern w:val="0"/>
            <w14:ligatures w14:val="none"/>
          </w:rPr>
          <w:delText>,</w:delText>
        </w:r>
      </w:del>
      <w:ins w:id="271" w:author="Reviewer" w:date="2026-06-02T12:53:00Z" w16du:dateUtc="2026-06-02T17:53:00Z">
        <w:r w:rsidR="00EC0ADB">
          <w:rPr>
            <w:rFonts w:ascii="Arial" w:eastAsia="Times New Roman" w:hAnsi="Arial" w:cs="Arial"/>
            <w:color w:val="000000"/>
            <w:kern w:val="0"/>
            <w14:ligatures w14:val="none"/>
          </w:rPr>
          <w:t xml:space="preserve"> and</w:t>
        </w:r>
      </w:ins>
      <w:r w:rsidRPr="00292FF5">
        <w:rPr>
          <w:rFonts w:ascii="Arial" w:eastAsia="Times New Roman" w:hAnsi="Arial" w:cs="Arial"/>
          <w:color w:val="000000"/>
          <w:kern w:val="0"/>
          <w14:ligatures w14:val="none"/>
        </w:rPr>
        <w:t xml:space="preserve"> </w:t>
      </w:r>
      <w:del w:id="272" w:author="Reviewer" w:date="2026-06-02T12:53:00Z" w16du:dateUtc="2026-06-02T17:53:00Z">
        <w:r w:rsidRPr="00292FF5" w:rsidDel="00EC0ADB">
          <w:rPr>
            <w:rFonts w:ascii="Arial" w:eastAsia="Times New Roman" w:hAnsi="Arial" w:cs="Arial"/>
            <w:color w:val="000000"/>
            <w:kern w:val="0"/>
            <w14:ligatures w14:val="none"/>
          </w:rPr>
          <w:delText>socio</w:delText>
        </w:r>
      </w:del>
      <w:r w:rsidRPr="00292FF5">
        <w:rPr>
          <w:rFonts w:ascii="Arial" w:eastAsia="Times New Roman" w:hAnsi="Arial" w:cs="Arial"/>
          <w:color w:val="000000"/>
          <w:kern w:val="0"/>
          <w14:ligatures w14:val="none"/>
        </w:rPr>
        <w:t>economically</w:t>
      </w:r>
      <w:del w:id="273" w:author="Reviewer" w:date="2026-06-02T12:53:00Z" w16du:dateUtc="2026-06-02T17:53:00Z">
        <w:r w:rsidRPr="00292FF5" w:rsidDel="00EC0ADB">
          <w:rPr>
            <w:rFonts w:ascii="Arial" w:eastAsia="Times New Roman" w:hAnsi="Arial" w:cs="Arial"/>
            <w:color w:val="000000"/>
            <w:kern w:val="0"/>
            <w14:ligatures w14:val="none"/>
          </w:rPr>
          <w:delText>, culturally, and nutritionally</w:delText>
        </w:r>
      </w:del>
      <w:r w:rsidR="0047765D">
        <w:rPr>
          <w:rFonts w:ascii="Arial" w:eastAsia="Times New Roman" w:hAnsi="Arial" w:cs="Arial"/>
          <w:color w:val="000000"/>
          <w:kern w:val="0"/>
          <w14:ligatures w14:val="none"/>
        </w:rPr>
        <w:t xml:space="preserve"> valuable freshwater</w:t>
      </w:r>
      <w:ins w:id="274" w:author="Reviewer" w:date="2026-06-02T12:53:00Z" w16du:dateUtc="2026-06-02T17:53:00Z">
        <w:r w:rsidR="00EC0ADB">
          <w:rPr>
            <w:rFonts w:ascii="Arial" w:eastAsia="Times New Roman" w:hAnsi="Arial" w:cs="Arial"/>
            <w:color w:val="000000"/>
            <w:kern w:val="0"/>
            <w14:ligatures w14:val="none"/>
          </w:rPr>
          <w:t xml:space="preserve"> predators</w:t>
        </w:r>
      </w:ins>
      <w:del w:id="275" w:author="Reviewer" w:date="2026-06-02T12:53:00Z" w16du:dateUtc="2026-06-02T17:53:00Z">
        <w:r w:rsidR="0047765D" w:rsidDel="00EC0ADB">
          <w:rPr>
            <w:rFonts w:ascii="Arial" w:eastAsia="Times New Roman" w:hAnsi="Arial" w:cs="Arial"/>
            <w:color w:val="000000"/>
            <w:kern w:val="0"/>
            <w14:ligatures w14:val="none"/>
          </w:rPr>
          <w:delText xml:space="preserve"> species</w:delText>
        </w:r>
      </w:del>
      <w:del w:id="276" w:author="Reviewer" w:date="2026-06-02T12:54:00Z" w16du:dateUtc="2026-06-02T17:54:00Z">
        <w:r w:rsidRPr="00292FF5" w:rsidDel="00EC0ADB">
          <w:rPr>
            <w:rFonts w:ascii="Arial" w:eastAsia="Times New Roman" w:hAnsi="Arial" w:cs="Arial"/>
            <w:color w:val="000000"/>
            <w:kern w:val="0"/>
            <w14:ligatures w14:val="none"/>
          </w:rPr>
          <w:delText>. As the most sought-after and heavily managed fish in North America</w:delText>
        </w:r>
      </w:del>
      <w:ins w:id="277" w:author="Reviewer" w:date="2026-06-02T13:53:00Z" w16du:dateUtc="2026-06-02T18:53:00Z">
        <w:r w:rsidR="00362023">
          <w:rPr>
            <w:rFonts w:ascii="Arial" w:eastAsia="Times New Roman" w:hAnsi="Arial" w:cs="Arial"/>
            <w:color w:val="000000"/>
            <w:kern w:val="0"/>
            <w14:ligatures w14:val="none"/>
          </w:rPr>
          <w:t xml:space="preserve"> </w:t>
        </w:r>
      </w:ins>
      <w:del w:id="278" w:author="Reviewer" w:date="2026-06-02T13:53:00Z" w16du:dateUtc="2026-06-02T18:53:00Z">
        <w:r w:rsidR="00C6688A" w:rsidDel="00362023">
          <w:rPr>
            <w:rFonts w:ascii="Arial" w:eastAsia="Times New Roman" w:hAnsi="Arial" w:cs="Arial"/>
            <w:color w:val="000000"/>
            <w:kern w:val="0"/>
            <w14:ligatures w14:val="none"/>
          </w:rPr>
          <w:delText xml:space="preserve"> </w:delText>
        </w:r>
        <w:r w:rsidR="00C6688A" w:rsidDel="00362023">
          <w:rPr>
            <w:rFonts w:ascii="Arial" w:eastAsia="Times New Roman" w:hAnsi="Arial" w:cs="Arial"/>
            <w:color w:val="000000"/>
            <w:kern w:val="0"/>
            <w14:ligatures w14:val="none"/>
          </w:rPr>
          <w:fldChar w:fldCharType="begin"/>
        </w:r>
        <w:r w:rsidR="00E95E6A" w:rsidDel="00362023">
          <w:rPr>
            <w:rFonts w:ascii="Arial" w:eastAsia="Times New Roman" w:hAnsi="Arial" w:cs="Arial"/>
            <w:color w:val="000000"/>
            <w:kern w:val="0"/>
            <w14:ligatures w14:val="none"/>
          </w:rPr>
          <w:delInstrText xml:space="preserve"> ADDIN ZOTERO_ITEM CSL_CITATION {"citationID":"sFjJGD1A","properties":{"formattedCitation":"(Carlson and Isermann, 2010; Claussen, 2015; Taylor {\\i{}et al.}, 2019)","plainCitation":"(Carlson and Isermann, 2010; Claussen, 2015; Taylor et al., 2019)","noteIndex":0},"citationItems":[{"id":165,"uris":["http://zotero.org/users/4161640/items/EY75IPLG"],"itemData":{"id":165,"type":"article-journal","container-title":"North American Journal of Fisheries Management","DOI":"10.1577/M08-256.1","ISSN":"0275-5947, 1548-8675","issue":"1","journalAbbreviation":"N Am J Fish Manag","language":"en","license":"https://academic.oup.com/pages/standard-publication-reuse-rights","page":"209-220","source":"DOI.org (Crossref)","title":"Mandatory catch and release and maximum length limits for largemouth bass in Minnesota: is exploitation still a relevant concern?","title-short":"Mandatory Catch and Release and Maximum Length Limits for Largemouth Bass in Minnesota","volume":"30","author":[{"family":"Carlson","given":"Andrew J."},{"family":"Isermann","given":"Daniel A."}],"issued":{"date-parts":[["2010",2,1]]}}},{"id":166,"uris":["http://zotero.org/users/4161640/items/9Y4LTBMG"],"itemData":{"id":166,"type":"chapter","container-title":"Black Bass Diversity: Multidisciplinary Science for Conservation","event-place":"Bethesda, Maryland, USA","ISBN":"978-1-934874-40-0","note":"DOI: 10.47886/9781934874400.ch3","page":"27-34","publisher":"American Fisheries Society","publisher-place":"Bethesda, Maryland, USA","source":"DOI.org (Crossref)","title":"Largemouth Bass &lt;i&gt;Micropterus salmoides&lt;/i&gt; (Lacepède, 1802)","title-short":"Black Bass Diversity","URL":"https://fisheries.org/doi/9781934874400-ch3","editor":[{"family":"Tringali","given":"Michael D."},{"family":"Long","given":"James M."},{"family":"Birdsong","given":"Timothy W."},{"family":"Allen","given":"Micheal S."}],"author":[{"family":"Claussen","given":"Julie E."}],"accessed":{"date-parts":[["2025",6,25]]},"issued":{"date-parts":[["2015"]]}}},{"id":167,"uris":["http://zotero.org/users/4161640/items/IBCVIFGF"],"itemData":{"id":167,"type":"article-journal","container-title":"Fisheries","DOI":"10.1002/fsh.10187","ISSN":"0363-2415,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delInstrText>
        </w:r>
        <w:r w:rsidR="00C6688A" w:rsidDel="00362023">
          <w:rPr>
            <w:rFonts w:ascii="Arial" w:eastAsia="Times New Roman" w:hAnsi="Arial" w:cs="Arial"/>
            <w:color w:val="000000"/>
            <w:kern w:val="0"/>
            <w14:ligatures w14:val="none"/>
          </w:rPr>
          <w:fldChar w:fldCharType="separate"/>
        </w:r>
        <w:r w:rsidR="002838B7" w:rsidRPr="002838B7" w:rsidDel="00362023">
          <w:rPr>
            <w:rFonts w:ascii="Arial" w:hAnsi="Arial" w:cs="Arial"/>
            <w:color w:val="000000"/>
            <w:kern w:val="0"/>
          </w:rPr>
          <w:delText xml:space="preserve">(Carlson and Isermann, 2010; </w:delText>
        </w:r>
      </w:del>
      <w:del w:id="279" w:author="Reviewer" w:date="2026-06-02T13:52:00Z" w16du:dateUtc="2026-06-02T18:52:00Z">
        <w:r w:rsidR="002838B7" w:rsidRPr="002838B7" w:rsidDel="00362023">
          <w:rPr>
            <w:rFonts w:ascii="Arial" w:hAnsi="Arial" w:cs="Arial"/>
            <w:color w:val="000000"/>
            <w:kern w:val="0"/>
          </w:rPr>
          <w:delText xml:space="preserve">Claussen, 2015; </w:delText>
        </w:r>
      </w:del>
      <w:del w:id="280" w:author="Reviewer" w:date="2026-06-02T13:53:00Z" w16du:dateUtc="2026-06-02T18:53:00Z">
        <w:r w:rsidR="002838B7" w:rsidRPr="002838B7" w:rsidDel="00362023">
          <w:rPr>
            <w:rFonts w:ascii="Arial" w:hAnsi="Arial" w:cs="Arial"/>
            <w:color w:val="000000"/>
            <w:kern w:val="0"/>
          </w:rPr>
          <w:delText xml:space="preserve">Taylor </w:delText>
        </w:r>
        <w:r w:rsidR="002838B7" w:rsidRPr="002838B7" w:rsidDel="00362023">
          <w:rPr>
            <w:rFonts w:ascii="Arial" w:hAnsi="Arial" w:cs="Arial"/>
            <w:i/>
            <w:iCs/>
            <w:color w:val="000000"/>
            <w:kern w:val="0"/>
          </w:rPr>
          <w:delText>et al.</w:delText>
        </w:r>
        <w:r w:rsidR="002838B7" w:rsidRPr="002838B7" w:rsidDel="00362023">
          <w:rPr>
            <w:rFonts w:ascii="Arial" w:hAnsi="Arial" w:cs="Arial"/>
            <w:color w:val="000000"/>
            <w:kern w:val="0"/>
          </w:rPr>
          <w:delText>, 2019)</w:delText>
        </w:r>
        <w:r w:rsidR="00C6688A" w:rsidDel="00362023">
          <w:rPr>
            <w:rFonts w:ascii="Arial" w:eastAsia="Times New Roman" w:hAnsi="Arial" w:cs="Arial"/>
            <w:color w:val="000000"/>
            <w:kern w:val="0"/>
            <w14:ligatures w14:val="none"/>
          </w:rPr>
          <w:fldChar w:fldCharType="end"/>
        </w:r>
      </w:del>
      <w:ins w:id="281" w:author="Reviewer" w:date="2026-06-02T12:54:00Z" w16du:dateUtc="2026-06-02T17:54:00Z">
        <w:r w:rsidR="00EC0ADB">
          <w:rPr>
            <w:rFonts w:ascii="Arial" w:eastAsia="Times New Roman" w:hAnsi="Arial" w:cs="Arial"/>
            <w:color w:val="000000"/>
            <w:kern w:val="0"/>
            <w14:ligatures w14:val="none"/>
          </w:rPr>
          <w:t>widely distributed</w:t>
        </w:r>
      </w:ins>
      <w:ins w:id="282" w:author="Reviewer" w:date="2026-06-02T12:55:00Z" w16du:dateUtc="2026-06-02T17:55:00Z">
        <w:r w:rsidR="00EC0ADB">
          <w:rPr>
            <w:rFonts w:ascii="Arial" w:eastAsia="Times New Roman" w:hAnsi="Arial" w:cs="Arial"/>
            <w:color w:val="000000"/>
            <w:kern w:val="0"/>
            <w14:ligatures w14:val="none"/>
          </w:rPr>
          <w:t xml:space="preserve"> across North America</w:t>
        </w:r>
      </w:ins>
      <w:del w:id="283" w:author="Reviewer" w:date="2026-06-02T12:56:00Z" w16du:dateUtc="2026-06-02T17:56:00Z">
        <w:r w:rsidRPr="00292FF5" w:rsidDel="00EC0ADB">
          <w:rPr>
            <w:rFonts w:ascii="Arial" w:eastAsia="Times New Roman" w:hAnsi="Arial" w:cs="Arial"/>
            <w:color w:val="000000"/>
            <w:kern w:val="0"/>
            <w14:ligatures w14:val="none"/>
          </w:rPr>
          <w:delText>, black basses (</w:delText>
        </w:r>
        <w:r w:rsidRPr="00292FF5" w:rsidDel="00EC0ADB">
          <w:rPr>
            <w:rFonts w:ascii="Arial" w:eastAsia="Times New Roman" w:hAnsi="Arial" w:cs="Arial"/>
            <w:i/>
            <w:iCs/>
            <w:color w:val="000000"/>
            <w:kern w:val="0"/>
            <w14:ligatures w14:val="none"/>
          </w:rPr>
          <w:delText xml:space="preserve">Micropterus </w:delText>
        </w:r>
        <w:r w:rsidRPr="00292FF5" w:rsidDel="00EC0ADB">
          <w:rPr>
            <w:rFonts w:ascii="Arial" w:eastAsia="Times New Roman" w:hAnsi="Arial" w:cs="Arial"/>
            <w:color w:val="000000"/>
            <w:kern w:val="0"/>
            <w14:ligatures w14:val="none"/>
          </w:rPr>
          <w:delText xml:space="preserve">spp.) are top-level piscivores that generate tens of billions </w:delText>
        </w:r>
        <w:r w:rsidR="00C6688A" w:rsidDel="00EC0ADB">
          <w:rPr>
            <w:rFonts w:ascii="Arial" w:eastAsia="Times New Roman" w:hAnsi="Arial" w:cs="Arial"/>
            <w:color w:val="000000"/>
            <w:kern w:val="0"/>
            <w14:ligatures w14:val="none"/>
          </w:rPr>
          <w:delText xml:space="preserve">of </w:delText>
        </w:r>
        <w:r w:rsidR="002B7DFC" w:rsidDel="00EC0ADB">
          <w:rPr>
            <w:rFonts w:ascii="Arial" w:eastAsia="Times New Roman" w:hAnsi="Arial" w:cs="Arial"/>
            <w:color w:val="000000"/>
            <w:kern w:val="0"/>
            <w14:ligatures w14:val="none"/>
          </w:rPr>
          <w:delText>U.S.</w:delText>
        </w:r>
        <w:r w:rsidRPr="00292FF5" w:rsidDel="00EC0ADB">
          <w:rPr>
            <w:rFonts w:ascii="Arial" w:eastAsia="Times New Roman" w:hAnsi="Arial" w:cs="Arial"/>
            <w:color w:val="000000"/>
            <w:kern w:val="0"/>
            <w14:ligatures w14:val="none"/>
          </w:rPr>
          <w:delText xml:space="preserve"> dollars</w:delText>
        </w:r>
        <w:r w:rsidR="008D3C73" w:rsidDel="00EC0ADB">
          <w:rPr>
            <w:rFonts w:ascii="Arial" w:eastAsia="Times New Roman" w:hAnsi="Arial" w:cs="Arial"/>
            <w:color w:val="000000"/>
            <w:kern w:val="0"/>
            <w14:ligatures w14:val="none"/>
          </w:rPr>
          <w:delText xml:space="preserve"> annually</w:delText>
        </w:r>
        <w:r w:rsidR="00A52B25" w:rsidDel="00EC0ADB">
          <w:rPr>
            <w:rFonts w:ascii="Arial" w:eastAsia="Times New Roman" w:hAnsi="Arial" w:cs="Arial"/>
            <w:color w:val="000000"/>
            <w:kern w:val="0"/>
            <w14:ligatures w14:val="none"/>
          </w:rPr>
          <w:delText xml:space="preserve"> </w:delText>
        </w:r>
        <w:r w:rsidR="00A52B25" w:rsidDel="00EC0ADB">
          <w:rPr>
            <w:rFonts w:ascii="Arial" w:eastAsia="Times New Roman" w:hAnsi="Arial" w:cs="Arial"/>
            <w:color w:val="000000"/>
            <w:kern w:val="0"/>
            <w14:ligatures w14:val="none"/>
          </w:rPr>
          <w:fldChar w:fldCharType="begin"/>
        </w:r>
        <w:r w:rsidR="00E95E6A" w:rsidDel="00EC0ADB">
          <w:rPr>
            <w:rFonts w:ascii="Arial" w:eastAsia="Times New Roman" w:hAnsi="Arial" w:cs="Arial"/>
            <w:color w:val="000000"/>
            <w:kern w:val="0"/>
            <w14:ligatures w14:val="none"/>
          </w:rPr>
          <w:delInstrText xml:space="preserve"> ADDIN ZOTERO_ITEM CSL_CITATION {"citationID":"95GqYYga","properties":{"formattedCitation":"(U.S. Department of the Interior, U.S. Fish and Wildlife Service. {\\i{}2022 National Survey of Fishing, Hunting, and Wildlife-Associated Recreation}., 2023)","plainCitation":"(U.S. Department of the Interior, U.S. Fish and Wildlife Service. 2022 National Survey of Fishing, Hunting, and Wildlife-Associated Recreation., 2023)","dontUpdate":true,"noteIndex":0},"citationItems":[{"id":171,"uris":["http://zotero.org/users/4161640/items/ZTLN5IV4"],"itemData":{"id":171,"type":"document","title":"U.S. Department of the Interior, U.S. Fish and Wildlife Service. (USDOI). &lt;i&gt;2022 National Survey of Fishing, Hunting, and Wildlife-Associated Recreation&lt;/i&gt;.","issued":{"date-parts":[["2023"]]}}}],"schema":"https://github.com/citation-style-language/schema/raw/master/csl-citation.json"} </w:delInstrText>
        </w:r>
        <w:r w:rsidR="00A52B25" w:rsidDel="00EC0ADB">
          <w:rPr>
            <w:rFonts w:ascii="Arial" w:eastAsia="Times New Roman" w:hAnsi="Arial" w:cs="Arial"/>
            <w:color w:val="000000"/>
            <w:kern w:val="0"/>
            <w14:ligatures w14:val="none"/>
          </w:rPr>
          <w:fldChar w:fldCharType="separate"/>
        </w:r>
        <w:r w:rsidR="00A52B25" w:rsidRPr="00A52B25" w:rsidDel="00EC0ADB">
          <w:rPr>
            <w:rFonts w:ascii="Arial" w:hAnsi="Arial" w:cs="Arial"/>
            <w:color w:val="000000"/>
            <w:kern w:val="0"/>
          </w:rPr>
          <w:delText>(U</w:delText>
        </w:r>
        <w:r w:rsidR="00A52B25" w:rsidDel="00EC0ADB">
          <w:rPr>
            <w:rFonts w:ascii="Arial" w:hAnsi="Arial" w:cs="Arial"/>
            <w:color w:val="000000"/>
            <w:kern w:val="0"/>
          </w:rPr>
          <w:delText>SDOI</w:delText>
        </w:r>
        <w:r w:rsidR="00A52B25" w:rsidRPr="00A52B25" w:rsidDel="00EC0ADB">
          <w:rPr>
            <w:rFonts w:ascii="Arial" w:hAnsi="Arial" w:cs="Arial"/>
            <w:color w:val="000000"/>
            <w:kern w:val="0"/>
          </w:rPr>
          <w:delText xml:space="preserve"> 2023)</w:delText>
        </w:r>
        <w:r w:rsidR="00A52B25" w:rsidDel="00EC0ADB">
          <w:rPr>
            <w:rFonts w:ascii="Arial" w:eastAsia="Times New Roman" w:hAnsi="Arial" w:cs="Arial"/>
            <w:color w:val="000000"/>
            <w:kern w:val="0"/>
            <w14:ligatures w14:val="none"/>
          </w:rPr>
          <w:fldChar w:fldCharType="end"/>
        </w:r>
        <w:r w:rsidRPr="00292FF5" w:rsidDel="00EC0ADB">
          <w:rPr>
            <w:rFonts w:ascii="Arial" w:eastAsia="Times New Roman" w:hAnsi="Arial" w:cs="Arial"/>
            <w:color w:val="000000"/>
            <w:kern w:val="0"/>
            <w14:ligatures w14:val="none"/>
          </w:rPr>
          <w:delText xml:space="preserve">. </w:delText>
        </w:r>
        <w:r w:rsidR="008D3C73" w:rsidDel="00EC0ADB">
          <w:rPr>
            <w:rFonts w:ascii="Arial" w:eastAsia="Times New Roman" w:hAnsi="Arial" w:cs="Arial"/>
            <w:color w:val="000000"/>
            <w:kern w:val="0"/>
            <w14:ligatures w14:val="none"/>
          </w:rPr>
          <w:delText>Their</w:delText>
        </w:r>
        <w:r w:rsidRPr="00292FF5" w:rsidDel="00EC0ADB">
          <w:rPr>
            <w:rFonts w:ascii="Arial" w:eastAsia="Times New Roman" w:hAnsi="Arial" w:cs="Arial"/>
            <w:color w:val="000000"/>
            <w:kern w:val="0"/>
            <w14:ligatures w14:val="none"/>
          </w:rPr>
          <w:delText xml:space="preserve"> native range extends from southeastern Canada to northeastern Mexico</w:delText>
        </w:r>
      </w:del>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{"citationID":"jzLyMH2u","properties":{"formattedCitation":"(Tringali {\\i{}et al.}, 2015; Taylor {\\i{}et al.}, 2019)","plainCitation":"(Tringali et al., 2015; Taylor et al., 2019)","noteIndex":0},"citationItems":[{"id":168,"uris":["http://zotero.org/users/4161640/items/6MDCSIZT"],"itemData":{"id":168,"type":"book","event-place":"Bethesda, Maryland, USA","ISBN":"978-1-934874-40-0","note":"DOI: 10.47886/9781934874400","publisher":"American Fisheries Society","publisher-place":"Bethesda, Maryland, USA","source":"DOI.org (Crossref)","title":"Black Bass Diversity: Multidisciplinary Science for Conservation","title-short":"Black Bass Diversity","URL":"https://fisheries.org/bookstore/all-titles/afs-symposia/54082c/","editor":[{"family":"Tringali","given":"Michael D."},{"family":"Long","given":"James M."},{"family":"Birdsong","given":"Timothy W."},{"family":"Allen","given":"Micheal S."}],"accessed":{"date-parts":[["2025",6,25]]},"issued":{"date-parts":[["2015"]]}}},{"id":167,"uris":["http://zotero.org/users/4161640/items/IBCVIFGF"],"itemData":{"id":167,"type":"article-journal","container-title":"Fisheries","DOI":"10.1002/fsh.10187","ISSN":"0363-2415,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A52B2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(Tringali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Taylor </w:t>
      </w:r>
      <w:r w:rsidR="002838B7" w:rsidRPr="002838B7">
        <w:rPr>
          <w:rFonts w:ascii="Arial" w:hAnsi="Arial" w:cs="Arial"/>
          <w:i/>
          <w:iCs/>
          <w:color w:val="000000"/>
          <w:kern w:val="0"/>
        </w:rPr>
        <w:t>et al.</w:t>
      </w:r>
      <w:r w:rsidR="002838B7" w:rsidRPr="002838B7">
        <w:rPr>
          <w:rFonts w:ascii="Arial" w:hAnsi="Arial" w:cs="Arial"/>
          <w:color w:val="000000"/>
          <w:kern w:val="0"/>
        </w:rPr>
        <w:t>, 2019)</w:t>
      </w:r>
      <w:r w:rsidR="00A52B25">
        <w:rPr>
          <w:rFonts w:ascii="Arial" w:eastAsia="Times New Roman" w:hAnsi="Arial" w:cs="Arial"/>
          <w:color w:val="000000"/>
          <w:kern w:val="0"/>
          <w14:ligatures w14:val="none"/>
        </w:rPr>
        <w:fldChar w:fldCharType="end"/>
      </w:r>
      <w:ins w:id="284" w:author="Reviewer" w:date="2026-06-02T12:56:00Z" w16du:dateUtc="2026-06-02T17:56:00Z">
        <w:r w:rsidR="00EC0ADB">
          <w:rPr>
            <w:rFonts w:ascii="Arial" w:eastAsia="Times New Roman" w:hAnsi="Arial" w:cs="Arial"/>
            <w:color w:val="000000"/>
            <w:kern w:val="0"/>
            <w14:ligatures w14:val="none"/>
          </w:rPr>
          <w:t xml:space="preserve"> </w:t>
        </w:r>
      </w:ins>
      <w:ins w:id="285" w:author="Reviewer" w:date="2026-06-02T13:03:00Z" w16du:dateUtc="2026-06-02T18:03:00Z">
        <w:r w:rsidR="008F2700">
          <w:rPr>
            <w:rFonts w:ascii="Arial" w:eastAsia="Times New Roman" w:hAnsi="Arial" w:cs="Arial"/>
            <w:color w:val="000000"/>
            <w:kern w:val="0"/>
            <w14:ligatures w14:val="none"/>
          </w:rPr>
          <w:t>that are</w:t>
        </w:r>
      </w:ins>
      <w:ins w:id="286" w:author="Reviewer" w:date="2026-06-02T12:56:00Z" w16du:dateUtc="2026-06-02T17:56:00Z">
        <w:r w:rsidR="00EC0ADB">
          <w:rPr>
            <w:rFonts w:ascii="Arial" w:eastAsia="Times New Roman" w:hAnsi="Arial" w:cs="Arial"/>
            <w:color w:val="000000"/>
            <w:kern w:val="0"/>
            <w14:ligatures w14:val="none"/>
          </w:rPr>
          <w:t xml:space="preserve"> commonly used in ecotoxicological and fisheries research </w:t>
        </w:r>
      </w:ins>
      <w:moveToRangeStart w:id="287" w:author="Reviewer" w:date="2026-06-02T12:58:00Z" w:name="move231297527"/>
      <w:moveTo w:id="288" w:author="Reviewer" w:date="2026-06-02T12:58:00Z" w16du:dateUtc="2026-06-02T17:58:00Z">
        <w:r w:rsidR="00EC0ADB">
          <w:rPr>
            <w:rFonts w:ascii="Arial" w:eastAsia="Times New Roman" w:hAnsi="Arial" w:cs="Arial"/>
            <w:color w:val="000000"/>
            <w:kern w:val="0"/>
            <w14:ligatures w14:val="none"/>
          </w:rPr>
          <w:fldChar w:fldCharType="begin"/>
        </w:r>
        <w:r w:rsidR="00EC0ADB">
          <w:rPr>
            <w:rFonts w:ascii="Arial" w:eastAsia="Times New Roman" w:hAnsi="Arial" w:cs="Arial"/>
            <w:color w:val="000000"/>
            <w:kern w:val="0"/>
            <w14:ligatures w14:val="none"/>
          </w:rPr>
          <w:instrText xml:space="preserve"> ADDIN ZOTERO_ITEM CSL_CITATION {"citationID":"VIoSUi8u","properties":{"formattedCitation":"(Ludsin and DeVries, 1997; Post {\\i{}et al.}, 1998; Coleman {\\i{}et al.}, 2024)","plainCitation":"(Ludsin and DeVries, 1997; Post et al., 1998; Coleman et al., 2024)","noteIndex":0},"citationItems":[{"id":183,"uris":["http://zotero.org/users/4161640/items/GU6UFZXW"],"itemData":{"id":183,"type":"article-journal","container-title":"Ecological Applications","DOI":"10.1890/1051-0761(1997)007[1024:FYROLB]2.0.CO;2","ISSN":"1051-0761","issue":"3","journalAbbreviation":"Ecol Appl","language":"en","license":"http://doi.wiley.com/10.1002/tdm_license_1.1","page":"1024-1038","source":"DOI.org (Crossref)","title":"First-year recruitment of largemouth bass: the interdependency of early life stages","title-short":"FIRST-YEAR RECRUITMENT OF LARGEMOUTH BASS","volume":"7","author":[{"family":"Ludsin","given":"Stuart A."},{"family":"DeVries","given":"Dennis R."}],"issued":{"date-parts":[["1997",8]]}}},{"id":182,"uris":["http://zotero.org/users/4161640/items/STCFW2ZE"],"itemData":{"id":182,"type":"article-journal","container-title":"Canadian Journal of Fisheries and Aquatic Sciences","DOI":"10.1139/f98-139","ISSN":"0706-652X, 1205-7533","issue":"12","journalAbbreviation":"Can J Fish Aquat Sci","language":"en","license":"http://www.nrcresearchpress.com/page/about/CorporateTextAndDataMining","page":"2588-2600","source":"DOI.org (Crossref)","title":"Interactions among adult demography, spawning date, growth rate, predation, overwinter mortality, and the recruitment of largemouth bass in a northern lake","volume":"55","author":[{"family":"Post","given":"David M"},{"family":"Kitchell","given":"James F"},{"family":"Hodgson","given":"James R"}],"issued":{"date-parts":[["1998",12,1]]}}},{"id":169,"uris":["http://zotero.org/users/4161640/items/CERB7K9A"],"itemData":{"id":169,"type":"article-journal","abstract":"ObjectiveReducing Largemouth Bass Micropterus salmoides recruitment and therefore population density could benefit recreational fisheries in small impoundments by improving individual growth rates and increasing the average size and condition of Largemouth Bass. To achieve these effects, methods of controlling Largemouth Bass recruitment should avoid reducing the productivity of their primary prey species, the Bluegill Lepomis macrochirus.MethodsWe tested this hypothesis by evaluating the effects of shoreline rotenone application on the density of Bluegill and the density, growth, and survival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and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15 Alabama small impoundments.ResultAfter treatment, Largemouth Bass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densities declined and mean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length increased, whereas Bluegill populations were not significantly reduced.ConclusionOur study indicates that shoreline rotenone application may be a valuable method for reducing Largemouth Bass recruitment and increasing the growth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small impoundments. However, further research is needed to understand the effects of treatment on nontarget fishes and to better assess the effects of factors such as impoundment surface area and treatment frequency and duration on the ultimate utility of the approach.Impact statementSmall impoundment management could benefit from reducing Largemouth Bass recruitment. We found that shoreline rotenone application improved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 xml:space="preserve">1 Largemouth Bass growth rates while Bluegill densities were unaffected. Shoreline rotenone application appears to immediately enhance Largemouth Bass populations in impoundments ≤11 ha.","container-title":"North American Journal of Fisheries Management","DOI":"10.1002/nafm.10953","ISSN":"0275-5947","issue":"1","journalAbbreviation":"N Am J Fish Manag","page":"57-69","source":"Silverchair","title":"Evaluation of shoreline rotenone application to control largemouth bass recruitment in small impoundments","volume":"44","author":[{"family":"Coleman","given":"Tyler Steven"},{"family":"Eckelbecker","given":"Robert W."},{"family":"Carlson","given":"Andrew K."},{"family":"DeVries","given":"Dennis R."},{"family":"Wright","given":"Russell A."},{"family":"Staton","given":"Benjamin A."},{"family":"Parker","given":"Stephen W."},{"family":"Chittam","given":"Collin R."},{"family":"Lovell","given":"Richard G."},{"family":"Catalano","given":"Matthew J."}],"issued":{"date-parts":[["2024",2,1]]}}}],"schema":"https://github.com/citation-style-language/schema/raw/master/csl-citation.json"} </w:instrText>
        </w:r>
        <w:r w:rsidR="00EC0ADB">
          <w:rPr>
            <w:rFonts w:ascii="Arial" w:eastAsia="Times New Roman" w:hAnsi="Arial" w:cs="Arial"/>
            <w:color w:val="000000"/>
            <w:kern w:val="0"/>
            <w14:ligatures w14:val="none"/>
          </w:rPr>
          <w:fldChar w:fldCharType="separate"/>
        </w:r>
        <w:r w:rsidR="00EC0ADB" w:rsidRPr="002838B7">
          <w:rPr>
            <w:rFonts w:ascii="Arial" w:hAnsi="Arial" w:cs="Arial"/>
            <w:color w:val="000000"/>
            <w:kern w:val="0"/>
          </w:rPr>
          <w:t>(Ludsin and DeVries, 1997;</w:t>
        </w:r>
      </w:moveTo>
      <w:ins w:id="289" w:author="Reviewer" w:date="2026-06-02T13:18:00Z" w16du:dateUtc="2026-06-02T18:18:00Z">
        <w:r w:rsidR="00C75FF8">
          <w:rPr>
            <w:rFonts w:ascii="Arial" w:hAnsi="Arial" w:cs="Arial"/>
            <w:color w:val="000000"/>
            <w:kern w:val="0"/>
          </w:rPr>
          <w:t xml:space="preserve"> Hanson and Cooke, 200</w:t>
        </w:r>
      </w:ins>
      <w:ins w:id="290" w:author="Reviewer" w:date="2026-06-08T19:03:00Z" w16du:dateUtc="2026-06-09T00:03:00Z">
        <w:r w:rsidR="0011228D">
          <w:rPr>
            <w:rFonts w:ascii="Arial" w:hAnsi="Arial" w:cs="Arial"/>
            <w:color w:val="000000"/>
            <w:kern w:val="0"/>
          </w:rPr>
          <w:t>9</w:t>
        </w:r>
      </w:ins>
      <w:ins w:id="291" w:author="Reviewer" w:date="2026-06-02T13:18:00Z" w16du:dateUtc="2026-06-02T18:18:00Z">
        <w:r w:rsidR="00C75FF8">
          <w:rPr>
            <w:rFonts w:ascii="Arial" w:hAnsi="Arial" w:cs="Arial"/>
            <w:color w:val="000000"/>
            <w:kern w:val="0"/>
          </w:rPr>
          <w:t xml:space="preserve">; </w:t>
        </w:r>
      </w:ins>
      <w:ins w:id="292" w:author="Reviewer" w:date="2026-06-02T13:22:00Z" w16du:dateUtc="2026-06-02T18:22:00Z">
        <w:r w:rsidR="00C75FF8">
          <w:rPr>
            <w:rFonts w:ascii="Arial" w:hAnsi="Arial" w:cs="Arial"/>
            <w:color w:val="000000"/>
            <w:kern w:val="0"/>
          </w:rPr>
          <w:t>Kieffer and Cooke, 2009;</w:t>
        </w:r>
      </w:ins>
      <w:moveTo w:id="293" w:author="Reviewer" w:date="2026-06-02T12:58:00Z" w16du:dateUtc="2026-06-02T17:58:00Z">
        <w:del w:id="294" w:author="Reviewer" w:date="2026-06-02T13:16:00Z" w16du:dateUtc="2026-06-02T18:16:00Z">
          <w:r w:rsidR="00EC0ADB" w:rsidRPr="002838B7" w:rsidDel="00C75FF8">
            <w:rPr>
              <w:rFonts w:ascii="Arial" w:hAnsi="Arial" w:cs="Arial"/>
              <w:color w:val="000000"/>
              <w:kern w:val="0"/>
            </w:rPr>
            <w:delText xml:space="preserve"> </w:delText>
          </w:r>
        </w:del>
        <w:del w:id="295" w:author="Reviewer" w:date="2026-06-02T12:58:00Z" w16du:dateUtc="2026-06-02T17:58:00Z">
          <w:r w:rsidR="00EC0ADB" w:rsidRPr="002838B7" w:rsidDel="00EC0ADB">
            <w:rPr>
              <w:rFonts w:ascii="Arial" w:hAnsi="Arial" w:cs="Arial"/>
              <w:color w:val="000000"/>
              <w:kern w:val="0"/>
            </w:rPr>
            <w:delText xml:space="preserve">Post </w:delText>
          </w:r>
          <w:r w:rsidR="00EC0ADB" w:rsidRPr="002838B7" w:rsidDel="00EC0ADB">
            <w:rPr>
              <w:rFonts w:ascii="Arial" w:hAnsi="Arial" w:cs="Arial"/>
              <w:i/>
              <w:iCs/>
              <w:color w:val="000000"/>
              <w:kern w:val="0"/>
            </w:rPr>
            <w:delText>et al.</w:delText>
          </w:r>
          <w:r w:rsidR="00EC0ADB" w:rsidRPr="002838B7" w:rsidDel="00EC0ADB">
            <w:rPr>
              <w:rFonts w:ascii="Arial" w:hAnsi="Arial" w:cs="Arial"/>
              <w:color w:val="000000"/>
              <w:kern w:val="0"/>
            </w:rPr>
            <w:delText xml:space="preserve">, 1998; </w:delText>
          </w:r>
        </w:del>
      </w:moveTo>
      <w:ins w:id="296" w:author="Reviewer" w:date="2026-06-02T13:18:00Z" w16du:dateUtc="2026-06-02T18:18:00Z">
        <w:r w:rsidR="00C75FF8">
          <w:rPr>
            <w:rFonts w:ascii="Arial" w:eastAsia="Times New Roman" w:hAnsi="Arial" w:cs="Arial"/>
            <w:b/>
            <w:bCs/>
            <w:color w:val="000000"/>
            <w:kern w:val="0"/>
            <w14:ligatures w14:val="none"/>
          </w:rPr>
          <w:t xml:space="preserve"> </w:t>
        </w:r>
      </w:ins>
      <w:moveTo w:id="297" w:author="Reviewer" w:date="2026-06-02T12:58:00Z" w16du:dateUtc="2026-06-02T17:58:00Z">
        <w:r w:rsidR="00EC0ADB" w:rsidRPr="002838B7">
          <w:rPr>
            <w:rFonts w:ascii="Arial" w:hAnsi="Arial" w:cs="Arial"/>
            <w:color w:val="000000"/>
            <w:kern w:val="0"/>
          </w:rPr>
          <w:t xml:space="preserve">Coleman </w:t>
        </w:r>
        <w:r w:rsidR="00EC0ADB" w:rsidRPr="002838B7">
          <w:rPr>
            <w:rFonts w:ascii="Arial" w:hAnsi="Arial" w:cs="Arial"/>
            <w:i/>
            <w:iCs/>
            <w:color w:val="000000"/>
            <w:kern w:val="0"/>
          </w:rPr>
          <w:t>et al.</w:t>
        </w:r>
        <w:r w:rsidR="00EC0ADB" w:rsidRPr="002838B7">
          <w:rPr>
            <w:rFonts w:ascii="Arial" w:hAnsi="Arial" w:cs="Arial"/>
            <w:color w:val="000000"/>
            <w:kern w:val="0"/>
          </w:rPr>
          <w:t>, 2024)</w:t>
        </w:r>
        <w:r w:rsidR="00EC0ADB">
          <w:rPr>
            <w:rFonts w:ascii="Arial" w:eastAsia="Times New Roman" w:hAnsi="Arial" w:cs="Arial"/>
            <w:color w:val="000000"/>
            <w:kern w:val="0"/>
            <w14:ligatures w14:val="none"/>
          </w:rPr>
          <w:fldChar w:fldCharType="end"/>
        </w:r>
      </w:moveTo>
      <w:moveToRangeEnd w:id="287"/>
      <w:r w:rsidRPr="00292FF5">
        <w:rPr>
          <w:rFonts w:ascii="Arial" w:eastAsia="Times New Roman" w:hAnsi="Arial" w:cs="Arial"/>
          <w:color w:val="000000"/>
          <w:kern w:val="0"/>
          <w14:ligatures w14:val="none"/>
        </w:rPr>
        <w:t>.</w:t>
      </w:r>
      <w:del w:id="298" w:author="Reviewer" w:date="2026-06-02T12:57:00Z" w16du:dateUtc="2026-06-02T17:57:00Z">
        <w:r w:rsidRPr="00292FF5" w:rsidDel="00EC0ADB">
          <w:rPr>
            <w:rFonts w:ascii="Arial" w:eastAsia="Times New Roman" w:hAnsi="Arial" w:cs="Arial"/>
            <w:color w:val="000000"/>
            <w:kern w:val="0"/>
            <w14:ligatures w14:val="none"/>
          </w:rPr>
          <w:delText xml:space="preserve"> Despite the</w:delText>
        </w:r>
        <w:r w:rsidR="00DC5F05" w:rsidDel="00EC0ADB">
          <w:rPr>
            <w:rFonts w:ascii="Arial" w:eastAsia="Times New Roman" w:hAnsi="Arial" w:cs="Arial"/>
            <w:color w:val="000000"/>
            <w:kern w:val="0"/>
            <w14:ligatures w14:val="none"/>
          </w:rPr>
          <w:delText>ir</w:delText>
        </w:r>
        <w:r w:rsidR="008D3C73" w:rsidDel="00EC0ADB">
          <w:rPr>
            <w:rFonts w:ascii="Arial" w:eastAsia="Times New Roman" w:hAnsi="Arial" w:cs="Arial"/>
            <w:color w:val="000000"/>
            <w:kern w:val="0"/>
            <w14:ligatures w14:val="none"/>
          </w:rPr>
          <w:delText xml:space="preserve"> economic importance </w:delText>
        </w:r>
        <w:r w:rsidR="008D3C73" w:rsidDel="00EC0ADB">
          <w:rPr>
            <w:rFonts w:ascii="Arial" w:eastAsia="Times New Roman" w:hAnsi="Arial" w:cs="Arial"/>
            <w:color w:val="000000"/>
            <w:kern w:val="0"/>
            <w14:ligatures w14:val="none"/>
          </w:rPr>
          <w:fldChar w:fldCharType="begin"/>
        </w:r>
        <w:r w:rsidR="00E95E6A" w:rsidDel="00EC0ADB">
          <w:rPr>
            <w:rFonts w:ascii="Arial" w:eastAsia="Times New Roman" w:hAnsi="Arial" w:cs="Arial"/>
            <w:color w:val="000000"/>
            <w:kern w:val="0"/>
            <w14:ligatures w14:val="none"/>
          </w:rPr>
          <w:delInstrText xml:space="preserve"> ADDIN ZOTERO_ITEM CSL_CITATION {"citationID":"5pNQZign","properties":{"formattedCitation":"(Gratwicke and Marshall, 2001; Takamura, 2007)","plainCitation":"(Gratwicke and Marshall, 2001; Takamura, 2007)","noteIndex":0},"citationItems":[{"id":172,"uris":["http://zotero.org/users/4161640/items/DZU5IT6L"],"itemData":{"id":172,"type":"article-journal","container-title":"Journal of Fish Biology","DOI":"10.1111/j.1095-8649.2001.tb00499.x","ISSN":"0022-1112, 1095-8649","issue":"1","journalAbbreviation":"J Fish Biol","language":"en","license":"http://onlinelibrary.wiley.com/termsAndConditions#vor","page":"68-75","source":"DOI.org (Crossref)","title":"The relationship between the exotic predators &lt;i&gt;Micropterus salmoides&lt;/i&gt; and &lt;i&gt;Serranochromis robustus&lt;/i&gt; and native stream fishes in Zimbabwe","volume":"58","author":[{"family":"Gratwicke","given":"B."},{"family":"Marshall","given":"B. E."}],"issued":{"date-parts":[["2001",1]]}}},{"id":173,"uris":["http://zotero.org/users/4161640/items/HE6JNMKK"],"itemData":{"id":173,"type":"article-journal","abstract":"Abstract\n            \n              This review focuses on how predator performance of the invasive largemouth bass [\n              Micropterus salmoides\n              (Lacepède)] has been, or will be, formed in Japanese freshwaters. Predation impacts of largemouth bass on fish communities appear pervasive in both Japanese as well as North American freshwaters. Factors affecting performance as a piscivorous predator are (1) light intensity and water clarity, (2) oxygen depletion, (3) prey size and gape size, (4) behavioral refuge of prey, (5) weed beds as refuge for prey fish, (6) interaction with bluegill. Size and behavioral refuges requirements are so rigorous that they may have evolved only in some North American prey fish species like bluegill; therefore, most Japanese native fish species are unlikely to be equipped with such refuges. However, refuge habitats like aquatic weed beds could develop in Japanese freshwaters, allowing prey fish species to survive under predation pressure. The density, architecture, and species composition of aquatic plants may affect their suitability as refuges. Studies in Japanese waters have suggested that the presence of rich aquatic vegetation or invasive bluegill in bass</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 xml:space="preserve">introduced waters have suppressed the predation impact of largemouth bass on fish communities. In addition to these environmental factors, original genotypic and phenotypic traits of the introduced largemouth bass, and hybridization between different lineages of largemouth bass or with Florida bass [\n              Micropterus floridanus\n              (Lesueur)] may be involved in further adaptation of invasive largemouth bass to Japanese freshwaters.","container-title":"Ecological Research","DOI":"10.1007/s11284-007-0415-7","ISSN":"0912-3814, 1440-1703","issue":"6","journalAbbreviation":"Ecol Res","language":"en","license":"http://onlinelibrary.wiley.com/termsAndConditions#vor","page":"940-946","source":"DOI.org (Crossref)","title":"Performance as a fish predator of largemouth bass [&lt;i&gt;Micropterus salmoides&lt;/i&gt; (Lacepède)] invading Japanese freshwaters: a review","title-short":"Performance as a fish predator of largemouth bass [ &lt;i&gt;Micropterus salmoides&lt;/i&gt; (Lacepède)] invading Japanese freshwaters","volume":"22","author":[{"family":"Takamura","given":"Kenzi"}],"issued":{"date-parts":[["2007",11]]}}}],"schema":"https://github.com/citation-style-language/schema/raw/master/csl-citation.json"} </w:delInstrText>
        </w:r>
        <w:r w:rsidR="008D3C73" w:rsidDel="00EC0ADB">
          <w:rPr>
            <w:rFonts w:ascii="Arial" w:eastAsia="Times New Roman" w:hAnsi="Arial" w:cs="Arial"/>
            <w:color w:val="000000"/>
            <w:kern w:val="0"/>
            <w14:ligatures w14:val="none"/>
          </w:rPr>
          <w:fldChar w:fldCharType="separate"/>
        </w:r>
        <w:r w:rsidR="002838B7" w:rsidDel="00EC0ADB">
          <w:rPr>
            <w:rFonts w:ascii="Arial" w:eastAsia="Times New Roman" w:hAnsi="Arial" w:cs="Arial"/>
            <w:noProof/>
            <w:color w:val="000000"/>
            <w:kern w:val="0"/>
            <w14:ligatures w14:val="none"/>
          </w:rPr>
          <w:delText>(Gratwicke and Marshall, 2001; Takamura, 2007)</w:delText>
        </w:r>
        <w:r w:rsidR="008D3C73" w:rsidDel="00EC0ADB">
          <w:rPr>
            <w:rFonts w:ascii="Arial" w:eastAsia="Times New Roman" w:hAnsi="Arial" w:cs="Arial"/>
            <w:color w:val="000000"/>
            <w:kern w:val="0"/>
            <w14:ligatures w14:val="none"/>
          </w:rPr>
          <w:fldChar w:fldCharType="end"/>
        </w:r>
        <w:r w:rsidR="008D3C73" w:rsidDel="00EC0ADB">
          <w:rPr>
            <w:rFonts w:ascii="Arial" w:eastAsia="Times New Roman" w:hAnsi="Arial" w:cs="Arial"/>
            <w:color w:val="000000"/>
            <w:kern w:val="0"/>
            <w14:ligatures w14:val="none"/>
          </w:rPr>
          <w:delText xml:space="preserve">, bass introductions worldwide have made them a problematic invasive species capable of altering aquatic community structure </w:delText>
        </w:r>
        <w:r w:rsidR="00F935B6" w:rsidDel="00EC0ADB">
          <w:rPr>
            <w:rFonts w:ascii="Arial" w:eastAsia="Times New Roman" w:hAnsi="Arial" w:cs="Arial"/>
            <w:color w:val="000000"/>
            <w:kern w:val="0"/>
            <w14:ligatures w14:val="none"/>
          </w:rPr>
          <w:fldChar w:fldCharType="begin"/>
        </w:r>
        <w:r w:rsidR="00E95E6A" w:rsidDel="00EC0ADB">
          <w:rPr>
            <w:rFonts w:ascii="Arial" w:eastAsia="Times New Roman" w:hAnsi="Arial" w:cs="Arial"/>
            <w:color w:val="000000"/>
            <w:kern w:val="0"/>
            <w14:ligatures w14:val="none"/>
          </w:rPr>
          <w:delInstrText xml:space="preserve"> ADDIN ZOTERO_ITEM CSL_CITATION {"citationID":"NhHGEY0f","properties":{"formattedCitation":"(Cambray, 2003; Weyl and Lewis, 2006; Weyl {\\i{}et al.}, 2010; Wasserman {\\i{}et al.}, 2011; Frehse {\\i{}et al.}, 2020; Sammons {\\i{}et al.}, 2023)","plainCitation":"(Cambray, 2003; Weyl and Lewis, 2006; Weyl et al., 2010; Wasserman et al., 2011; Frehse et al., 2020; Sammons et al., 2023)","noteIndex":0},"citationItems":[{"id":175,"uris":["http://zotero.org/users/4161640/items/ZX72VL2V"],"itemData":{"id":175,"type":"article-journal","container-title":"Hydrobiologia","DOI":"10.1023/A:1024648719995","ISSN":"0018-8158, 1573-5117","issue":"1-3","journalAbbreviation":"Hydrobiologia","language":"en","license":"https://www.springernature.com/gp/researchers/text-and-data-mining","page":"217-230","source":"DOI.org (Crossref)","title":"Impact on indigenous species biodiversity caused by the globalisation of alien recreational freshwater fisheries","volume":"500","author":[{"family":"Cambray","given":"J.A."}],"issued":{"date-parts":[["2003",6]]}}},{"id":174,"uris":["http://zotero.org/users/4161640/items/DW9DX449"],"itemData":{"id":174,"type":"article-journal","container-title":"African Zoology","DOI":"10.1080/15627020.2006.11407365","ISSN":"1562-7020, 2224-073X","issue":"2","journalAbbreviation":"Afr. Zool.","language":"en","page":"294-296","source":"DOI.org (Crossref)","title":"First record of predation by the alien invasive freshwater fish &lt;i&gt;Micropterus salmoides&lt;/i&gt; L. (Centrarchidae) on migrating estuarine fishes in South Africa","volume":"41","author":[{"family":"Weyl","given":"Olaf L. F."},{"family":"Lewis","given":"Hylton"}],"issued":{"date-parts":[["2006",10]]}}},{"id":178,"uris":["http://zotero.org/users/4161640/items/AUSW78TQ"],"itemData":{"id":178,"type":"article-journal","container-title":"African Journal of Aquatic Science","DOI":"10.2989/16085914.2010.540776","ISSN":"1608-5914, 1727-9364","issue":"3","journalAbbreviation":"Afr J Aquat Sci","language":"en","page":"273-281","source":"DOI.org (Crossref)","title":"The effect of largemouth bass &lt;i&gt;Micropterus salmoides&lt;/i&gt; on aquatic macro-invertebrate communities in the Wit River, Eastern Cape, South Africa","volume":"35","author":[{"family":"Weyl","given":"P SR"},{"family":"De Moor","given":"F C"},{"family":"Hill","given":"M P"},{"family":"Weyl","given":"O LF"}],"issued":{"date-parts":[["2010",12,24]]}}},{"id":176,"uris":["http://zotero.org/users/4161640/items/ID5H2WUN"],"itemData":{"id":176,"type":"article-journal","container-title":"African Zoology","issue":"2","journalAbbreviation":"Afr Zool","note":"publisher: NISC (Pty) Ltd","page":"378–386","title":"Diet of largemouth bass, &lt;i&gt;Micropterus salmoides&lt;/i&gt; (Centrarchidae), an invasive alien in the lower reaches of an Eastern Cape river, South Africa","volume":"46","author":[{"family":"Wasserman","given":"RJ"},{"family":"Strydom","given":"NA"},{"family":"Weyl","given":"OLF"}],"issued":{"date-parts":[["2011"]]}}},{"id":181,"uris":["http://zotero.org/users/4161640/items/B8FPL5SP"],"itemData":{"id":181,"type":"article-journal","container-title":"Journal of Applied Ichthyology","DOI":"10.1111/jai.13987","ISSN":"0175-8659, 1439-0426","issue":"1","journalAbbreviation":"J Appl Ichthyol","language":"en","page":"46-54","source":"DOI.org (Crossref)","title":"The genetic characteristics of invasive largemouth bass in southern Brazil","volume":"36","author":[{"family":"Frehse","given":"Fabrício De A."},{"family":"Hargrove","given":"John S."},{"family":"Weyl","given":"Olaf L. F."},{"family":"Vitule","given":"Jean R. S."}],"issued":{"date-parts":[["2020",1]]}}},{"id":177,"uris":["http://zotero.org/users/4161640/items/Z84M3FXT"],"itemData":{"id":177,"type":"article-journal","container-title":"North American Journal of Fisheries Management","DOI":"10.1002/nafm.10876","ISSN":"0275-5947, 1548-8675","issue":"2","journalAbbreviation":"N Am J Fish Manag","language":"en","license":"https://academic.oup.com/pages/standard-publication-reuse-rights","page":"384-399","source":"DOI.org (Crossref)","title":"Alabama bass alter reservoir black bass species assemblages when introduced outside their native range","volume":"43","author":[{"family":"Sammons","given":"Steven M."},{"family":"Dorsey","given":"Lawrence G."},{"family":"Loftis","given":"C. Scott"},{"family":"Chrisman","given":"Preston"},{"family":"Scott","given":"Mark"},{"family":"Hammonds","given":"John"},{"family":"Jolley","given":"Michael"},{"family":"Hatcher","given":"Hunter"},{"family":"Odenkirk","given":"John"},{"family":"Damer","given":"John"},{"family":"Lewis","given":"Matthew R."},{"family":"Peatman","given":"Eric J."}],"issued":{"date-parts":[["2023",4,1]]}}}],"schema":"https://github.com/citation-style-language/schema/raw/master/csl-citation.json"} </w:delInstrText>
        </w:r>
        <w:r w:rsidR="00F935B6" w:rsidDel="00EC0ADB">
          <w:rPr>
            <w:rFonts w:ascii="Arial" w:eastAsia="Times New Roman" w:hAnsi="Arial" w:cs="Arial"/>
            <w:color w:val="000000"/>
            <w:kern w:val="0"/>
            <w14:ligatures w14:val="none"/>
          </w:rPr>
          <w:fldChar w:fldCharType="separate"/>
        </w:r>
        <w:r w:rsidR="002838B7" w:rsidRPr="002838B7" w:rsidDel="00EC0ADB">
          <w:rPr>
            <w:rFonts w:ascii="Arial" w:hAnsi="Arial" w:cs="Arial"/>
            <w:color w:val="000000"/>
            <w:kern w:val="0"/>
          </w:rPr>
          <w:delText xml:space="preserve">(Cambray, 2003; Weyl and Lewis, 2006; Weyl </w:delText>
        </w:r>
        <w:r w:rsidR="002838B7" w:rsidRPr="002838B7" w:rsidDel="00EC0ADB">
          <w:rPr>
            <w:rFonts w:ascii="Arial" w:hAnsi="Arial" w:cs="Arial"/>
            <w:i/>
            <w:iCs/>
            <w:color w:val="000000"/>
            <w:kern w:val="0"/>
          </w:rPr>
          <w:delText>et al.</w:delText>
        </w:r>
        <w:r w:rsidR="002838B7" w:rsidRPr="002838B7" w:rsidDel="00EC0ADB">
          <w:rPr>
            <w:rFonts w:ascii="Arial" w:hAnsi="Arial" w:cs="Arial"/>
            <w:color w:val="000000"/>
            <w:kern w:val="0"/>
          </w:rPr>
          <w:delText xml:space="preserve">, 2010; Wasserman </w:delText>
        </w:r>
        <w:r w:rsidR="002838B7" w:rsidRPr="002838B7" w:rsidDel="00EC0ADB">
          <w:rPr>
            <w:rFonts w:ascii="Arial" w:hAnsi="Arial" w:cs="Arial"/>
            <w:i/>
            <w:iCs/>
            <w:color w:val="000000"/>
            <w:kern w:val="0"/>
          </w:rPr>
          <w:delText>et al.</w:delText>
        </w:r>
        <w:r w:rsidR="002838B7" w:rsidRPr="002838B7" w:rsidDel="00EC0ADB">
          <w:rPr>
            <w:rFonts w:ascii="Arial" w:hAnsi="Arial" w:cs="Arial"/>
            <w:color w:val="000000"/>
            <w:kern w:val="0"/>
          </w:rPr>
          <w:delText xml:space="preserve">, 2011; Frehse </w:delText>
        </w:r>
        <w:r w:rsidR="002838B7" w:rsidRPr="002838B7" w:rsidDel="00EC0ADB">
          <w:rPr>
            <w:rFonts w:ascii="Arial" w:hAnsi="Arial" w:cs="Arial"/>
            <w:i/>
            <w:iCs/>
            <w:color w:val="000000"/>
            <w:kern w:val="0"/>
          </w:rPr>
          <w:delText>et al.</w:delText>
        </w:r>
        <w:r w:rsidR="002838B7" w:rsidRPr="002838B7" w:rsidDel="00EC0ADB">
          <w:rPr>
            <w:rFonts w:ascii="Arial" w:hAnsi="Arial" w:cs="Arial"/>
            <w:color w:val="000000"/>
            <w:kern w:val="0"/>
          </w:rPr>
          <w:delText xml:space="preserve">, 2020; Sammons </w:delText>
        </w:r>
        <w:r w:rsidR="002838B7" w:rsidRPr="002838B7" w:rsidDel="00EC0ADB">
          <w:rPr>
            <w:rFonts w:ascii="Arial" w:hAnsi="Arial" w:cs="Arial"/>
            <w:i/>
            <w:iCs/>
            <w:color w:val="000000"/>
            <w:kern w:val="0"/>
          </w:rPr>
          <w:delText>et al.</w:delText>
        </w:r>
        <w:r w:rsidR="002838B7" w:rsidRPr="002838B7" w:rsidDel="00EC0ADB">
          <w:rPr>
            <w:rFonts w:ascii="Arial" w:hAnsi="Arial" w:cs="Arial"/>
            <w:color w:val="000000"/>
            <w:kern w:val="0"/>
          </w:rPr>
          <w:delText>, 2023)</w:delText>
        </w:r>
        <w:r w:rsidR="00F935B6" w:rsidDel="00EC0ADB">
          <w:rPr>
            <w:rFonts w:ascii="Arial" w:eastAsia="Times New Roman" w:hAnsi="Arial" w:cs="Arial"/>
            <w:color w:val="000000"/>
            <w:kern w:val="0"/>
            <w14:ligatures w14:val="none"/>
          </w:rPr>
          <w:fldChar w:fldCharType="end"/>
        </w:r>
        <w:r w:rsidRPr="00292FF5" w:rsidDel="00EC0ADB">
          <w:rPr>
            <w:rFonts w:ascii="Arial" w:eastAsia="Times New Roman" w:hAnsi="Arial" w:cs="Arial"/>
            <w:color w:val="000000"/>
            <w:kern w:val="0"/>
            <w14:ligatures w14:val="none"/>
          </w:rPr>
          <w:delText>.</w:delText>
        </w:r>
      </w:del>
      <w:del w:id="299" w:author="Reviewer" w:date="2026-06-02T12:59:00Z" w16du:dateUtc="2026-06-02T17:59:00Z">
        <w:r w:rsidRPr="00292FF5" w:rsidDel="00EC0ADB">
          <w:rPr>
            <w:rFonts w:ascii="Arial" w:eastAsia="Times New Roman" w:hAnsi="Arial" w:cs="Arial"/>
            <w:color w:val="000000"/>
            <w:kern w:val="0"/>
            <w14:ligatures w14:val="none"/>
          </w:rPr>
          <w:delText xml:space="preserve"> </w:delText>
        </w:r>
      </w:del>
      <w:ins w:id="300" w:author="Reviewer" w:date="2026-06-02T12:59:00Z" w16du:dateUtc="2026-06-02T17:59:00Z">
        <w:r w:rsidR="00EC0ADB">
          <w:rPr>
            <w:rFonts w:ascii="Arial" w:eastAsia="Times New Roman" w:hAnsi="Arial" w:cs="Arial"/>
            <w:color w:val="000000"/>
            <w:kern w:val="0"/>
            <w14:ligatures w14:val="none"/>
          </w:rPr>
          <w:t xml:space="preserve"> </w:t>
        </w:r>
      </w:ins>
      <w:ins w:id="301" w:author="Reviewer" w:date="2026-06-02T13:03:00Z" w16du:dateUtc="2026-06-02T18:03:00Z">
        <w:r w:rsidR="008F2700">
          <w:rPr>
            <w:rFonts w:ascii="Arial" w:eastAsia="Times New Roman" w:hAnsi="Arial" w:cs="Arial"/>
            <w:color w:val="000000"/>
            <w:kern w:val="0"/>
            <w14:ligatures w14:val="none"/>
          </w:rPr>
          <w:t>Since</w:t>
        </w:r>
      </w:ins>
      <w:ins w:id="302" w:author="Reviewer" w:date="2026-06-02T12:59:00Z" w16du:dateUtc="2026-06-02T17:59:00Z">
        <w:r w:rsidR="00EC0ADB" w:rsidRPr="00EC0ADB">
          <w:rPr>
            <w:rFonts w:ascii="Arial" w:eastAsia="Times New Roman" w:hAnsi="Arial" w:cs="Arial"/>
            <w:color w:val="000000"/>
            <w:kern w:val="0"/>
            <w14:ligatures w14:val="none"/>
          </w:rPr>
          <w:t xml:space="preserve"> </w:t>
        </w:r>
        <w:r w:rsidR="00EC0ADB" w:rsidRPr="00EC0ADB">
          <w:rPr>
            <w:rFonts w:ascii="Arial" w:eastAsia="Times New Roman" w:hAnsi="Arial" w:cs="Arial"/>
            <w:color w:val="000000"/>
            <w:kern w:val="0"/>
            <w14:ligatures w14:val="none"/>
          </w:rPr>
          <w:lastRenderedPageBreak/>
          <w:t xml:space="preserve">largemouth bass </w:t>
        </w:r>
      </w:ins>
      <w:ins w:id="303" w:author="Reviewer" w:date="2026-06-02T13:26:00Z" w16du:dateUtc="2026-06-02T18:26:00Z">
        <w:r w:rsidR="00FE164D">
          <w:rPr>
            <w:rFonts w:ascii="Arial" w:eastAsia="Times New Roman" w:hAnsi="Arial" w:cs="Arial"/>
            <w:color w:val="000000"/>
            <w:kern w:val="0"/>
            <w14:ligatures w14:val="none"/>
          </w:rPr>
          <w:t xml:space="preserve">are </w:t>
        </w:r>
      </w:ins>
      <w:ins w:id="304" w:author="Reviewer" w:date="2026-06-02T13:27:00Z" w16du:dateUtc="2026-06-02T18:27:00Z">
        <w:r w:rsidR="00FE164D">
          <w:rPr>
            <w:rFonts w:ascii="Arial" w:eastAsia="Times New Roman" w:hAnsi="Arial" w:cs="Arial"/>
            <w:color w:val="000000"/>
            <w:kern w:val="0"/>
            <w14:ligatures w14:val="none"/>
          </w:rPr>
          <w:t>top-level piscivores that</w:t>
        </w:r>
      </w:ins>
      <w:ins w:id="305" w:author="Reviewer" w:date="2026-06-02T12:59:00Z" w16du:dateUtc="2026-06-02T17:59:00Z">
        <w:r w:rsidR="00EC0ADB" w:rsidRPr="00EC0ADB">
          <w:rPr>
            <w:rFonts w:ascii="Arial" w:eastAsia="Times New Roman" w:hAnsi="Arial" w:cs="Arial"/>
            <w:color w:val="000000"/>
            <w:kern w:val="0"/>
            <w14:ligatures w14:val="none"/>
          </w:rPr>
          <w:t xml:space="preserve"> frequently inhabit systems exposed to agricultural runoff, industrial discharge, and saltwater intrusion, they are valuable sentinel organisms for evaluating physiological responses</w:t>
        </w:r>
      </w:ins>
      <w:ins w:id="306" w:author="Reviewer" w:date="2026-06-02T13:27:00Z" w16du:dateUtc="2026-06-02T18:27:00Z">
        <w:r w:rsidR="00FE164D">
          <w:rPr>
            <w:rFonts w:ascii="Arial" w:eastAsia="Times New Roman" w:hAnsi="Arial" w:cs="Arial"/>
            <w:color w:val="000000"/>
            <w:kern w:val="0"/>
            <w14:ligatures w14:val="none"/>
          </w:rPr>
          <w:t xml:space="preserve"> </w:t>
        </w:r>
      </w:ins>
      <w:ins w:id="307" w:author="Reviewer" w:date="2026-06-02T12:59:00Z" w16du:dateUtc="2026-06-02T17:59:00Z">
        <w:r w:rsidR="00EC0ADB" w:rsidRPr="00EC0ADB">
          <w:rPr>
            <w:rFonts w:ascii="Arial" w:eastAsia="Times New Roman" w:hAnsi="Arial" w:cs="Arial"/>
            <w:color w:val="000000"/>
            <w:kern w:val="0"/>
            <w14:ligatures w14:val="none"/>
          </w:rPr>
          <w:t>in freshwater ecosystems. Previous studies have demonstrated that largemouth bass exhibit measurable physiological and behavioral responses to environmental disturbance, including contaminant exposure and salinity stress (Sloman and Wilson, 2005;</w:t>
        </w:r>
      </w:ins>
      <w:ins w:id="308" w:author="Reviewer" w:date="2026-06-02T13:34:00Z" w16du:dateUtc="2026-06-02T18:34:00Z">
        <w:r w:rsidR="00A70CDE">
          <w:rPr>
            <w:rFonts w:ascii="Arial" w:eastAsia="Times New Roman" w:hAnsi="Arial" w:cs="Arial"/>
            <w:color w:val="000000"/>
            <w:kern w:val="0"/>
            <w14:ligatures w14:val="none"/>
          </w:rPr>
          <w:t xml:space="preserve"> Norris </w:t>
        </w:r>
        <w:r w:rsidR="00A70CDE" w:rsidRPr="00A70CDE">
          <w:rPr>
            <w:rFonts w:ascii="Arial" w:eastAsia="Times New Roman" w:hAnsi="Arial" w:cs="Arial"/>
            <w:i/>
            <w:iCs/>
            <w:color w:val="000000"/>
            <w:kern w:val="0"/>
            <w14:ligatures w14:val="none"/>
            <w:rPrChange w:id="309" w:author="Reviewer" w:date="2026-06-02T13:34:00Z" w16du:dateUtc="2026-06-02T18:34:00Z">
              <w:rPr>
                <w:rFonts w:ascii="Arial" w:eastAsia="Times New Roman" w:hAnsi="Arial" w:cs="Arial"/>
                <w:color w:val="000000"/>
                <w:kern w:val="0"/>
                <w14:ligatures w14:val="none"/>
              </w:rPr>
            </w:rPrChange>
          </w:rPr>
          <w:t>et al</w:t>
        </w:r>
        <w:r w:rsidR="00A70CDE">
          <w:rPr>
            <w:rFonts w:ascii="Arial" w:eastAsia="Times New Roman" w:hAnsi="Arial" w:cs="Arial"/>
            <w:color w:val="000000"/>
            <w:kern w:val="0"/>
            <w14:ligatures w14:val="none"/>
          </w:rPr>
          <w:t xml:space="preserve">., 2010; Yi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2021; Song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2024; Xie </w:t>
        </w:r>
        <w:r w:rsidR="00A70CDE">
          <w:rPr>
            <w:rFonts w:ascii="Arial" w:eastAsia="Times New Roman" w:hAnsi="Arial" w:cs="Arial"/>
            <w:i/>
            <w:iCs/>
            <w:color w:val="000000"/>
            <w:kern w:val="0"/>
            <w14:ligatures w14:val="none"/>
          </w:rPr>
          <w:t>et al</w:t>
        </w:r>
      </w:ins>
      <w:ins w:id="310" w:author="Reviewer" w:date="2026-06-02T13:35:00Z" w16du:dateUtc="2026-06-02T18:35:00Z">
        <w:r w:rsidR="00A70CDE">
          <w:rPr>
            <w:rFonts w:ascii="Arial" w:eastAsia="Times New Roman" w:hAnsi="Arial" w:cs="Arial"/>
            <w:color w:val="000000"/>
            <w:kern w:val="0"/>
            <w14:ligatures w14:val="none"/>
          </w:rPr>
          <w:t>., 2024)</w:t>
        </w:r>
      </w:ins>
      <w:ins w:id="311" w:author="Reviewer" w:date="2026-06-02T12:59:00Z" w16du:dateUtc="2026-06-02T17:59:00Z">
        <w:r w:rsidR="00EC0ADB" w:rsidRPr="00EC0ADB">
          <w:rPr>
            <w:rFonts w:ascii="Arial" w:eastAsia="Times New Roman" w:hAnsi="Arial" w:cs="Arial"/>
            <w:color w:val="000000"/>
            <w:kern w:val="0"/>
            <w14:ligatures w14:val="none"/>
          </w:rPr>
          <w:t xml:space="preserve">. </w:t>
        </w:r>
      </w:ins>
      <w:ins w:id="312" w:author="Reviewer" w:date="2026-06-02T13:10:00Z" w16du:dateUtc="2026-06-02T18:10:00Z">
        <w:r w:rsidR="008F2700">
          <w:rPr>
            <w:rFonts w:ascii="Arial" w:eastAsia="Times New Roman" w:hAnsi="Arial" w:cs="Arial"/>
            <w:color w:val="000000"/>
            <w:kern w:val="0"/>
            <w14:ligatures w14:val="none"/>
          </w:rPr>
          <w:t>Therefore</w:t>
        </w:r>
      </w:ins>
      <w:ins w:id="313" w:author="Reviewer" w:date="2026-06-02T12:59:00Z" w16du:dateUtc="2026-06-02T17:59:00Z">
        <w:r w:rsidR="00EC0ADB" w:rsidRPr="00EC0ADB">
          <w:rPr>
            <w:rFonts w:ascii="Arial" w:eastAsia="Times New Roman" w:hAnsi="Arial" w:cs="Arial"/>
            <w:color w:val="000000"/>
            <w:kern w:val="0"/>
            <w14:ligatures w14:val="none"/>
          </w:rPr>
          <w:t xml:space="preserve">, largemouth bass </w:t>
        </w:r>
      </w:ins>
      <w:ins w:id="314" w:author="Reviewer" w:date="2026-06-02T13:05:00Z" w16du:dateUtc="2026-06-02T18:05:00Z">
        <w:r w:rsidR="008F2700">
          <w:rPr>
            <w:rFonts w:ascii="Arial" w:eastAsia="Times New Roman" w:hAnsi="Arial" w:cs="Arial"/>
            <w:color w:val="000000"/>
            <w:kern w:val="0"/>
            <w14:ligatures w14:val="none"/>
          </w:rPr>
          <w:t xml:space="preserve">are </w:t>
        </w:r>
      </w:ins>
      <w:ins w:id="315" w:author="Reviewer" w:date="2026-06-02T13:04:00Z" w16du:dateUtc="2026-06-02T18:04:00Z">
        <w:r w:rsidR="008F2700">
          <w:rPr>
            <w:rFonts w:ascii="Arial" w:eastAsia="Times New Roman" w:hAnsi="Arial" w:cs="Arial"/>
            <w:color w:val="000000"/>
            <w:kern w:val="0"/>
            <w14:ligatures w14:val="none"/>
          </w:rPr>
          <w:t>suitable</w:t>
        </w:r>
      </w:ins>
      <w:ins w:id="316" w:author="Reviewer" w:date="2026-06-02T12:59:00Z" w16du:dateUtc="2026-06-02T17:59:00Z">
        <w:r w:rsidR="00EC0ADB" w:rsidRPr="00EC0ADB">
          <w:rPr>
            <w:rFonts w:ascii="Arial" w:eastAsia="Times New Roman" w:hAnsi="Arial" w:cs="Arial"/>
            <w:color w:val="000000"/>
            <w:kern w:val="0"/>
            <w14:ligatures w14:val="none"/>
          </w:rPr>
          <w:t xml:space="preserve"> for evaluating how xenobiotic exposure may influence </w:t>
        </w:r>
      </w:ins>
      <w:ins w:id="317" w:author="Reviewer" w:date="2026-06-02T13:02:00Z" w16du:dateUtc="2026-06-02T18:02:00Z">
        <w:r w:rsidR="00EC0ADB">
          <w:rPr>
            <w:rFonts w:ascii="Arial" w:eastAsia="Times New Roman" w:hAnsi="Arial" w:cs="Arial"/>
            <w:color w:val="000000"/>
            <w:kern w:val="0"/>
            <w14:ligatures w14:val="none"/>
          </w:rPr>
          <w:t xml:space="preserve">the </w:t>
        </w:r>
      </w:ins>
      <w:ins w:id="318" w:author="Reviewer" w:date="2026-06-02T12:59:00Z" w16du:dateUtc="2026-06-02T17:59:00Z">
        <w:r w:rsidR="00EC0ADB" w:rsidRPr="00EC0ADB">
          <w:rPr>
            <w:rFonts w:ascii="Arial" w:eastAsia="Times New Roman" w:hAnsi="Arial" w:cs="Arial"/>
            <w:color w:val="000000"/>
            <w:kern w:val="0"/>
            <w14:ligatures w14:val="none"/>
          </w:rPr>
          <w:t>interpretation of leukocyte-based stress biomarkers following secondary environmental perturbations</w:t>
        </w:r>
      </w:ins>
      <w:del w:id="319" w:author="Reviewer" w:date="2026-06-02T12:59:00Z" w16du:dateUtc="2026-06-02T17:59:00Z">
        <w:r w:rsidR="008D3C73" w:rsidDel="00EC0ADB">
          <w:rPr>
            <w:rFonts w:ascii="Arial" w:eastAsia="Times New Roman" w:hAnsi="Arial" w:cs="Arial"/>
            <w:color w:val="000000"/>
            <w:kern w:val="0"/>
            <w14:ligatures w14:val="none"/>
          </w:rPr>
          <w:delText>B</w:delText>
        </w:r>
        <w:r w:rsidRPr="00292FF5" w:rsidDel="00EC0ADB">
          <w:rPr>
            <w:rFonts w:ascii="Arial" w:eastAsia="Times New Roman" w:hAnsi="Arial" w:cs="Arial"/>
            <w:color w:val="000000"/>
            <w:kern w:val="0"/>
            <w14:ligatures w14:val="none"/>
          </w:rPr>
          <w:delText>ass</w:delText>
        </w:r>
        <w:r w:rsidR="008D3C73" w:rsidDel="00EC0ADB">
          <w:rPr>
            <w:rFonts w:ascii="Arial" w:eastAsia="Times New Roman" w:hAnsi="Arial" w:cs="Arial"/>
            <w:color w:val="000000"/>
            <w:kern w:val="0"/>
            <w14:ligatures w14:val="none"/>
          </w:rPr>
          <w:delText xml:space="preserve"> have high fecundity, rapid growth, and low natural mortality</w:delText>
        </w:r>
      </w:del>
      <w:moveFromRangeStart w:id="320" w:author="Reviewer" w:date="2026-06-02T12:58:00Z" w:name="move231297527"/>
      <w:moveFrom w:id="321" w:author="Reviewer" w:date="2026-06-02T12:58:00Z" w16du:dateUtc="2026-06-02T17:58:00Z">
        <w:del w:id="322" w:author="Reviewer" w:date="2026-06-02T12:59:00Z" w16du:dateUtc="2026-06-02T17:59:00Z">
          <w:r w:rsidR="008D3C73" w:rsidDel="00EC0ADB">
            <w:rPr>
              <w:rFonts w:ascii="Arial" w:eastAsia="Times New Roman" w:hAnsi="Arial" w:cs="Arial"/>
              <w:color w:val="000000"/>
              <w:kern w:val="0"/>
              <w14:ligatures w14:val="none"/>
            </w:rPr>
            <w:delText xml:space="preserve"> </w:delText>
          </w:r>
          <w:r w:rsidR="008D3C73" w:rsidDel="00EC0ADB">
            <w:rPr>
              <w:rFonts w:ascii="Arial" w:eastAsia="Times New Roman" w:hAnsi="Arial" w:cs="Arial"/>
              <w:color w:val="000000"/>
              <w:kern w:val="0"/>
              <w14:ligatures w14:val="none"/>
            </w:rPr>
            <w:fldChar w:fldCharType="begin"/>
          </w:r>
          <w:r w:rsidR="00E95E6A" w:rsidDel="00EC0ADB">
            <w:rPr>
              <w:rFonts w:ascii="Arial" w:eastAsia="Times New Roman" w:hAnsi="Arial" w:cs="Arial"/>
              <w:color w:val="000000"/>
              <w:kern w:val="0"/>
              <w14:ligatures w14:val="none"/>
            </w:rPr>
            <w:delInstrText xml:space="preserve"> ADDIN ZOTERO_ITEM CSL_CITATION {"citationID":"VIoSUi8u","properties":{"formattedCitation":"(Ludsin and DeVries, 1997; Post {\\i{}et al.}, 1998; Coleman {\\i{}et al.}, 2024)","plainCitation":"(Ludsin and DeVries, 1997; Post et al., 1998; Coleman et al., 2024)","noteIndex":0},"citationItems":[{"id":183,"uris":["http://zotero.org/users/4161640/items/GU6UFZXW"],"itemData":{"id":183,"type":"article-journal","container-title":"Ecological Applications","DOI":"10.1890/1051-0761(1997)007[1024:FYROLB]2.0.CO;2","ISSN":"1051-0761","issue":"3","journalAbbreviation":"Ecol Appl","language":"en","license":"http://doi.wiley.com/10.1002/tdm_license_1.1","page":"1024-1038","source":"DOI.org (Crossref)","title":"First-year recruitment of largemouth bass: the interdependency of early life stages","title-short":"FIRST-YEAR RECRUITMENT OF LARGEMOUTH BASS","volume":"7","author":[{"family":"Ludsin","given":"Stuart A."},{"family":"DeVries","given":"Dennis R."}],"issued":{"date-parts":[["1997",8]]}}},{"id":182,"uris":["http://zotero.org/users/4161640/items/STCFW2ZE"],"itemData":{"id":182,"type":"article-journal","container-title":"Canadian Journal of Fisheries and Aquatic Sciences","DOI":"10.1139/f98-139","ISSN":"0706-652X, 1205-7533","issue":"12","journalAbbreviation":"Can J Fish Aquat Sci","language":"en","license":"http://www.nrcresearchpress.com/page/about/CorporateTextAndDataMining","page":"2588-2600","source":"DOI.org (Crossref)","title":"Interactions among adult demography, spawning date, growth rate, predation, overwinter mortality, and the recruitment of largemouth bass in a northern lake","volume":"55","author":[{"family":"Post","given":"David M"},{"family":"Kitchell","given":"James F"},{"family":"Hodgson","given":"James R"}],"issued":{"date-parts":[["1998",12,1]]}}},{"id":169,"uris":["http://zotero.org/users/4161640/items/CERB7K9A"],"itemData":{"id":169,"type":"article-journal","abstract":"ObjectiveReducing Largemouth Bass Micropterus salmoides recruitment and therefore population density could benefit recreational fisheries in small impoundments by improving individual growth rates and increasing the average size and condition of Largemouth Bass. To achieve these effects, methods of controlling Largemouth Bass recruitment should avoid reducing the productivity of their primary prey species, the Bluegill Lepomis macrochirus.MethodsWe tested this hypothesis by evaluating the effects of shoreline rotenone application on the density of Bluegill and the density, growth, and survival of age</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0 and age</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1 Largemouth Bass in 15 Alabama small impoundments.ResultAfter treatment, Largemouth Bass age</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0 densities declined and mean age</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1 length increased, whereas Bluegill populations were not significantly reduced.ConclusionOur study indicates that shoreline rotenone application may be a valuable method for reducing Largemouth Bass recruitment and increasing the growth of age</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1 Largemouth Bass in small impoundments. However, further research is needed to understand the effects of treatment on nontarget fishes and to better assess the effects of factors such as impoundment surface area and treatment frequency and duration on the ultimate utility of the approach.Impact statementSmall impoundment management could benefit from reducing Largemouth Bass recruitment. We found that shoreline rotenone application improved age</w:delInstrText>
          </w:r>
          <w:r w:rsidR="00E95E6A" w:rsidDel="00EC0ADB">
            <w:rPr>
              <w:rFonts w:ascii="Cambria Math" w:eastAsia="Times New Roman" w:hAnsi="Cambria Math" w:cs="Cambria Math"/>
              <w:color w:val="000000"/>
              <w:kern w:val="0"/>
              <w14:ligatures w14:val="none"/>
            </w:rPr>
            <w:delInstrText>‐</w:delInstrText>
          </w:r>
          <w:r w:rsidR="00E95E6A" w:rsidDel="00EC0ADB">
            <w:rPr>
              <w:rFonts w:ascii="Arial" w:eastAsia="Times New Roman" w:hAnsi="Arial" w:cs="Arial"/>
              <w:color w:val="000000"/>
              <w:kern w:val="0"/>
              <w14:ligatures w14:val="none"/>
            </w:rPr>
            <w:delInstrText xml:space="preserve">1 Largemouth Bass growth rates while Bluegill densities were unaffected. Shoreline rotenone application appears to immediately enhance Largemouth Bass populations in impoundments ≤11 ha.","container-title":"North American Journal of Fisheries Management","DOI":"10.1002/nafm.10953","ISSN":"0275-5947","issue":"1","journalAbbreviation":"N Am J Fish Manag","page":"57-69","source":"Silverchair","title":"Evaluation of shoreline rotenone application to control largemouth bass recruitment in small impoundments","volume":"44","author":[{"family":"Coleman","given":"Tyler Steven"},{"family":"Eckelbecker","given":"Robert W."},{"family":"Carlson","given":"Andrew K."},{"family":"DeVries","given":"Dennis R."},{"family":"Wright","given":"Russell A."},{"family":"Staton","given":"Benjamin A."},{"family":"Parker","given":"Stephen W."},{"family":"Chittam","given":"Collin R."},{"family":"Lovell","given":"Richard G."},{"family":"Catalano","given":"Matthew J."}],"issued":{"date-parts":[["2024",2,1]]}}}],"schema":"https://github.com/citation-style-language/schema/raw/master/csl-citation.json"} </w:delInstrText>
          </w:r>
          <w:r w:rsidR="008D3C73" w:rsidDel="00EC0ADB">
            <w:rPr>
              <w:rFonts w:ascii="Arial" w:eastAsia="Times New Roman" w:hAnsi="Arial" w:cs="Arial"/>
              <w:color w:val="000000"/>
              <w:kern w:val="0"/>
              <w14:ligatures w14:val="none"/>
            </w:rPr>
            <w:fldChar w:fldCharType="separate"/>
          </w:r>
          <w:r w:rsidR="002838B7" w:rsidRPr="002838B7" w:rsidDel="00EC0ADB">
            <w:rPr>
              <w:rFonts w:ascii="Arial" w:hAnsi="Arial" w:cs="Arial"/>
              <w:color w:val="000000"/>
              <w:kern w:val="0"/>
            </w:rPr>
            <w:delText xml:space="preserve">(Ludsin and DeVries, 1997; Post </w:delText>
          </w:r>
          <w:r w:rsidR="002838B7" w:rsidRPr="002838B7" w:rsidDel="00EC0ADB">
            <w:rPr>
              <w:rFonts w:ascii="Arial" w:hAnsi="Arial" w:cs="Arial"/>
              <w:i/>
              <w:iCs/>
              <w:color w:val="000000"/>
              <w:kern w:val="0"/>
            </w:rPr>
            <w:delText>et al.</w:delText>
          </w:r>
          <w:r w:rsidR="002838B7" w:rsidRPr="002838B7" w:rsidDel="00EC0ADB">
            <w:rPr>
              <w:rFonts w:ascii="Arial" w:hAnsi="Arial" w:cs="Arial"/>
              <w:color w:val="000000"/>
              <w:kern w:val="0"/>
            </w:rPr>
            <w:delText xml:space="preserve">, 1998; Coleman </w:delText>
          </w:r>
          <w:r w:rsidR="002838B7" w:rsidRPr="002838B7" w:rsidDel="00EC0ADB">
            <w:rPr>
              <w:rFonts w:ascii="Arial" w:hAnsi="Arial" w:cs="Arial"/>
              <w:i/>
              <w:iCs/>
              <w:color w:val="000000"/>
              <w:kern w:val="0"/>
            </w:rPr>
            <w:delText>et al.</w:delText>
          </w:r>
          <w:r w:rsidR="002838B7" w:rsidRPr="002838B7" w:rsidDel="00EC0ADB">
            <w:rPr>
              <w:rFonts w:ascii="Arial" w:hAnsi="Arial" w:cs="Arial"/>
              <w:color w:val="000000"/>
              <w:kern w:val="0"/>
            </w:rPr>
            <w:delText>, 2024)</w:delText>
          </w:r>
          <w:r w:rsidR="008D3C73" w:rsidDel="00EC0ADB">
            <w:rPr>
              <w:rFonts w:ascii="Arial" w:eastAsia="Times New Roman" w:hAnsi="Arial" w:cs="Arial"/>
              <w:color w:val="000000"/>
              <w:kern w:val="0"/>
              <w14:ligatures w14:val="none"/>
            </w:rPr>
            <w:fldChar w:fldCharType="end"/>
          </w:r>
        </w:del>
      </w:moveFrom>
      <w:moveFromRangeEnd w:id="320"/>
      <w:del w:id="323" w:author="Reviewer" w:date="2026-06-02T12:59:00Z" w16du:dateUtc="2026-06-02T17:59:00Z">
        <w:r w:rsidR="008D3C73" w:rsidDel="00EC0ADB">
          <w:rPr>
            <w:rFonts w:ascii="Arial" w:eastAsia="Times New Roman" w:hAnsi="Arial" w:cs="Arial"/>
            <w:color w:val="000000"/>
            <w:kern w:val="0"/>
            <w14:ligatures w14:val="none"/>
          </w:rPr>
          <w:delText>, making them suitable for experimental research</w:delText>
        </w:r>
      </w:del>
      <w:r w:rsidRPr="00292FF5">
        <w:rPr>
          <w:rFonts w:ascii="Arial" w:eastAsia="Times New Roman" w:hAnsi="Arial" w:cs="Arial"/>
          <w:color w:val="000000"/>
          <w:kern w:val="0"/>
          <w14:ligatures w14:val="none"/>
        </w:rPr>
        <w:t>.</w:t>
      </w:r>
    </w:p>
    <w:p w14:paraId="73A0D5E8" w14:textId="2B8B707B" w:rsidR="00AF634C" w:rsidDel="00362023" w:rsidRDefault="00AF634C" w:rsidP="00207381">
      <w:pPr>
        <w:spacing w:line="480" w:lineRule="auto"/>
        <w:ind w:firstLine="720"/>
        <w:rPr>
          <w:del w:id="324" w:author="Reviewer" w:date="2026-06-02T13:44:00Z" w16du:dateUtc="2026-06-02T18:44:00Z"/>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Here, we</w:t>
      </w:r>
      <w:ins w:id="325" w:author="Reviewer" w:date="2026-06-02T13:11:00Z" w16du:dateUtc="2026-06-02T18:11:00Z">
        <w:r w:rsidR="008F2700">
          <w:rPr>
            <w:rFonts w:ascii="Arial" w:eastAsia="Times New Roman" w:hAnsi="Arial" w:cs="Arial"/>
            <w:color w:val="000000"/>
            <w:kern w:val="0"/>
            <w14:ligatures w14:val="none"/>
          </w:rPr>
          <w:t xml:space="preserve"> evaluated whether exposure to </w:t>
        </w:r>
      </w:ins>
      <w:del w:id="326" w:author="Reviewer" w:date="2026-06-02T13:11:00Z" w16du:dateUtc="2026-06-02T18:11:00Z">
        <w:r w:rsidRPr="00292FF5" w:rsidDel="008F2700">
          <w:rPr>
            <w:rFonts w:ascii="Arial" w:eastAsia="Times New Roman" w:hAnsi="Arial" w:cs="Arial"/>
            <w:color w:val="000000"/>
            <w:kern w:val="0"/>
            <w14:ligatures w14:val="none"/>
          </w:rPr>
          <w:delText xml:space="preserve"> investigate the </w:delText>
        </w:r>
        <w:r w:rsidDel="008F2700">
          <w:rPr>
            <w:rFonts w:ascii="Arial" w:eastAsia="Times New Roman" w:hAnsi="Arial" w:cs="Arial"/>
            <w:color w:val="000000"/>
            <w:kern w:val="0"/>
            <w14:ligatures w14:val="none"/>
          </w:rPr>
          <w:delText xml:space="preserve">interactive </w:delText>
        </w:r>
        <w:r w:rsidRPr="00292FF5" w:rsidDel="008F2700">
          <w:rPr>
            <w:rFonts w:ascii="Arial" w:eastAsia="Times New Roman" w:hAnsi="Arial" w:cs="Arial"/>
            <w:color w:val="000000"/>
            <w:kern w:val="0"/>
            <w14:ligatures w14:val="none"/>
          </w:rPr>
          <w:delText>effect</w:delText>
        </w:r>
        <w:r w:rsidDel="008F2700">
          <w:rPr>
            <w:rFonts w:ascii="Arial" w:eastAsia="Times New Roman" w:hAnsi="Arial" w:cs="Arial"/>
            <w:color w:val="000000"/>
            <w:kern w:val="0"/>
            <w14:ligatures w14:val="none"/>
          </w:rPr>
          <w:delText>s</w:delText>
        </w:r>
        <w:r w:rsidRPr="00292FF5" w:rsidDel="008F2700">
          <w:rPr>
            <w:rFonts w:ascii="Arial" w:eastAsia="Times New Roman" w:hAnsi="Arial" w:cs="Arial"/>
            <w:color w:val="000000"/>
            <w:kern w:val="0"/>
            <w14:ligatures w14:val="none"/>
          </w:rPr>
          <w:delText xml:space="preserve"> of </w:delText>
        </w:r>
        <w:r w:rsidR="005C0EAA" w:rsidDel="008F2700">
          <w:rPr>
            <w:rFonts w:ascii="Arial" w:eastAsia="Times New Roman" w:hAnsi="Arial" w:cs="Arial"/>
            <w:color w:val="000000"/>
            <w:kern w:val="0"/>
            <w14:ligatures w14:val="none"/>
          </w:rPr>
          <w:delText>a</w:delText>
        </w:r>
        <w:r w:rsidR="003B7302" w:rsidDel="008F2700">
          <w:rPr>
            <w:rFonts w:ascii="Arial" w:eastAsia="Times New Roman" w:hAnsi="Arial" w:cs="Arial"/>
            <w:color w:val="000000"/>
            <w:kern w:val="0"/>
            <w14:ligatures w14:val="none"/>
          </w:rPr>
          <w:delText xml:space="preserve"> known abiotic</w:delText>
        </w:r>
        <w:r w:rsidR="005C0EAA" w:rsidDel="008F2700">
          <w:rPr>
            <w:rFonts w:ascii="Arial" w:eastAsia="Times New Roman" w:hAnsi="Arial" w:cs="Arial"/>
            <w:color w:val="000000"/>
            <w:kern w:val="0"/>
            <w14:ligatures w14:val="none"/>
          </w:rPr>
          <w:delText xml:space="preserve"> environmental stressor (salinity) and </w:delText>
        </w:r>
        <w:r w:rsidRPr="00292FF5" w:rsidDel="008F2700">
          <w:rPr>
            <w:rFonts w:ascii="Arial" w:eastAsia="Times New Roman" w:hAnsi="Arial" w:cs="Arial"/>
            <w:color w:val="000000"/>
            <w:kern w:val="0"/>
            <w14:ligatures w14:val="none"/>
          </w:rPr>
          <w:delText>two xenobiotic substances</w:delText>
        </w:r>
        <w:r w:rsidR="005C0EAA" w:rsidDel="008F2700">
          <w:rPr>
            <w:rFonts w:ascii="Arial" w:eastAsia="Times New Roman" w:hAnsi="Arial" w:cs="Arial"/>
            <w:color w:val="000000"/>
            <w:kern w:val="0"/>
            <w14:ligatures w14:val="none"/>
          </w:rPr>
          <w:delText>—</w:delText>
        </w:r>
      </w:del>
      <w:r w:rsidR="005765A6">
        <w:rPr>
          <w:rFonts w:ascii="Arial" w:eastAsia="Times New Roman" w:hAnsi="Arial" w:cs="Arial"/>
          <w:color w:val="000000"/>
          <w:kern w:val="0"/>
          <w14:ligatures w14:val="none"/>
        </w:rPr>
        <w:t>c</w:t>
      </w:r>
      <w:r w:rsidR="00DC5F05">
        <w:rPr>
          <w:rFonts w:ascii="Arial" w:eastAsia="Times New Roman" w:hAnsi="Arial" w:cs="Arial"/>
          <w:color w:val="000000"/>
          <w:kern w:val="0"/>
          <w14:ligatures w14:val="none"/>
        </w:rPr>
        <w:t>admium (</w:t>
      </w:r>
      <w:r w:rsidRPr="00292FF5">
        <w:rPr>
          <w:rFonts w:ascii="Arial" w:eastAsia="Times New Roman" w:hAnsi="Arial" w:cs="Arial"/>
          <w:color w:val="000000"/>
          <w:kern w:val="0"/>
          <w14:ligatures w14:val="none"/>
        </w:rPr>
        <w:t>Cd</w:t>
      </w:r>
      <w:r w:rsidR="00DC5F05">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a </w:t>
      </w:r>
      <w:ins w:id="327" w:author="Reviewer" w:date="2026-06-02T13:12:00Z" w16du:dateUtc="2026-06-02T18:12:00Z">
        <w:r w:rsidR="008F2700">
          <w:rPr>
            <w:rFonts w:ascii="Arial" w:eastAsia="Times New Roman" w:hAnsi="Arial" w:cs="Arial"/>
            <w:color w:val="000000"/>
            <w:kern w:val="0"/>
            <w14:ligatures w14:val="none"/>
          </w:rPr>
          <w:t xml:space="preserve">short-chain </w:t>
        </w:r>
      </w:ins>
      <w:r w:rsidRPr="00292FF5">
        <w:rPr>
          <w:rFonts w:ascii="Arial" w:eastAsia="Times New Roman" w:hAnsi="Arial" w:cs="Arial"/>
          <w:color w:val="000000"/>
          <w:kern w:val="0"/>
          <w14:ligatures w14:val="none"/>
        </w:rPr>
        <w:t xml:space="preserve">PFAS </w:t>
      </w:r>
      <w:del w:id="328" w:author="Reviewer" w:date="2026-06-02T13:12:00Z" w16du:dateUtc="2026-06-02T18:12:00Z">
        <w:r w:rsidRPr="00292FF5" w:rsidDel="008F2700">
          <w:rPr>
            <w:rFonts w:ascii="Arial" w:eastAsia="Times New Roman" w:hAnsi="Arial" w:cs="Arial"/>
            <w:color w:val="000000"/>
            <w:kern w:val="0"/>
            <w14:ligatures w14:val="none"/>
          </w:rPr>
          <w:delText>chemical</w:delText>
        </w:r>
        <w:r w:rsidR="00DC5F05" w:rsidDel="008F2700">
          <w:rPr>
            <w:rFonts w:ascii="Arial" w:eastAsia="Times New Roman" w:hAnsi="Arial" w:cs="Arial"/>
            <w:color w:val="000000"/>
            <w:kern w:val="0"/>
            <w14:ligatures w14:val="none"/>
          </w:rPr>
          <w:delText xml:space="preserve"> </w:delText>
        </w:r>
      </w:del>
      <w:ins w:id="329" w:author="Reviewer" w:date="2026-06-02T13:12:00Z" w16du:dateUtc="2026-06-02T18:12:00Z">
        <w:r w:rsidR="008F2700">
          <w:rPr>
            <w:rFonts w:ascii="Arial" w:eastAsia="Times New Roman" w:hAnsi="Arial" w:cs="Arial"/>
            <w:color w:val="000000"/>
            <w:kern w:val="0"/>
            <w14:ligatures w14:val="none"/>
          </w:rPr>
          <w:t xml:space="preserve">compound </w:t>
        </w:r>
      </w:ins>
      <w:r w:rsidR="00DC5F05">
        <w:rPr>
          <w:rFonts w:ascii="Arial" w:eastAsia="Times New Roman" w:hAnsi="Arial" w:cs="Arial"/>
          <w:color w:val="000000"/>
          <w:kern w:val="0"/>
          <w14:ligatures w14:val="none"/>
        </w:rPr>
        <w:t>commonly</w:t>
      </w:r>
      <w:r w:rsidRPr="00292FF5">
        <w:rPr>
          <w:rFonts w:ascii="Arial" w:eastAsia="Times New Roman" w:hAnsi="Arial" w:cs="Arial"/>
          <w:color w:val="000000"/>
          <w:kern w:val="0"/>
          <w14:ligatures w14:val="none"/>
        </w:rPr>
        <w:t xml:space="preserve"> </w:t>
      </w:r>
      <w:r w:rsidR="005765A6">
        <w:rPr>
          <w:rFonts w:ascii="Arial" w:eastAsia="Times New Roman" w:hAnsi="Arial" w:cs="Arial"/>
          <w:color w:val="000000"/>
          <w:kern w:val="0"/>
          <w14:ligatures w14:val="none"/>
        </w:rPr>
        <w:t xml:space="preserve">used </w:t>
      </w:r>
      <w:r w:rsidRPr="00292FF5">
        <w:rPr>
          <w:rFonts w:ascii="Arial" w:eastAsia="Times New Roman" w:hAnsi="Arial" w:cs="Arial"/>
          <w:color w:val="000000"/>
          <w:kern w:val="0"/>
          <w14:ligatures w14:val="none"/>
        </w:rPr>
        <w:t>in consumer products</w:t>
      </w:r>
      <w:ins w:id="330" w:author="Reviewer" w:date="2026-06-02T13:12:00Z" w16du:dateUtc="2026-06-02T18:12:00Z">
        <w:r w:rsidR="008F2700">
          <w:rPr>
            <w:rFonts w:ascii="Arial" w:eastAsia="Times New Roman" w:hAnsi="Arial" w:cs="Arial"/>
            <w:color w:val="000000"/>
            <w:kern w:val="0"/>
            <w14:ligatures w14:val="none"/>
          </w:rPr>
          <w:t xml:space="preserve">) altered </w:t>
        </w:r>
      </w:ins>
      <w:del w:id="331" w:author="Reviewer" w:date="2026-06-02T13:12:00Z" w16du:dateUtc="2026-06-02T18:12:00Z">
        <w:r w:rsidRPr="00292FF5" w:rsidDel="008F2700">
          <w:rPr>
            <w:rFonts w:ascii="Arial" w:eastAsia="Times New Roman" w:hAnsi="Arial" w:cs="Arial"/>
            <w:color w:val="000000"/>
            <w:kern w:val="0"/>
            <w14:ligatures w14:val="none"/>
          </w:rPr>
          <w:delText>)</w:delText>
        </w:r>
        <w:r w:rsidR="005C0EAA" w:rsidDel="008F2700">
          <w:rPr>
            <w:rFonts w:ascii="Arial" w:eastAsia="Times New Roman" w:hAnsi="Arial" w:cs="Arial"/>
            <w:color w:val="000000"/>
            <w:kern w:val="0"/>
            <w14:ligatures w14:val="none"/>
          </w:rPr>
          <w:delText>—</w:delText>
        </w:r>
        <w:r w:rsidRPr="00292FF5" w:rsidDel="008F2700">
          <w:rPr>
            <w:rFonts w:ascii="Arial" w:eastAsia="Times New Roman" w:hAnsi="Arial" w:cs="Arial"/>
            <w:color w:val="000000"/>
            <w:kern w:val="0"/>
            <w14:ligatures w14:val="none"/>
          </w:rPr>
          <w:delText xml:space="preserve">on </w:delText>
        </w:r>
      </w:del>
      <w:r>
        <w:rPr>
          <w:rFonts w:ascii="Arial" w:eastAsia="Times New Roman" w:hAnsi="Arial" w:cs="Arial"/>
          <w:color w:val="000000"/>
          <w:kern w:val="0"/>
          <w14:ligatures w14:val="none"/>
        </w:rPr>
        <w:t xml:space="preserve">leukocyte profiles </w:t>
      </w:r>
      <w:r w:rsidR="00DC5F05">
        <w:rPr>
          <w:rFonts w:ascii="Arial" w:eastAsia="Times New Roman" w:hAnsi="Arial" w:cs="Arial"/>
          <w:color w:val="000000"/>
          <w:kern w:val="0"/>
          <w14:ligatures w14:val="none"/>
        </w:rPr>
        <w:t>(</w:t>
      </w:r>
      <w:r w:rsidR="00BB3B60" w:rsidRPr="00224081">
        <w:rPr>
          <w:rFonts w:ascii="Arial" w:eastAsia="Times New Roman" w:hAnsi="Arial" w:cs="Arial"/>
          <w:kern w:val="0"/>
          <w14:ligatures w14:val="none"/>
        </w:rPr>
        <w:t xml:space="preserve">neutrophil-to-lymphocyte </w:t>
      </w:r>
      <w:r w:rsidR="00BB3B60">
        <w:rPr>
          <w:rFonts w:ascii="Arial" w:eastAsia="Times New Roman" w:hAnsi="Arial" w:cs="Arial"/>
          <w:kern w:val="0"/>
          <w14:ligatures w14:val="none"/>
        </w:rPr>
        <w:t xml:space="preserve">ratio [NLR]; </w:t>
      </w:r>
      <w:r>
        <w:rPr>
          <w:rFonts w:ascii="Arial" w:eastAsia="Times New Roman" w:hAnsi="Arial" w:cs="Arial"/>
          <w:color w:val="000000"/>
          <w:kern w:val="0"/>
          <w14:ligatures w14:val="none"/>
        </w:rPr>
        <w:t>a stress biomarker</w:t>
      </w:r>
      <w:r w:rsidR="00DC5F05">
        <w:rPr>
          <w:rFonts w:ascii="Arial" w:eastAsia="Times New Roman" w:hAnsi="Arial" w:cs="Arial"/>
          <w:color w:val="000000"/>
          <w:kern w:val="0"/>
          <w14:ligatures w14:val="none"/>
        </w:rPr>
        <w:t>)</w:t>
      </w:r>
      <w:r w:rsidR="00D62C68">
        <w:rPr>
          <w:rFonts w:ascii="Arial" w:eastAsia="Times New Roman" w:hAnsi="Arial" w:cs="Arial"/>
          <w:color w:val="000000"/>
          <w:kern w:val="0"/>
          <w14:ligatures w14:val="none"/>
        </w:rPr>
        <w:t xml:space="preserve"> in</w:t>
      </w:r>
      <w:ins w:id="332" w:author="Reviewer" w:date="2026-06-02T13:12:00Z" w16du:dateUtc="2026-06-02T18:12:00Z">
        <w:r w:rsidR="008F2700">
          <w:rPr>
            <w:rFonts w:ascii="Arial" w:eastAsia="Times New Roman" w:hAnsi="Arial" w:cs="Arial"/>
            <w:color w:val="000000"/>
            <w:kern w:val="0"/>
            <w14:ligatures w14:val="none"/>
          </w:rPr>
          <w:t xml:space="preserve"> largemouth</w:t>
        </w:r>
      </w:ins>
      <w:r w:rsidR="00D62C68">
        <w:rPr>
          <w:rFonts w:ascii="Arial" w:eastAsia="Times New Roman" w:hAnsi="Arial" w:cs="Arial"/>
          <w:color w:val="000000"/>
          <w:kern w:val="0"/>
          <w14:ligatures w14:val="none"/>
        </w:rPr>
        <w:t xml:space="preserve"> bass</w:t>
      </w:r>
      <w:ins w:id="333" w:author="Reviewer" w:date="2026-06-02T13:13:00Z" w16du:dateUtc="2026-06-02T18:13:00Z">
        <w:r w:rsidR="00C75FF8">
          <w:rPr>
            <w:rFonts w:ascii="Arial" w:eastAsia="Times New Roman" w:hAnsi="Arial" w:cs="Arial"/>
            <w:color w:val="000000"/>
            <w:kern w:val="0"/>
            <w14:ligatures w14:val="none"/>
          </w:rPr>
          <w:t xml:space="preserve"> before and after an experimental salinity </w:t>
        </w:r>
      </w:ins>
      <w:ins w:id="334" w:author="Reviewer" w:date="2026-06-02T17:56:00Z" w16du:dateUtc="2026-06-02T22:56:00Z">
        <w:r w:rsidR="003B5763">
          <w:rPr>
            <w:rFonts w:ascii="Arial" w:eastAsia="Times New Roman" w:hAnsi="Arial" w:cs="Arial"/>
            <w:color w:val="000000"/>
            <w:kern w:val="0"/>
            <w14:ligatures w14:val="none"/>
          </w:rPr>
          <w:t>exposure</w:t>
        </w:r>
      </w:ins>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P</w:t>
      </w:r>
      <w:r w:rsidRPr="00292FF5">
        <w:rPr>
          <w:rFonts w:ascii="Arial" w:eastAsia="Times New Roman" w:hAnsi="Arial" w:cs="Arial"/>
          <w:color w:val="000000"/>
          <w:kern w:val="0"/>
          <w14:ligatures w14:val="none"/>
        </w:rPr>
        <w:t xml:space="preserve">revious studies have </w:t>
      </w:r>
      <w:r w:rsidR="00CB3E06">
        <w:rPr>
          <w:rFonts w:ascii="Arial" w:eastAsia="Times New Roman" w:hAnsi="Arial" w:cs="Arial"/>
          <w:color w:val="000000"/>
          <w:kern w:val="0"/>
          <w14:ligatures w14:val="none"/>
        </w:rPr>
        <w:t>evaluated</w:t>
      </w:r>
      <w:r w:rsidRPr="00292FF5">
        <w:rPr>
          <w:rFonts w:ascii="Arial" w:eastAsia="Times New Roman" w:hAnsi="Arial" w:cs="Arial"/>
          <w:color w:val="000000"/>
          <w:kern w:val="0"/>
          <w14:ligatures w14:val="none"/>
        </w:rPr>
        <w:t xml:space="preserve"> the effects of xenobiotic substances on</w:t>
      </w:r>
      <w:r w:rsidR="00BB3B60">
        <w:rPr>
          <w:rFonts w:ascii="Arial" w:eastAsia="Times New Roman" w:hAnsi="Arial" w:cs="Arial"/>
          <w:color w:val="000000"/>
          <w:kern w:val="0"/>
          <w14:ligatures w14:val="none"/>
        </w:rPr>
        <w:t xml:space="preserve"> fishes using</w:t>
      </w:r>
      <w:r w:rsidRPr="00292FF5">
        <w:rPr>
          <w:rFonts w:ascii="Arial" w:eastAsia="Times New Roman" w:hAnsi="Arial" w:cs="Arial"/>
          <w:color w:val="000000"/>
          <w:kern w:val="0"/>
          <w14:ligatures w14:val="none"/>
        </w:rPr>
        <w:t xml:space="preserve"> stress</w:t>
      </w:r>
      <w:r>
        <w:rPr>
          <w:rFonts w:ascii="Arial" w:eastAsia="Times New Roman" w:hAnsi="Arial" w:cs="Arial"/>
          <w:color w:val="000000"/>
          <w:kern w:val="0"/>
          <w14:ligatures w14:val="none"/>
        </w:rPr>
        <w:t xml:space="preserve"> </w:t>
      </w:r>
      <w:r w:rsidR="00BB3B60">
        <w:rPr>
          <w:rFonts w:ascii="Arial" w:eastAsia="Times New Roman" w:hAnsi="Arial" w:cs="Arial"/>
          <w:color w:val="000000"/>
          <w:kern w:val="0"/>
          <w14:ligatures w14:val="none"/>
        </w:rPr>
        <w:t xml:space="preserve">proxies </w:t>
      </w:r>
      <w:r w:rsidR="004C036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{"citationID":"YEgmYwB8","properties":{"formattedCitation":"(Hontela {\\i{}et al.}, 1992; Wilson {\\i{}et al.}, 1994; Baker {\\i{}et al.}, 2013; Seriani {\\i{}et al.}, 2015b, 2015a; Corr\\uc0\\u234{}a {\\i{}et al.}, 2017; Correia {\\i{}et al.}, 2019; Rodgers {\\i{}et al.}, 2019; Witeska {\\i{}et al.}, 2023)","plainCitation":"(Hontela et al., 1992; Wilson et al., 1994; Baker et al., 2013; Seriani et al., 2015b, 2015a; Corrêa et al., 2017; Correia et al., 2019; Rodgers et al., 2019; Witeska et al., 2023)","dontUpdate":true,"noteIndex":0},"citationItems":[{"id":147,"uris":["http://zotero.org/users/4161640/items/LGMSB272"],"itemData":{"id":147,"type":"article-journal","container-title":"Archives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B"},{"family":"Audet","given":"Céline"},{"family":"Chevalier","given":"Gaston"}],"issued":{"date-parts":[["1992"]]}}},{"id":185,"uris":["http://zotero.org/users/4161640/items/8AZZN2UF"],"itemData":{"id":185,"type":"article-journal","abstract":"Juvenile rainbow trout (Oncorhynchus mykiss, 5–13 g) were chronically exposed to sublethal Al (38 μg∙L\n              −1\n              ) in acidified soft water (Na\n              +\n               = 85, Ca\n              2+\n               = 28 μEq∙L\n              −1\n              , pH 5.2–5.4) for 36 d. Acclimation (increased resistance to challenge with 162 μg Al∙L\n              −1\n              Al at pH 5.2) occurred after 5 d and was associated with a fourfold increase in gill mucous cell density and reduction in apparent lamellar surface area; initially elevated blood–water diffusion distances returned to normal after 34 d, but the reduction in apparent surface area persisted. Chronic exposure to acid alone (pH 5.2, same water chemistry) caused no morphometric changes but resulted in persistent impairment of U\n              crit\n              (critical aerobic swimming speed) by about 10%. This was due to increased oxygen requirements at subcritical swimming speeds (loading stress) and was alleviated when trout were swum at pH 6.5 (zero Al) on day 36. In trout preexposed to sublethal Al, U\n              crit\n              was chronically impaired by approximately 16% due to loading stresses and reduction in the maximum rate of oxygen uptake, Mo\n              2\n              max\n              (limiting stress); U\n              crit\n              and Mo\n              2\n              max\n              remained depressed even when fish were swum at pH 6.5 (zero Al). Reduced gill area compromises the aerobic scope for activity but may be an unavoidable cost of acclimation to Al.","container-title":"Canadian Journal of Fisheries and Aquatic Sciences","DOI":"10.1139/f94-056","ISSN":"0706-652X, 1205-7533","issue":"3","journalAbbreviation":"Can J Fish Aquat Sci","language":"en","license":"http://www.nrcresearchpress.com/page/about/CorporateTextAndDataMining","page":"536-544","source":"DOI.org (Crossref)","title":"Metabolic costs and physiological consequences of acclimation to aluminum in juvenile rainbow trout ( &lt;i&gt;Oncorhynchus mykiss&lt;/i&gt; ). 2: gill morphology, swimming performance, and aerobic scope","title-short":"Metabolic Costs and Physiological Consequences of Acclimation to Aluminum in Juvenile Rainbow Trout ( &lt;i&gt;Oncorhynchus mykiss&lt;/i&gt; ). 2","volume":"51","author":[{"family":"Wilson","given":"Rod W."},{"family":"Bergman","given":"Harold L."},{"family":"Wood","given":"Chris M."}],"issued":{"date-parts":[["1994",3,1]]}}},{"id":196,"uris":["http://zotero.org/users/4161640/items/V7RLUUYF"],"itemData":{"id":196,"type":"article-journal","container-title":"Journal for Nature Conservation","DOI":"10.1016/j.jnc.2013.03.003","ISSN":"16171381","issue":"5","journalAbbreviation":"J Nat Conserv","language":"en","license":"https://www.elsevier.com/tdm/userlicense/1.0/","page":"309-318","source":"DOI.org (Crossref)","title":"Review of factors influencing stress hormones in fish and wildlife","volume":"21","author":[{"family":"Baker","given":"Matthew R."},{"family":"Gobush","given":"Kathleen S."},{"family":"Vynne","given":"Carly H."}],"issued":{"date-parts":[["2013",10]]}}},{"id":186,"uris":["http://zotero.org/users/4161640/items/WUSVHIZ6"],"itemData":{"id":186,"type":"article-journal","container-title":"Fish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Tavares"}],"issued":{"date-parts":[["2015",2]]}}},{"id":187,"uris":["http://zotero.org/users/4161640/items/S2GW84WV"],"itemData":{"id":187,"type":"article-journal","container-title":"Ecotoxicology and Environmental Safety","DOI":"10.1016/j.ecoenv.2014.11.003","ISSN":"01476513","journalAbbreviation":"Ecotoxicol Environ Saf","language":"en","page":"162-168","source":"DOI.org (Crossref)","title":"In vitro mucus transportability, cytogenotoxicity, and hematological changes as non-destructive physiological biomarkers in fish chronically exposed to metals","volume":"112","author":[{"family":"Seriani","given":"Robson"},{"family":"Abessa","given":"Denis M.S."},{"family":"Moreira","given":"Lucas B."},{"family":"Cabrera","given":"Joana P.G."},{"family":"Sanches","given":"Juliana Q."},{"family":"Silva","given":"Carolina L.S."},{"family":"Amorim","given":"Francisca A."},{"family":"Rivero","given":"Dolores H.R.F."},{"family":"Silva","given":"Flavia L."},{"family":"Fitorra","given":"Lilian S."},{"family":"Carvalho-Oliveira","given":"Regiani"},{"family":"Macchione","given":"Mariangela"},{"family":"Ranzani-Paiva","given":"Maria J.T."}],"issued":{"date-parts":[["2015",2]]}}},{"id":189,"uris":["http://zotero.org/users/4161640/items/73C7NNIY"],"itemData":{"id":189,"type":"article-journal","container-title":"Toxicological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Bezerra"},{"family":"Seriani","given":"Robson"}],"issued":{"date-parts":[["2017",3,16]]}}},{"id":188,"uris":["http://zotero.org/users/4161640/items/JDYKLDPW"],"itemData":{"id":188,"type":"article-journal","container-title":"Environmental Toxicology and Pharmacology","DOI":"10.1016/j.etap.2019.02.012","ISSN":"13826689","journalAbbreviation":"Environ Toxicol Pharmacol","language":"en","page":"27-36","source":"DOI.org (Crossref)","title":"Effects of the chronic exposure to cerium dioxide nanoparticles in Oncorhynchus mykiss: Assessment of oxidative stress, neurotoxicity and histological alterations","title-short":"Effects of the chronic exposure to cerium dioxide nanoparticles in Oncorhynchus mykiss","volume":"68","author":[{"family":"Correia","given":"A.T."},{"family":"Rebelo","given":"D."},{"family":"Marques","given":"J."},{"family":"Nunes","given":"B."}],"issued":{"date-parts":[["2019",5]]}}},{"id":194,"uris":["http://zotero.org/users/4161640/items/S56UGD85"],"itemData":{"id":194,"type":"article-journal","container-title":"Conservation Physiology","DOI":"10.1093/conphys/coz035","ISSN":"2051-1434","issue":"1","journalAbbreviation":"Conserv Physiol","language":"en","license":"http://creativecommons.org/licenses/by/4.0/","page":"coz035","source":"DOI.org (Crossref)","title":"Integrating physiological data with the conservation and management of fishes: a meta-analytical review using the threatened green sturgeon (&lt;i&gt;Acipenser medirostris&lt;/i&gt;)","title-short":"Integrating physiological data with the conservation and management of fishes","volume":"7","author":[{"family":"Rodgers","given":"Essie M"},{"family":"Poletto","given":"Jamilynn B"},{"family":"Gomez Isaza","given":"Daniel F"},{"family":"Van Eenennaam","given":"Joel P"},{"family":"Connon","given":"Richard E"},{"family":"Todgham","given":"Anne E"},{"family":"Seesholtz","given":"Alicia"},{"family":"Heublein","given":"Joe C"},{"family":"Cech","given":"Joseph J"},{"family":"Kelly","given":"John T"},{"family":"Fangue","given":"Nann A"}],"editor":[{"family":"Cooke","given":"Steven"}],"issued":{"date-parts":[["2019",1,1]]}}},{"id":191,"uris":["http://zotero.org/users/4161640/items/QR6PM7YC"],"itemData":{"id":191,"type":"article-journal","container-title":"Animals","DOI":"10.3390/ani13162625","ISSN":"2076-2615","issue":"16","journalAbbreviation":"Anim","language":"en","license":"https://creativecommons.org/licenses/by/4.0/","page":"2625","source":"DOI.org (Crossref)","title":"Hematological and hematopoietic analysis in fish toxicology—a review","volume":"13","author":[{"family":"Witeska","given":"Małgorzata"},{"family":"Kondera","given":"Elżbieta"},{"family":"Bojarski","given":"Bartosz"}],"issued":{"date-parts":[["2023",8,14]]}}}],"schema":"https://github.com/citation-style-language/schema/raw/master/csl-citation.json"} </w:instrText>
      </w:r>
      <w:r w:rsidR="004C036E">
        <w:rPr>
          <w:rFonts w:ascii="Arial" w:eastAsia="Times New Roman" w:hAnsi="Arial" w:cs="Arial"/>
          <w:color w:val="000000"/>
          <w:kern w:val="0"/>
          <w14:ligatures w14:val="none"/>
        </w:rPr>
        <w:fldChar w:fldCharType="separate"/>
      </w:r>
      <w:r w:rsidR="004C036E" w:rsidRPr="004C036E">
        <w:rPr>
          <w:rFonts w:ascii="Arial" w:hAnsi="Arial" w:cs="Arial"/>
          <w:color w:val="000000"/>
          <w:kern w:val="0"/>
        </w:rPr>
        <w:t>(</w:t>
      </w:r>
      <w:r w:rsidR="004C036E">
        <w:rPr>
          <w:rFonts w:ascii="Arial" w:hAnsi="Arial" w:cs="Arial"/>
          <w:color w:val="000000"/>
          <w:kern w:val="0"/>
        </w:rPr>
        <w:t xml:space="preserve">e.g., </w:t>
      </w:r>
      <w:r w:rsidR="004C036E" w:rsidRPr="004C036E">
        <w:rPr>
          <w:rFonts w:ascii="Arial" w:hAnsi="Arial" w:cs="Arial"/>
          <w:color w:val="000000"/>
          <w:kern w:val="0"/>
        </w:rPr>
        <w:t xml:space="preserve">Hontela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1992; Wilson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1994; Baker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2013; Seriani </w:t>
      </w:r>
      <w:r w:rsidR="004C036E" w:rsidRPr="004C036E">
        <w:rPr>
          <w:rFonts w:ascii="Arial" w:hAnsi="Arial" w:cs="Arial"/>
          <w:i/>
          <w:iCs/>
          <w:color w:val="000000"/>
          <w:kern w:val="0"/>
        </w:rPr>
        <w:t>et al.</w:t>
      </w:r>
      <w:r w:rsidR="004C036E" w:rsidRPr="004C036E">
        <w:rPr>
          <w:rFonts w:ascii="Arial" w:hAnsi="Arial" w:cs="Arial"/>
          <w:color w:val="000000"/>
          <w:kern w:val="0"/>
        </w:rPr>
        <w:t>, 2015</w:t>
      </w:r>
      <w:ins w:id="335" w:author="Reviewer" w:date="2026-06-08T17:49:00Z" w16du:dateUtc="2026-06-08T22:49:00Z">
        <w:r w:rsidR="002B68C2">
          <w:rPr>
            <w:rFonts w:ascii="Arial" w:hAnsi="Arial" w:cs="Arial"/>
            <w:color w:val="000000"/>
            <w:kern w:val="0"/>
          </w:rPr>
          <w:t>a</w:t>
        </w:r>
      </w:ins>
      <w:del w:id="336" w:author="Reviewer" w:date="2026-06-08T17:49:00Z" w16du:dateUtc="2026-06-08T22:49:00Z">
        <w:r w:rsidR="004C036E" w:rsidRPr="004C036E" w:rsidDel="002B68C2">
          <w:rPr>
            <w:rFonts w:ascii="Arial" w:hAnsi="Arial" w:cs="Arial"/>
            <w:color w:val="000000"/>
            <w:kern w:val="0"/>
          </w:rPr>
          <w:delText>b</w:delText>
        </w:r>
      </w:del>
      <w:r w:rsidR="004C036E" w:rsidRPr="004C036E">
        <w:rPr>
          <w:rFonts w:ascii="Arial" w:hAnsi="Arial" w:cs="Arial"/>
          <w:color w:val="000000"/>
          <w:kern w:val="0"/>
        </w:rPr>
        <w:t>, 2015</w:t>
      </w:r>
      <w:ins w:id="337" w:author="Reviewer" w:date="2026-06-08T17:49:00Z" w16du:dateUtc="2026-06-08T22:49:00Z">
        <w:r w:rsidR="002B68C2">
          <w:rPr>
            <w:rFonts w:ascii="Arial" w:hAnsi="Arial" w:cs="Arial"/>
            <w:color w:val="000000"/>
            <w:kern w:val="0"/>
          </w:rPr>
          <w:t>b</w:t>
        </w:r>
      </w:ins>
      <w:del w:id="338" w:author="Reviewer" w:date="2026-06-08T17:49:00Z" w16du:dateUtc="2026-06-08T22:49:00Z">
        <w:r w:rsidR="004C036E" w:rsidRPr="004C036E" w:rsidDel="002B68C2">
          <w:rPr>
            <w:rFonts w:ascii="Arial" w:hAnsi="Arial" w:cs="Arial"/>
            <w:color w:val="000000"/>
            <w:kern w:val="0"/>
          </w:rPr>
          <w:delText>a</w:delText>
        </w:r>
      </w:del>
      <w:r w:rsidR="004C036E" w:rsidRPr="004C036E">
        <w:rPr>
          <w:rFonts w:ascii="Arial" w:hAnsi="Arial" w:cs="Arial"/>
          <w:color w:val="000000"/>
          <w:kern w:val="0"/>
        </w:rPr>
        <w:t xml:space="preserve">; Corrêa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2017; Correia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Rodgers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Witeska </w:t>
      </w:r>
      <w:r w:rsidR="004C036E" w:rsidRPr="004C036E">
        <w:rPr>
          <w:rFonts w:ascii="Arial" w:hAnsi="Arial" w:cs="Arial"/>
          <w:i/>
          <w:iCs/>
          <w:color w:val="000000"/>
          <w:kern w:val="0"/>
        </w:rPr>
        <w:t>et al.</w:t>
      </w:r>
      <w:r w:rsidR="004C036E" w:rsidRPr="004C036E">
        <w:rPr>
          <w:rFonts w:ascii="Arial" w:hAnsi="Arial" w:cs="Arial"/>
          <w:color w:val="000000"/>
          <w:kern w:val="0"/>
        </w:rPr>
        <w:t>, 2023)</w:t>
      </w:r>
      <w:r w:rsidR="004C036E">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 xml:space="preserve">but </w:t>
      </w:r>
      <w:r w:rsidRPr="00292FF5">
        <w:rPr>
          <w:rFonts w:ascii="Arial" w:eastAsia="Times New Roman" w:hAnsi="Arial" w:cs="Arial"/>
          <w:color w:val="000000"/>
          <w:kern w:val="0"/>
          <w14:ligatures w14:val="none"/>
        </w:rPr>
        <w:t>no</w:t>
      </w:r>
      <w:r w:rsidR="005765A6">
        <w:rPr>
          <w:rFonts w:ascii="Arial" w:eastAsia="Times New Roman" w:hAnsi="Arial" w:cs="Arial"/>
          <w:color w:val="000000"/>
          <w:kern w:val="0"/>
          <w14:ligatures w14:val="none"/>
        </w:rPr>
        <w:t>ne</w:t>
      </w:r>
      <w:r w:rsidR="00CB3E06">
        <w:rPr>
          <w:rFonts w:ascii="Arial" w:eastAsia="Times New Roman" w:hAnsi="Arial" w:cs="Arial"/>
          <w:color w:val="000000"/>
          <w:kern w:val="0"/>
          <w14:ligatures w14:val="none"/>
        </w:rPr>
        <w:t>, to our knowledge,</w:t>
      </w:r>
      <w:r w:rsidRPr="00292FF5">
        <w:rPr>
          <w:rFonts w:ascii="Arial" w:eastAsia="Times New Roman" w:hAnsi="Arial" w:cs="Arial"/>
          <w:color w:val="000000"/>
          <w:kern w:val="0"/>
          <w14:ligatures w14:val="none"/>
        </w:rPr>
        <w:t xml:space="preserve"> have </w:t>
      </w:r>
      <w:r w:rsidR="0047765D">
        <w:rPr>
          <w:rFonts w:ascii="Arial" w:eastAsia="Times New Roman" w:hAnsi="Arial" w:cs="Arial"/>
          <w:color w:val="000000"/>
          <w:kern w:val="0"/>
          <w14:ligatures w14:val="none"/>
        </w:rPr>
        <w:t>tested</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interaction</w:t>
      </w:r>
      <w:r w:rsidR="0047765D">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between</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xenobiotics and </w:t>
      </w:r>
      <w:r w:rsidR="004C036E">
        <w:rPr>
          <w:rFonts w:ascii="Arial" w:eastAsia="Times New Roman" w:hAnsi="Arial" w:cs="Arial"/>
          <w:color w:val="000000"/>
          <w:kern w:val="0"/>
          <w14:ligatures w14:val="none"/>
        </w:rPr>
        <w:t>environmental</w:t>
      </w:r>
      <w:r>
        <w:rPr>
          <w:rFonts w:ascii="Arial" w:eastAsia="Times New Roman" w:hAnsi="Arial" w:cs="Arial"/>
          <w:color w:val="000000"/>
          <w:kern w:val="0"/>
          <w14:ligatures w14:val="none"/>
        </w:rPr>
        <w:t xml:space="preserve"> stressors</w:t>
      </w:r>
      <w:r w:rsidR="00BB3B60">
        <w:rPr>
          <w:rFonts w:ascii="Arial" w:eastAsia="Times New Roman" w:hAnsi="Arial" w:cs="Arial"/>
          <w:color w:val="000000"/>
          <w:kern w:val="0"/>
          <w14:ligatures w14:val="none"/>
        </w:rPr>
        <w:t xml:space="preserve"> on biomarker utility</w:t>
      </w:r>
      <w:r w:rsidRPr="00292FF5">
        <w:rPr>
          <w:rFonts w:ascii="Arial" w:eastAsia="Times New Roman" w:hAnsi="Arial" w:cs="Arial"/>
          <w:color w:val="000000"/>
          <w:kern w:val="0"/>
          <w14:ligatures w14:val="none"/>
        </w:rPr>
        <w:t>.</w:t>
      </w:r>
      <w:del w:id="339" w:author="Reviewer" w:date="2026-06-02T13:10:00Z" w16du:dateUtc="2026-06-02T18:10:00Z">
        <w:r w:rsidRPr="00292FF5" w:rsidDel="008F2700">
          <w:rPr>
            <w:rFonts w:ascii="Arial" w:eastAsia="Times New Roman" w:hAnsi="Arial" w:cs="Arial"/>
            <w:color w:val="000000"/>
            <w:kern w:val="0"/>
            <w14:ligatures w14:val="none"/>
          </w:rPr>
          <w:delText xml:space="preserve"> </w:delText>
        </w:r>
      </w:del>
      <w:del w:id="340" w:author="Reviewer" w:date="2026-06-02T13:06:00Z" w16du:dateUtc="2026-06-02T18:06:00Z">
        <w:r w:rsidRPr="00292FF5" w:rsidDel="008F2700">
          <w:rPr>
            <w:rFonts w:ascii="Arial" w:eastAsia="Times New Roman" w:hAnsi="Arial" w:cs="Arial"/>
            <w:color w:val="000000"/>
            <w:kern w:val="0"/>
            <w14:ligatures w14:val="none"/>
          </w:rPr>
          <w:delText>C</w:delText>
        </w:r>
        <w:r w:rsidR="00D73773" w:rsidDel="008F2700">
          <w:rPr>
            <w:rFonts w:ascii="Arial" w:eastAsia="Times New Roman" w:hAnsi="Arial" w:cs="Arial"/>
            <w:color w:val="000000"/>
            <w:kern w:val="0"/>
            <w14:ligatures w14:val="none"/>
          </w:rPr>
          <w:delText>a</w:delText>
        </w:r>
        <w:r w:rsidRPr="00292FF5" w:rsidDel="008F2700">
          <w:rPr>
            <w:rFonts w:ascii="Arial" w:eastAsia="Times New Roman" w:hAnsi="Arial" w:cs="Arial"/>
            <w:color w:val="000000"/>
            <w:kern w:val="0"/>
            <w14:ligatures w14:val="none"/>
          </w:rPr>
          <w:delText>d</w:delText>
        </w:r>
        <w:r w:rsidR="00D73773" w:rsidDel="008F2700">
          <w:rPr>
            <w:rFonts w:ascii="Arial" w:eastAsia="Times New Roman" w:hAnsi="Arial" w:cs="Arial"/>
            <w:color w:val="000000"/>
            <w:kern w:val="0"/>
            <w14:ligatures w14:val="none"/>
          </w:rPr>
          <w:delText>mium</w:delText>
        </w:r>
        <w:r w:rsidRPr="00292FF5" w:rsidDel="008F2700">
          <w:rPr>
            <w:rFonts w:ascii="Arial" w:eastAsia="Times New Roman" w:hAnsi="Arial" w:cs="Arial"/>
            <w:color w:val="000000"/>
            <w:kern w:val="0"/>
            <w14:ligatures w14:val="none"/>
          </w:rPr>
          <w:delText xml:space="preserve"> is among </w:delText>
        </w:r>
        <w:r w:rsidR="0047765D" w:rsidDel="008F2700">
          <w:rPr>
            <w:rFonts w:ascii="Arial" w:eastAsia="Times New Roman" w:hAnsi="Arial" w:cs="Arial"/>
            <w:color w:val="000000"/>
            <w:kern w:val="0"/>
            <w14:ligatures w14:val="none"/>
          </w:rPr>
          <w:delText>the</w:delText>
        </w:r>
        <w:r w:rsidRPr="00292FF5" w:rsidDel="008F2700">
          <w:rPr>
            <w:rFonts w:ascii="Arial" w:eastAsia="Times New Roman" w:hAnsi="Arial" w:cs="Arial"/>
            <w:color w:val="000000"/>
            <w:kern w:val="0"/>
            <w14:ligatures w14:val="none"/>
          </w:rPr>
          <w:delText xml:space="preserve"> most </w:delText>
        </w:r>
        <w:r w:rsidR="0047765D" w:rsidDel="008F2700">
          <w:rPr>
            <w:rFonts w:ascii="Arial" w:eastAsia="Times New Roman" w:hAnsi="Arial" w:cs="Arial"/>
            <w:color w:val="000000"/>
            <w:kern w:val="0"/>
            <w14:ligatures w14:val="none"/>
          </w:rPr>
          <w:delText xml:space="preserve">mobile and </w:delText>
        </w:r>
        <w:r w:rsidRPr="00292FF5" w:rsidDel="008F2700">
          <w:rPr>
            <w:rFonts w:ascii="Arial" w:eastAsia="Times New Roman" w:hAnsi="Arial" w:cs="Arial"/>
            <w:color w:val="000000"/>
            <w:kern w:val="0"/>
            <w14:ligatures w14:val="none"/>
          </w:rPr>
          <w:delText>hazardous elements</w:delText>
        </w:r>
        <w:r w:rsidR="0047765D" w:rsidDel="008F2700">
          <w:rPr>
            <w:rFonts w:ascii="Arial" w:eastAsia="Times New Roman" w:hAnsi="Arial" w:cs="Arial"/>
            <w:color w:val="000000"/>
            <w:kern w:val="0"/>
            <w14:ligatures w14:val="none"/>
          </w:rPr>
          <w:delText xml:space="preserve"> in the environment</w:delText>
        </w:r>
        <w:r w:rsidR="005E4414" w:rsidDel="008F2700">
          <w:rPr>
            <w:rFonts w:ascii="Arial" w:eastAsia="Times New Roman" w:hAnsi="Arial" w:cs="Arial"/>
            <w:color w:val="000000"/>
            <w:kern w:val="0"/>
            <w14:ligatures w14:val="none"/>
          </w:rPr>
          <w:delText xml:space="preserve"> </w:delText>
        </w:r>
        <w:r w:rsidR="005E4414" w:rsidDel="008F2700">
          <w:rPr>
            <w:rFonts w:ascii="Arial" w:eastAsia="Times New Roman" w:hAnsi="Arial" w:cs="Arial"/>
            <w:color w:val="000000"/>
            <w:kern w:val="0"/>
            <w14:ligatures w14:val="none"/>
          </w:rPr>
          <w:fldChar w:fldCharType="begin"/>
        </w:r>
        <w:r w:rsidR="00E95E6A" w:rsidDel="008F2700">
          <w:rPr>
            <w:rFonts w:ascii="Arial" w:eastAsia="Times New Roman" w:hAnsi="Arial" w:cs="Arial"/>
            <w:color w:val="000000"/>
            <w:kern w:val="0"/>
            <w14:ligatures w14:val="none"/>
          </w:rPr>
          <w:delInstrText xml:space="preserve"> ADDIN ZOTERO_ITEM CSL_CITATION {"citationID":"bxSq04k1","properties":{"formattedCitation":"(Alloway and Jackson, 1991; Jackson and Alloway, 1991; Nies, 1999, 2003; Kubier {\\i{}et al.}, 2020)","plainCitation":"(Alloway and Jackson, 1991; Jackson and Alloway, 1991; Nies, 1999, 2003; Kubier et al., 2020)","noteIndex":0},"citationItems":[{"id":204,"uris":["http://zotero.org/users/4161640/items/IULRG2SU"],"itemData":{"id":204,"type":"article-journal","container-title":"Science of The Total Environment","DOI":"10.1016/0048-9697(91)90377-Q","ISSN":"00489697","journalAbbreviation":"Sci Total Environ","language":"en","license":"https://www.elsevier.com/tdm/userlicense/1.0/","page":"151-176","source":"DOI.org (Crossref)","title":"The behaviour of heavy metals in sewage sludge-amended soils","volume":"100","author":[{"family":"Alloway","given":"Brian J."},{"family":"Jackson","given":"Andrew P."}],"issued":{"date-parts":[["1991",3]]}}},{"id":197,"uris":["http://zotero.org/users/4161640/items/IB4C4G8K"],"itemData":{"id":197,"type":"article-journal","container-title":"Plant and Soil","DOI":"10.1007/BF00010398","ISSN":"0032-079X, 1573-5036","issue":"2","journalAbbreviation":"Plant Soil","language":"en","license":"http://www.springer.com/tdm","page":"179-186","source":"DOI.org (Crossref)","title":"The bioavailability of cadmium to lettuce and cabbage in soils previously treated with sewage sludges","volume":"132","author":[{"family":"Jackson","given":"Andrew P."},{"family":"Alloway","given":"Brian J."}],"issued":{"date-parts":[["1991",4]]}}},{"id":199,"uris":["http://zotero.org/users/4161640/items/BNDYR4L6"],"itemData":{"id":199,"type":"article-journal","container-title":"Applied Microbiology and Biotechnology","DOI":"10.1007/s002530051457","ISSN":"0175-7598, 1432-0614","issue":"6","journalAbbreviation":"Appl. Microbiol. Biotechnol.","license":"http://www.springer.com/tdm","page":"730-750","source":"DOI.org (Crossref)","title":"Microbial heavy-metal resistance","volume":"51","author":[{"family":"Nies","given":"D. H."}],"issued":{"date-parts":[["1999",6,22]]}}},{"id":200,"uris":["http://zotero.org/users/4161640/items/QVN4656V"],"itemData":{"id":200,"type":"article-journal","container-title":"FEMS Microbiology Reviews","DOI":"10.1016/S0168-6445(03)00048-2","ISSN":"1574-6976","issue":"2-3","journalAbbreviation":"FEMS Microbiol Rev","language":"en","page":"313-339","source":"DOI.org (Crossref)","title":"Efflux-mediated heavy metal resistance in prokaryotes","volume":"27","author":[{"family":"Nies","given":"Dietrich H."}],"issued":{"date-parts":[["2003",6]]}}},{"id":202,"uris":["http://zotero.org/users/4161640/items/YKINLZ6A"],"itemData":{"id":202,"type":"article-journal","container-title":"Integrated Environmental Assessment and Management","DOI":"10.1002/ieam.4198","ISSN":"1551-3777, 1551-3793","issue":"1","journalAbbreviation":"Integr Environ Assess Manag","language":"en","license":"https://creativecommons.org/licenses/by/4.0/","page":"103-113","source":"DOI.org (Crossref)","title":"Cadmium background levels in groundwater in an area dominated by agriculture","volume":"16","author":[{"family":"Kubier","given":"Andreas"},{"family":"Hamer","given":"Kay"},{"family":"Pichler","given":"Thomas"}],"issued":{"date-parts":[["2020",1,1]]}}}],"schema":"https://github.com/citation-style-language/schema/raw/master/csl-citation.json"} </w:delInstrText>
        </w:r>
        <w:r w:rsidR="005E4414" w:rsidDel="008F2700">
          <w:rPr>
            <w:rFonts w:ascii="Arial" w:eastAsia="Times New Roman" w:hAnsi="Arial" w:cs="Arial"/>
            <w:color w:val="000000"/>
            <w:kern w:val="0"/>
            <w14:ligatures w14:val="none"/>
          </w:rPr>
          <w:fldChar w:fldCharType="separate"/>
        </w:r>
        <w:r w:rsidR="002838B7" w:rsidRPr="002838B7" w:rsidDel="008F2700">
          <w:rPr>
            <w:rFonts w:ascii="Arial" w:hAnsi="Arial" w:cs="Arial"/>
            <w:color w:val="000000"/>
            <w:kern w:val="0"/>
          </w:rPr>
          <w:delText xml:space="preserve">(Alloway and Jackson, 1991; Jackson and Alloway, 1991; Nies, 1999, 2003; Kubier </w:delText>
        </w:r>
        <w:r w:rsidR="002838B7" w:rsidRPr="002838B7" w:rsidDel="008F2700">
          <w:rPr>
            <w:rFonts w:ascii="Arial" w:hAnsi="Arial" w:cs="Arial"/>
            <w:i/>
            <w:iCs/>
            <w:color w:val="000000"/>
            <w:kern w:val="0"/>
          </w:rPr>
          <w:delText>et al.</w:delText>
        </w:r>
        <w:r w:rsidR="002838B7" w:rsidRPr="002838B7" w:rsidDel="008F2700">
          <w:rPr>
            <w:rFonts w:ascii="Arial" w:hAnsi="Arial" w:cs="Arial"/>
            <w:color w:val="000000"/>
            <w:kern w:val="0"/>
          </w:rPr>
          <w:delText>, 2020)</w:delText>
        </w:r>
        <w:r w:rsidR="005E4414" w:rsidDel="008F2700">
          <w:rPr>
            <w:rFonts w:ascii="Arial" w:eastAsia="Times New Roman" w:hAnsi="Arial" w:cs="Arial"/>
            <w:color w:val="000000"/>
            <w:kern w:val="0"/>
            <w14:ligatures w14:val="none"/>
          </w:rPr>
          <w:fldChar w:fldCharType="end"/>
        </w:r>
        <w:r w:rsidR="0047765D" w:rsidDel="008F2700">
          <w:rPr>
            <w:rFonts w:ascii="Arial" w:eastAsia="Times New Roman" w:hAnsi="Arial" w:cs="Arial"/>
            <w:color w:val="000000"/>
            <w:kern w:val="0"/>
            <w14:ligatures w14:val="none"/>
          </w:rPr>
          <w:delText xml:space="preserve"> and is known to impair multiple physiological systems in fishes </w:delText>
        </w:r>
        <w:r w:rsidR="0047765D" w:rsidDel="008F2700">
          <w:rPr>
            <w:rFonts w:ascii="Arial" w:eastAsia="Times New Roman" w:hAnsi="Arial" w:cs="Arial"/>
            <w:color w:val="000000"/>
            <w:kern w:val="0"/>
            <w14:ligatures w14:val="none"/>
          </w:rPr>
          <w:fldChar w:fldCharType="begin"/>
        </w:r>
        <w:r w:rsidR="00E95E6A" w:rsidDel="008F2700">
          <w:rPr>
            <w:rFonts w:ascii="Arial" w:eastAsia="Times New Roman" w:hAnsi="Arial" w:cs="Arial"/>
            <w:color w:val="000000"/>
            <w:kern w:val="0"/>
            <w14:ligatures w14:val="none"/>
          </w:rPr>
          <w:delInstrText xml:space="preserve"> ADDIN ZOTERO_ITEM CSL_CITATION {"citationID":"xTLqHURh","properties":{"formattedCitation":"(Liu {\\i{}et al.}, 2022)","plainCitation":"(Liu et al., 2022)","noteIndex":0},"citationItems":[{"id":208,"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delInstrText>
        </w:r>
        <w:r w:rsidR="0047765D" w:rsidDel="008F2700">
          <w:rPr>
            <w:rFonts w:ascii="Arial" w:eastAsia="Times New Roman" w:hAnsi="Arial" w:cs="Arial"/>
            <w:color w:val="000000"/>
            <w:kern w:val="0"/>
            <w14:ligatures w14:val="none"/>
          </w:rPr>
          <w:fldChar w:fldCharType="separate"/>
        </w:r>
        <w:r w:rsidR="002838B7" w:rsidRPr="002838B7" w:rsidDel="008F2700">
          <w:rPr>
            <w:rFonts w:ascii="Arial" w:hAnsi="Arial" w:cs="Arial"/>
            <w:color w:val="000000"/>
            <w:kern w:val="0"/>
          </w:rPr>
          <w:delText xml:space="preserve">(Liu </w:delText>
        </w:r>
        <w:r w:rsidR="002838B7" w:rsidRPr="002838B7" w:rsidDel="008F2700">
          <w:rPr>
            <w:rFonts w:ascii="Arial" w:hAnsi="Arial" w:cs="Arial"/>
            <w:i/>
            <w:iCs/>
            <w:color w:val="000000"/>
            <w:kern w:val="0"/>
          </w:rPr>
          <w:delText>et al.</w:delText>
        </w:r>
        <w:r w:rsidR="002838B7" w:rsidRPr="002838B7" w:rsidDel="008F2700">
          <w:rPr>
            <w:rFonts w:ascii="Arial" w:hAnsi="Arial" w:cs="Arial"/>
            <w:color w:val="000000"/>
            <w:kern w:val="0"/>
          </w:rPr>
          <w:delText>, 2022)</w:delText>
        </w:r>
        <w:r w:rsidR="0047765D" w:rsidDel="008F2700">
          <w:rPr>
            <w:rFonts w:ascii="Arial" w:eastAsia="Times New Roman" w:hAnsi="Arial" w:cs="Arial"/>
            <w:color w:val="000000"/>
            <w:kern w:val="0"/>
            <w14:ligatures w14:val="none"/>
          </w:rPr>
          <w:fldChar w:fldCharType="end"/>
        </w:r>
        <w:r w:rsidR="005E4414" w:rsidDel="008F2700">
          <w:rPr>
            <w:rFonts w:ascii="Arial" w:eastAsia="Times New Roman" w:hAnsi="Arial" w:cs="Arial"/>
            <w:color w:val="000000"/>
            <w:kern w:val="0"/>
            <w14:ligatures w14:val="none"/>
          </w:rPr>
          <w:delText xml:space="preserve">. </w:delText>
        </w:r>
      </w:del>
      <w:del w:id="341" w:author="Reviewer" w:date="2026-06-02T13:10:00Z" w16du:dateUtc="2026-06-02T18:10:00Z">
        <w:r w:rsidR="0047765D" w:rsidDel="008F2700">
          <w:rPr>
            <w:rFonts w:ascii="Arial" w:eastAsia="Times New Roman" w:hAnsi="Arial" w:cs="Arial"/>
            <w:color w:val="000000"/>
            <w:kern w:val="0"/>
            <w14:ligatures w14:val="none"/>
          </w:rPr>
          <w:delText>PFPeA, a short-chain PFAS</w:delText>
        </w:r>
        <w:r w:rsidR="00D73773" w:rsidDel="008F2700">
          <w:rPr>
            <w:rFonts w:ascii="Arial" w:eastAsia="Times New Roman" w:hAnsi="Arial" w:cs="Arial"/>
            <w:color w:val="000000"/>
            <w:kern w:val="0"/>
            <w14:ligatures w14:val="none"/>
          </w:rPr>
          <w:delText xml:space="preserve"> isomer</w:delText>
        </w:r>
        <w:r w:rsidR="0047765D" w:rsidDel="008F2700">
          <w:rPr>
            <w:rFonts w:ascii="Arial" w:eastAsia="Times New Roman" w:hAnsi="Arial" w:cs="Arial"/>
            <w:color w:val="000000"/>
            <w:kern w:val="0"/>
            <w14:ligatures w14:val="none"/>
          </w:rPr>
          <w:delText xml:space="preserve">, represents one of thousands of persistent synthetic compounds used across </w:delText>
        </w:r>
        <w:r w:rsidRPr="00292FF5" w:rsidDel="008F2700">
          <w:rPr>
            <w:rFonts w:ascii="Arial" w:eastAsia="Times New Roman" w:hAnsi="Arial" w:cs="Arial"/>
            <w:color w:val="000000"/>
            <w:kern w:val="0"/>
            <w14:ligatures w14:val="none"/>
          </w:rPr>
          <w:delText>industrial</w:delText>
        </w:r>
        <w:r w:rsidR="0047765D" w:rsidDel="008F2700">
          <w:rPr>
            <w:rFonts w:ascii="Arial" w:eastAsia="Times New Roman" w:hAnsi="Arial" w:cs="Arial"/>
            <w:color w:val="000000"/>
            <w:kern w:val="0"/>
            <w14:ligatures w14:val="none"/>
          </w:rPr>
          <w:delText xml:space="preserve"> and household</w:delText>
        </w:r>
        <w:r w:rsidRPr="00292FF5" w:rsidDel="008F2700">
          <w:rPr>
            <w:rFonts w:ascii="Arial" w:eastAsia="Times New Roman" w:hAnsi="Arial" w:cs="Arial"/>
            <w:color w:val="000000"/>
            <w:kern w:val="0"/>
            <w14:ligatures w14:val="none"/>
          </w:rPr>
          <w:delText xml:space="preserve"> applications</w:delText>
        </w:r>
        <w:r w:rsidR="00C47742" w:rsidDel="008F2700">
          <w:rPr>
            <w:rFonts w:ascii="Arial" w:eastAsia="Times New Roman" w:hAnsi="Arial" w:cs="Arial"/>
            <w:color w:val="000000"/>
            <w:kern w:val="0"/>
            <w14:ligatures w14:val="none"/>
          </w:rPr>
          <w:delText xml:space="preserve"> </w:delText>
        </w:r>
        <w:r w:rsidR="00C47742" w:rsidDel="008F2700">
          <w:rPr>
            <w:rFonts w:ascii="Arial" w:eastAsia="Times New Roman" w:hAnsi="Arial" w:cs="Arial"/>
            <w:color w:val="000000"/>
            <w:kern w:val="0"/>
            <w14:ligatures w14:val="none"/>
          </w:rPr>
          <w:fldChar w:fldCharType="begin"/>
        </w:r>
        <w:r w:rsidR="00E95E6A" w:rsidDel="008F2700">
          <w:rPr>
            <w:rFonts w:ascii="Arial" w:eastAsia="Times New Roman" w:hAnsi="Arial" w:cs="Arial"/>
            <w:color w:val="000000"/>
            <w:kern w:val="0"/>
            <w14:ligatures w14:val="none"/>
          </w:rPr>
          <w:delInstrText xml:space="preserve"> ADDIN ZOTERO_ITEM CSL_CITATION {"citationID":"v5ZGn9cd","properties":{"formattedCitation":"(Buck {\\i{}et al.}, 2011, 2021; Abunada {\\i{}et al.}, 2020; OECD, 2021; Gaines, 2023; Schymanski {\\i{}et al.}, 2023)","plainCitation":"(Buck et al., 2011, 2021; Abunada et al., 2020; OECD, 2021; Gaines, 2023; Schymanski et al., 2023)","noteIndex":0},"citationItems":[{"id":218,"uris":["http://zotero.org/users/4161640/items/SIZ8JVYZ"],"itemData":{"id":218,"type":"article-journal","container-title":"Integrated Environmental Assessment and Management","DOI":"10.1002/ieam.258","ISSN":"1551-3777, 1551-3793","issue":"4","journalAbbreviation":"IEAM","language":"en","license":"https://academic.oup.com/journals/pages/open_access/funder_policies/chorus/standard_publication_model","page":"513-541","source":"DOI.org (Crossref)","title":"Perfluoroalkyl and polyfluoroalkyl substances in the environment: terminology, classification, and origins","title-short":"Perfluoroalkyl and polyfluoroalkyl substances in the environment","volume":"7","author":[{"family":"Buck","given":"Robert C"},{"family":"Franklin","given":"James"},{"family":"Berger","given":"Urs"},{"family":"Conder","given":"Jason M"},{"family":"Cousins","given":"Ian T"},{"family":"De Voogt","given":"Pim"},{"family":"Jensen","given":"Allan Astrup"},{"family":"Kannan","given":"Kurunthachalam"},{"family":"Mabury","given":"Scott A"},{"family":"Van Leeuwen","given":"Stefan Pj"}],"issued":{"date-parts":[["2011",10,1]]}}},{"id":220,"uris":["http://zotero.org/users/4161640/items/Q6355ACY"],"itemData":{"id":220,"type":"article-journal","abstract":"Abstract\n            Per- and poly-fluoroalkyl substances (PFAS) are a universe of fluorinated organic substances with very different physical, chemical, and biological properties including polymers and non-polymers; solids, liquids, and gases. Commercial PFAS-based products have been used in a wide variety of industrial and consumer applications because they have unique performance properties of significant socioeconomic value. The PFAS definition has evolved and expanded over the years. Numerous lists of PFAS, some with thousands of entries, have been compiled, but none have clearly identified which of the substances are commercially relevant. This study is the first to use a bona-fide “bottom up” approach to identify how many of the 4730 PFAS substances listed in a 2018 OECD/UNEP Report are directly connected to commercial products based on input from three major global producers. This study provides new and valuable insight into the 2018 OECD/UNEP Report list of PFAS substances. The results show that 256, less than 6%, of the 4730 PFAS substances presented in the 2018 OECD/UNEP Report are commercially relevant globally. This study suggests that grouping and categorizing PFAS using fundamental classification criteria based on composition and structure can be used to identify appropriate groups of PFAS substances for risk assessment, thereby dispelling assertions that there are too many PFAS chemistries to conduct proper regulatory risk assessments for the commercially relevant substances. Integr Environ Assess Manag 2021;17:1045–1055. © 2021 The Chemours Company, Beach Edge Consulting, LLC, AGC Chemicals Americas Inc., Daikin America Inc. Integrated Environmental Assessment and Management published by Wiley Periodicals LLC on behalf of Society of Environmental Toxicology &amp; Chemistry (SETAC).\n            KEY POINTS\n            This study is the first to use a bona-fide “bottom up” approach to identify how many of the 4730 PFAS substances listed in a 2018 OECD/UNEP Report are directly connected to commercial products based on input from three major global producers. The study results show that 256, less than 6%, of the 4730 PFAS substances presented in the 2018 OECD/UNEP Report are commercially relevant globally. This study suggests that grouping and categorizing PFAS using fundamental classification criteria based on composition and structure can be used to identify appropriate groups of PFAS substances for risk assessment.","container-title":"Integrated Environmental Assessment and Management","DOI":"10.1002/ieam.4450","ISSN":"1551-3777, 1551-3793","issue":"5","journalAbbreviation":"IEAM","language":"en","license":"https://creativecommons.org/licenses/by-nc-nd/4.0/","page":"1045-1055","source":"DOI.org (Crossref)","title":"Identification and classification of commercially relevant per- and poly-fluoroalkyl substances (PFAS)","volume":"17","author":[{"family":"Buck","given":"Robert C."},{"family":"Korzeniowski","given":"Stephen H."},{"family":"Laganis","given":"Evan"},{"family":"Adamsky","given":"Frank"}],"issued":{"date-parts":[["2021",5,1]]}}},{"id":216,"uris":["http://zotero.org/users/4161640/items/3I2ZR49X"],"itemData":{"id":216,"type":"article-journal","container-title":"Water","DOI":"10.3390/w12123590","ISSN":"2073-4441","issue":"12","journalAbbreviation":"Water","language":"en","license":"https://creativecommons.org/licenses/by/4.0/","page":"3590","source":"DOI.org (Crossref)","title":"An overview of per- and polyfluoroalkyl substances (PFAS) in the environment: source, fate, risk and regulations","title-short":"An Overview of Per- and Polyfluoroalkyl Substances (PFAS) in the Environment","volume":"12","author":[{"family":"Abunada","given":"Ziyad"},{"family":"Alazaiza","given":"Motasem Y. D."},{"family":"Bashir","given":"Mohammed J. K."}],"issued":{"date-parts":[["2020",12,21]]}}},{"id":213,"uris":["http://zotero.org/users/4161640/items/C6EXHM3R"],"itemData":{"id":213,"type":"report","publisher":"Organisation for Economic Co-operation and Development: Available at: http://www.oecd.org/chemicalsafety/portal-perfluorinated-chemicals/","title":"New comprehensive global database of per- and polyfluoroalkyl substances","author":[{"literal":"OECD"}],"accessed":{"date-parts":[["2024",11,11]]},"issued":{"date-parts":[["2021"]]}}},{"id":222,"uris":["http://zotero.org/users/4161640/items/H8NWSC7H"],"itemData":{"id":222,"type":"article-journal","abstract":"Abstract\n            \n              Background\n              Per</w:delInstrText>
        </w:r>
        <w:r w:rsidR="00E95E6A" w:rsidDel="008F2700">
          <w:rPr>
            <w:rFonts w:ascii="Cambria Math" w:eastAsia="Times New Roman" w:hAnsi="Cambria Math" w:cs="Cambria Math"/>
            <w:color w:val="000000"/>
            <w:kern w:val="0"/>
            <w14:ligatures w14:val="none"/>
          </w:rPr>
          <w:delInstrText>‐</w:delInstrText>
        </w:r>
        <w:r w:rsidR="00E95E6A" w:rsidDel="008F2700">
          <w:rPr>
            <w:rFonts w:ascii="Arial" w:eastAsia="Times New Roman" w:hAnsi="Arial" w:cs="Arial"/>
            <w:color w:val="000000"/>
            <w:kern w:val="0"/>
            <w14:ligatures w14:val="none"/>
          </w:rPr>
          <w:del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delInstrText>
        </w:r>
        <w:r w:rsidR="00E95E6A" w:rsidDel="008F2700">
          <w:rPr>
            <w:rFonts w:ascii="Cambria Math" w:eastAsia="Times New Roman" w:hAnsi="Cambria Math" w:cs="Cambria Math"/>
            <w:color w:val="000000"/>
            <w:kern w:val="0"/>
            <w14:ligatures w14:val="none"/>
          </w:rPr>
          <w:delInstrText>‐</w:delInstrText>
        </w:r>
        <w:r w:rsidR="00E95E6A" w:rsidDel="008F2700">
          <w:rPr>
            <w:rFonts w:ascii="Arial" w:eastAsia="Times New Roman" w:hAnsi="Arial" w:cs="Arial"/>
            <w:color w:val="000000"/>
            <w:kern w:val="0"/>
            <w14:ligatures w14:val="none"/>
          </w:rPr>
          <w:delInstrText xml:space="preserve"> and polyfluoroalkyl substances (PFAS): a literature review","title-short":"Historical and current usage of per</w:delInstrText>
        </w:r>
        <w:r w:rsidR="00E95E6A" w:rsidDel="008F2700">
          <w:rPr>
            <w:rFonts w:ascii="Cambria Math" w:eastAsia="Times New Roman" w:hAnsi="Cambria Math" w:cs="Cambria Math"/>
            <w:color w:val="000000"/>
            <w:kern w:val="0"/>
            <w14:ligatures w14:val="none"/>
          </w:rPr>
          <w:delInstrText>‐</w:delInstrText>
        </w:r>
        <w:r w:rsidR="00E95E6A" w:rsidDel="008F2700">
          <w:rPr>
            <w:rFonts w:ascii="Arial" w:eastAsia="Times New Roman" w:hAnsi="Arial" w:cs="Arial"/>
            <w:color w:val="000000"/>
            <w:kern w:val="0"/>
            <w14:ligatures w14:val="none"/>
          </w:rPr>
          <w:delInstrText xml:space="preserve"> and polyfluoroalkyl substances (PFAS)","volume":"66","author":[{"family":"Gaines","given":"Linda G. T."}],"issued":{"date-parts":[["2023",5]]}}},{"id":214,"uris":["http://zotero.org/users/4161640/items/QG526FZC"],"itemData":{"id":214,"type":"article-journal","container-title":"Environmental Science &amp; Technology","DOI":"10.1021/acs.est.3c04855","ISSN":"0013-936X","issue":"44","journalAbbreviation":"Environ. Sci. Technol.","note":"publisher: American Chemical Society","page":"16918-16928","title":"Per- and polyfluoroalkyl substances (PFAS) in PubChem: 7 million and growing","volume":"57","author":[{"family":"Schymanski","given":"Emma L."},{"family":"Zhang","given":"Jian"},{"family":"Thiessen","given":"Paul A."},{"family":"Chirsir","given":"Parviel"},{"family":"Kondic","given":"Todor"},{"family":"Bolton","given":"Evan E."}],"issued":{"date-parts":[["2023",11,7]]}}}],"schema":"https://github.com/citation-style-language/schema/raw/master/csl-citation.json"} </w:delInstrText>
        </w:r>
        <w:r w:rsidR="00C47742" w:rsidDel="008F2700">
          <w:rPr>
            <w:rFonts w:ascii="Arial" w:eastAsia="Times New Roman" w:hAnsi="Arial" w:cs="Arial"/>
            <w:color w:val="000000"/>
            <w:kern w:val="0"/>
            <w14:ligatures w14:val="none"/>
          </w:rPr>
          <w:fldChar w:fldCharType="separate"/>
        </w:r>
        <w:r w:rsidR="00BB3B60" w:rsidRPr="00BB3B60" w:rsidDel="008F2700">
          <w:rPr>
            <w:rFonts w:ascii="Arial" w:hAnsi="Arial" w:cs="Arial"/>
            <w:color w:val="000000"/>
            <w:kern w:val="0"/>
          </w:rPr>
          <w:delText xml:space="preserve">(Buck </w:delText>
        </w:r>
        <w:r w:rsidR="00BB3B60" w:rsidRPr="00BB3B60" w:rsidDel="008F2700">
          <w:rPr>
            <w:rFonts w:ascii="Arial" w:hAnsi="Arial" w:cs="Arial"/>
            <w:i/>
            <w:iCs/>
            <w:color w:val="000000"/>
            <w:kern w:val="0"/>
          </w:rPr>
          <w:delText>et al.</w:delText>
        </w:r>
        <w:r w:rsidR="00BB3B60" w:rsidRPr="00BB3B60" w:rsidDel="008F2700">
          <w:rPr>
            <w:rFonts w:ascii="Arial" w:hAnsi="Arial" w:cs="Arial"/>
            <w:color w:val="000000"/>
            <w:kern w:val="0"/>
          </w:rPr>
          <w:delText xml:space="preserve">, 2011, 2021; Abunada </w:delText>
        </w:r>
        <w:r w:rsidR="00BB3B60" w:rsidRPr="00BB3B60" w:rsidDel="008F2700">
          <w:rPr>
            <w:rFonts w:ascii="Arial" w:hAnsi="Arial" w:cs="Arial"/>
            <w:i/>
            <w:iCs/>
            <w:color w:val="000000"/>
            <w:kern w:val="0"/>
          </w:rPr>
          <w:delText>et al.</w:delText>
        </w:r>
        <w:r w:rsidR="00BB3B60" w:rsidRPr="00BB3B60" w:rsidDel="008F2700">
          <w:rPr>
            <w:rFonts w:ascii="Arial" w:hAnsi="Arial" w:cs="Arial"/>
            <w:color w:val="000000"/>
            <w:kern w:val="0"/>
          </w:rPr>
          <w:delText xml:space="preserve">, 2020; OECD, 2021; Gaines, 2023; Schymanski </w:delText>
        </w:r>
        <w:r w:rsidR="00BB3B60" w:rsidRPr="00BB3B60" w:rsidDel="008F2700">
          <w:rPr>
            <w:rFonts w:ascii="Arial" w:hAnsi="Arial" w:cs="Arial"/>
            <w:i/>
            <w:iCs/>
            <w:color w:val="000000"/>
            <w:kern w:val="0"/>
          </w:rPr>
          <w:delText>et al.</w:delText>
        </w:r>
        <w:r w:rsidR="00BB3B60" w:rsidRPr="00BB3B60" w:rsidDel="008F2700">
          <w:rPr>
            <w:rFonts w:ascii="Arial" w:hAnsi="Arial" w:cs="Arial"/>
            <w:color w:val="000000"/>
            <w:kern w:val="0"/>
          </w:rPr>
          <w:delText>, 2023)</w:delText>
        </w:r>
        <w:r w:rsidR="00C47742" w:rsidDel="008F2700">
          <w:rPr>
            <w:rFonts w:ascii="Arial" w:eastAsia="Times New Roman" w:hAnsi="Arial" w:cs="Arial"/>
            <w:color w:val="000000"/>
            <w:kern w:val="0"/>
            <w14:ligatures w14:val="none"/>
          </w:rPr>
          <w:fldChar w:fldCharType="end"/>
        </w:r>
        <w:r w:rsidDel="008F2700">
          <w:rPr>
            <w:rFonts w:ascii="Arial" w:eastAsia="Times New Roman" w:hAnsi="Arial" w:cs="Arial"/>
            <w:color w:val="000000"/>
            <w:kern w:val="0"/>
            <w14:ligatures w14:val="none"/>
          </w:rPr>
          <w:delText>.</w:delText>
        </w:r>
      </w:del>
      <w:r>
        <w:rPr>
          <w:rFonts w:ascii="Arial" w:eastAsia="Times New Roman" w:hAnsi="Arial" w:cs="Arial"/>
          <w:color w:val="000000"/>
          <w:kern w:val="0"/>
          <w14:ligatures w14:val="none"/>
        </w:rPr>
        <w:t xml:space="preserve"> </w:t>
      </w:r>
      <w:ins w:id="342" w:author="Reviewer" w:date="2026-06-02T13:13:00Z" w16du:dateUtc="2026-06-02T18:13:00Z">
        <w:r w:rsidR="00C75FF8">
          <w:rPr>
            <w:rFonts w:ascii="Arial" w:eastAsia="Times New Roman" w:hAnsi="Arial" w:cs="Arial"/>
            <w:color w:val="000000"/>
            <w:kern w:val="0"/>
            <w14:ligatures w14:val="none"/>
          </w:rPr>
          <w:t xml:space="preserve">We </w:t>
        </w:r>
      </w:ins>
      <w:ins w:id="343" w:author="Reviewer" w:date="2026-06-02T13:39:00Z" w16du:dateUtc="2026-06-02T18:39:00Z">
        <w:r w:rsidR="00A70CDE">
          <w:rPr>
            <w:rFonts w:ascii="Arial" w:eastAsia="Times New Roman" w:hAnsi="Arial" w:cs="Arial"/>
            <w:color w:val="000000"/>
            <w:kern w:val="0"/>
            <w14:ligatures w14:val="none"/>
          </w:rPr>
          <w:t>hypothesized</w:t>
        </w:r>
      </w:ins>
      <w:ins w:id="344" w:author="Reviewer" w:date="2026-06-02T13:13:00Z" w16du:dateUtc="2026-06-02T18:13:00Z">
        <w:r w:rsidR="00C75FF8">
          <w:rPr>
            <w:rFonts w:ascii="Arial" w:eastAsia="Times New Roman" w:hAnsi="Arial" w:cs="Arial"/>
            <w:color w:val="000000"/>
            <w:kern w:val="0"/>
            <w14:ligatures w14:val="none"/>
          </w:rPr>
          <w:t xml:space="preserve"> that </w:t>
        </w:r>
      </w:ins>
      <w:ins w:id="345" w:author="Reviewer" w:date="2026-06-02T13:14:00Z" w16du:dateUtc="2026-06-02T18:14:00Z">
        <w:r w:rsidR="00C75FF8">
          <w:rPr>
            <w:rFonts w:ascii="Arial" w:eastAsia="Times New Roman" w:hAnsi="Arial" w:cs="Arial"/>
            <w:color w:val="000000"/>
            <w:kern w:val="0"/>
            <w14:ligatures w14:val="none"/>
          </w:rPr>
          <w:t xml:space="preserve">xenobiotic exposure </w:t>
        </w:r>
      </w:ins>
      <w:ins w:id="346" w:author="Reviewer" w:date="2026-06-02T13:41:00Z" w16du:dateUtc="2026-06-02T18:41:00Z">
        <w:r w:rsidR="00A70CDE" w:rsidRPr="00D62C68">
          <w:rPr>
            <w:rFonts w:ascii="Arial" w:eastAsia="Times New Roman" w:hAnsi="Arial" w:cs="Arial"/>
            <w:color w:val="000000"/>
            <w:kern w:val="0"/>
            <w14:ligatures w14:val="none"/>
          </w:rPr>
          <w:t>would both elevate NLR, with stronger responses at higher concentrations, and that NLR would remain elevated following salt exposure</w:t>
        </w:r>
        <w:r w:rsidR="00A70CDE">
          <w:rPr>
            <w:rFonts w:ascii="Arial" w:eastAsia="Times New Roman" w:hAnsi="Arial" w:cs="Arial"/>
            <w:color w:val="000000"/>
            <w:kern w:val="0"/>
            <w14:ligatures w14:val="none"/>
          </w:rPr>
          <w:t xml:space="preserve"> </w:t>
        </w:r>
      </w:ins>
      <w:ins w:id="347" w:author="Reviewer" w:date="2026-06-02T13:39:00Z" w16du:dateUtc="2026-06-02T18:39:00Z">
        <w:r w:rsidR="00A70CDE">
          <w:rPr>
            <w:rFonts w:ascii="Arial" w:eastAsia="Times New Roman" w:hAnsi="Arial" w:cs="Arial"/>
            <w:color w:val="000000"/>
            <w:kern w:val="0"/>
            <w14:ligatures w14:val="none"/>
          </w:rPr>
          <w:t>(</w:t>
        </w:r>
      </w:ins>
      <w:ins w:id="348" w:author="Reviewer" w:date="2026-06-02T13:40:00Z" w16du:dateUtc="2026-06-02T18:40:00Z">
        <w:r w:rsidR="00A70CDE">
          <w:rPr>
            <w:rFonts w:ascii="Arial" w:eastAsia="Times New Roman" w:hAnsi="Arial" w:cs="Arial"/>
            <w:color w:val="000000"/>
            <w:kern w:val="0"/>
            <w14:ligatures w14:val="none"/>
          </w:rPr>
          <w:t>Figure 1)</w:t>
        </w:r>
      </w:ins>
      <w:ins w:id="349" w:author="Reviewer" w:date="2026-06-02T13:15:00Z" w16du:dateUtc="2026-06-02T18:15:00Z">
        <w:r w:rsidR="00C75FF8">
          <w:rPr>
            <w:rFonts w:ascii="Arial" w:eastAsia="Times New Roman" w:hAnsi="Arial" w:cs="Arial"/>
            <w:color w:val="000000"/>
            <w:kern w:val="0"/>
            <w14:ligatures w14:val="none"/>
          </w:rPr>
          <w:t>.</w:t>
        </w:r>
      </w:ins>
      <w:del w:id="350" w:author="Reviewer" w:date="2026-06-01T15:21:00Z" w16du:dateUtc="2026-06-01T20:21:00Z">
        <w:r w:rsidR="0047765D" w:rsidDel="001F1C47">
          <w:rPr>
            <w:rFonts w:ascii="Arial" w:eastAsia="Times New Roman" w:hAnsi="Arial" w:cs="Arial"/>
            <w:color w:val="000000"/>
            <w:kern w:val="0"/>
            <w14:ligatures w14:val="none"/>
          </w:rPr>
          <w:delText>Both</w:delText>
        </w:r>
        <w:r w:rsidRPr="00292FF5" w:rsidDel="001F1C47">
          <w:rPr>
            <w:rFonts w:ascii="Arial" w:eastAsia="Times New Roman" w:hAnsi="Arial" w:cs="Arial"/>
            <w:color w:val="000000"/>
            <w:kern w:val="0"/>
            <w14:ligatures w14:val="none"/>
          </w:rPr>
          <w:delText xml:space="preserve"> Cd</w:delText>
        </w:r>
        <w:r w:rsidR="0047765D" w:rsidDel="001F1C47">
          <w:rPr>
            <w:rFonts w:ascii="Arial" w:eastAsia="Times New Roman" w:hAnsi="Arial" w:cs="Arial"/>
            <w:color w:val="000000"/>
            <w:kern w:val="0"/>
            <w14:ligatures w14:val="none"/>
          </w:rPr>
          <w:delText xml:space="preserve"> and </w:delText>
        </w:r>
        <w:r w:rsidRPr="00292FF5" w:rsidDel="001F1C47">
          <w:rPr>
            <w:rFonts w:ascii="Arial" w:eastAsia="Times New Roman" w:hAnsi="Arial" w:cs="Arial"/>
            <w:color w:val="000000"/>
            <w:kern w:val="0"/>
            <w14:ligatures w14:val="none"/>
          </w:rPr>
          <w:delText>PFAS</w:delText>
        </w:r>
        <w:r w:rsidR="0047765D" w:rsidDel="001F1C47">
          <w:rPr>
            <w:rFonts w:ascii="Arial" w:eastAsia="Times New Roman" w:hAnsi="Arial" w:cs="Arial"/>
            <w:color w:val="000000"/>
            <w:kern w:val="0"/>
            <w14:ligatures w14:val="none"/>
          </w:rPr>
          <w:delText xml:space="preserve"> can</w:delText>
        </w:r>
        <w:r w:rsidR="007108BE" w:rsidDel="001F1C47">
          <w:rPr>
            <w:rFonts w:ascii="Arial" w:eastAsia="Times New Roman" w:hAnsi="Arial" w:cs="Arial"/>
            <w:color w:val="000000"/>
            <w:kern w:val="0"/>
            <w14:ligatures w14:val="none"/>
          </w:rPr>
          <w:delText xml:space="preserve"> disrupt</w:delText>
        </w:r>
        <w:r w:rsidRPr="00292FF5" w:rsidDel="001F1C47">
          <w:rPr>
            <w:rFonts w:ascii="Arial" w:eastAsia="Times New Roman" w:hAnsi="Arial" w:cs="Arial"/>
            <w:color w:val="000000"/>
            <w:kern w:val="0"/>
            <w14:ligatures w14:val="none"/>
          </w:rPr>
          <w:delText xml:space="preserve"> endocrine </w:delText>
        </w:r>
        <w:r w:rsidR="003E7E30" w:rsidDel="001F1C47">
          <w:rPr>
            <w:rFonts w:ascii="Arial" w:eastAsia="Times New Roman" w:hAnsi="Arial" w:cs="Arial"/>
            <w:color w:val="000000"/>
            <w:kern w:val="0"/>
            <w14:ligatures w14:val="none"/>
          </w:rPr>
          <w:fldChar w:fldCharType="begin"/>
        </w:r>
        <w:r w:rsidR="00E95E6A" w:rsidDel="001F1C47">
          <w:rPr>
            <w:rFonts w:ascii="Arial" w:eastAsia="Times New Roman" w:hAnsi="Arial" w:cs="Arial"/>
            <w:color w:val="000000"/>
            <w:kern w:val="0"/>
            <w14:ligatures w14:val="none"/>
          </w:rPr>
          <w:delInstrText xml:space="preserve"> ADDIN ZOTERO_ITEM CSL_CITATION {"citationID":"5sQUQSwE","properties":{"formattedCitation":"(Coperchini {\\i{}et al.}, 2021, 2024; Nayak {\\i{}et al.}, 2023)","plainCitation":"(Coperchini et al., 2021, 2024; Nayak et al., 2023)","noteIndex":0},"citationItems":[{"id":224,"uris":["http://zotero.org/users/4161640/items/HKTLFQVY"],"itemData":{"id":224,"type":"article-journal","abstract":"Per-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id":226,"uris":["http://zotero.org/users/4161640/items/9RTRCC7C"],"itemData":{"id":226,"type":"article-journal","abstract":"The environmental spread of pollutants has led to a persistent exposure of living beings to multiple chemicals, by now become ubiquitous in the surrounding environment. Environmental exposure to these substances has been reported to cause multi- and/or transgenerational health effects. Per- and Polyfluorinated Substances (PFAS) raise great concern, given their known effects both as endocrine disruptors and potential carcinogens. The multi/trans-generational effects of different endocrine disruptors have been investigated by several studies, and harmful effects observed also for PFAS. This review examines the current data on the multi-trans-generational effects of PFAS, with a focus on their impact on the thyroid axis. The aim is to determine if there is evidence of potential multi-trans-generational effects of PFAS on the thyroid and/or if more research is needed. PFAS exposure impacts thyroid homeostasis and can cross the placental barrier. In addition PFAS have shown multi-transgenerational effects in laboratory experiences and animal models, but thyroid disruptive effects of PFAS were also investigated only in a small number of these studies. Efforts are needed to study the adverse effects of PFAS, as not all PFAS are regulated and removal strategies are still being developed.","container-title":"Expert Review of Endocrinology &amp; Metabolism","DOI":"10.1080/17446651.2024.2351885","ISSN":"1744-6651","issue":"4","journalAbbreviation":"Expert Rev Endocrinol Metab","note":"publisher: Taylor &amp; Francis\n_eprint: https://doi.org/10.1080/17446651.2024.2351885\nPMID: 38764236","page":"307-315","source":"Taylor and Francis+NEJM","title":"Per-polyfluoroalkyl substances (PFAS) as thyroid disruptors: is there evidence for multi-transgenerational effects?","title-short":"Per-polyfluoroalkyl substances (PFAS) as thyroid disruptors","volume":"19","author":[{"family":"Coperchini","given":"Francesca"},{"family":"Teliti","given":"Marsida"},{"family":"Greco","given":"Alessia"},{"family":"Croce","given":"Laura"},{"family":"Rotondi","given":"Mario"}],"issued":{"date-parts":[["2024",7,3]]}}},{"id":228,"uris":["http://zotero.org/users/4161640/items/DJKBU4GQ"],"itemData":{"id":228,"type":"article-journal","abstract":"Poly- and perfluoroalkyl substances (PFASs) are a group of anthropogenic chemicals with an aliphatic fluorinated carbon chain. Due to their durability, bioaccumulation potential, and negative impacts on living organisms, these compounds have drawn lots of attention across the world. The negative impacts of PFASs on aquatic ecosystems are becoming a major concern due to their widespread use in increasing concentrations and constant leakage into the aquatic environment. Furthermore, by acting as agonists or antagonists, PFASs may alter the bioaccumulation and toxicity of certain substances. In many species, particularly aquatic organisms, PFASs can stay in the body and induce a variety of negative consequences, such as reproductive toxicity, oxidative stress, metabolic disruption, immunological toxicity, developmental toxicity, cellular damage and necrosis. PFAS bioaccumulation plays a significant role and has an impact on the composition of the intestinal microbiota, which is influenced by the kind of diet and is directly related to the host’s well-being. PFASs also act as endocrine disruptor chemicals (EDCs) which can change the endocrine system and result in dysbiosis of gut microbes and other health repercussions. In silico investigation and analysis also shows that PFASs are incorporated into the maturing oocytes during vitellogenesis and are bound to vitellogenin and other yolk proteins. The present review reveals that aquatic species, especially fishes, are negatively affected by exposure to emerging PFASs. Additionally, the effects of PFAS pollution on aquatic ecosystems were investigated by evaluating a number of characteristics, including extracellular polymeric substances (EPSs) and chlorophyll content as well as the diversity of the microorganisms in the biofilms. Therefore, this review will provide crucial information on the possible adverse effects of PFASs on fish growth, reproduction, gut microbial dysbiosis, and its potential endocrine disruption. This information aims to help the researchers and academicians work and come up with possible remedial measures to protect aquatic ecosystems as future works need to be focus on techno-economic assessment, life cycle assessment, and multi criteria decision analysis systems that screen PFAS-containing samples. New innovative methods requires further development to reach detection at the permissible regulatory limits.","container-title":"Toxics","DOI":"10.3390/toxics11060543","ISSN":"2305-6304","issue":"6","language":"en","license":"http://creativecommons.org/licenses/by/3.0/","note":"publisher: Multidisciplinary Digital Publishing Institute","page":"543","source":"www.mdpi.com","title":"Poly- and perfluoroalkyl substances (PFAS): do they matter to aquatic ecosystems?","title-short":"Poly- and Perfluoroalkyl Substances (PFAS)","volume":"11","author":[{"family":"Nayak","given":"Sipra"},{"family":"Sahoo","given":"Gunanidhi"},{"family":"Das","given":"Ipsita Iswari"},{"family":"Mohanty","given":"Aman Kumar"},{"family":"Kumar","given":"Rajesh"},{"family":"Sahoo","given":"Lakshman"},{"family":"Sundaray","given":"Jitendra Kumar"}],"issued":{"date-parts":[["2023",6]]}}}],"schema":"https://github.com/citation-style-language/schema/raw/master/csl-citation.json"} </w:delInstrText>
        </w:r>
        <w:r w:rsidR="003E7E30" w:rsidDel="001F1C47">
          <w:rPr>
            <w:rFonts w:ascii="Arial" w:eastAsia="Times New Roman" w:hAnsi="Arial" w:cs="Arial"/>
            <w:color w:val="000000"/>
            <w:kern w:val="0"/>
            <w14:ligatures w14:val="none"/>
          </w:rPr>
          <w:fldChar w:fldCharType="separate"/>
        </w:r>
        <w:r w:rsidR="002838B7" w:rsidRPr="002838B7" w:rsidDel="001F1C47">
          <w:rPr>
            <w:rFonts w:ascii="Arial" w:hAnsi="Arial" w:cs="Arial"/>
            <w:color w:val="000000"/>
            <w:kern w:val="0"/>
          </w:rPr>
          <w:delText xml:space="preserve">(Coperchini </w:delText>
        </w:r>
        <w:r w:rsidR="002838B7" w:rsidRPr="002838B7" w:rsidDel="001F1C47">
          <w:rPr>
            <w:rFonts w:ascii="Arial" w:hAnsi="Arial" w:cs="Arial"/>
            <w:i/>
            <w:iCs/>
            <w:color w:val="000000"/>
            <w:kern w:val="0"/>
          </w:rPr>
          <w:delText>et al.</w:delText>
        </w:r>
        <w:r w:rsidR="002838B7" w:rsidRPr="002838B7" w:rsidDel="001F1C47">
          <w:rPr>
            <w:rFonts w:ascii="Arial" w:hAnsi="Arial" w:cs="Arial"/>
            <w:color w:val="000000"/>
            <w:kern w:val="0"/>
          </w:rPr>
          <w:delText xml:space="preserve">, 2021, 2024; Nayak </w:delText>
        </w:r>
        <w:r w:rsidR="002838B7" w:rsidRPr="002838B7" w:rsidDel="001F1C47">
          <w:rPr>
            <w:rFonts w:ascii="Arial" w:hAnsi="Arial" w:cs="Arial"/>
            <w:i/>
            <w:iCs/>
            <w:color w:val="000000"/>
            <w:kern w:val="0"/>
          </w:rPr>
          <w:delText>et al.</w:delText>
        </w:r>
        <w:r w:rsidR="002838B7" w:rsidRPr="002838B7" w:rsidDel="001F1C47">
          <w:rPr>
            <w:rFonts w:ascii="Arial" w:hAnsi="Arial" w:cs="Arial"/>
            <w:color w:val="000000"/>
            <w:kern w:val="0"/>
          </w:rPr>
          <w:delText>, 2023)</w:delText>
        </w:r>
        <w:r w:rsidR="003E7E30" w:rsidDel="001F1C47">
          <w:rPr>
            <w:rFonts w:ascii="Arial" w:eastAsia="Times New Roman" w:hAnsi="Arial" w:cs="Arial"/>
            <w:color w:val="000000"/>
            <w:kern w:val="0"/>
            <w14:ligatures w14:val="none"/>
          </w:rPr>
          <w:fldChar w:fldCharType="end"/>
        </w:r>
        <w:r w:rsidRPr="00292FF5" w:rsidDel="001F1C47">
          <w:rPr>
            <w:rFonts w:ascii="Arial" w:eastAsia="Times New Roman" w:hAnsi="Arial" w:cs="Arial"/>
            <w:color w:val="000000"/>
            <w:kern w:val="0"/>
            <w14:ligatures w14:val="none"/>
          </w:rPr>
          <w:delText>, immune</w:delText>
        </w:r>
        <w:r w:rsidR="009F15B3" w:rsidDel="001F1C47">
          <w:rPr>
            <w:rFonts w:ascii="Arial" w:eastAsia="Times New Roman" w:hAnsi="Arial" w:cs="Arial"/>
            <w:color w:val="000000"/>
            <w:kern w:val="0"/>
            <w14:ligatures w14:val="none"/>
          </w:rPr>
          <w:delText xml:space="preserve"> </w:delText>
        </w:r>
        <w:r w:rsidR="009F15B3" w:rsidDel="001F1C47">
          <w:rPr>
            <w:rFonts w:ascii="Arial" w:eastAsia="Times New Roman" w:hAnsi="Arial" w:cs="Arial"/>
            <w:color w:val="000000"/>
            <w:kern w:val="0"/>
            <w14:ligatures w14:val="none"/>
          </w:rPr>
          <w:fldChar w:fldCharType="begin"/>
        </w:r>
        <w:r w:rsidR="00E95E6A" w:rsidDel="001F1C47">
          <w:rPr>
            <w:rFonts w:ascii="Arial" w:eastAsia="Times New Roman" w:hAnsi="Arial" w:cs="Arial"/>
            <w:color w:val="000000"/>
            <w:kern w:val="0"/>
            <w14:ligatures w14:val="none"/>
          </w:rPr>
          <w:delInstrText xml:space="preserve"> ADDIN ZOTERO_ITEM CSL_CITATION {"citationID":"jt2KKONa","properties":{"formattedCitation":"(Fang {\\i{}et al.}, 2013, 2026; Guillette {\\i{}et al.}, 2020)","plainCitation":"(Fang et al., 2013, 2026; Guillette et al., 2020)","noteIndex":0},"citationItems":[{"id":230,"uris":["http://zotero.org/users/4161640/items/IYYY9Z2E"],"itemData":{"id":230,"type":"article-journal","abstract":"Perfluorooctane sulfonate (PFOS) is a global pollutant that has been studied because of its health risks. PFOS has been shown to have immune toxicity. However, few studies have focused on the immune responses of fish larvae exposed to PFOS at early embryonic stages. In this study, the larvae of marine medaka (Oryzias melastigma) were evaluated for postnatal immune toxicity after embryonic exposure to PFOS (0, 1, 4 and 16mg/L) from 2 days post fertilization (dpf). The physiological indices, survival rates, PFOS elimination kinetics, liver histology and gene transcription in the fish larvae were examined after depuration. The elimination rate constant (ke) of PFOS in the fish larvae ranged from 0.04±0.00 to 0.07±0.01d−1. Embryonic exposure to PFOS severely compromised the postnatal survival of fish larvae after depuration. The survival rate and body width decreased in a concentration dependent manner. PFOS impaired the liver structure in the fish larvae by enlarging the cell nuclei and damaging the cell structure. To explore the toxic mechanisms that affect the immune responses, fish larvae at 27 days post hatch (dph) were exposed to lipopolysaccharides (LPS) to elicit an inflammatory response. The inflammatory response and immune-related genes were generally up-regulated in the fish larvae following embryonic exposure to 0mg/L PFOS. In contrast, the genes were all markedly down-regulated in the fish larvae following embryonic exposure to 1 and 4mg/L PFOS. These results suggest that early life exposure to PFOS could alter immunoregulation functions, leading to functional dysfunction or weakness of the immune system in fish larvae. The immunosuppression effects caused by PFOS could reduce the efficiency of immune defense mechanisms and increase the susceptibility to infectious agents, which may contribute to various detrimental health effects in the fish larvae.","container-title":"Ecotoxicology and Environmental Safety","DOI":"10.1016/j.ecoenv.2013.03.005","ISSN":"0147-6513","journalAbbreviation":"Ecotoxicol Environ Saf","page":"104-111","source":"ScienceDirect","title":"Embryonic exposure to PFOS induces immunosuppression in the fish larvae of marine medaka","volume":"92","author":[{"family":"Fang","given":"Chao"},{"family":"Huang","given":"Qiansheng"},{"family":"Ye","given":"Ting"},{"family":"Chen","given":"Yajie"},{"family":"Liu","given":"Liangpo"},{"family":"Kang","given":"Mei"},{"family":"Lin","given":"Yi"},{"family":"Shen","given":"Heqing"},{"family":"Dong","given":"Sijun"}],"issued":{"date-parts":[["2013",6,1]]}}},{"id":231,"uris":["http://zotero.org/users/4161640/items/VV8466HQ"],"itemData":{"id":231,"type":"article-journal","abstract":"To investigate the toxic effects of PFNA on aquatic organisms, this study used large yellow croaker (L. crocea) as a model and examined the impacts of 1000 ng/L PFNA exposure for 3, 7, and 14 days on the hepatic and intestinal systems. Histopathological examination, transcriptomic profiling, and 16S rRNA gene sequencing were employed to evaluate tissue damage, gene expression changes, and gut microbial alterations. The results revealed that PFNA exposure induced progressive histopathological changes in the liver, including nuclear enlargement and vacuolization, with increasing severity over time. In the intestine, PFNA caused structural damage to villi, characterized initially by vacuolization and subsequently by erosion, swelling, and dissolution as exposure duration increased. Transcriptomic analysis of liver showed early activation of the peroxisome proliferator-activated receptor (PPAR) signaling pathway, followed by the predominant enrichment of the phosphatidylinositol-3-kinase/protein kinase B (PI3K-Akt) pathway at later stages. These findings suggest a “two-phase” mechanism by which PFNA disrupted lipid and carbohydrate metabolism. Gut microbiota analysis showed that PFNA exposure significantly reduced α-diversity, increased the abundance of Proteobacteria, enriched opportunistic pathogens such as Vibrio spp., and altered functional profiles related to amino acid and carbohydrate metabolism. Correlation analysis identified significant associations between specific gut microbial taxa (e.g., Deferribacterota, Dependentiae) and the expression levels of key hepatic metabolic genes (lpl, foxo3), suggesting a potential mediating role of the gut-liver axis in PFNA-induced hepatotoxicity. From the perspective of aquaculture, this study provided a view of metabolic disruption and host-microbe interaction caused by PFNA. It contributes critical scientific evidence for assessing the ecological risks of per- and polyfluoroalkyl substances (PFAS) in aquatic environments.","container-title":"Environmental Research","DOI":"10.1016/j.envres.2025.123211","ISSN":"0013-9351","journalAbbreviation":"Environ. Res.","page":"123211","source":"ScienceDirect","title":"Temporal effects of perfluorononanoic acid (PFNA) exposure on metabolic disorders and gut-liver axis injury in large yellow croaker (&lt;i&gt;Larimichthys crocea&lt;/i&gt;)","volume":"288","author":[{"family":"Fang","given":"Qian"},{"family":"Yuan","given":"Mingzhe"},{"family":"Sun","given":"Zhennan"},{"family":"Xue","given":"Yadong"},{"family":"Chong","given":"Cheong-Meng"},{"family":"Wang","given":"Xubo"}],"issued":{"date-parts":[["2026",1,1]]}}},{"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delInstrText>
        </w:r>
        <w:r w:rsidR="009F15B3" w:rsidDel="001F1C47">
          <w:rPr>
            <w:rFonts w:ascii="Arial" w:eastAsia="Times New Roman" w:hAnsi="Arial" w:cs="Arial"/>
            <w:color w:val="000000"/>
            <w:kern w:val="0"/>
            <w14:ligatures w14:val="none"/>
          </w:rPr>
          <w:fldChar w:fldCharType="separate"/>
        </w:r>
        <w:r w:rsidR="002838B7" w:rsidRPr="002838B7" w:rsidDel="001F1C47">
          <w:rPr>
            <w:rFonts w:ascii="Arial" w:hAnsi="Arial" w:cs="Arial"/>
            <w:color w:val="000000"/>
            <w:kern w:val="0"/>
          </w:rPr>
          <w:delText xml:space="preserve">(Fang </w:delText>
        </w:r>
        <w:r w:rsidR="002838B7" w:rsidRPr="002838B7" w:rsidDel="001F1C47">
          <w:rPr>
            <w:rFonts w:ascii="Arial" w:hAnsi="Arial" w:cs="Arial"/>
            <w:i/>
            <w:iCs/>
            <w:color w:val="000000"/>
            <w:kern w:val="0"/>
          </w:rPr>
          <w:delText>et al.</w:delText>
        </w:r>
        <w:r w:rsidR="002838B7" w:rsidRPr="002838B7" w:rsidDel="001F1C47">
          <w:rPr>
            <w:rFonts w:ascii="Arial" w:hAnsi="Arial" w:cs="Arial"/>
            <w:color w:val="000000"/>
            <w:kern w:val="0"/>
          </w:rPr>
          <w:delText xml:space="preserve">, 2013, 2026; Guillette </w:delText>
        </w:r>
        <w:r w:rsidR="002838B7" w:rsidRPr="002838B7" w:rsidDel="001F1C47">
          <w:rPr>
            <w:rFonts w:ascii="Arial" w:hAnsi="Arial" w:cs="Arial"/>
            <w:i/>
            <w:iCs/>
            <w:color w:val="000000"/>
            <w:kern w:val="0"/>
          </w:rPr>
          <w:delText>et al.</w:delText>
        </w:r>
        <w:r w:rsidR="002838B7" w:rsidRPr="002838B7" w:rsidDel="001F1C47">
          <w:rPr>
            <w:rFonts w:ascii="Arial" w:hAnsi="Arial" w:cs="Arial"/>
            <w:color w:val="000000"/>
            <w:kern w:val="0"/>
          </w:rPr>
          <w:delText>, 2020)</w:delText>
        </w:r>
        <w:r w:rsidR="009F15B3" w:rsidDel="001F1C47">
          <w:rPr>
            <w:rFonts w:ascii="Arial" w:eastAsia="Times New Roman" w:hAnsi="Arial" w:cs="Arial"/>
            <w:color w:val="000000"/>
            <w:kern w:val="0"/>
            <w14:ligatures w14:val="none"/>
          </w:rPr>
          <w:fldChar w:fldCharType="end"/>
        </w:r>
        <w:r w:rsidRPr="00292FF5" w:rsidDel="001F1C47">
          <w:rPr>
            <w:rFonts w:ascii="Arial" w:eastAsia="Times New Roman" w:hAnsi="Arial" w:cs="Arial"/>
            <w:color w:val="000000"/>
            <w:kern w:val="0"/>
            <w14:ligatures w14:val="none"/>
          </w:rPr>
          <w:delText>, and nervous system</w:delText>
        </w:r>
        <w:r w:rsidR="0047765D" w:rsidDel="001F1C47">
          <w:rPr>
            <w:rFonts w:ascii="Arial" w:eastAsia="Times New Roman" w:hAnsi="Arial" w:cs="Arial"/>
            <w:color w:val="000000"/>
            <w:kern w:val="0"/>
            <w14:ligatures w14:val="none"/>
          </w:rPr>
          <w:delText>s</w:delText>
        </w:r>
        <w:r w:rsidR="009F15B3" w:rsidDel="001F1C47">
          <w:rPr>
            <w:rFonts w:ascii="Arial" w:eastAsia="Times New Roman" w:hAnsi="Arial" w:cs="Arial"/>
            <w:color w:val="000000"/>
            <w:kern w:val="0"/>
            <w14:ligatures w14:val="none"/>
          </w:rPr>
          <w:delText xml:space="preserve"> </w:delText>
        </w:r>
        <w:r w:rsidR="009F15B3" w:rsidDel="001F1C47">
          <w:rPr>
            <w:rFonts w:ascii="Arial" w:eastAsia="Times New Roman" w:hAnsi="Arial" w:cs="Arial"/>
            <w:color w:val="000000"/>
            <w:kern w:val="0"/>
            <w14:ligatures w14:val="none"/>
          </w:rPr>
          <w:fldChar w:fldCharType="begin"/>
        </w:r>
        <w:r w:rsidR="00E95E6A" w:rsidDel="001F1C47">
          <w:rPr>
            <w:rFonts w:ascii="Arial" w:eastAsia="Times New Roman" w:hAnsi="Arial" w:cs="Arial"/>
            <w:color w:val="000000"/>
            <w:kern w:val="0"/>
            <w14:ligatures w14:val="none"/>
          </w:rPr>
          <w:delInstrText xml:space="preserve"> ADDIN ZOTERO_ITEM CSL_CITATION {"citationID":"tSQAlEBK","properties":{"formattedCitation":"(Starnes {\\i{}et al.}, 2022)","plainCitation":"(Starnes et al., 2022)","noteIndex":0},"citationItems":[{"id":234,"uris":["http://zotero.org/users/4161640/items/AR9AZC97"],"itemData":{"id":234,"type":"article-journal","abstract":"1. Per- and polyfluoroalkyl substances (PFAS) are a class of structurally diverse synthetic organic chemicals that are chemically stable, resistant to degradation, and persistent in terrestrial and aquatic environments. Widespread use of PFAS in industrial processing and manufacturing over the last 70 years has led to global contamination of built and natural environments. The brain is a lipid rich and highly vascularized organ composed of long-lived neurons and glial cells that are especially vulnerable to the impacts of persistent and lipophilic toxicants. Generally, PFAS partition to protein-rich tissues of the body, primarily the liver and blood, but are also detected in the brains of humans, wildlife, and laboratory animals. Here we review factors impacting the absorption, distribution, and accumulation of PFAS in the brain, and currently available evidence for neurotoxic impacts defined by disruption of neurochemical, neurophysiological, and behavioral endpoints. Emphasis is placed on the neurotoxic potential of exposures during critical periods of development and in sensitive populations, and factors that may exacerbate neurotoxicity of PFAS. While limitations and inconsistencies across studies exist, the available body of evidence suggests that neurobehavioral exposures to long-chain PFAS during development are more pronounced than impacts resulting from exposure during adulthood. There is a paucity of experimental studies evaluating neurobehavioral and molecular mechanisms of short-chain PFAS, and even greater data gaps in the analysis of neurotoxicity for PFAS outside of the perfluoroalkyl acids. Whereas most experimental studies were focused on acute and subchronic impacts resulting in high dose exposures to a single PFAS congener, more realistic exposures for humans and wildlife are mixtures exposures that are relatively chronic and low dose in nature. Our evaluation of the available human epidemiological, experimental, and wildlife data also indicates heightened accumulation of perfluoroalkyl acids in the brain after environmental exposure, in comparison to the experimental studies. These findings highlight the need for additional experimental analysis of neurodevelopmental impacts of environmentally relevant concentrations and complex mixtures of PFAS.","container-title":"Frontiers in Toxicology","DOI":"10.3389/ftox.2022.881584","ISSN":"2673-3080","journalAbbreviation":"Front. Toxicol.","language":"English","note":"publisher: Frontiers","source":"Frontiers","title":"A critical review and meta-analysis of impacts of per- and polyfluorinated substances on the brain and behavior","URL":"https://www.frontiersin.org/journals/toxicology/articles/10.3389/ftox.2022.881584/full","volume":"4","author":[{"family":"Starnes","given":"Hannah M."},{"family":"Rock","given":"Kylie D."},{"family":"Jackson","given":"Thomas W."},{"family":"Belcher","given":"Scott M."}],"accessed":{"date-parts":[["2025",10,30]]},"issued":{"date-parts":[["2022",4,11]]}}}],"schema":"https://github.com/citation-style-language/schema/raw/master/csl-citation.json"} </w:delInstrText>
        </w:r>
        <w:r w:rsidR="009F15B3" w:rsidDel="001F1C47">
          <w:rPr>
            <w:rFonts w:ascii="Arial" w:eastAsia="Times New Roman" w:hAnsi="Arial" w:cs="Arial"/>
            <w:color w:val="000000"/>
            <w:kern w:val="0"/>
            <w14:ligatures w14:val="none"/>
          </w:rPr>
          <w:fldChar w:fldCharType="separate"/>
        </w:r>
        <w:r w:rsidR="002E15B0" w:rsidRPr="002E15B0" w:rsidDel="001F1C47">
          <w:rPr>
            <w:rFonts w:ascii="Arial" w:hAnsi="Arial" w:cs="Arial"/>
            <w:color w:val="000000"/>
            <w:kern w:val="0"/>
          </w:rPr>
          <w:delText xml:space="preserve">(Starnes </w:delText>
        </w:r>
        <w:r w:rsidR="002E15B0" w:rsidRPr="002E15B0" w:rsidDel="001F1C47">
          <w:rPr>
            <w:rFonts w:ascii="Arial" w:hAnsi="Arial" w:cs="Arial"/>
            <w:i/>
            <w:iCs/>
            <w:color w:val="000000"/>
            <w:kern w:val="0"/>
          </w:rPr>
          <w:delText>et al.</w:delText>
        </w:r>
        <w:r w:rsidR="002E15B0" w:rsidRPr="002E15B0" w:rsidDel="001F1C47">
          <w:rPr>
            <w:rFonts w:ascii="Arial" w:hAnsi="Arial" w:cs="Arial"/>
            <w:color w:val="000000"/>
            <w:kern w:val="0"/>
          </w:rPr>
          <w:delText>, 2022)</w:delText>
        </w:r>
        <w:r w:rsidR="009F15B3" w:rsidDel="001F1C47">
          <w:rPr>
            <w:rFonts w:ascii="Arial" w:eastAsia="Times New Roman" w:hAnsi="Arial" w:cs="Arial"/>
            <w:color w:val="000000"/>
            <w:kern w:val="0"/>
            <w14:ligatures w14:val="none"/>
          </w:rPr>
          <w:fldChar w:fldCharType="end"/>
        </w:r>
        <w:r w:rsidRPr="00292FF5" w:rsidDel="001F1C47">
          <w:rPr>
            <w:rFonts w:ascii="Arial" w:eastAsia="Times New Roman" w:hAnsi="Arial" w:cs="Arial"/>
            <w:color w:val="000000"/>
            <w:kern w:val="0"/>
            <w14:ligatures w14:val="none"/>
          </w:rPr>
          <w:delText>.</w:delText>
        </w:r>
      </w:del>
      <w:ins w:id="351" w:author="Reviewer" w:date="2026-06-02T13:44:00Z" w16du:dateUtc="2026-06-02T18:44:00Z">
        <w:r w:rsidR="00362023">
          <w:rPr>
            <w:rFonts w:ascii="Arial" w:eastAsia="Times New Roman" w:hAnsi="Arial" w:cs="Arial"/>
            <w:color w:val="000000"/>
            <w:kern w:val="0"/>
            <w14:ligatures w14:val="none"/>
          </w:rPr>
          <w:t xml:space="preserve"> </w:t>
        </w:r>
      </w:ins>
    </w:p>
    <w:p w14:paraId="16B5E752" w14:textId="4FBEF623" w:rsidR="0045522C" w:rsidRPr="00D62C68" w:rsidRDefault="00D62C68" w:rsidP="00362023">
      <w:pPr>
        <w:spacing w:line="480" w:lineRule="auto"/>
        <w:ind w:firstLine="720"/>
        <w:rPr>
          <w:rFonts w:ascii="Arial" w:eastAsia="Times New Roman" w:hAnsi="Arial" w:cs="Arial"/>
          <w:kern w:val="0"/>
          <w14:ligatures w14:val="none"/>
        </w:rPr>
      </w:pPr>
      <w:del w:id="352" w:author="Reviewer" w:date="2026-06-02T13:44:00Z" w16du:dateUtc="2026-06-02T18:44:00Z">
        <w:r w:rsidRPr="00D62C68" w:rsidDel="00362023">
          <w:rPr>
            <w:rFonts w:ascii="Arial" w:eastAsia="Times New Roman" w:hAnsi="Arial" w:cs="Arial"/>
            <w:color w:val="000000"/>
            <w:kern w:val="0"/>
            <w14:ligatures w14:val="none"/>
          </w:rPr>
          <w:delText xml:space="preserve">Our </w:delText>
        </w:r>
      </w:del>
      <w:del w:id="353" w:author="Reviewer" w:date="2026-06-02T13:38:00Z" w16du:dateUtc="2026-06-02T18:38:00Z">
        <w:r w:rsidRPr="00D62C68" w:rsidDel="00A70CDE">
          <w:rPr>
            <w:rFonts w:ascii="Arial" w:eastAsia="Times New Roman" w:hAnsi="Arial" w:cs="Arial"/>
            <w:color w:val="000000"/>
            <w:kern w:val="0"/>
            <w14:ligatures w14:val="none"/>
          </w:rPr>
          <w:delText xml:space="preserve">study </w:delText>
        </w:r>
      </w:del>
      <w:del w:id="354" w:author="Reviewer" w:date="2026-06-02T13:44:00Z" w16du:dateUtc="2026-06-02T18:44:00Z">
        <w:r w:rsidRPr="00D62C68" w:rsidDel="00362023">
          <w:rPr>
            <w:rFonts w:ascii="Arial" w:eastAsia="Times New Roman" w:hAnsi="Arial" w:cs="Arial"/>
            <w:color w:val="000000"/>
            <w:kern w:val="0"/>
            <w14:ligatures w14:val="none"/>
          </w:rPr>
          <w:delText>objectives were to: (1) test whether varying concentrations of Cd or PFPeA alter NLR values, (2) determine whether Cd or PFPeA modif</w:delText>
        </w:r>
        <w:r w:rsidDel="00362023">
          <w:rPr>
            <w:rFonts w:ascii="Arial" w:eastAsia="Times New Roman" w:hAnsi="Arial" w:cs="Arial"/>
            <w:color w:val="000000"/>
            <w:kern w:val="0"/>
            <w14:ligatures w14:val="none"/>
          </w:rPr>
          <w:delText>ies</w:delText>
        </w:r>
        <w:r w:rsidRPr="00D62C68" w:rsidDel="00362023">
          <w:rPr>
            <w:rFonts w:ascii="Arial" w:eastAsia="Times New Roman" w:hAnsi="Arial" w:cs="Arial"/>
            <w:color w:val="000000"/>
            <w:kern w:val="0"/>
            <w14:ligatures w14:val="none"/>
          </w:rPr>
          <w:delText xml:space="preserve"> NLR following exposure to an abrupt environmental stressor (salinity increase), and (3) compare post-stressor recovery among treatments. </w:delText>
        </w:r>
      </w:del>
      <w:del w:id="355" w:author="Reviewer" w:date="2026-06-02T13:41:00Z" w16du:dateUtc="2026-06-02T18:41:00Z">
        <w:r w:rsidRPr="00D62C68" w:rsidDel="00A70CDE">
          <w:rPr>
            <w:rFonts w:ascii="Arial" w:eastAsia="Times New Roman" w:hAnsi="Arial" w:cs="Arial"/>
            <w:color w:val="000000"/>
            <w:kern w:val="0"/>
            <w14:ligatures w14:val="none"/>
          </w:rPr>
          <w:delText>We hypothesized that Cd and PFPeA would both elevate NLR, with stronger responses at higher concentrations, and that NLR would remain elevated following salt exposure</w:delText>
        </w:r>
        <w:r w:rsidDel="00A70CDE">
          <w:rPr>
            <w:rFonts w:ascii="Arial" w:eastAsia="Times New Roman" w:hAnsi="Arial" w:cs="Arial"/>
            <w:color w:val="000000"/>
            <w:kern w:val="0"/>
            <w14:ligatures w14:val="none"/>
          </w:rPr>
          <w:delText xml:space="preserve"> (Figure 1)</w:delText>
        </w:r>
        <w:r w:rsidRPr="00D62C68" w:rsidDel="00A70CDE">
          <w:rPr>
            <w:rFonts w:ascii="Arial" w:eastAsia="Times New Roman" w:hAnsi="Arial" w:cs="Arial"/>
            <w:color w:val="000000"/>
            <w:kern w:val="0"/>
            <w14:ligatures w14:val="none"/>
          </w:rPr>
          <w:delText xml:space="preserve">. </w:delText>
        </w:r>
      </w:del>
      <w:r w:rsidRPr="00D62C68">
        <w:rPr>
          <w:rFonts w:ascii="Arial" w:eastAsia="Times New Roman" w:hAnsi="Arial" w:cs="Arial"/>
          <w:color w:val="000000"/>
          <w:kern w:val="0"/>
          <w14:ligatures w14:val="none"/>
        </w:rPr>
        <w:t xml:space="preserve">Understanding these interactions between contaminants and environmental stressors is </w:t>
      </w:r>
      <w:del w:id="356" w:author="Reviewer" w:date="2026-06-02T17:56:00Z" w16du:dateUtc="2026-06-02T22:56:00Z">
        <w:r w:rsidRPr="00D62C68" w:rsidDel="00EA621B">
          <w:rPr>
            <w:rFonts w:ascii="Arial" w:eastAsia="Times New Roman" w:hAnsi="Arial" w:cs="Arial"/>
            <w:color w:val="000000"/>
            <w:kern w:val="0"/>
            <w14:ligatures w14:val="none"/>
          </w:rPr>
          <w:delText xml:space="preserve">critical </w:delText>
        </w:r>
      </w:del>
      <w:ins w:id="357" w:author="Reviewer" w:date="2026-06-02T17:56:00Z" w16du:dateUtc="2026-06-02T22:56:00Z">
        <w:r w:rsidR="00EA621B">
          <w:rPr>
            <w:rFonts w:ascii="Arial" w:eastAsia="Times New Roman" w:hAnsi="Arial" w:cs="Arial"/>
            <w:color w:val="000000"/>
            <w:kern w:val="0"/>
            <w14:ligatures w14:val="none"/>
          </w:rPr>
          <w:t>important</w:t>
        </w:r>
        <w:r w:rsidR="00EA621B" w:rsidRPr="00D62C68">
          <w:rPr>
            <w:rFonts w:ascii="Arial" w:eastAsia="Times New Roman" w:hAnsi="Arial" w:cs="Arial"/>
            <w:color w:val="000000"/>
            <w:kern w:val="0"/>
            <w14:ligatures w14:val="none"/>
          </w:rPr>
          <w:t xml:space="preserve"> </w:t>
        </w:r>
      </w:ins>
      <w:r w:rsidRPr="00D62C68">
        <w:rPr>
          <w:rFonts w:ascii="Arial" w:eastAsia="Times New Roman" w:hAnsi="Arial" w:cs="Arial"/>
          <w:color w:val="000000"/>
          <w:kern w:val="0"/>
          <w14:ligatures w14:val="none"/>
        </w:rPr>
        <w:t xml:space="preserve">for improving </w:t>
      </w:r>
      <w:ins w:id="358" w:author="Reviewer" w:date="2026-06-02T17:57:00Z" w16du:dateUtc="2026-06-02T22:57:00Z">
        <w:r w:rsidR="00EA621B">
          <w:rPr>
            <w:rFonts w:ascii="Arial" w:eastAsia="Times New Roman" w:hAnsi="Arial" w:cs="Arial"/>
            <w:color w:val="000000"/>
            <w:kern w:val="0"/>
            <w14:ligatures w14:val="none"/>
          </w:rPr>
          <w:t xml:space="preserve">the </w:t>
        </w:r>
      </w:ins>
      <w:r w:rsidRPr="00D62C68">
        <w:rPr>
          <w:rFonts w:ascii="Arial" w:eastAsia="Times New Roman" w:hAnsi="Arial" w:cs="Arial"/>
          <w:color w:val="000000"/>
          <w:kern w:val="0"/>
          <w14:ligatures w14:val="none"/>
        </w:rPr>
        <w:t>management of freshwater ecosystems and interpreting stress physiology in natural populations.</w:t>
      </w:r>
    </w:p>
    <w:p w14:paraId="5CB1CEFC" w14:textId="77777777" w:rsidR="00D62C68" w:rsidRPr="00122893" w:rsidRDefault="00D62C68" w:rsidP="00207381">
      <w:pPr>
        <w:spacing w:line="480" w:lineRule="auto"/>
        <w:rPr>
          <w:rFonts w:ascii="Arial" w:eastAsia="Times New Roman" w:hAnsi="Arial" w:cs="Arial"/>
          <w:kern w:val="0"/>
          <w14:ligatures w14:val="none"/>
        </w:rPr>
      </w:pPr>
    </w:p>
    <w:p w14:paraId="5B77F992" w14:textId="77777777" w:rsidR="0045522C" w:rsidRPr="00122893" w:rsidRDefault="0045522C" w:rsidP="00207381">
      <w:pPr>
        <w:spacing w:line="480" w:lineRule="auto"/>
        <w:rPr>
          <w:rFonts w:ascii="Arial" w:eastAsia="Times New Roman" w:hAnsi="Arial" w:cs="Arial"/>
          <w:b/>
          <w:bCs/>
          <w:color w:val="000000"/>
          <w:kern w:val="0"/>
          <w14:ligatures w14:val="none"/>
        </w:rPr>
      </w:pPr>
      <w:r w:rsidRPr="00122893">
        <w:rPr>
          <w:rFonts w:ascii="Arial" w:eastAsia="Times New Roman" w:hAnsi="Arial" w:cs="Arial"/>
          <w:b/>
          <w:bCs/>
          <w:color w:val="000000"/>
          <w:kern w:val="0"/>
          <w14:ligatures w14:val="none"/>
        </w:rPr>
        <w:t xml:space="preserve">2. </w:t>
      </w:r>
      <w:r w:rsidR="00292FF5" w:rsidRPr="00122893">
        <w:rPr>
          <w:rFonts w:ascii="Arial" w:eastAsia="Times New Roman" w:hAnsi="Arial" w:cs="Arial"/>
          <w:b/>
          <w:bCs/>
          <w:color w:val="000000"/>
          <w:kern w:val="0"/>
          <w14:ligatures w14:val="none"/>
        </w:rPr>
        <w:t>Materials and Methods</w:t>
      </w:r>
    </w:p>
    <w:p w14:paraId="24AE4C81" w14:textId="5184402A"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2.1</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Aquaculture Tank Design</w:t>
      </w:r>
    </w:p>
    <w:p w14:paraId="6A2E78AA" w14:textId="77777777" w:rsidR="00EF5D8D" w:rsidRDefault="00292FF5" w:rsidP="0056648E">
      <w:pPr>
        <w:spacing w:line="480" w:lineRule="auto"/>
        <w:ind w:firstLine="720"/>
        <w:rPr>
          <w:ins w:id="359" w:author="Reviewer" w:date="2026-06-03T08:56:00Z" w16du:dateUtc="2026-06-03T13:56:00Z"/>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We assembled 15</w:t>
      </w:r>
      <w:ins w:id="360" w:author="Reviewer" w:date="2026-06-03T08:55:00Z" w16du:dateUtc="2026-06-03T13:55:00Z">
        <w:r w:rsidR="00EF5D8D">
          <w:rPr>
            <w:rFonts w:ascii="Arial" w:eastAsia="Times New Roman" w:hAnsi="Arial" w:cs="Arial"/>
            <w:color w:val="000000"/>
            <w:kern w:val="0"/>
            <w14:ligatures w14:val="none"/>
          </w:rPr>
          <w:t>–</w:t>
        </w:r>
      </w:ins>
      <w:del w:id="361" w:author="Reviewer" w:date="2026-06-03T08:55:00Z" w16du:dateUtc="2026-06-03T13:55:00Z">
        <w:r w:rsidRPr="00122893" w:rsidDel="00EF5D8D">
          <w:rPr>
            <w:rFonts w:ascii="Arial" w:eastAsia="Times New Roman" w:hAnsi="Arial" w:cs="Arial"/>
            <w:color w:val="000000"/>
            <w:kern w:val="0"/>
            <w14:ligatures w14:val="none"/>
          </w:rPr>
          <w:delText>-</w:delText>
        </w:r>
      </w:del>
      <w:r w:rsidRPr="00122893">
        <w:rPr>
          <w:rFonts w:ascii="Arial" w:eastAsia="Times New Roman" w:hAnsi="Arial" w:cs="Arial"/>
          <w:color w:val="000000"/>
          <w:kern w:val="0"/>
          <w14:ligatures w14:val="none"/>
        </w:rPr>
        <w:t xml:space="preserve">37.9 liter (L) rectangular tanks </w:t>
      </w:r>
      <w:r w:rsidR="00490475">
        <w:rPr>
          <w:rFonts w:ascii="Arial" w:eastAsia="Times New Roman" w:hAnsi="Arial" w:cs="Arial"/>
          <w:color w:val="000000"/>
          <w:kern w:val="0"/>
          <w14:ligatures w14:val="none"/>
        </w:rPr>
        <w:t>across</w:t>
      </w:r>
      <w:r w:rsidRPr="00122893">
        <w:rPr>
          <w:rFonts w:ascii="Arial" w:eastAsia="Times New Roman" w:hAnsi="Arial" w:cs="Arial"/>
          <w:color w:val="000000"/>
          <w:kern w:val="0"/>
          <w14:ligatures w14:val="none"/>
        </w:rPr>
        <w:t xml:space="preserve"> three shelves, </w:t>
      </w:r>
      <w:r w:rsidR="00052E17">
        <w:rPr>
          <w:rFonts w:ascii="Arial" w:eastAsia="Times New Roman" w:hAnsi="Arial" w:cs="Arial"/>
          <w:color w:val="000000"/>
          <w:kern w:val="0"/>
          <w14:ligatures w14:val="none"/>
        </w:rPr>
        <w:t xml:space="preserve">with </w:t>
      </w:r>
      <w:r w:rsidRPr="00122893">
        <w:rPr>
          <w:rFonts w:ascii="Arial" w:eastAsia="Times New Roman" w:hAnsi="Arial" w:cs="Arial"/>
          <w:color w:val="000000"/>
          <w:kern w:val="0"/>
          <w14:ligatures w14:val="none"/>
        </w:rPr>
        <w:t xml:space="preserve">five tanks per row (Figure 2). We positioned opaque barriers </w:t>
      </w:r>
      <w:r w:rsidR="00FA7CE2">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elongated sides of each tank and</w:t>
      </w:r>
      <w:r w:rsidR="00052E17">
        <w:rPr>
          <w:rFonts w:ascii="Arial" w:eastAsia="Times New Roman" w:hAnsi="Arial" w:cs="Arial"/>
          <w:color w:val="000000"/>
          <w:kern w:val="0"/>
          <w14:ligatures w14:val="none"/>
        </w:rPr>
        <w:t xml:space="preserve"> placed</w:t>
      </w:r>
      <w:r w:rsidRPr="00122893">
        <w:rPr>
          <w:rFonts w:ascii="Arial" w:eastAsia="Times New Roman" w:hAnsi="Arial" w:cs="Arial"/>
          <w:color w:val="000000"/>
          <w:kern w:val="0"/>
          <w14:ligatures w14:val="none"/>
        </w:rPr>
        <w:t xml:space="preserve"> a fine</w:t>
      </w:r>
      <w:r w:rsidR="00FA7CE2">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mesh cover on top. </w:t>
      </w:r>
      <w:del w:id="362" w:author="Reviewer" w:date="2026-06-03T08:53:00Z" w16du:dateUtc="2026-06-03T13:53:00Z">
        <w:r w:rsidRPr="00122893" w:rsidDel="00EF5D8D">
          <w:rPr>
            <w:rFonts w:ascii="Arial" w:eastAsia="Times New Roman" w:hAnsi="Arial" w:cs="Arial"/>
            <w:color w:val="000000"/>
            <w:kern w:val="0"/>
            <w14:ligatures w14:val="none"/>
          </w:rPr>
          <w:delText>We filled e</w:delText>
        </w:r>
      </w:del>
      <w:ins w:id="363" w:author="Reviewer" w:date="2026-06-03T08:53:00Z" w16du:dateUtc="2026-06-03T13:53:00Z">
        <w:r w:rsidR="00EF5D8D">
          <w:rPr>
            <w:rFonts w:ascii="Arial" w:eastAsia="Times New Roman" w:hAnsi="Arial" w:cs="Arial"/>
            <w:color w:val="000000"/>
            <w:kern w:val="0"/>
            <w14:ligatures w14:val="none"/>
          </w:rPr>
          <w:t>E</w:t>
        </w:r>
      </w:ins>
      <w:r w:rsidRPr="00122893">
        <w:rPr>
          <w:rFonts w:ascii="Arial" w:eastAsia="Times New Roman" w:hAnsi="Arial" w:cs="Arial"/>
          <w:color w:val="000000"/>
          <w:kern w:val="0"/>
          <w14:ligatures w14:val="none"/>
        </w:rPr>
        <w:t>ach tank</w:t>
      </w:r>
      <w:ins w:id="364" w:author="Reviewer" w:date="2026-06-03T08:53:00Z" w16du:dateUtc="2026-06-03T13:53:00Z">
        <w:r w:rsidR="00EF5D8D">
          <w:rPr>
            <w:rFonts w:ascii="Arial" w:eastAsia="Times New Roman" w:hAnsi="Arial" w:cs="Arial"/>
            <w:color w:val="000000"/>
            <w:kern w:val="0"/>
            <w14:ligatures w14:val="none"/>
          </w:rPr>
          <w:t xml:space="preserve"> contained</w:t>
        </w:r>
      </w:ins>
      <w:del w:id="365" w:author="Reviewer" w:date="2026-06-03T08:54:00Z" w16du:dateUtc="2026-06-03T13:54:00Z">
        <w:r w:rsidRPr="00122893" w:rsidDel="00EF5D8D">
          <w:rPr>
            <w:rFonts w:ascii="Arial" w:eastAsia="Times New Roman" w:hAnsi="Arial" w:cs="Arial"/>
            <w:color w:val="000000"/>
            <w:kern w:val="0"/>
            <w14:ligatures w14:val="none"/>
          </w:rPr>
          <w:delText xml:space="preserve"> with</w:delText>
        </w:r>
      </w:del>
      <w:r w:rsidRPr="00122893">
        <w:rPr>
          <w:rFonts w:ascii="Arial" w:eastAsia="Times New Roman" w:hAnsi="Arial" w:cs="Arial"/>
          <w:color w:val="000000"/>
          <w:kern w:val="0"/>
          <w14:ligatures w14:val="none"/>
        </w:rPr>
        <w:t xml:space="preserve"> 34.6 L of tap water treated with </w:t>
      </w:r>
      <w:proofErr w:type="spellStart"/>
      <w:r w:rsidRPr="00122893">
        <w:rPr>
          <w:rFonts w:ascii="Arial" w:eastAsia="Times New Roman" w:hAnsi="Arial" w:cs="Arial"/>
          <w:color w:val="000000"/>
          <w:kern w:val="0"/>
          <w14:ligatures w14:val="none"/>
        </w:rPr>
        <w:t>Seachem</w:t>
      </w:r>
      <w:proofErr w:type="spellEnd"/>
      <w:r w:rsidRPr="00122893">
        <w:rPr>
          <w:rFonts w:ascii="Arial" w:eastAsia="Times New Roman" w:hAnsi="Arial" w:cs="Arial"/>
          <w:color w:val="000000"/>
          <w:kern w:val="0"/>
          <w14:ligatures w14:val="none"/>
        </w:rPr>
        <w:t xml:space="preserve"> Prime concentrated conditioner</w:t>
      </w:r>
      <w:r w:rsidR="005765A6">
        <w:rPr>
          <w:rFonts w:ascii="Arial" w:eastAsia="Times New Roman" w:hAnsi="Arial" w:cs="Arial"/>
          <w:color w:val="000000"/>
          <w:kern w:val="0"/>
          <w14:ligatures w14:val="none"/>
        </w:rPr>
        <w:t xml:space="preserve"> (</w:t>
      </w:r>
      <w:proofErr w:type="spellStart"/>
      <w:r w:rsidR="005765A6">
        <w:rPr>
          <w:rFonts w:ascii="Arial" w:eastAsia="Times New Roman" w:hAnsi="Arial" w:cs="Arial"/>
          <w:color w:val="000000"/>
          <w:kern w:val="0"/>
          <w14:ligatures w14:val="none"/>
        </w:rPr>
        <w:t>Seachem</w:t>
      </w:r>
      <w:proofErr w:type="spellEnd"/>
      <w:r w:rsidR="005765A6">
        <w:rPr>
          <w:rFonts w:ascii="Arial" w:eastAsia="Times New Roman" w:hAnsi="Arial" w:cs="Arial"/>
          <w:color w:val="000000"/>
          <w:kern w:val="0"/>
          <w14:ligatures w14:val="none"/>
        </w:rPr>
        <w:t xml:space="preserve"> Laboratories, Madison, GA, USA)</w:t>
      </w:r>
      <w:del w:id="366" w:author="Reviewer" w:date="2026-06-03T08:54:00Z" w16du:dateUtc="2026-06-03T13:54:00Z">
        <w:r w:rsidR="00052E17" w:rsidDel="00EF5D8D">
          <w:rPr>
            <w:rFonts w:ascii="Arial" w:eastAsia="Times New Roman" w:hAnsi="Arial" w:cs="Arial"/>
            <w:color w:val="000000"/>
            <w:kern w:val="0"/>
            <w14:ligatures w14:val="none"/>
          </w:rPr>
          <w:delText>,</w:delText>
        </w:r>
      </w:del>
      <w:r w:rsidRPr="00122893">
        <w:rPr>
          <w:rFonts w:ascii="Arial" w:eastAsia="Times New Roman" w:hAnsi="Arial" w:cs="Arial"/>
          <w:color w:val="000000"/>
          <w:kern w:val="0"/>
          <w14:ligatures w14:val="none"/>
        </w:rPr>
        <w:t xml:space="preserve"> and</w:t>
      </w:r>
      <w:ins w:id="367" w:author="Reviewer" w:date="2026-06-03T08:54:00Z" w16du:dateUtc="2026-06-03T13:54:00Z">
        <w:r w:rsidR="00EF5D8D">
          <w:rPr>
            <w:rFonts w:ascii="Arial" w:eastAsia="Times New Roman" w:hAnsi="Arial" w:cs="Arial"/>
            <w:color w:val="000000"/>
            <w:kern w:val="0"/>
            <w14:ligatures w14:val="none"/>
          </w:rPr>
          <w:t xml:space="preserve"> a</w:t>
        </w:r>
      </w:ins>
      <w:del w:id="368" w:author="Reviewer" w:date="2026-06-03T08:54:00Z" w16du:dateUtc="2026-06-03T13:54:00Z">
        <w:r w:rsidRPr="00122893" w:rsidDel="00EF5D8D">
          <w:rPr>
            <w:rFonts w:ascii="Arial" w:eastAsia="Times New Roman" w:hAnsi="Arial" w:cs="Arial"/>
            <w:color w:val="000000"/>
            <w:kern w:val="0"/>
            <w14:ligatures w14:val="none"/>
          </w:rPr>
          <w:delText xml:space="preserve"> placed</w:delText>
        </w:r>
      </w:del>
      <w:r w:rsidRPr="00122893">
        <w:rPr>
          <w:rFonts w:ascii="Arial" w:eastAsia="Times New Roman" w:hAnsi="Arial" w:cs="Arial"/>
          <w:color w:val="000000"/>
          <w:kern w:val="0"/>
          <w14:ligatures w14:val="none"/>
        </w:rPr>
        <w:t xml:space="preserve"> 25</w:t>
      </w:r>
      <w:r w:rsidR="0045522C"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millimeter (mm) </w:t>
      </w:r>
      <w:del w:id="369" w:author="Reviewer" w:date="2026-06-03T08:54:00Z" w16du:dateUtc="2026-06-03T13:54:00Z">
        <w:r w:rsidRPr="00122893" w:rsidDel="00EF5D8D">
          <w:rPr>
            <w:rFonts w:ascii="Arial" w:eastAsia="Times New Roman" w:hAnsi="Arial" w:cs="Arial"/>
            <w:color w:val="000000"/>
            <w:kern w:val="0"/>
            <w14:ligatures w14:val="none"/>
          </w:rPr>
          <w:delText xml:space="preserve">bubblers </w:delText>
        </w:r>
      </w:del>
      <w:ins w:id="370" w:author="Reviewer" w:date="2026-06-03T08:54:00Z" w16du:dateUtc="2026-06-03T13:54:00Z">
        <w:r w:rsidR="00EF5D8D">
          <w:rPr>
            <w:rFonts w:ascii="Arial" w:eastAsia="Times New Roman" w:hAnsi="Arial" w:cs="Arial"/>
            <w:color w:val="000000"/>
            <w:kern w:val="0"/>
            <w14:ligatures w14:val="none"/>
          </w:rPr>
          <w:t>aerator</w:t>
        </w:r>
      </w:ins>
      <w:del w:id="371" w:author="Reviewer" w:date="2026-06-03T08:54:00Z" w16du:dateUtc="2026-06-03T13:54:00Z">
        <w:r w:rsidRPr="00122893" w:rsidDel="00EF5D8D">
          <w:rPr>
            <w:rFonts w:ascii="Arial" w:eastAsia="Times New Roman" w:hAnsi="Arial" w:cs="Arial"/>
            <w:color w:val="000000"/>
            <w:kern w:val="0"/>
            <w14:ligatures w14:val="none"/>
          </w:rPr>
          <w:delText>in each</w:delText>
        </w:r>
      </w:del>
      <w:r w:rsidRPr="00122893">
        <w:rPr>
          <w:rFonts w:ascii="Arial" w:eastAsia="Times New Roman" w:hAnsi="Arial" w:cs="Arial"/>
          <w:color w:val="000000"/>
          <w:kern w:val="0"/>
          <w14:ligatures w14:val="none"/>
        </w:rPr>
        <w:t xml:space="preserve"> (multiport air pump; Aquatic Ecosystems Inc., Apopka, FL, USA). We kept the room </w:t>
      </w:r>
      <w:del w:id="372" w:author="Reviewer" w:date="2026-06-03T08:55:00Z" w16du:dateUtc="2026-06-03T13:55:00Z">
        <w:r w:rsidRPr="00122893" w:rsidDel="00EF5D8D">
          <w:rPr>
            <w:rFonts w:ascii="Arial" w:eastAsia="Times New Roman" w:hAnsi="Arial" w:cs="Arial"/>
            <w:color w:val="000000"/>
            <w:kern w:val="0"/>
            <w14:ligatures w14:val="none"/>
          </w:rPr>
          <w:delText>at a</w:delText>
        </w:r>
      </w:del>
      <w:ins w:id="373" w:author="Reviewer" w:date="2026-06-03T08:55:00Z" w16du:dateUtc="2026-06-03T13:55:00Z">
        <w:r w:rsidR="00EF5D8D">
          <w:rPr>
            <w:rFonts w:ascii="Arial" w:eastAsia="Times New Roman" w:hAnsi="Arial" w:cs="Arial"/>
            <w:color w:val="000000"/>
            <w:kern w:val="0"/>
            <w14:ligatures w14:val="none"/>
          </w:rPr>
          <w:t>under</w:t>
        </w:r>
      </w:ins>
      <w:r w:rsidRPr="00122893">
        <w:rPr>
          <w:rFonts w:ascii="Arial" w:eastAsia="Times New Roman" w:hAnsi="Arial" w:cs="Arial"/>
          <w:color w:val="000000"/>
          <w:kern w:val="0"/>
          <w14:ligatures w14:val="none"/>
        </w:rPr>
        <w:t xml:space="preserve"> constant low</w:t>
      </w:r>
      <w:del w:id="374" w:author="Reviewer" w:date="2026-06-03T08:55:00Z" w16du:dateUtc="2026-06-03T13:55:00Z">
        <w:r w:rsidRPr="00122893" w:rsidDel="00EF5D8D">
          <w:rPr>
            <w:rFonts w:ascii="Arial" w:eastAsia="Times New Roman" w:hAnsi="Arial" w:cs="Arial"/>
            <w:color w:val="000000"/>
            <w:kern w:val="0"/>
            <w14:ligatures w14:val="none"/>
          </w:rPr>
          <w:delText>-indirect-light</w:delText>
        </w:r>
      </w:del>
      <w:ins w:id="375" w:author="Reviewer" w:date="2026-06-03T08:55:00Z" w16du:dateUtc="2026-06-03T13:55:00Z">
        <w:r w:rsidR="00EF5D8D">
          <w:rPr>
            <w:rFonts w:ascii="Arial" w:eastAsia="Times New Roman" w:hAnsi="Arial" w:cs="Arial"/>
            <w:color w:val="000000"/>
            <w:kern w:val="0"/>
            <w14:ligatures w14:val="none"/>
          </w:rPr>
          <w:t>-</w:t>
        </w:r>
      </w:ins>
      <w:del w:id="376" w:author="Reviewer" w:date="2026-06-03T08:55:00Z" w16du:dateUtc="2026-06-03T13:55:00Z">
        <w:r w:rsidRPr="00122893" w:rsidDel="00EF5D8D">
          <w:rPr>
            <w:rFonts w:ascii="Arial" w:eastAsia="Times New Roman" w:hAnsi="Arial" w:cs="Arial"/>
            <w:color w:val="000000"/>
            <w:kern w:val="0"/>
            <w14:ligatures w14:val="none"/>
          </w:rPr>
          <w:delText xml:space="preserve"> condition</w:delText>
        </w:r>
      </w:del>
      <w:ins w:id="377" w:author="Reviewer" w:date="2026-06-03T08:55:00Z" w16du:dateUtc="2026-06-03T13:55:00Z">
        <w:r w:rsidR="00EF5D8D">
          <w:rPr>
            <w:rFonts w:ascii="Arial" w:eastAsia="Times New Roman" w:hAnsi="Arial" w:cs="Arial"/>
            <w:color w:val="000000"/>
            <w:kern w:val="0"/>
            <w14:ligatures w14:val="none"/>
          </w:rPr>
          <w:t>indirect light</w:t>
        </w:r>
      </w:ins>
      <w:r w:rsidRPr="00122893">
        <w:rPr>
          <w:rFonts w:ascii="Arial" w:eastAsia="Times New Roman" w:hAnsi="Arial" w:cs="Arial"/>
          <w:color w:val="000000"/>
          <w:kern w:val="0"/>
          <w14:ligatures w14:val="none"/>
        </w:rPr>
        <w:t xml:space="preserve"> throughout the study. </w:t>
      </w:r>
    </w:p>
    <w:p w14:paraId="6A9EF673" w14:textId="3083CB63" w:rsidR="0056648E" w:rsidRDefault="00EF5D8D" w:rsidP="0056648E">
      <w:pPr>
        <w:spacing w:line="480" w:lineRule="auto"/>
        <w:ind w:firstLine="720"/>
        <w:rPr>
          <w:rFonts w:ascii="Arial" w:eastAsia="Times New Roman" w:hAnsi="Arial" w:cs="Arial"/>
          <w:color w:val="000000"/>
          <w:kern w:val="0"/>
          <w14:ligatures w14:val="none"/>
        </w:rPr>
      </w:pPr>
      <w:ins w:id="378" w:author="Reviewer" w:date="2026-06-03T08:56:00Z" w16du:dateUtc="2026-06-03T13:56:00Z">
        <w:r>
          <w:rPr>
            <w:rFonts w:ascii="Arial" w:eastAsia="Times New Roman" w:hAnsi="Arial" w:cs="Arial"/>
            <w:color w:val="000000"/>
            <w:kern w:val="0"/>
            <w14:ligatures w14:val="none"/>
          </w:rPr>
          <w:t>Each tank housed a single largemouth bass. Therefore, the individual fish and tank were synonymous experimental u</w:t>
        </w:r>
      </w:ins>
      <w:ins w:id="379" w:author="Reviewer" w:date="2026-06-03T08:57:00Z" w16du:dateUtc="2026-06-03T13:57:00Z">
        <w:r>
          <w:rPr>
            <w:rFonts w:ascii="Arial" w:eastAsia="Times New Roman" w:hAnsi="Arial" w:cs="Arial"/>
            <w:color w:val="000000"/>
            <w:kern w:val="0"/>
            <w14:ligatures w14:val="none"/>
          </w:rPr>
          <w:t xml:space="preserve">nits throughout the study. </w:t>
        </w:r>
      </w:ins>
      <w:del w:id="380" w:author="Reviewer" w:date="2026-06-03T08:57:00Z" w16du:dateUtc="2026-06-03T13:57:00Z">
        <w:r w:rsidR="00292FF5" w:rsidRPr="00122893" w:rsidDel="00EF5D8D">
          <w:rPr>
            <w:rFonts w:ascii="Arial" w:eastAsia="Times New Roman" w:hAnsi="Arial" w:cs="Arial"/>
            <w:color w:val="000000"/>
            <w:kern w:val="0"/>
            <w14:ligatures w14:val="none"/>
          </w:rPr>
          <w:delText>Lastly, w</w:delText>
        </w:r>
      </w:del>
      <w:ins w:id="381" w:author="Reviewer" w:date="2026-06-03T08:57:00Z" w16du:dateUtc="2026-06-03T13:57:00Z">
        <w:r>
          <w:rPr>
            <w:rFonts w:ascii="Arial" w:eastAsia="Times New Roman" w:hAnsi="Arial" w:cs="Arial"/>
            <w:color w:val="000000"/>
            <w:kern w:val="0"/>
            <w14:ligatures w14:val="none"/>
          </w:rPr>
          <w:t>W</w:t>
        </w:r>
      </w:ins>
      <w:r w:rsidR="00292FF5" w:rsidRPr="00122893">
        <w:rPr>
          <w:rFonts w:ascii="Arial" w:eastAsia="Times New Roman" w:hAnsi="Arial" w:cs="Arial"/>
          <w:color w:val="000000"/>
          <w:kern w:val="0"/>
          <w14:ligatures w14:val="none"/>
        </w:rPr>
        <w:t>e</w:t>
      </w:r>
      <w:ins w:id="382" w:author="Reviewer" w:date="2026-06-03T08:57:00Z" w16du:dateUtc="2026-06-03T13:57:00Z">
        <w:r>
          <w:rPr>
            <w:rFonts w:ascii="Arial" w:eastAsia="Times New Roman" w:hAnsi="Arial" w:cs="Arial"/>
            <w:color w:val="000000"/>
            <w:kern w:val="0"/>
            <w14:ligatures w14:val="none"/>
          </w:rPr>
          <w:t xml:space="preserve"> randomly</w:t>
        </w:r>
      </w:ins>
      <w:r w:rsidR="00292FF5" w:rsidRPr="00122893">
        <w:rPr>
          <w:rFonts w:ascii="Arial" w:eastAsia="Times New Roman" w:hAnsi="Arial" w:cs="Arial"/>
          <w:color w:val="000000"/>
          <w:kern w:val="0"/>
          <w14:ligatures w14:val="none"/>
        </w:rPr>
        <w:t xml:space="preserve"> assigned each tank to one of five groups</w:t>
      </w:r>
      <w:ins w:id="383" w:author="Reviewer" w:date="2026-06-03T08:57:00Z" w16du:dateUtc="2026-06-03T13:57:00Z">
        <w:r>
          <w:rPr>
            <w:rFonts w:ascii="Arial" w:eastAsia="Times New Roman" w:hAnsi="Arial" w:cs="Arial"/>
            <w:color w:val="000000"/>
            <w:kern w:val="0"/>
            <w14:ligatures w14:val="none"/>
          </w:rPr>
          <w:t xml:space="preserve"> using a random number generator</w:t>
        </w:r>
      </w:ins>
      <w:r w:rsidR="00292FF5" w:rsidRPr="00122893">
        <w:rPr>
          <w:rFonts w:ascii="Arial" w:eastAsia="Times New Roman" w:hAnsi="Arial" w:cs="Arial"/>
          <w:color w:val="000000"/>
          <w:kern w:val="0"/>
          <w14:ligatures w14:val="none"/>
        </w:rPr>
        <w:t xml:space="preserve">—control, Cd low </w:t>
      </w:r>
      <w:r w:rsidR="00FA7CE2">
        <w:rPr>
          <w:rFonts w:ascii="Arial" w:eastAsia="Times New Roman" w:hAnsi="Arial" w:cs="Arial"/>
          <w:color w:val="000000"/>
          <w:kern w:val="0"/>
          <w14:ligatures w14:val="none"/>
        </w:rPr>
        <w:t xml:space="preserve">(0.034 ppm), Cd high (0.34 ppm),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low (3.4 mg/L),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high (34 mg/L)—with</w:t>
      </w:r>
      <w:r w:rsidR="00292FF5" w:rsidRPr="00122893">
        <w:rPr>
          <w:rFonts w:ascii="Arial" w:eastAsia="Times New Roman" w:hAnsi="Arial" w:cs="Arial"/>
          <w:color w:val="000000"/>
          <w:kern w:val="0"/>
          <w14:ligatures w14:val="none"/>
        </w:rPr>
        <w:t xml:space="preserve"> three </w:t>
      </w:r>
      <w:del w:id="384" w:author="Reviewer" w:date="2026-06-03T09:16:00Z" w16du:dateUtc="2026-06-03T14:16:00Z">
        <w:r w:rsidR="00292FF5" w:rsidRPr="00122893" w:rsidDel="00D50113">
          <w:rPr>
            <w:rFonts w:ascii="Arial" w:eastAsia="Times New Roman" w:hAnsi="Arial" w:cs="Arial"/>
            <w:color w:val="000000"/>
            <w:kern w:val="0"/>
            <w14:ligatures w14:val="none"/>
          </w:rPr>
          <w:delText xml:space="preserve">replicates </w:delText>
        </w:r>
      </w:del>
      <w:ins w:id="385" w:author="Reviewer" w:date="2026-06-03T09:16:00Z" w16du:dateUtc="2026-06-03T14:16:00Z">
        <w:r w:rsidR="00D50113">
          <w:rPr>
            <w:rFonts w:ascii="Arial" w:eastAsia="Times New Roman" w:hAnsi="Arial" w:cs="Arial"/>
            <w:color w:val="000000"/>
            <w:kern w:val="0"/>
            <w14:ligatures w14:val="none"/>
          </w:rPr>
          <w:t>fish</w:t>
        </w:r>
        <w:r w:rsidR="00D50113" w:rsidRPr="00122893">
          <w:rPr>
            <w:rFonts w:ascii="Arial" w:eastAsia="Times New Roman" w:hAnsi="Arial" w:cs="Arial"/>
            <w:color w:val="000000"/>
            <w:kern w:val="0"/>
            <w14:ligatures w14:val="none"/>
          </w:rPr>
          <w:t xml:space="preserve"> </w:t>
        </w:r>
      </w:ins>
      <w:r w:rsidR="00292FF5" w:rsidRPr="00122893">
        <w:rPr>
          <w:rFonts w:ascii="Arial" w:eastAsia="Times New Roman" w:hAnsi="Arial" w:cs="Arial"/>
          <w:color w:val="000000"/>
          <w:kern w:val="0"/>
          <w14:ligatures w14:val="none"/>
        </w:rPr>
        <w:t>per group</w:t>
      </w:r>
      <w:del w:id="386" w:author="Reviewer" w:date="2026-06-03T08:57:00Z" w16du:dateUtc="2026-06-03T13:57:00Z">
        <w:r w:rsidR="00052E17" w:rsidDel="00EF5D8D">
          <w:rPr>
            <w:rFonts w:ascii="Arial" w:eastAsia="Times New Roman" w:hAnsi="Arial" w:cs="Arial"/>
            <w:color w:val="000000"/>
            <w:kern w:val="0"/>
            <w14:ligatures w14:val="none"/>
          </w:rPr>
          <w:delText>,</w:delText>
        </w:r>
        <w:r w:rsidR="00292FF5" w:rsidRPr="00122893" w:rsidDel="00EF5D8D">
          <w:rPr>
            <w:rFonts w:ascii="Arial" w:eastAsia="Times New Roman" w:hAnsi="Arial" w:cs="Arial"/>
            <w:color w:val="000000"/>
            <w:kern w:val="0"/>
            <w14:ligatures w14:val="none"/>
          </w:rPr>
          <w:delText xml:space="preserve"> using a random number generator</w:delText>
        </w:r>
      </w:del>
      <w:r w:rsidR="00292FF5" w:rsidRPr="00122893">
        <w:rPr>
          <w:rFonts w:ascii="Arial" w:eastAsia="Times New Roman" w:hAnsi="Arial" w:cs="Arial"/>
          <w:color w:val="000000"/>
          <w:kern w:val="0"/>
          <w14:ligatures w14:val="none"/>
        </w:rPr>
        <w:t xml:space="preserve"> (Figure 2).</w:t>
      </w:r>
    </w:p>
    <w:p w14:paraId="12E92BF4" w14:textId="39AB3218" w:rsidR="00E336D1" w:rsidRDefault="00490475" w:rsidP="0056648E">
      <w:pPr>
        <w:spacing w:line="480" w:lineRule="auto"/>
        <w:ind w:firstLine="720"/>
        <w:rPr>
          <w:ins w:id="387" w:author="Reviewer" w:date="2026-06-03T09:08:00Z" w16du:dateUtc="2026-06-03T14:08:00Z"/>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0056648E">
        <w:rPr>
          <w:rFonts w:ascii="Arial" w:eastAsia="Times New Roman" w:hAnsi="Arial" w:cs="Arial"/>
          <w:color w:val="000000"/>
          <w:kern w:val="0"/>
          <w14:ligatures w14:val="none"/>
        </w:rPr>
        <w:t xml:space="preserve">he </w:t>
      </w:r>
      <w:proofErr w:type="spellStart"/>
      <w:r w:rsidR="0056648E">
        <w:rPr>
          <w:rFonts w:ascii="Arial" w:eastAsia="Times New Roman" w:hAnsi="Arial" w:cs="Arial"/>
          <w:color w:val="000000"/>
          <w:kern w:val="0"/>
          <w14:ligatures w14:val="none"/>
        </w:rPr>
        <w:t>PFPeA</w:t>
      </w:r>
      <w:proofErr w:type="spellEnd"/>
      <w:r w:rsidR="0056648E">
        <w:rPr>
          <w:rFonts w:ascii="Arial" w:eastAsia="Times New Roman" w:hAnsi="Arial" w:cs="Arial"/>
          <w:color w:val="000000"/>
          <w:kern w:val="0"/>
          <w14:ligatures w14:val="none"/>
        </w:rPr>
        <w:t xml:space="preserve"> high</w:t>
      </w:r>
      <w:ins w:id="388" w:author="Reviewer" w:date="2026-06-03T08:58:00Z" w16du:dateUtc="2026-06-03T13:58:00Z">
        <w:r w:rsidR="00EF5D8D">
          <w:rPr>
            <w:rFonts w:ascii="Arial" w:eastAsia="Times New Roman" w:hAnsi="Arial" w:cs="Arial"/>
            <w:color w:val="000000"/>
            <w:kern w:val="0"/>
            <w14:ligatures w14:val="none"/>
          </w:rPr>
          <w:t xml:space="preserve"> concentration</w:t>
        </w:r>
      </w:ins>
      <w:r w:rsidR="0056648E">
        <w:rPr>
          <w:rFonts w:ascii="Arial" w:eastAsia="Times New Roman" w:hAnsi="Arial" w:cs="Arial"/>
          <w:color w:val="000000"/>
          <w:kern w:val="0"/>
          <w14:ligatures w14:val="none"/>
        </w:rPr>
        <w:t xml:space="preserve"> </w:t>
      </w:r>
      <w:ins w:id="389" w:author="Reviewer" w:date="2026-06-03T08:58:00Z" w16du:dateUtc="2026-06-03T13:58:00Z">
        <w:r w:rsidR="00EF5D8D">
          <w:rPr>
            <w:rFonts w:ascii="Arial" w:eastAsia="Times New Roman" w:hAnsi="Arial" w:cs="Arial"/>
            <w:color w:val="000000"/>
            <w:kern w:val="0"/>
            <w14:ligatures w14:val="none"/>
          </w:rPr>
          <w:t>(</w:t>
        </w:r>
      </w:ins>
      <w:del w:id="390" w:author="Reviewer" w:date="2026-06-03T08:58:00Z" w16du:dateUtc="2026-06-03T13:58:00Z">
        <w:r w:rsidR="0056648E" w:rsidDel="00EF5D8D">
          <w:rPr>
            <w:rFonts w:ascii="Arial" w:eastAsia="Times New Roman" w:hAnsi="Arial" w:cs="Arial"/>
            <w:color w:val="000000"/>
            <w:kern w:val="0"/>
            <w14:ligatures w14:val="none"/>
          </w:rPr>
          <w:delText xml:space="preserve">group of </w:delText>
        </w:r>
      </w:del>
      <w:r w:rsidR="0056648E">
        <w:rPr>
          <w:rFonts w:ascii="Arial" w:eastAsia="Times New Roman" w:hAnsi="Arial" w:cs="Arial"/>
          <w:color w:val="000000"/>
          <w:kern w:val="0"/>
          <w14:ligatures w14:val="none"/>
        </w:rPr>
        <w:t>34 mg/L</w:t>
      </w:r>
      <w:ins w:id="391" w:author="Reviewer" w:date="2026-06-03T08:58:00Z" w16du:dateUtc="2026-06-03T13:58:00Z">
        <w:r w:rsidR="00EF5D8D">
          <w:rPr>
            <w:rFonts w:ascii="Arial" w:eastAsia="Times New Roman" w:hAnsi="Arial" w:cs="Arial"/>
            <w:color w:val="000000"/>
            <w:kern w:val="0"/>
            <w14:ligatures w14:val="none"/>
          </w:rPr>
          <w:t>)</w:t>
        </w:r>
      </w:ins>
      <w:r w:rsidR="0056648E">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exceed</w:t>
      </w:r>
      <w:ins w:id="392" w:author="Reviewer" w:date="2026-06-03T08:58:00Z" w16du:dateUtc="2026-06-03T13:58:00Z">
        <w:r w:rsidR="00EF5D8D">
          <w:rPr>
            <w:rFonts w:ascii="Arial" w:eastAsia="Times New Roman" w:hAnsi="Arial" w:cs="Arial"/>
            <w:color w:val="000000"/>
            <w:kern w:val="0"/>
            <w14:ligatures w14:val="none"/>
          </w:rPr>
          <w:t>ed</w:t>
        </w:r>
      </w:ins>
      <w:del w:id="393" w:author="Reviewer" w:date="2026-06-03T08:58:00Z" w16du:dateUtc="2026-06-03T13:58:00Z">
        <w:r w:rsidDel="00EF5D8D">
          <w:rPr>
            <w:rFonts w:ascii="Arial" w:eastAsia="Times New Roman" w:hAnsi="Arial" w:cs="Arial"/>
            <w:color w:val="000000"/>
            <w:kern w:val="0"/>
            <w14:ligatures w14:val="none"/>
          </w:rPr>
          <w:delText>s</w:delText>
        </w:r>
      </w:del>
      <w:r>
        <w:rPr>
          <w:rFonts w:ascii="Arial" w:eastAsia="Times New Roman" w:hAnsi="Arial" w:cs="Arial"/>
          <w:color w:val="000000"/>
          <w:kern w:val="0"/>
          <w14:ligatures w14:val="none"/>
        </w:rPr>
        <w:t xml:space="preserve"> </w:t>
      </w:r>
      <w:ins w:id="394" w:author="Reviewer" w:date="2026-06-03T09:00:00Z" w16du:dateUtc="2026-06-03T14:00:00Z">
        <w:r w:rsidR="00EF5D8D">
          <w:rPr>
            <w:rFonts w:ascii="Arial" w:eastAsia="Times New Roman" w:hAnsi="Arial" w:cs="Arial"/>
            <w:color w:val="000000"/>
            <w:kern w:val="0"/>
            <w14:ligatures w14:val="none"/>
          </w:rPr>
          <w:t xml:space="preserve">PFAS </w:t>
        </w:r>
      </w:ins>
      <w:r>
        <w:rPr>
          <w:rFonts w:ascii="Arial" w:eastAsia="Times New Roman" w:hAnsi="Arial" w:cs="Arial"/>
          <w:color w:val="000000"/>
          <w:kern w:val="0"/>
          <w14:ligatures w14:val="none"/>
        </w:rPr>
        <w:t>concentrations</w:t>
      </w:r>
      <w:r w:rsidR="00D73773">
        <w:rPr>
          <w:rFonts w:ascii="Arial" w:eastAsia="Times New Roman" w:hAnsi="Arial" w:cs="Arial"/>
          <w:color w:val="000000"/>
          <w:kern w:val="0"/>
          <w14:ligatures w14:val="none"/>
        </w:rPr>
        <w:t xml:space="preserve"> </w:t>
      </w:r>
      <w:del w:id="395" w:author="Reviewer" w:date="2026-06-03T09:00:00Z" w16du:dateUtc="2026-06-03T14:00:00Z">
        <w:r w:rsidR="00D73773" w:rsidDel="00EF5D8D">
          <w:rPr>
            <w:rFonts w:ascii="Arial" w:eastAsia="Times New Roman" w:hAnsi="Arial" w:cs="Arial"/>
            <w:color w:val="000000"/>
            <w:kern w:val="0"/>
            <w14:ligatures w14:val="none"/>
          </w:rPr>
          <w:delText>of PFASs</w:delText>
        </w:r>
        <w:r w:rsidDel="00EF5D8D">
          <w:rPr>
            <w:rFonts w:ascii="Arial" w:eastAsia="Times New Roman" w:hAnsi="Arial" w:cs="Arial"/>
            <w:color w:val="000000"/>
            <w:kern w:val="0"/>
            <w14:ligatures w14:val="none"/>
          </w:rPr>
          <w:delText xml:space="preserve"> </w:delText>
        </w:r>
      </w:del>
      <w:r>
        <w:rPr>
          <w:rFonts w:ascii="Arial" w:eastAsia="Times New Roman" w:hAnsi="Arial" w:cs="Arial"/>
          <w:color w:val="000000"/>
          <w:kern w:val="0"/>
          <w14:ligatures w14:val="none"/>
        </w:rPr>
        <w:t>observed</w:t>
      </w:r>
      <w:r w:rsidR="0056648E">
        <w:rPr>
          <w:rFonts w:ascii="Arial" w:eastAsia="Times New Roman" w:hAnsi="Arial" w:cs="Arial"/>
          <w:color w:val="000000"/>
          <w:kern w:val="0"/>
          <w14:ligatures w14:val="none"/>
        </w:rPr>
        <w:t xml:space="preserve"> in natu</w:t>
      </w:r>
      <w:ins w:id="396" w:author="Reviewer" w:date="2026-06-03T08:59:00Z" w16du:dateUtc="2026-06-03T13:59:00Z">
        <w:r w:rsidR="00EF5D8D">
          <w:rPr>
            <w:rFonts w:ascii="Arial" w:eastAsia="Times New Roman" w:hAnsi="Arial" w:cs="Arial"/>
            <w:color w:val="000000"/>
            <w:kern w:val="0"/>
            <w14:ligatures w14:val="none"/>
          </w:rPr>
          <w:t>ral aquatic systems</w:t>
        </w:r>
      </w:ins>
      <w:del w:id="397" w:author="Reviewer" w:date="2026-06-03T08:59:00Z" w16du:dateUtc="2026-06-03T13:59:00Z">
        <w:r w:rsidR="0056648E" w:rsidDel="00EF5D8D">
          <w:rPr>
            <w:rFonts w:ascii="Arial" w:eastAsia="Times New Roman" w:hAnsi="Arial" w:cs="Arial"/>
            <w:color w:val="000000"/>
            <w:kern w:val="0"/>
            <w14:ligatures w14:val="none"/>
          </w:rPr>
          <w:delText>re</w:delText>
        </w:r>
      </w:del>
      <w:r w:rsidR="00FA7CE2">
        <w:rPr>
          <w:rFonts w:ascii="Arial" w:eastAsia="Times New Roman" w:hAnsi="Arial" w:cs="Arial"/>
          <w:color w:val="000000"/>
          <w:kern w:val="0"/>
          <w14:ligatures w14:val="none"/>
        </w:rPr>
        <w:t xml:space="preserve"> </w:t>
      </w:r>
      <w:r w:rsidR="00FA7CE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{"citationID":"863aNnBT","properties":{"formattedCitation":"(Pan {\\i{}et al.}, 2014; Lescord {\\i{}et al.}, 2015; Mussabek {\\i{}et al.}, 2023)","plainCitation":"(Pan et al., 2014; Lescord et al., 2015; Mussabek et al., 2023)","noteIndex":0},"citationItems":[{"id":241,"uris":["http://zotero.org/users/4161640/items/97T9DC97"],"itemData":{"id":241,"type":"article-journal","abstract":"A systematic investigation into contamination profiles of eighteen perfluoroalkyl substances (PFASs) in both surface water and sediments of Yangtze River was carried out by using high performance liquid chromatography–tandem mass spectrometry (HPLC–MS/MS) in summer and winter of 2013. The total concentrations of the PFASs in the water and sediment of Yangtze River ranged from 2.2 to 74.56ng/L and 0.05 to 1.44ng/g dry weights (dw), respectively. The PFAS concentrations were correlated to some selected water quality parameters such as pH, total phosphorus (TP), total nitrogen (TN) and conductivity in water, and some sediment properties, such as total organic carbon (TOC), TP, and TN in sediment. The monitoring results for the water and sediment samples showed no obvious seasonal variations. Among the selected 18 PFASs, perfluorooctanoic acid (PFOA) was the dominant PFAS compound found both in water and sediment for the two seasons with its maximum concentration of 18.03ng/L in water and 0.72ng/g in sediment, followed by perfluorobutane sulfonic acid (PFBS) with its maximum concentration of 41.9ng/L in water in Wuhan, whereas the lowest concentrations of PFASs were observed at Poyang lake. The annual loadings of PFOA, perfluorohexanoic acid (PFHxA), PFBS, perfluorooctane sulfonic acid (PFOS) and the total PFASs in the Yangtze River were 6.8tons, 2.2tons, 8.2tons, 0.88tons, and 20.7tons, respectively. Wuhan and Er'zhou of Hubei contributed the most amounts of PFASs into the Yangtze River. A correlation was found between some PFASs, for example PFBS and PFOS, which suggests that both of these PFASs originate from common sources in the region.","container-title":"Science of The Total Environment","DOI":"10.1016/j.scitotenv.2014.06.033","ISSN":"0048-9697","journalAbbreviation":"Sci. Total Environ.","page":"580-587","source":"ScienceDirect","title":"Spatiotemporal distribution and mass loadings of perfluoroalkyl substances in the Yangtze River of China","volume":"493","author":[{"family":"Pan","given":"Chang-Gui"},{"family":"Ying","given":"Guang-Guo"},{"family":"Zhao","given":"Jian-Liang"},{"family":"Liu","given":"You-Sheng"},{"family":"Jiang","given":"Yu-Xia"},{"family":"Zhang","given":"Qian-Qian"}],"issued":{"date-parts":[["2014",9,15]]}}},{"id":242,"uris":["http://zotero.org/users/4161640/items/AJ6QCH2P"],"itemData":{"id":242,"type":"article-journal","abstract":"Per- and polyfluorinated alkyl substances (PFASs) enter Arctic lakes through long-range atmospheric transport and local contamination, but their behavior in aquatic food webs at high latitudes is poorly understood. This study compared the concentrations of perfluorocarboxylates, perfluorosulfonates, and fluorotelomer sulfonates (FTS) in biotic and abiotic samples from six high Arctic lakes near Resolute Bay, Nunavut, Canada. Two of these lakes are known to be locally contaminated by a small airport and Arctic char (Salvelinus alpinus) from these lakes had over 100 times higher total [PFAS] when compared to fish from neighboring lakes. Perfluorononanoate (PFOA) and perfluorooctanesulfonate (PFOS) dominated in char, benthic chironomids (their main prey), and sediments, while pelagic zooplankton and water were dominated by lower chain acids and perfluorodecanesulfonate (PFDS). This study also provides the first measures of perfluoroethylcyclohexanesulfonate (PFECHS) and FTS compounds in water, sediment, juvenile char, and benthic invertebrates from lakes in the high Arctic. Negative relationships between [PFAS] and δ15N values (indicative of trophic position) within these food webs indicated no biomagnification. Overall, these results suggest that habitat use and local sources of contamination, but not trophic level, are important determinants of [PFAS] in biota from freshwater food webs in the Canadian Arctic.","container-title":"Environmental Science &amp; Technology","DOI":"10.1021/es5048649","ISSN":"0013-936X","issue":"5","journalAbbreviation":"Environ. Sci. Technol.","note":"publisher: American Chemical Society","page":"2694-2702","source":"ACS Publications","title":"Perfluorinated and polyfluorinated compounds in lake food webs from the Canadian High Arctic","volume":"49","author":[{"family":"Lescord","given":"Gretchen L."},{"family":"Kidd","given":"Karen A."},{"family":"De Silva","given":"Amila O."},{"family":"Williamson","given":"Mary"},{"family":"Spencer","given":"Christine"},{"family":"Wang","given":"Xiaowa"},{"family":"Muir","given":"Derek C.G."}],"issued":{"date-parts":[["2015",3,3]]}}},{"id":244,"uris":["http://zotero.org/users/4161640/items/ZHPK487H"],"itemData":{"id":244,"type":"article-journal","abstract":"Groundwater contamination caused by the use of the aqueous film-forming foam (AFFF) containing per- and polyfluoroalkyl substances (PFAS) was investigated in southern Sweden. ΣPFAS concentrations in groundwater ranged between 20 and 20,000 ng L−1; PFAS composition was primarily represented by PFOS and PFHxS. The PFAS chain length was suggested to have an impact on the contaminant distribution and transport in the groundwater. PFAS profiling showed that the use of PFSAs- and PFCAs/FTSAs-based PFAS-AFFF can be a contributor to PFAS contamination of the drinking water source (groundwater). PFAS emission was connected to PFAS-AFFF use during the fire-training and fire-fighting equipment tests at the studied location. PFAS emission per individual fire training was (semi-quantitatively) estimated as [1.4 &lt; 11.5 ± 5.7 &lt; 43.7 kg] (n = 20,000). The annual emission estimates varied as [11 &lt; 401 ± 233 &lt; 1125 kg yr−1] (n = 1005) considering possible [2 &lt; 35 ± 20 &lt; 96] individual fire-training sessions per year.","container-title":"Water","DOI":"10.3390/w15010137","ISSN":"2073-4441","issue":"1","language":"en","license":"http://creativecommons.org/licenses/by/3.0/","note":"publisher: Multidisciplinary Digital Publishing Institute","page":"137","source":"www.mdpi.com","title":"PFAS in the drinking water source: analysis of the contamination levels, origin, and emission rates","title-short":"PFAS in the Drinking Water Source","volume":"15","author":[{"family":"Mussabek","given":"Dauren"},{"family":"Söderman","given":"Anna"},{"family":"Imura","given":"Tomomi"},{"family":"Persson","given":"Kenneth M."},{"family":"Nakagawa","given":"Kei"},{"family":"Ahrens","given":"Lutz"},{"family":"Berndtsson","given":"Ronny"}],"issued":{"date-parts":[["2023",1]]}}}],"schema":"https://github.com/citation-style-language/schema/raw/master/csl-citation.json"} </w:instrText>
      </w:r>
      <w:r w:rsidR="00FA7CE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2014; Lescord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Mussabek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FA7CE2">
        <w:rPr>
          <w:rFonts w:ascii="Arial" w:eastAsia="Times New Roman" w:hAnsi="Arial" w:cs="Arial"/>
          <w:color w:val="000000"/>
          <w:kern w:val="0"/>
          <w14:ligatures w14:val="none"/>
        </w:rPr>
        <w:fldChar w:fldCharType="end"/>
      </w:r>
      <w:ins w:id="398" w:author="Reviewer" w:date="2026-06-03T09:18:00Z" w16du:dateUtc="2026-06-03T14:18:00Z">
        <w:r w:rsidR="00D50113">
          <w:rPr>
            <w:rFonts w:ascii="Arial" w:eastAsia="Times New Roman" w:hAnsi="Arial" w:cs="Arial"/>
            <w:color w:val="000000"/>
            <w:kern w:val="0"/>
            <w14:ligatures w14:val="none"/>
          </w:rPr>
          <w:t xml:space="preserve">. However, </w:t>
        </w:r>
      </w:ins>
      <w:del w:id="399" w:author="Reviewer" w:date="2026-06-03T09:18:00Z" w16du:dateUtc="2026-06-03T14:18:00Z">
        <w:r w:rsidR="0056648E" w:rsidDel="00D50113">
          <w:rPr>
            <w:rFonts w:ascii="Arial" w:eastAsia="Times New Roman" w:hAnsi="Arial" w:cs="Arial"/>
            <w:color w:val="000000"/>
            <w:kern w:val="0"/>
            <w14:ligatures w14:val="none"/>
          </w:rPr>
          <w:delText xml:space="preserve">. </w:delText>
        </w:r>
      </w:del>
      <w:ins w:id="400" w:author="Reviewer" w:date="2026-06-03T09:13:00Z" w16du:dateUtc="2026-06-03T14:13:00Z">
        <w:r w:rsidR="00E336D1">
          <w:rPr>
            <w:rFonts w:ascii="Arial" w:eastAsia="Times New Roman" w:hAnsi="Arial" w:cs="Arial"/>
            <w:color w:val="000000"/>
            <w:kern w:val="0"/>
            <w14:ligatures w14:val="none"/>
          </w:rPr>
          <w:t>the</w:t>
        </w:r>
      </w:ins>
      <w:ins w:id="401" w:author="Reviewer" w:date="2026-06-03T08:59:00Z" w16du:dateUtc="2026-06-03T13:59:00Z">
        <w:r w:rsidR="00EF5D8D">
          <w:rPr>
            <w:rFonts w:ascii="Arial" w:eastAsia="Times New Roman" w:hAnsi="Arial" w:cs="Arial"/>
            <w:color w:val="000000"/>
            <w:kern w:val="0"/>
            <w14:ligatures w14:val="none"/>
          </w:rPr>
          <w:t xml:space="preserve"> </w:t>
        </w:r>
        <w:proofErr w:type="spellStart"/>
        <w:r w:rsidR="00EF5D8D">
          <w:rPr>
            <w:rFonts w:ascii="Arial" w:eastAsia="Times New Roman" w:hAnsi="Arial" w:cs="Arial"/>
            <w:color w:val="000000"/>
            <w:kern w:val="0"/>
            <w14:ligatures w14:val="none"/>
          </w:rPr>
          <w:t>PFPeA</w:t>
        </w:r>
      </w:ins>
      <w:proofErr w:type="spellEnd"/>
      <w:ins w:id="402" w:author="Reviewer" w:date="2026-06-03T09:00:00Z" w16du:dateUtc="2026-06-03T14:00:00Z">
        <w:r w:rsidR="00EF5D8D">
          <w:rPr>
            <w:rFonts w:ascii="Arial" w:eastAsia="Times New Roman" w:hAnsi="Arial" w:cs="Arial"/>
            <w:color w:val="000000"/>
            <w:kern w:val="0"/>
            <w14:ligatures w14:val="none"/>
          </w:rPr>
          <w:t xml:space="preserve"> low </w:t>
        </w:r>
      </w:ins>
      <w:ins w:id="403" w:author="Reviewer" w:date="2026-06-03T09:19:00Z" w16du:dateUtc="2026-06-03T14:19:00Z">
        <w:r w:rsidR="00D50113">
          <w:rPr>
            <w:rFonts w:ascii="Arial" w:eastAsia="Times New Roman" w:hAnsi="Arial" w:cs="Arial"/>
            <w:color w:val="000000"/>
            <w:kern w:val="0"/>
            <w14:ligatures w14:val="none"/>
          </w:rPr>
          <w:t>group</w:t>
        </w:r>
      </w:ins>
      <w:ins w:id="404" w:author="Reviewer" w:date="2026-06-03T09:00:00Z" w16du:dateUtc="2026-06-03T14:00:00Z">
        <w:r w:rsidR="00EF5D8D">
          <w:rPr>
            <w:rFonts w:ascii="Arial" w:eastAsia="Times New Roman" w:hAnsi="Arial" w:cs="Arial"/>
            <w:color w:val="000000"/>
            <w:kern w:val="0"/>
            <w14:ligatures w14:val="none"/>
          </w:rPr>
          <w:t xml:space="preserve"> (3.4</w:t>
        </w:r>
      </w:ins>
      <w:ins w:id="405" w:author="Reviewer" w:date="2026-06-03T09:01:00Z" w16du:dateUtc="2026-06-03T14:01:00Z">
        <w:r w:rsidR="00EF5D8D">
          <w:rPr>
            <w:rFonts w:ascii="Arial" w:eastAsia="Times New Roman" w:hAnsi="Arial" w:cs="Arial"/>
            <w:color w:val="000000"/>
            <w:kern w:val="0"/>
            <w14:ligatures w14:val="none"/>
          </w:rPr>
          <w:t xml:space="preserve"> mg/L) represented concentrations more consistent with reported environmental observations</w:t>
        </w:r>
      </w:ins>
      <w:ins w:id="406" w:author="Reviewer" w:date="2026-06-03T09:13:00Z" w16du:dateUtc="2026-06-03T14:13:00Z">
        <w:r w:rsidR="00E336D1">
          <w:rPr>
            <w:rFonts w:ascii="Arial" w:eastAsia="Times New Roman" w:hAnsi="Arial" w:cs="Arial"/>
            <w:color w:val="000000"/>
            <w:kern w:val="0"/>
            <w14:ligatures w14:val="none"/>
          </w:rPr>
          <w:t xml:space="preserve"> in aquatic systems</w:t>
        </w:r>
      </w:ins>
      <w:ins w:id="407" w:author="Reviewer" w:date="2026-06-03T09:01:00Z" w16du:dateUtc="2026-06-03T14:01:00Z">
        <w:r w:rsidR="00EF5D8D">
          <w:rPr>
            <w:rFonts w:ascii="Arial" w:eastAsia="Times New Roman" w:hAnsi="Arial" w:cs="Arial"/>
            <w:color w:val="000000"/>
            <w:kern w:val="0"/>
            <w14:ligatures w14:val="none"/>
          </w:rPr>
          <w:t xml:space="preserve"> (</w:t>
        </w:r>
      </w:ins>
      <w:proofErr w:type="spellStart"/>
      <w:del w:id="408" w:author="Reviewer" w:date="2026-06-03T09:01:00Z" w16du:dateUtc="2026-06-03T14:01:00Z">
        <w:r w:rsidR="0056648E" w:rsidDel="00EF5D8D">
          <w:rPr>
            <w:rFonts w:ascii="Arial" w:eastAsia="Times New Roman" w:hAnsi="Arial" w:cs="Arial"/>
            <w:color w:val="000000"/>
            <w:kern w:val="0"/>
            <w14:ligatures w14:val="none"/>
          </w:rPr>
          <w:delText>In a review of global PFAS occurrence,</w:delText>
        </w:r>
        <w:r w:rsidR="00260CC1" w:rsidDel="00EF5D8D">
          <w:rPr>
            <w:rFonts w:ascii="Arial" w:eastAsia="Times New Roman" w:hAnsi="Arial" w:cs="Arial"/>
            <w:color w:val="000000"/>
            <w:kern w:val="0"/>
            <w14:ligatures w14:val="none"/>
          </w:rPr>
          <w:delText xml:space="preserve"> </w:delText>
        </w:r>
      </w:del>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{"citationID":"OqLSbS31","properties":{"formattedCitation":"(Kurwadkar {\\i{}et al.}, 2022)","plainCitation":"(Kurwadkar et al., 2022)","dontUpdate":true,"noteIndex":0},"citationItems":[{"id":246,"uris":["http://zotero.org/users/4161640/items/IP7F7U9P"],"itemData":{"id":246,"type":"article-journal","abstract":"Per-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260CC1">
        <w:rPr>
          <w:rFonts w:ascii="Arial" w:eastAsia="Times New Roman" w:hAnsi="Arial" w:cs="Arial"/>
          <w:color w:val="000000"/>
          <w:kern w:val="0"/>
          <w14:ligatures w14:val="none"/>
        </w:rPr>
        <w:fldChar w:fldCharType="separate"/>
      </w:r>
      <w:r w:rsidR="00260CC1" w:rsidRPr="00260CC1">
        <w:rPr>
          <w:rFonts w:ascii="Arial" w:hAnsi="Arial" w:cs="Arial"/>
          <w:color w:val="000000"/>
          <w:kern w:val="0"/>
        </w:rPr>
        <w:t>Kurwadkar</w:t>
      </w:r>
      <w:proofErr w:type="spellEnd"/>
      <w:r w:rsidR="00260CC1" w:rsidRPr="00260CC1">
        <w:rPr>
          <w:rFonts w:ascii="Arial" w:hAnsi="Arial" w:cs="Arial"/>
          <w:color w:val="000000"/>
          <w:kern w:val="0"/>
        </w:rPr>
        <w:t xml:space="preserve"> </w:t>
      </w:r>
      <w:r w:rsidR="00260CC1" w:rsidRPr="00260CC1">
        <w:rPr>
          <w:rFonts w:ascii="Arial" w:hAnsi="Arial" w:cs="Arial"/>
          <w:i/>
          <w:iCs/>
          <w:color w:val="000000"/>
          <w:kern w:val="0"/>
        </w:rPr>
        <w:t>et al.</w:t>
      </w:r>
      <w:del w:id="409" w:author="Reviewer" w:date="2026-06-03T09:02:00Z" w16du:dateUtc="2026-06-03T14:02:00Z">
        <w:r w:rsidR="00260CC1" w:rsidRPr="00260CC1" w:rsidDel="00EF5D8D">
          <w:rPr>
            <w:rFonts w:ascii="Arial" w:hAnsi="Arial" w:cs="Arial"/>
            <w:color w:val="000000"/>
            <w:kern w:val="0"/>
          </w:rPr>
          <w:delText xml:space="preserve"> </w:delText>
        </w:r>
      </w:del>
      <w:ins w:id="410" w:author="Reviewer" w:date="2026-06-03T09:02:00Z" w16du:dateUtc="2026-06-03T14:02:00Z">
        <w:r w:rsidR="00EF5D8D">
          <w:rPr>
            <w:rFonts w:ascii="Arial" w:hAnsi="Arial" w:cs="Arial"/>
            <w:color w:val="000000"/>
            <w:kern w:val="0"/>
          </w:rPr>
          <w:t xml:space="preserve">, </w:t>
        </w:r>
      </w:ins>
      <w:del w:id="411" w:author="Reviewer" w:date="2026-06-03T09:02:00Z" w16du:dateUtc="2026-06-03T14:02:00Z">
        <w:r w:rsidR="00260CC1" w:rsidDel="00EF5D8D">
          <w:rPr>
            <w:rFonts w:ascii="Arial" w:hAnsi="Arial" w:cs="Arial"/>
            <w:color w:val="000000"/>
            <w:kern w:val="0"/>
          </w:rPr>
          <w:delText>(</w:delText>
        </w:r>
      </w:del>
      <w:r w:rsidR="00260CC1" w:rsidRPr="00260CC1">
        <w:rPr>
          <w:rFonts w:ascii="Arial" w:hAnsi="Arial" w:cs="Arial"/>
          <w:color w:val="000000"/>
          <w:kern w:val="0"/>
        </w:rPr>
        <w:t>2022</w:t>
      </w:r>
      <w:del w:id="412" w:author="Reviewer" w:date="2026-06-03T09:02:00Z" w16du:dateUtc="2026-06-03T14:02:00Z">
        <w:r w:rsidR="00260CC1" w:rsidRPr="00260CC1" w:rsidDel="00EF5D8D">
          <w:rPr>
            <w:rFonts w:ascii="Arial" w:hAnsi="Arial" w:cs="Arial"/>
            <w:color w:val="000000"/>
            <w:kern w:val="0"/>
          </w:rPr>
          <w:delText>)</w:delText>
        </w:r>
      </w:del>
      <w:r w:rsidR="00260CC1">
        <w:rPr>
          <w:rFonts w:ascii="Arial" w:eastAsia="Times New Roman" w:hAnsi="Arial" w:cs="Arial"/>
          <w:color w:val="000000"/>
          <w:kern w:val="0"/>
          <w14:ligatures w14:val="none"/>
        </w:rPr>
        <w:fldChar w:fldCharType="end"/>
      </w:r>
      <w:ins w:id="413" w:author="Reviewer" w:date="2026-06-03T09:02:00Z" w16du:dateUtc="2026-06-03T14:02:00Z">
        <w:r w:rsidR="00EF5D8D">
          <w:rPr>
            <w:rFonts w:ascii="Arial" w:eastAsia="Times New Roman" w:hAnsi="Arial" w:cs="Arial"/>
            <w:color w:val="000000"/>
            <w:kern w:val="0"/>
            <w14:ligatures w14:val="none"/>
          </w:rPr>
          <w:t>)</w:t>
        </w:r>
      </w:ins>
      <w:del w:id="414" w:author="Reviewer" w:date="2026-06-03T09:02:00Z" w16du:dateUtc="2026-06-03T14:02:00Z">
        <w:r w:rsidR="0056648E" w:rsidDel="00EF5D8D">
          <w:rPr>
            <w:rFonts w:ascii="Arial" w:eastAsia="Times New Roman" w:hAnsi="Arial" w:cs="Arial"/>
            <w:color w:val="000000"/>
            <w:kern w:val="0"/>
            <w14:ligatures w14:val="none"/>
          </w:rPr>
          <w:delText xml:space="preserve"> reported that water sources typically had concentrations below 3.4 mg/L, which we used as the PFPeA low group</w:delText>
        </w:r>
      </w:del>
      <w:r w:rsidR="0056648E">
        <w:rPr>
          <w:rFonts w:ascii="Arial" w:eastAsia="Times New Roman" w:hAnsi="Arial" w:cs="Arial"/>
          <w:color w:val="000000"/>
          <w:kern w:val="0"/>
          <w14:ligatures w14:val="none"/>
        </w:rPr>
        <w:t xml:space="preserve">. Similarly, </w:t>
      </w:r>
      <w:del w:id="415" w:author="Reviewer" w:date="2026-06-03T09:14:00Z" w16du:dateUtc="2026-06-03T14:14:00Z">
        <w:r w:rsidR="0056648E" w:rsidDel="00D50113">
          <w:rPr>
            <w:rFonts w:ascii="Arial" w:eastAsia="Times New Roman" w:hAnsi="Arial" w:cs="Arial"/>
            <w:color w:val="000000"/>
            <w:kern w:val="0"/>
            <w14:ligatures w14:val="none"/>
          </w:rPr>
          <w:delText xml:space="preserve">to our knowledge, </w:delText>
        </w:r>
      </w:del>
      <w:del w:id="416" w:author="Reviewer" w:date="2026-06-03T09:03:00Z" w16du:dateUtc="2026-06-03T14:03:00Z">
        <w:r w:rsidR="0056648E" w:rsidDel="00EF5D8D">
          <w:rPr>
            <w:rFonts w:ascii="Arial" w:eastAsia="Times New Roman" w:hAnsi="Arial" w:cs="Arial"/>
            <w:color w:val="000000"/>
            <w:kern w:val="0"/>
            <w14:ligatures w14:val="none"/>
          </w:rPr>
          <w:delText xml:space="preserve">the highest </w:delText>
        </w:r>
      </w:del>
      <w:ins w:id="417" w:author="Reviewer" w:date="2026-06-03T09:03:00Z" w16du:dateUtc="2026-06-03T14:03:00Z">
        <w:r w:rsidR="00EF5D8D">
          <w:rPr>
            <w:rFonts w:ascii="Arial" w:eastAsia="Times New Roman" w:hAnsi="Arial" w:cs="Arial"/>
            <w:color w:val="000000"/>
            <w:kern w:val="0"/>
            <w14:ligatures w14:val="none"/>
          </w:rPr>
          <w:t>reported C</w:t>
        </w:r>
      </w:ins>
      <w:del w:id="418" w:author="Reviewer" w:date="2026-06-03T09:03:00Z" w16du:dateUtc="2026-06-03T14:03:00Z">
        <w:r w:rsidR="0056648E" w:rsidDel="00EF5D8D">
          <w:rPr>
            <w:rFonts w:ascii="Arial" w:eastAsia="Times New Roman" w:hAnsi="Arial" w:cs="Arial"/>
            <w:color w:val="000000"/>
            <w:kern w:val="0"/>
            <w14:ligatures w14:val="none"/>
          </w:rPr>
          <w:delText>ca</w:delText>
        </w:r>
      </w:del>
      <w:r w:rsidR="0056648E">
        <w:rPr>
          <w:rFonts w:ascii="Arial" w:eastAsia="Times New Roman" w:hAnsi="Arial" w:cs="Arial"/>
          <w:color w:val="000000"/>
          <w:kern w:val="0"/>
          <w14:ligatures w14:val="none"/>
        </w:rPr>
        <w:t>d</w:t>
      </w:r>
      <w:del w:id="419" w:author="Reviewer" w:date="2026-06-03T09:03:00Z" w16du:dateUtc="2026-06-03T14:03:00Z">
        <w:r w:rsidR="0056648E" w:rsidDel="00EF5D8D">
          <w:rPr>
            <w:rFonts w:ascii="Arial" w:eastAsia="Times New Roman" w:hAnsi="Arial" w:cs="Arial"/>
            <w:color w:val="000000"/>
            <w:kern w:val="0"/>
            <w14:ligatures w14:val="none"/>
          </w:rPr>
          <w:delText>mium</w:delText>
        </w:r>
      </w:del>
      <w:r w:rsidR="0056648E">
        <w:rPr>
          <w:rFonts w:ascii="Arial" w:eastAsia="Times New Roman" w:hAnsi="Arial" w:cs="Arial"/>
          <w:color w:val="000000"/>
          <w:kern w:val="0"/>
          <w14:ligatures w14:val="none"/>
        </w:rPr>
        <w:t xml:space="preserve"> concentrations</w:t>
      </w:r>
      <w:del w:id="420" w:author="Reviewer" w:date="2026-06-03T09:03:00Z" w16du:dateUtc="2026-06-03T14:03:00Z">
        <w:r w:rsidR="0056648E" w:rsidDel="00EF5D8D">
          <w:rPr>
            <w:rFonts w:ascii="Arial" w:eastAsia="Times New Roman" w:hAnsi="Arial" w:cs="Arial"/>
            <w:color w:val="000000"/>
            <w:kern w:val="0"/>
            <w14:ligatures w14:val="none"/>
          </w:rPr>
          <w:delText xml:space="preserve"> reported</w:delText>
        </w:r>
      </w:del>
      <w:r w:rsidR="0056648E">
        <w:rPr>
          <w:rFonts w:ascii="Arial" w:eastAsia="Times New Roman" w:hAnsi="Arial" w:cs="Arial"/>
          <w:color w:val="000000"/>
          <w:kern w:val="0"/>
          <w14:ligatures w14:val="none"/>
        </w:rPr>
        <w:t xml:space="preserve"> in </w:t>
      </w:r>
      <w:del w:id="421" w:author="Reviewer" w:date="2026-06-03T09:03:00Z" w16du:dateUtc="2026-06-03T14:03:00Z">
        <w:r w:rsidR="0056648E" w:rsidDel="00EF5D8D">
          <w:rPr>
            <w:rFonts w:ascii="Arial" w:eastAsia="Times New Roman" w:hAnsi="Arial" w:cs="Arial"/>
            <w:color w:val="000000"/>
            <w:kern w:val="0"/>
            <w14:ligatures w14:val="none"/>
          </w:rPr>
          <w:delText xml:space="preserve">natural </w:delText>
        </w:r>
      </w:del>
      <w:r w:rsidR="0056648E">
        <w:rPr>
          <w:rFonts w:ascii="Arial" w:eastAsia="Times New Roman" w:hAnsi="Arial" w:cs="Arial"/>
          <w:color w:val="000000"/>
          <w:kern w:val="0"/>
          <w14:ligatures w14:val="none"/>
        </w:rPr>
        <w:t>aquatic systems</w:t>
      </w:r>
      <w:ins w:id="422" w:author="Reviewer" w:date="2026-06-03T09:03:00Z" w16du:dateUtc="2026-06-03T14:03:00Z">
        <w:r w:rsidR="00EF5D8D">
          <w:rPr>
            <w:rFonts w:ascii="Arial" w:eastAsia="Times New Roman" w:hAnsi="Arial" w:cs="Arial"/>
            <w:color w:val="000000"/>
            <w:kern w:val="0"/>
            <w14:ligatures w14:val="none"/>
          </w:rPr>
          <w:t xml:space="preserve"> </w:t>
        </w:r>
      </w:ins>
      <w:ins w:id="423" w:author="Reviewer" w:date="2026-06-03T09:14:00Z" w16du:dateUtc="2026-06-03T14:14:00Z">
        <w:r w:rsidR="00D50113">
          <w:rPr>
            <w:rFonts w:ascii="Arial" w:eastAsia="Times New Roman" w:hAnsi="Arial" w:cs="Arial"/>
            <w:color w:val="000000"/>
            <w:kern w:val="0"/>
            <w14:ligatures w14:val="none"/>
          </w:rPr>
          <w:t xml:space="preserve">may </w:t>
        </w:r>
      </w:ins>
      <w:del w:id="424" w:author="Reviewer" w:date="2026-06-03T09:14:00Z" w16du:dateUtc="2026-06-03T14:14:00Z">
        <w:r w:rsidR="0056648E" w:rsidDel="00D50113">
          <w:rPr>
            <w:rFonts w:ascii="Arial" w:eastAsia="Times New Roman" w:hAnsi="Arial" w:cs="Arial"/>
            <w:color w:val="000000"/>
            <w:kern w:val="0"/>
            <w14:ligatures w14:val="none"/>
          </w:rPr>
          <w:delText xml:space="preserve"> </w:delText>
        </w:r>
      </w:del>
      <w:r w:rsidR="0056648E">
        <w:rPr>
          <w:rFonts w:ascii="Arial" w:eastAsia="Times New Roman" w:hAnsi="Arial" w:cs="Arial"/>
          <w:color w:val="000000"/>
          <w:kern w:val="0"/>
          <w14:ligatures w14:val="none"/>
        </w:rPr>
        <w:t>range from</w:t>
      </w:r>
      <w:ins w:id="425" w:author="Reviewer" w:date="2026-06-03T09:03:00Z" w16du:dateUtc="2026-06-03T14:03:00Z">
        <w:r w:rsidR="00EF5D8D">
          <w:rPr>
            <w:rFonts w:ascii="Arial" w:eastAsia="Times New Roman" w:hAnsi="Arial" w:cs="Arial"/>
            <w:color w:val="000000"/>
            <w:kern w:val="0"/>
            <w14:ligatures w14:val="none"/>
          </w:rPr>
          <w:t xml:space="preserve"> approximately</w:t>
        </w:r>
      </w:ins>
      <w:r w:rsidR="0056648E">
        <w:rPr>
          <w:rFonts w:ascii="Arial" w:eastAsia="Times New Roman" w:hAnsi="Arial" w:cs="Arial"/>
          <w:color w:val="000000"/>
          <w:kern w:val="0"/>
          <w14:ligatures w14:val="none"/>
        </w:rPr>
        <w:t xml:space="preserve"> 0.2 to 0.4 mg/L</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{"citationID":"2KvZeymN","properties":{"formattedCitation":"(Cossa, 1988; Anzecc, 2000)","plainCitation":"(Cossa, 1988; Anzecc, 2000)","noteIndex":0},"citationItems":[{"id":247,"uris":["http://zotero.org/users/4161640/items/S4FBZRVZ"],"itemData":{"id":247,"type":"article-journal","abstract":"A worldwide literature survey of data on cadmium concentration in the soft tissue of the mussel, Mytilus spp., from 591 stations is presented. These stations are from 13 regions. Geometric means for the regions vary from 0·6 to 3·3 μg g−1 (dry weight) for the Barents Sea and the Northeastern Pacific coast, respectively. The averages of seven of these regions, for which reliable cadmium concentrations in seawater were available, were used to calculate a relationship between cadmium concentrations in seawater and mussel soft tissue. The relationship was highly significant: (Cd) mussel (μg g−1, dry weight) = 0·074 (Cd) water (ng litre−1) + 0·39 (P ≤ 0·0005). This model has been successfully applied in the context of the contamination of the Gironde estuary (France). It can also be used to define a water quality criterion for mussel maturing parks consistent with the quality criterion defined for shellfish for human consumption.","container-title":"Marine Environmental Research","DOI":"10.1016/0141-1136(88)90352-2","ISSN":"0141-1136","issue":"4","journalAbbreviation":"Mar. Environ. Res.","page":"265-284","source":"ScienceDirect","title":"Cadmium in &lt;i&gt;Mytilus&lt;/i&gt; spp.: worldwide survey and relationship between seawater and mussel content","title-short":"Cadmium in &lt;i&gt;Mytilus&lt;/i&gt; spp.","volume":"26","author":[{"family":"Cossa","given":"D."}],"issued":{"date-parts":[["1988",1,1]]}}},{"id":248,"uris":["http://zotero.org/users/4161640/items/9ITKSTFA"],"itemData":{"id":248,"type":"article-journal","container-title":"Australian and New Zealand Environment and Conservation Council and Agriculture and Resource Management Council of Australia and New Zealand, Canberra","page":"1–314","title":"Australian and New Zealand guidelines for fresh and marine water quality","volume":"1","author":[{"family":"Anzecc","given":"Armcanz"}],"issued":{"date-parts":[["2000"]]}}}],"schema":"https://github.com/citation-style-language/schema/raw/master/csl-citation.json"}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(Cossa, 1988; Anzecc, 2000)</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 xml:space="preserve">We used an order-of-magnitude scale to </w:t>
      </w:r>
      <w:del w:id="426" w:author="Reviewer" w:date="2026-06-03T09:04:00Z" w16du:dateUtc="2026-06-03T14:04:00Z">
        <w:r w:rsidRPr="00490475" w:rsidDel="00E336D1">
          <w:rPr>
            <w:rFonts w:ascii="Arial" w:eastAsia="Times New Roman" w:hAnsi="Arial" w:cs="Arial"/>
            <w:color w:val="000000"/>
            <w:kern w:val="0"/>
            <w14:ligatures w14:val="none"/>
          </w:rPr>
          <w:delText xml:space="preserve">capture </w:delText>
        </w:r>
      </w:del>
      <w:ins w:id="427" w:author="Reviewer" w:date="2026-06-03T09:04:00Z" w16du:dateUtc="2026-06-03T14:04:00Z">
        <w:r w:rsidR="00E336D1">
          <w:rPr>
            <w:rFonts w:ascii="Arial" w:eastAsia="Times New Roman" w:hAnsi="Arial" w:cs="Arial"/>
            <w:color w:val="000000"/>
            <w:kern w:val="0"/>
            <w14:ligatures w14:val="none"/>
          </w:rPr>
          <w:t>evaluate</w:t>
        </w:r>
        <w:r w:rsidR="00E336D1" w:rsidRPr="00490475">
          <w:rPr>
            <w:rFonts w:ascii="Arial" w:eastAsia="Times New Roman" w:hAnsi="Arial" w:cs="Arial"/>
            <w:color w:val="000000"/>
            <w:kern w:val="0"/>
            <w14:ligatures w14:val="none"/>
          </w:rPr>
          <w:t xml:space="preserve"> </w:t>
        </w:r>
      </w:ins>
      <w:r w:rsidRPr="00490475">
        <w:rPr>
          <w:rFonts w:ascii="Arial" w:eastAsia="Times New Roman" w:hAnsi="Arial" w:cs="Arial"/>
          <w:color w:val="000000"/>
          <w:kern w:val="0"/>
          <w14:ligatures w14:val="none"/>
        </w:rPr>
        <w:t>a range of potential physiological responses</w:t>
      </w:r>
      <w:ins w:id="428" w:author="Reviewer" w:date="2026-06-03T09:04:00Z" w16du:dateUtc="2026-06-03T14:04:00Z">
        <w:r w:rsidR="00E336D1">
          <w:rPr>
            <w:rFonts w:ascii="Arial" w:eastAsia="Times New Roman" w:hAnsi="Arial" w:cs="Arial"/>
            <w:color w:val="000000"/>
            <w:kern w:val="0"/>
            <w14:ligatures w14:val="none"/>
          </w:rPr>
          <w:t xml:space="preserve"> under controlled laboratory conditions</w:t>
        </w:r>
      </w:ins>
      <w:r w:rsidRPr="00490475">
        <w:rPr>
          <w:rFonts w:ascii="Arial" w:eastAsia="Times New Roman" w:hAnsi="Arial" w:cs="Arial"/>
          <w:color w:val="000000"/>
          <w:kern w:val="0"/>
          <w14:ligatures w14:val="none"/>
        </w:rPr>
        <w:t xml:space="preserve">, </w:t>
      </w:r>
      <w:del w:id="429" w:author="Reviewer" w:date="2026-06-03T09:05:00Z" w16du:dateUtc="2026-06-03T14:05:00Z">
        <w:r w:rsidRPr="00490475" w:rsidDel="00E336D1">
          <w:rPr>
            <w:rFonts w:ascii="Arial" w:eastAsia="Times New Roman" w:hAnsi="Arial" w:cs="Arial"/>
            <w:color w:val="000000"/>
            <w:kern w:val="0"/>
            <w14:ligatures w14:val="none"/>
          </w:rPr>
          <w:delText>from subtle to pronounced, even though the higher doses</w:delText>
        </w:r>
      </w:del>
      <w:ins w:id="430" w:author="Reviewer" w:date="2026-06-03T09:05:00Z" w16du:dateUtc="2026-06-03T14:05:00Z">
        <w:r w:rsidR="00E336D1">
          <w:rPr>
            <w:rFonts w:ascii="Arial" w:eastAsia="Times New Roman" w:hAnsi="Arial" w:cs="Arial"/>
            <w:color w:val="000000"/>
            <w:kern w:val="0"/>
            <w14:ligatures w14:val="none"/>
          </w:rPr>
          <w:t>including concentrations</w:t>
        </w:r>
      </w:ins>
      <w:r w:rsidRPr="00490475">
        <w:rPr>
          <w:rFonts w:ascii="Arial" w:eastAsia="Times New Roman" w:hAnsi="Arial" w:cs="Arial"/>
          <w:color w:val="000000"/>
          <w:kern w:val="0"/>
          <w14:ligatures w14:val="none"/>
        </w:rPr>
        <w:t xml:space="preserve"> </w:t>
      </w:r>
      <w:proofErr w:type="gramStart"/>
      <w:r w:rsidRPr="00490475">
        <w:rPr>
          <w:rFonts w:ascii="Arial" w:eastAsia="Times New Roman" w:hAnsi="Arial" w:cs="Arial"/>
          <w:color w:val="000000"/>
          <w:kern w:val="0"/>
          <w14:ligatures w14:val="none"/>
        </w:rPr>
        <w:t>exceed</w:t>
      </w:r>
      <w:ins w:id="431" w:author="Reviewer" w:date="2026-06-03T09:05:00Z" w16du:dateUtc="2026-06-03T14:05:00Z">
        <w:r w:rsidR="00E336D1">
          <w:rPr>
            <w:rFonts w:ascii="Arial" w:eastAsia="Times New Roman" w:hAnsi="Arial" w:cs="Arial"/>
            <w:color w:val="000000"/>
            <w:kern w:val="0"/>
            <w14:ligatures w14:val="none"/>
          </w:rPr>
          <w:t>ing</w:t>
        </w:r>
      </w:ins>
      <w:proofErr w:type="gramEnd"/>
      <w:r w:rsidRPr="00490475">
        <w:rPr>
          <w:rFonts w:ascii="Arial" w:eastAsia="Times New Roman" w:hAnsi="Arial" w:cs="Arial"/>
          <w:color w:val="000000"/>
          <w:kern w:val="0"/>
          <w14:ligatures w14:val="none"/>
        </w:rPr>
        <w:t xml:space="preserve"> environmentally </w:t>
      </w:r>
      <w:del w:id="432" w:author="Reviewer" w:date="2026-06-03T09:05:00Z" w16du:dateUtc="2026-06-03T14:05:00Z">
        <w:r w:rsidRPr="00490475" w:rsidDel="00E336D1">
          <w:rPr>
            <w:rFonts w:ascii="Arial" w:eastAsia="Times New Roman" w:hAnsi="Arial" w:cs="Arial"/>
            <w:color w:val="000000"/>
            <w:kern w:val="0"/>
            <w14:ligatures w14:val="none"/>
          </w:rPr>
          <w:lastRenderedPageBreak/>
          <w:delText xml:space="preserve">relevant </w:delText>
        </w:r>
      </w:del>
      <w:ins w:id="433" w:author="Reviewer" w:date="2026-06-03T09:05:00Z" w16du:dateUtc="2026-06-03T14:05:00Z">
        <w:r w:rsidR="00E336D1">
          <w:rPr>
            <w:rFonts w:ascii="Arial" w:eastAsia="Times New Roman" w:hAnsi="Arial" w:cs="Arial"/>
            <w:color w:val="000000"/>
            <w:kern w:val="0"/>
            <w14:ligatures w14:val="none"/>
          </w:rPr>
          <w:t>typical</w:t>
        </w:r>
        <w:r w:rsidR="00E336D1" w:rsidRPr="00490475">
          <w:rPr>
            <w:rFonts w:ascii="Arial" w:eastAsia="Times New Roman" w:hAnsi="Arial" w:cs="Arial"/>
            <w:color w:val="000000"/>
            <w:kern w:val="0"/>
            <w14:ligatures w14:val="none"/>
          </w:rPr>
          <w:t xml:space="preserve"> </w:t>
        </w:r>
      </w:ins>
      <w:r w:rsidRPr="00490475">
        <w:rPr>
          <w:rFonts w:ascii="Arial" w:eastAsia="Times New Roman" w:hAnsi="Arial" w:cs="Arial"/>
          <w:color w:val="000000"/>
          <w:kern w:val="0"/>
          <w14:ligatures w14:val="none"/>
        </w:rPr>
        <w:t>levels.</w:t>
      </w:r>
      <w:r>
        <w:rPr>
          <w:rFonts w:ascii="Arial" w:eastAsia="Times New Roman" w:hAnsi="Arial" w:cs="Arial"/>
          <w:color w:val="000000"/>
          <w:kern w:val="0"/>
          <w14:ligatures w14:val="none"/>
        </w:rPr>
        <w:t xml:space="preserve"> </w:t>
      </w:r>
      <w:ins w:id="434" w:author="Reviewer" w:date="2026-06-03T09:06:00Z" w16du:dateUtc="2026-06-03T14:06:00Z">
        <w:r w:rsidR="00E336D1">
          <w:rPr>
            <w:rFonts w:ascii="Arial" w:eastAsia="Times New Roman" w:hAnsi="Arial" w:cs="Arial"/>
            <w:color w:val="000000"/>
            <w:kern w:val="0"/>
            <w14:ligatures w14:val="none"/>
          </w:rPr>
          <w:t xml:space="preserve">Experimental toxicology studies commonly include elevated </w:t>
        </w:r>
      </w:ins>
      <w:del w:id="435" w:author="Reviewer" w:date="2026-06-03T09:06:00Z" w16du:dateUtc="2026-06-03T14:06:00Z">
        <w:r w:rsidDel="00E336D1">
          <w:rPr>
            <w:rFonts w:ascii="Arial" w:eastAsia="Times New Roman" w:hAnsi="Arial" w:cs="Arial"/>
            <w:color w:val="000000"/>
            <w:kern w:val="0"/>
            <w14:ligatures w14:val="none"/>
          </w:rPr>
          <w:delText>A</w:delText>
        </w:r>
        <w:r w:rsidR="0056648E" w:rsidDel="00E336D1">
          <w:rPr>
            <w:rFonts w:ascii="Arial" w:eastAsia="Times New Roman" w:hAnsi="Arial" w:cs="Arial"/>
            <w:color w:val="000000"/>
            <w:kern w:val="0"/>
            <w14:ligatures w14:val="none"/>
          </w:rPr>
          <w:delText xml:space="preserve">dministering doses that encompass and exceed environmental </w:delText>
        </w:r>
      </w:del>
      <w:r w:rsidR="0056648E">
        <w:rPr>
          <w:rFonts w:ascii="Arial" w:eastAsia="Times New Roman" w:hAnsi="Arial" w:cs="Arial"/>
          <w:color w:val="000000"/>
          <w:kern w:val="0"/>
          <w14:ligatures w14:val="none"/>
        </w:rPr>
        <w:t>concentrations</w:t>
      </w:r>
      <w:ins w:id="436" w:author="Reviewer" w:date="2026-06-03T09:06:00Z" w16du:dateUtc="2026-06-03T14:06:00Z">
        <w:r w:rsidR="00E336D1">
          <w:rPr>
            <w:rFonts w:ascii="Arial" w:eastAsia="Times New Roman" w:hAnsi="Arial" w:cs="Arial"/>
            <w:color w:val="000000"/>
            <w:kern w:val="0"/>
            <w14:ligatures w14:val="none"/>
          </w:rPr>
          <w:t xml:space="preserve"> when </w:t>
        </w:r>
      </w:ins>
      <w:del w:id="437" w:author="Reviewer" w:date="2026-06-03T09:07:00Z" w16du:dateUtc="2026-06-03T14:07:00Z">
        <w:r w:rsidDel="00E336D1">
          <w:rPr>
            <w:rFonts w:ascii="Arial" w:eastAsia="Times New Roman" w:hAnsi="Arial" w:cs="Arial"/>
            <w:color w:val="000000"/>
            <w:kern w:val="0"/>
            <w14:ligatures w14:val="none"/>
          </w:rPr>
          <w:delText xml:space="preserve"> helps identify dose-response relationships when </w:delText>
        </w:r>
      </w:del>
      <w:r>
        <w:rPr>
          <w:rFonts w:ascii="Arial" w:eastAsia="Times New Roman" w:hAnsi="Arial" w:cs="Arial"/>
          <w:color w:val="000000"/>
          <w:kern w:val="0"/>
          <w14:ligatures w14:val="none"/>
        </w:rPr>
        <w:t xml:space="preserve">toxicological </w:t>
      </w:r>
      <w:ins w:id="438" w:author="Reviewer" w:date="2026-06-03T09:07:00Z" w16du:dateUtc="2026-06-03T14:07:00Z">
        <w:r w:rsidR="00E336D1">
          <w:rPr>
            <w:rFonts w:ascii="Arial" w:eastAsia="Times New Roman" w:hAnsi="Arial" w:cs="Arial"/>
            <w:color w:val="000000"/>
            <w:kern w:val="0"/>
            <w14:ligatures w14:val="none"/>
          </w:rPr>
          <w:t xml:space="preserve">thresholds and biomarker responses </w:t>
        </w:r>
      </w:ins>
      <w:del w:id="439" w:author="Reviewer" w:date="2026-06-03T09:07:00Z" w16du:dateUtc="2026-06-03T14:07:00Z">
        <w:r w:rsidDel="00E336D1">
          <w:rPr>
            <w:rFonts w:ascii="Arial" w:eastAsia="Times New Roman" w:hAnsi="Arial" w:cs="Arial"/>
            <w:color w:val="000000"/>
            <w:kern w:val="0"/>
            <w14:ligatures w14:val="none"/>
          </w:rPr>
          <w:delText xml:space="preserve">data </w:delText>
        </w:r>
      </w:del>
      <w:ins w:id="440" w:author="Reviewer" w:date="2026-06-03T09:07:00Z" w16du:dateUtc="2026-06-03T14:07:00Z">
        <w:r w:rsidR="00E336D1">
          <w:rPr>
            <w:rFonts w:ascii="Arial" w:eastAsia="Times New Roman" w:hAnsi="Arial" w:cs="Arial"/>
            <w:color w:val="000000"/>
            <w:kern w:val="0"/>
            <w14:ligatures w14:val="none"/>
          </w:rPr>
          <w:t>r</w:t>
        </w:r>
      </w:ins>
      <w:ins w:id="441" w:author="Reviewer" w:date="2026-06-03T09:08:00Z" w16du:dateUtc="2026-06-03T14:08:00Z">
        <w:r w:rsidR="00E336D1">
          <w:rPr>
            <w:rFonts w:ascii="Arial" w:eastAsia="Times New Roman" w:hAnsi="Arial" w:cs="Arial"/>
            <w:color w:val="000000"/>
            <w:kern w:val="0"/>
            <w14:ligatures w14:val="none"/>
          </w:rPr>
          <w:t xml:space="preserve">emain poorly understood </w:t>
        </w:r>
      </w:ins>
      <w:del w:id="442" w:author="Reviewer" w:date="2026-06-03T09:07:00Z" w16du:dateUtc="2026-06-03T14:07:00Z">
        <w:r w:rsidDel="00E336D1">
          <w:rPr>
            <w:rFonts w:ascii="Arial" w:eastAsia="Times New Roman" w:hAnsi="Arial" w:cs="Arial"/>
            <w:color w:val="000000"/>
            <w:kern w:val="0"/>
            <w14:ligatures w14:val="none"/>
          </w:rPr>
          <w:delText>are limited</w:delText>
        </w:r>
        <w:r w:rsidR="00260CC1" w:rsidDel="00E336D1">
          <w:rPr>
            <w:rFonts w:ascii="Arial" w:eastAsia="Times New Roman" w:hAnsi="Arial" w:cs="Arial"/>
            <w:color w:val="000000"/>
            <w:kern w:val="0"/>
            <w14:ligatures w14:val="none"/>
          </w:rPr>
          <w:delText xml:space="preserve"> </w:delText>
        </w:r>
      </w:del>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{"citationID":"wTKU2eiC","properties":{"formattedCitation":"(Everds {\\i{}et al.}, 2013; Lewis {\\i{}et al.}, 2024)","plainCitation":"(Everds et al., 2013; Lewis et al., 2024)","noteIndex":0},"citationItems":[{"id":250,"uris":["http://zotero.org/users/4161640/items/VQ4AYXWI"],"itemData":{"id":250,"type":"article-journal","container-title":"Toxicologic Pathology","issue":"4","journalAbbreviation":"Toxicol Pathol.","note":"publisher: Sage Publications Sage CA: Los Angeles, CA","page":"560–614","title":"Interpreting stress responses during routine toxicity studies: a review of the biology, impact, and assessment","volume":"41","author":[{"family":"Everds","given":"Nancy E"},{"family":"Snyder","given":"Paul W"},{"family":"Bailey","given":"Keith L"},{"family":"Bolon","given":"Brad"},{"family":"Creasy","given":"Dianne M"},{"family":"Foley","given":"George L"},{"family":"Rosol","given":"Thomas J"},{"family":"Sellers","given":"Teresa"}],"issued":{"date-parts":[["2013"]]}}},{"id":249,"uris":["http://zotero.org/users/4161640/items/JRTPER2S"],"itemData":{"id":249,"type":"article-journal","container-title":"Regulatory Toxicology and Pharmacology","DOI":"10.1016/j.yrtph.2024.105585","ISSN":"0273-2300","journalAbbreviation":"RTP","page":"105585","source":"ScienceDirect","title":"Considerations for the development of guidance on dose level selection for developmental and reproductive toxicity studies","volume":"148","author":[{"family":"Lewis","given":"R. W."},{"family":"Andrus","given":"A. K."},{"family":"Arroyo","given":"J."},{"family":"Brescia","given":"S."},{"family":"Botham","given":"P. A."},{"family":"Corvaro","given":"M."},{"family":"Daston","given":"G. P."},{"family":"Hofmann","given":"T."},{"family":"Rodriguez","given":"C."},{"family":"Sewell","given":"F."},{"family":"Ravenzwaay","given":"B.","non-dropping-particle":"van"},{"family":"Wiench","given":"K."},{"family":"Marty","given":"S."}],"issued":{"date-parts":[["2024",3,1]]}}}],"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(Everds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Lewis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260CC1">
        <w:rPr>
          <w:rFonts w:ascii="Arial" w:eastAsia="Times New Roman" w:hAnsi="Arial" w:cs="Arial"/>
          <w:color w:val="000000"/>
          <w:kern w:val="0"/>
          <w14:ligatures w14:val="none"/>
        </w:rPr>
        <w:fldChar w:fldCharType="end"/>
      </w:r>
      <w:r w:rsidR="00D73773">
        <w:rPr>
          <w:rFonts w:ascii="Arial" w:eastAsia="Times New Roman" w:hAnsi="Arial" w:cs="Arial"/>
          <w:color w:val="000000"/>
          <w:kern w:val="0"/>
          <w14:ligatures w14:val="none"/>
        </w:rPr>
        <w:t xml:space="preserve">. </w:t>
      </w:r>
    </w:p>
    <w:p w14:paraId="5F10FD7F" w14:textId="69F17004" w:rsidR="0056648E" w:rsidRPr="00122893"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used 15 individuals (three </w:t>
      </w:r>
      <w:ins w:id="443" w:author="Reviewer" w:date="2026-06-03T09:08:00Z" w16du:dateUtc="2026-06-03T14:08:00Z">
        <w:r w:rsidR="00E336D1">
          <w:rPr>
            <w:rFonts w:ascii="Arial" w:eastAsia="Times New Roman" w:hAnsi="Arial" w:cs="Arial"/>
            <w:color w:val="000000"/>
            <w:kern w:val="0"/>
            <w14:ligatures w14:val="none"/>
          </w:rPr>
          <w:t xml:space="preserve">fish </w:t>
        </w:r>
      </w:ins>
      <w:r>
        <w:rPr>
          <w:rFonts w:ascii="Arial" w:eastAsia="Times New Roman" w:hAnsi="Arial" w:cs="Arial"/>
          <w:color w:val="000000"/>
          <w:kern w:val="0"/>
          <w14:ligatures w14:val="none"/>
        </w:rPr>
        <w:t xml:space="preserve">per </w:t>
      </w:r>
      <w:del w:id="444" w:author="Reviewer" w:date="2026-06-03T09:19:00Z" w16du:dateUtc="2026-06-03T14:19:00Z">
        <w:r w:rsidDel="00D50113">
          <w:rPr>
            <w:rFonts w:ascii="Arial" w:eastAsia="Times New Roman" w:hAnsi="Arial" w:cs="Arial"/>
            <w:color w:val="000000"/>
            <w:kern w:val="0"/>
            <w14:ligatures w14:val="none"/>
          </w:rPr>
          <w:delText>treatment</w:delText>
        </w:r>
      </w:del>
      <w:ins w:id="445" w:author="Reviewer" w:date="2026-06-03T09:19:00Z" w16du:dateUtc="2026-06-03T14:19:00Z">
        <w:r w:rsidR="00D50113">
          <w:rPr>
            <w:rFonts w:ascii="Arial" w:eastAsia="Times New Roman" w:hAnsi="Arial" w:cs="Arial"/>
            <w:color w:val="000000"/>
            <w:kern w:val="0"/>
            <w14:ligatures w14:val="none"/>
          </w:rPr>
          <w:t>group</w:t>
        </w:r>
      </w:ins>
      <w:r>
        <w:rPr>
          <w:rFonts w:ascii="Arial" w:eastAsia="Times New Roman" w:hAnsi="Arial" w:cs="Arial"/>
          <w:color w:val="000000"/>
          <w:kern w:val="0"/>
          <w14:ligatures w14:val="none"/>
        </w:rPr>
        <w:t>) to</w:t>
      </w:r>
      <w:del w:id="446" w:author="Reviewer" w:date="2026-06-03T09:08:00Z" w16du:dateUtc="2026-06-03T14:08:00Z">
        <w:r w:rsidDel="00E336D1">
          <w:rPr>
            <w:rFonts w:ascii="Arial" w:eastAsia="Times New Roman" w:hAnsi="Arial" w:cs="Arial"/>
            <w:color w:val="000000"/>
            <w:kern w:val="0"/>
            <w14:ligatures w14:val="none"/>
          </w:rPr>
          <w:delText xml:space="preserve"> ensure</w:delText>
        </w:r>
      </w:del>
      <w:ins w:id="447" w:author="Reviewer" w:date="2026-06-03T09:08:00Z" w16du:dateUtc="2026-06-03T14:08:00Z">
        <w:r w:rsidR="00E336D1">
          <w:rPr>
            <w:rFonts w:ascii="Arial" w:eastAsia="Times New Roman" w:hAnsi="Arial" w:cs="Arial"/>
            <w:color w:val="000000"/>
            <w:kern w:val="0"/>
            <w14:ligatures w14:val="none"/>
          </w:rPr>
          <w:t xml:space="preserve"> balance</w:t>
        </w:r>
      </w:ins>
      <w:r>
        <w:rPr>
          <w:rFonts w:ascii="Arial" w:eastAsia="Times New Roman" w:hAnsi="Arial" w:cs="Arial"/>
          <w:color w:val="000000"/>
          <w:kern w:val="0"/>
          <w14:ligatures w14:val="none"/>
        </w:rPr>
        <w:t xml:space="preserve"> replication</w:t>
      </w:r>
      <w:ins w:id="448" w:author="Reviewer" w:date="2026-06-03T09:08:00Z" w16du:dateUtc="2026-06-03T14:08:00Z">
        <w:r w:rsidR="00E336D1">
          <w:rPr>
            <w:rFonts w:ascii="Arial" w:eastAsia="Times New Roman" w:hAnsi="Arial" w:cs="Arial"/>
            <w:color w:val="000000"/>
            <w:kern w:val="0"/>
            <w14:ligatures w14:val="none"/>
          </w:rPr>
          <w:t xml:space="preserve"> with avai</w:t>
        </w:r>
      </w:ins>
      <w:ins w:id="449" w:author="Reviewer" w:date="2026-06-03T09:09:00Z" w16du:dateUtc="2026-06-03T14:09:00Z">
        <w:r w:rsidR="00E336D1">
          <w:rPr>
            <w:rFonts w:ascii="Arial" w:eastAsia="Times New Roman" w:hAnsi="Arial" w:cs="Arial"/>
            <w:color w:val="000000"/>
            <w:kern w:val="0"/>
            <w14:ligatures w14:val="none"/>
          </w:rPr>
          <w:t>la</w:t>
        </w:r>
      </w:ins>
      <w:ins w:id="450" w:author="Reviewer" w:date="2026-06-03T09:08:00Z" w16du:dateUtc="2026-06-03T14:08:00Z">
        <w:r w:rsidR="00E336D1">
          <w:rPr>
            <w:rFonts w:ascii="Arial" w:eastAsia="Times New Roman" w:hAnsi="Arial" w:cs="Arial"/>
            <w:color w:val="000000"/>
            <w:kern w:val="0"/>
            <w14:ligatures w14:val="none"/>
          </w:rPr>
          <w:t>ble</w:t>
        </w:r>
      </w:ins>
      <w:del w:id="451" w:author="Reviewer" w:date="2026-06-03T09:08:00Z" w16du:dateUtc="2026-06-03T14:08:00Z">
        <w:r w:rsidDel="00E336D1">
          <w:rPr>
            <w:rFonts w:ascii="Arial" w:eastAsia="Times New Roman" w:hAnsi="Arial" w:cs="Arial"/>
            <w:color w:val="000000"/>
            <w:kern w:val="0"/>
            <w14:ligatures w14:val="none"/>
          </w:rPr>
          <w:delText xml:space="preserve"> while </w:delText>
        </w:r>
        <w:r w:rsidR="00260B96" w:rsidDel="00E336D1">
          <w:rPr>
            <w:rFonts w:ascii="Arial" w:eastAsia="Times New Roman" w:hAnsi="Arial" w:cs="Arial"/>
            <w:color w:val="000000"/>
            <w:kern w:val="0"/>
            <w14:ligatures w14:val="none"/>
          </w:rPr>
          <w:delText>keeping</w:delText>
        </w:r>
        <w:r w:rsidDel="00E336D1">
          <w:rPr>
            <w:rFonts w:ascii="Arial" w:eastAsia="Times New Roman" w:hAnsi="Arial" w:cs="Arial"/>
            <w:color w:val="000000"/>
            <w:kern w:val="0"/>
            <w14:ligatures w14:val="none"/>
          </w:rPr>
          <w:delText xml:space="preserve"> </w:delText>
        </w:r>
        <w:r w:rsidR="00260B96" w:rsidDel="00E336D1">
          <w:rPr>
            <w:rFonts w:ascii="Arial" w:eastAsia="Times New Roman" w:hAnsi="Arial" w:cs="Arial"/>
            <w:color w:val="000000"/>
            <w:kern w:val="0"/>
            <w14:ligatures w14:val="none"/>
          </w:rPr>
          <w:delText xml:space="preserve">ethical </w:delText>
        </w:r>
        <w:r w:rsidDel="00E336D1">
          <w:rPr>
            <w:rFonts w:ascii="Arial" w:eastAsia="Times New Roman" w:hAnsi="Arial" w:cs="Arial"/>
            <w:color w:val="000000"/>
            <w:kern w:val="0"/>
            <w14:ligatures w14:val="none"/>
          </w:rPr>
          <w:delText>and</w:delText>
        </w:r>
      </w:del>
      <w:r>
        <w:rPr>
          <w:rFonts w:ascii="Arial" w:eastAsia="Times New Roman" w:hAnsi="Arial" w:cs="Arial"/>
          <w:color w:val="000000"/>
          <w:kern w:val="0"/>
          <w14:ligatures w14:val="none"/>
        </w:rPr>
        <w:t xml:space="preserve"> space</w:t>
      </w:r>
      <w:ins w:id="452" w:author="Reviewer" w:date="2026-06-03T09:08:00Z" w16du:dateUtc="2026-06-03T14:08:00Z">
        <w:r w:rsidR="00E336D1">
          <w:rPr>
            <w:rFonts w:ascii="Arial" w:eastAsia="Times New Roman" w:hAnsi="Arial" w:cs="Arial"/>
            <w:color w:val="000000"/>
            <w:kern w:val="0"/>
            <w14:ligatures w14:val="none"/>
          </w:rPr>
          <w:t>, animal</w:t>
        </w:r>
      </w:ins>
      <w:ins w:id="453" w:author="Reviewer" w:date="2026-06-03T09:10:00Z" w16du:dateUtc="2026-06-03T14:10:00Z">
        <w:r w:rsidR="00E336D1">
          <w:rPr>
            <w:rFonts w:ascii="Arial" w:eastAsia="Times New Roman" w:hAnsi="Arial" w:cs="Arial"/>
            <w:color w:val="000000"/>
            <w:kern w:val="0"/>
            <w14:ligatures w14:val="none"/>
          </w:rPr>
          <w:t>-</w:t>
        </w:r>
      </w:ins>
      <w:ins w:id="454" w:author="Reviewer" w:date="2026-06-03T09:08:00Z" w16du:dateUtc="2026-06-03T14:08:00Z">
        <w:r w:rsidR="00E336D1">
          <w:rPr>
            <w:rFonts w:ascii="Arial" w:eastAsia="Times New Roman" w:hAnsi="Arial" w:cs="Arial"/>
            <w:color w:val="000000"/>
            <w:kern w:val="0"/>
            <w14:ligatures w14:val="none"/>
          </w:rPr>
          <w:t xml:space="preserve">care considerations, and </w:t>
        </w:r>
      </w:ins>
      <w:ins w:id="455" w:author="Reviewer" w:date="2026-06-03T09:10:00Z" w16du:dateUtc="2026-06-03T14:10:00Z">
        <w:r w:rsidR="00E336D1">
          <w:rPr>
            <w:rFonts w:ascii="Arial" w:eastAsia="Times New Roman" w:hAnsi="Arial" w:cs="Arial"/>
            <w:color w:val="000000"/>
            <w:kern w:val="0"/>
            <w14:ligatures w14:val="none"/>
          </w:rPr>
          <w:t xml:space="preserve">the need for </w:t>
        </w:r>
      </w:ins>
      <w:ins w:id="456" w:author="Reviewer" w:date="2026-06-03T09:08:00Z" w16du:dateUtc="2026-06-03T14:08:00Z">
        <w:r w:rsidR="00E336D1">
          <w:rPr>
            <w:rFonts w:ascii="Arial" w:eastAsia="Times New Roman" w:hAnsi="Arial" w:cs="Arial"/>
            <w:color w:val="000000"/>
            <w:kern w:val="0"/>
            <w14:ligatures w14:val="none"/>
          </w:rPr>
          <w:t>repeated blood sampling</w:t>
        </w:r>
      </w:ins>
      <w:del w:id="457" w:author="Reviewer" w:date="2026-06-03T09:10:00Z" w16du:dateUtc="2026-06-03T14:10:00Z">
        <w:r w:rsidDel="00E336D1">
          <w:rPr>
            <w:rFonts w:ascii="Arial" w:eastAsia="Times New Roman" w:hAnsi="Arial" w:cs="Arial"/>
            <w:color w:val="000000"/>
            <w:kern w:val="0"/>
            <w14:ligatures w14:val="none"/>
          </w:rPr>
          <w:delText xml:space="preserve"> requirements</w:delText>
        </w:r>
      </w:del>
      <w:ins w:id="458" w:author="Reviewer" w:date="2026-06-03T09:09:00Z" w16du:dateUtc="2026-06-03T14:09:00Z">
        <w:r w:rsidR="00E336D1">
          <w:rPr>
            <w:rFonts w:ascii="Arial" w:eastAsia="Times New Roman" w:hAnsi="Arial" w:cs="Arial"/>
            <w:color w:val="000000"/>
            <w:kern w:val="0"/>
            <w14:ligatures w14:val="none"/>
          </w:rPr>
          <w:t xml:space="preserve">. Throughout the study, we monitored </w:t>
        </w:r>
      </w:ins>
      <w:ins w:id="459" w:author="Reviewer" w:date="2026-06-03T09:11:00Z" w16du:dateUtc="2026-06-03T14:11:00Z">
        <w:r w:rsidR="00E336D1">
          <w:rPr>
            <w:rFonts w:ascii="Arial" w:eastAsia="Times New Roman" w:hAnsi="Arial" w:cs="Arial"/>
            <w:color w:val="000000"/>
            <w:kern w:val="0"/>
            <w14:ligatures w14:val="none"/>
          </w:rPr>
          <w:t xml:space="preserve">the </w:t>
        </w:r>
      </w:ins>
      <w:ins w:id="460" w:author="Reviewer" w:date="2026-06-03T09:09:00Z" w16du:dateUtc="2026-06-03T14:09:00Z">
        <w:r w:rsidR="00E336D1">
          <w:rPr>
            <w:rFonts w:ascii="Arial" w:eastAsia="Times New Roman" w:hAnsi="Arial" w:cs="Arial"/>
            <w:color w:val="000000"/>
            <w:kern w:val="0"/>
            <w14:ligatures w14:val="none"/>
          </w:rPr>
          <w:t xml:space="preserve">fish daily </w:t>
        </w:r>
      </w:ins>
      <w:ins w:id="461" w:author="Reviewer" w:date="2026-06-03T09:11:00Z" w16du:dateUtc="2026-06-03T14:11:00Z">
        <w:r w:rsidR="00E336D1">
          <w:rPr>
            <w:rFonts w:ascii="Arial" w:eastAsia="Times New Roman" w:hAnsi="Arial" w:cs="Arial"/>
            <w:color w:val="000000"/>
            <w:kern w:val="0"/>
            <w14:ligatures w14:val="none"/>
          </w:rPr>
          <w:t>and did not feed</w:t>
        </w:r>
      </w:ins>
      <w:ins w:id="462" w:author="Reviewer" w:date="2026-06-03T09:09:00Z" w16du:dateUtc="2026-06-03T14:09:00Z">
        <w:r w:rsidR="00E336D1">
          <w:rPr>
            <w:rFonts w:ascii="Arial" w:eastAsia="Times New Roman" w:hAnsi="Arial" w:cs="Arial"/>
            <w:color w:val="000000"/>
            <w:kern w:val="0"/>
            <w14:ligatures w14:val="none"/>
          </w:rPr>
          <w:t xml:space="preserve"> </w:t>
        </w:r>
      </w:ins>
      <w:ins w:id="463" w:author="Reviewer" w:date="2026-06-03T09:11:00Z" w16du:dateUtc="2026-06-03T14:11:00Z">
        <w:r w:rsidR="00E336D1">
          <w:rPr>
            <w:rFonts w:ascii="Arial" w:eastAsia="Times New Roman" w:hAnsi="Arial" w:cs="Arial"/>
            <w:color w:val="000000"/>
            <w:kern w:val="0"/>
            <w14:ligatures w14:val="none"/>
          </w:rPr>
          <w:t xml:space="preserve">the </w:t>
        </w:r>
      </w:ins>
      <w:ins w:id="464" w:author="Reviewer" w:date="2026-06-03T09:09:00Z" w16du:dateUtc="2026-06-03T14:09:00Z">
        <w:r w:rsidR="00E336D1">
          <w:rPr>
            <w:rFonts w:ascii="Arial" w:eastAsia="Times New Roman" w:hAnsi="Arial" w:cs="Arial"/>
            <w:color w:val="000000"/>
            <w:kern w:val="0"/>
            <w14:ligatures w14:val="none"/>
          </w:rPr>
          <w:t>bass</w:t>
        </w:r>
      </w:ins>
      <w:ins w:id="465" w:author="Reviewer" w:date="2026-06-03T09:15:00Z" w16du:dateUtc="2026-06-03T14:15:00Z">
        <w:r w:rsidR="00D50113">
          <w:rPr>
            <w:rFonts w:ascii="Arial" w:eastAsia="Times New Roman" w:hAnsi="Arial" w:cs="Arial"/>
            <w:color w:val="000000"/>
            <w:kern w:val="0"/>
            <w14:ligatures w14:val="none"/>
          </w:rPr>
          <w:t xml:space="preserve"> </w:t>
        </w:r>
        <w:r w:rsidR="00D50113" w:rsidRPr="00D50113">
          <w:rPr>
            <w:rFonts w:ascii="Arial" w:eastAsia="Times New Roman" w:hAnsi="Arial" w:cs="Arial"/>
            <w:color w:val="000000"/>
            <w:kern w:val="0"/>
            <w14:ligatures w14:val="none"/>
          </w:rPr>
          <w:t>to minimize variation in physiological responses associated with differential feeding activity and digestion during repeated blood samplin</w:t>
        </w:r>
      </w:ins>
      <w:ins w:id="466" w:author="Reviewer" w:date="2026-06-03T09:16:00Z" w16du:dateUtc="2026-06-03T14:16:00Z">
        <w:r w:rsidR="00D50113">
          <w:rPr>
            <w:rFonts w:ascii="Arial" w:eastAsia="Times New Roman" w:hAnsi="Arial" w:cs="Arial"/>
            <w:color w:val="000000"/>
            <w:kern w:val="0"/>
            <w14:ligatures w14:val="none"/>
          </w:rPr>
          <w:t>g</w:t>
        </w:r>
      </w:ins>
      <w:del w:id="467" w:author="Reviewer" w:date="2026-06-03T09:09:00Z" w16du:dateUtc="2026-06-03T14:09:00Z">
        <w:r w:rsidR="00260B96" w:rsidDel="00E336D1">
          <w:rPr>
            <w:rFonts w:ascii="Arial" w:eastAsia="Times New Roman" w:hAnsi="Arial" w:cs="Arial"/>
            <w:color w:val="000000"/>
            <w:kern w:val="0"/>
            <w14:ligatures w14:val="none"/>
          </w:rPr>
          <w:delText xml:space="preserve"> manageable</w:delText>
        </w:r>
      </w:del>
      <w:r w:rsidR="0056648E">
        <w:rPr>
          <w:rFonts w:ascii="Arial" w:eastAsia="Times New Roman" w:hAnsi="Arial" w:cs="Arial"/>
          <w:color w:val="000000"/>
          <w:kern w:val="0"/>
          <w14:ligatures w14:val="none"/>
        </w:rPr>
        <w:t>.</w:t>
      </w:r>
    </w:p>
    <w:p w14:paraId="6724759E" w14:textId="77777777" w:rsidR="0056648E" w:rsidRPr="0056648E" w:rsidRDefault="0056648E" w:rsidP="0056648E">
      <w:pPr>
        <w:spacing w:line="480" w:lineRule="auto"/>
        <w:rPr>
          <w:rFonts w:ascii="Arial" w:eastAsia="Times New Roman" w:hAnsi="Arial" w:cs="Arial"/>
          <w:color w:val="000000"/>
          <w:kern w:val="0"/>
          <w14:ligatures w14:val="none"/>
        </w:rPr>
      </w:pPr>
    </w:p>
    <w:p w14:paraId="1C984039" w14:textId="0617015D"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2.2</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Experimental Timeline</w:t>
      </w:r>
    </w:p>
    <w:p w14:paraId="779963B3" w14:textId="0BD72CC1"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Our study </w:t>
      </w:r>
      <w:r w:rsidR="007A6340">
        <w:rPr>
          <w:rFonts w:ascii="Arial" w:eastAsia="Times New Roman" w:hAnsi="Arial" w:cs="Arial"/>
          <w:color w:val="000000"/>
          <w:kern w:val="0"/>
          <w14:ligatures w14:val="none"/>
        </w:rPr>
        <w:t>la</w:t>
      </w:r>
      <w:r w:rsidRPr="00122893">
        <w:rPr>
          <w:rFonts w:ascii="Arial" w:eastAsia="Times New Roman" w:hAnsi="Arial" w:cs="Arial"/>
          <w:color w:val="000000"/>
          <w:kern w:val="0"/>
          <w14:ligatures w14:val="none"/>
        </w:rPr>
        <w:t xml:space="preserve">sted 22 days (Figure 2). On day 1, the Louisiana Department of Wildlife and Fisheries (LDWF) supplied bass collected </w:t>
      </w:r>
      <w:r w:rsidR="007A6340">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boat electrofishing from holding ponds at the Huey P. Long Fish Hatchery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Lacombe, Louisiana, USA. LDWF </w:t>
      </w:r>
      <w:ins w:id="468" w:author="Reviewer" w:date="2026-06-03T09:54:00Z" w16du:dateUtc="2026-06-03T14:54:00Z">
        <w:r w:rsidR="002B4533">
          <w:rPr>
            <w:rFonts w:ascii="Arial" w:eastAsia="Times New Roman" w:hAnsi="Arial" w:cs="Arial"/>
            <w:color w:val="000000"/>
            <w:kern w:val="0"/>
            <w14:ligatures w14:val="none"/>
          </w:rPr>
          <w:t xml:space="preserve">employees </w:t>
        </w:r>
      </w:ins>
      <w:r w:rsidR="007A6340">
        <w:rPr>
          <w:rFonts w:ascii="Arial" w:eastAsia="Times New Roman" w:hAnsi="Arial" w:cs="Arial"/>
          <w:color w:val="000000"/>
          <w:kern w:val="0"/>
          <w14:ligatures w14:val="none"/>
        </w:rPr>
        <w:t>prompt</w:t>
      </w:r>
      <w:r w:rsidRPr="00122893">
        <w:rPr>
          <w:rFonts w:ascii="Arial" w:eastAsia="Times New Roman" w:hAnsi="Arial" w:cs="Arial"/>
          <w:color w:val="000000"/>
          <w:kern w:val="0"/>
          <w14:ligatures w14:val="none"/>
        </w:rPr>
        <w:t xml:space="preserve">ly </w:t>
      </w:r>
      <w:r w:rsidR="00260B96">
        <w:rPr>
          <w:rFonts w:ascii="Arial" w:eastAsia="Times New Roman" w:hAnsi="Arial" w:cs="Arial"/>
          <w:color w:val="000000"/>
          <w:kern w:val="0"/>
          <w14:ligatures w14:val="none"/>
        </w:rPr>
        <w:t>transported</w:t>
      </w:r>
      <w:r w:rsidRPr="00122893">
        <w:rPr>
          <w:rFonts w:ascii="Arial" w:eastAsia="Times New Roman" w:hAnsi="Arial" w:cs="Arial"/>
          <w:color w:val="000000"/>
          <w:kern w:val="0"/>
          <w14:ligatures w14:val="none"/>
        </w:rPr>
        <w:t xml:space="preserve"> the </w:t>
      </w:r>
      <w:r w:rsidR="00260B96">
        <w:rPr>
          <w:rFonts w:ascii="Arial" w:eastAsia="Times New Roman" w:hAnsi="Arial" w:cs="Arial"/>
          <w:color w:val="000000"/>
          <w:kern w:val="0"/>
          <w14:ligatures w14:val="none"/>
        </w:rPr>
        <w:t>fish</w:t>
      </w:r>
      <w:r w:rsidRPr="00122893">
        <w:rPr>
          <w:rFonts w:ascii="Arial" w:eastAsia="Times New Roman" w:hAnsi="Arial" w:cs="Arial"/>
          <w:color w:val="000000"/>
          <w:kern w:val="0"/>
          <w14:ligatures w14:val="none"/>
        </w:rPr>
        <w:t xml:space="preserve"> in </w:t>
      </w:r>
      <w:r w:rsidR="00260B96">
        <w:rPr>
          <w:rFonts w:ascii="Arial" w:eastAsia="Times New Roman" w:hAnsi="Arial" w:cs="Arial"/>
          <w:color w:val="000000"/>
          <w:kern w:val="0"/>
          <w14:ligatures w14:val="none"/>
        </w:rPr>
        <w:t>an</w:t>
      </w:r>
      <w:r w:rsidRPr="00122893">
        <w:rPr>
          <w:rFonts w:ascii="Arial" w:eastAsia="Times New Roman" w:hAnsi="Arial" w:cs="Arial"/>
          <w:color w:val="000000"/>
          <w:kern w:val="0"/>
          <w14:ligatures w14:val="none"/>
        </w:rPr>
        <w:t xml:space="preserve"> aerated livewell to Southeastern Louisiana University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Hammond, Louisiana, USA. </w:t>
      </w:r>
      <w:r w:rsidR="007A6340">
        <w:rPr>
          <w:rFonts w:ascii="Arial" w:eastAsia="Times New Roman" w:hAnsi="Arial" w:cs="Arial"/>
          <w:color w:val="000000"/>
          <w:kern w:val="0"/>
          <w14:ligatures w14:val="none"/>
        </w:rPr>
        <w:t>Upo</w:t>
      </w:r>
      <w:r w:rsidRPr="00122893">
        <w:rPr>
          <w:rFonts w:ascii="Arial" w:eastAsia="Times New Roman" w:hAnsi="Arial" w:cs="Arial"/>
          <w:color w:val="000000"/>
          <w:kern w:val="0"/>
          <w14:ligatures w14:val="none"/>
        </w:rPr>
        <w:t>n arrival, we recorded</w:t>
      </w:r>
      <w:r w:rsidR="007A6340">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total length (TL) and weight (</w:t>
      </w:r>
      <w:proofErr w:type="spellStart"/>
      <w:r w:rsidRPr="00122893">
        <w:rPr>
          <w:rFonts w:ascii="Arial" w:eastAsia="Times New Roman" w:hAnsi="Arial" w:cs="Arial"/>
          <w:color w:val="000000"/>
          <w:kern w:val="0"/>
          <w14:ligatures w14:val="none"/>
        </w:rPr>
        <w:t>Wt</w:t>
      </w:r>
      <w:proofErr w:type="spellEnd"/>
      <w:r w:rsidRPr="00122893">
        <w:rPr>
          <w:rFonts w:ascii="Arial" w:eastAsia="Times New Roman" w:hAnsi="Arial" w:cs="Arial"/>
          <w:color w:val="000000"/>
          <w:kern w:val="0"/>
          <w14:ligatures w14:val="none"/>
        </w:rPr>
        <w:t>) of 15 bass</w:t>
      </w:r>
      <w:r w:rsidR="00260B96">
        <w:rPr>
          <w:rFonts w:ascii="Arial" w:eastAsia="Times New Roman" w:hAnsi="Arial" w:cs="Arial"/>
          <w:color w:val="000000"/>
          <w:kern w:val="0"/>
          <w14:ligatures w14:val="none"/>
        </w:rPr>
        <w:t xml:space="preserve"> and placed each individual into </w:t>
      </w:r>
      <w:del w:id="469" w:author="Reviewer" w:date="2026-06-03T09:55:00Z" w16du:dateUtc="2026-06-03T14:55:00Z">
        <w:r w:rsidR="00260B96" w:rsidDel="002B4533">
          <w:rPr>
            <w:rFonts w:ascii="Arial" w:eastAsia="Times New Roman" w:hAnsi="Arial" w:cs="Arial"/>
            <w:color w:val="000000"/>
            <w:kern w:val="0"/>
            <w14:ligatures w14:val="none"/>
          </w:rPr>
          <w:delText xml:space="preserve">its </w:delText>
        </w:r>
      </w:del>
      <w:ins w:id="470" w:author="Reviewer" w:date="2026-06-03T09:55:00Z" w16du:dateUtc="2026-06-03T14:55:00Z">
        <w:r w:rsidR="002B4533">
          <w:rPr>
            <w:rFonts w:ascii="Arial" w:eastAsia="Times New Roman" w:hAnsi="Arial" w:cs="Arial"/>
            <w:color w:val="000000"/>
            <w:kern w:val="0"/>
            <w14:ligatures w14:val="none"/>
          </w:rPr>
          <w:t xml:space="preserve">their </w:t>
        </w:r>
      </w:ins>
      <w:r w:rsidR="00260B96">
        <w:rPr>
          <w:rFonts w:ascii="Arial" w:eastAsia="Times New Roman" w:hAnsi="Arial" w:cs="Arial"/>
          <w:color w:val="000000"/>
          <w:kern w:val="0"/>
          <w14:ligatures w14:val="none"/>
        </w:rPr>
        <w:t xml:space="preserve">assigned tank </w:t>
      </w:r>
      <w:r w:rsidRPr="00122893">
        <w:rPr>
          <w:rFonts w:ascii="Arial" w:eastAsia="Times New Roman" w:hAnsi="Arial" w:cs="Arial"/>
          <w:color w:val="000000"/>
          <w:kern w:val="0"/>
          <w14:ligatures w14:val="none"/>
        </w:rPr>
        <w:t xml:space="preserve">(aquaculture design described </w:t>
      </w:r>
      <w:del w:id="471" w:author="Reviewer" w:date="2026-06-03T09:51:00Z" w16du:dateUtc="2026-06-03T14:51:00Z">
        <w:r w:rsidRPr="00122893" w:rsidDel="002B4533">
          <w:rPr>
            <w:rFonts w:ascii="Arial" w:eastAsia="Times New Roman" w:hAnsi="Arial" w:cs="Arial"/>
            <w:color w:val="000000"/>
            <w:kern w:val="0"/>
            <w14:ligatures w14:val="none"/>
          </w:rPr>
          <w:delText>above</w:delText>
        </w:r>
      </w:del>
      <w:ins w:id="472" w:author="Reviewer" w:date="2026-06-03T09:51:00Z" w16du:dateUtc="2026-06-03T14:51:00Z">
        <w:r w:rsidR="002B4533">
          <w:rPr>
            <w:rFonts w:ascii="Arial" w:eastAsia="Times New Roman" w:hAnsi="Arial" w:cs="Arial"/>
            <w:color w:val="000000"/>
            <w:kern w:val="0"/>
            <w14:ligatures w14:val="none"/>
          </w:rPr>
          <w:t xml:space="preserve">in the </w:t>
        </w:r>
        <w:r w:rsidR="002B4533">
          <w:rPr>
            <w:rFonts w:ascii="Arial" w:eastAsia="Times New Roman" w:hAnsi="Arial" w:cs="Arial"/>
            <w:i/>
            <w:iCs/>
            <w:color w:val="000000"/>
            <w:kern w:val="0"/>
            <w14:ligatures w14:val="none"/>
          </w:rPr>
          <w:t xml:space="preserve">Aquaculture Tank Design </w:t>
        </w:r>
        <w:r w:rsidR="002B4533">
          <w:rPr>
            <w:rFonts w:ascii="Arial" w:eastAsia="Times New Roman" w:hAnsi="Arial" w:cs="Arial"/>
            <w:color w:val="000000"/>
            <w:kern w:val="0"/>
            <w14:ligatures w14:val="none"/>
          </w:rPr>
          <w:t>section above</w:t>
        </w:r>
      </w:ins>
      <w:r w:rsidRPr="00122893">
        <w:rPr>
          <w:rFonts w:ascii="Arial" w:eastAsia="Times New Roman" w:hAnsi="Arial" w:cs="Arial"/>
          <w:color w:val="000000"/>
          <w:kern w:val="0"/>
          <w14:ligatures w14:val="none"/>
        </w:rPr>
        <w:t xml:space="preserve">; Figure 2). </w:t>
      </w:r>
    </w:p>
    <w:p w14:paraId="7DB6CB5A" w14:textId="21445112" w:rsidR="00991BBD" w:rsidRDefault="00260B96"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e allowed</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the fish to </w:t>
      </w:r>
      <w:r w:rsidR="00292FF5" w:rsidRPr="00122893">
        <w:rPr>
          <w:rFonts w:ascii="Arial" w:eastAsia="Times New Roman" w:hAnsi="Arial" w:cs="Arial"/>
          <w:color w:val="000000"/>
          <w:kern w:val="0"/>
          <w14:ligatures w14:val="none"/>
        </w:rPr>
        <w:t>acclimat</w:t>
      </w:r>
      <w:r>
        <w:rPr>
          <w:rFonts w:ascii="Arial" w:eastAsia="Times New Roman" w:hAnsi="Arial" w:cs="Arial"/>
          <w:color w:val="000000"/>
          <w:kern w:val="0"/>
          <w14:ligatures w14:val="none"/>
        </w:rPr>
        <w:t>e for two days (days 1-2)</w:t>
      </w:r>
      <w:r w:rsidR="00292FF5" w:rsidRPr="00122893">
        <w:rPr>
          <w:rFonts w:ascii="Arial" w:eastAsia="Times New Roman" w:hAnsi="Arial" w:cs="Arial"/>
          <w:color w:val="000000"/>
          <w:kern w:val="0"/>
          <w14:ligatures w14:val="none"/>
        </w:rPr>
        <w:t>. On day 3, we collected the first blood sample from the caudal vein of each fish within 3 minutes of handling</w:t>
      </w:r>
      <w:r w:rsidR="00D73773">
        <w:rPr>
          <w:rFonts w:ascii="Arial" w:eastAsia="Times New Roman" w:hAnsi="Arial" w:cs="Arial"/>
          <w:color w:val="000000"/>
          <w:kern w:val="0"/>
          <w14:ligatures w14:val="none"/>
        </w:rPr>
        <w:t xml:space="preserve"> without anesthetics</w:t>
      </w:r>
      <w:r w:rsidR="00292FF5" w:rsidRPr="00122893">
        <w:rPr>
          <w:rFonts w:ascii="Arial" w:eastAsia="Times New Roman" w:hAnsi="Arial" w:cs="Arial"/>
          <w:color w:val="000000"/>
          <w:kern w:val="0"/>
          <w14:ligatures w14:val="none"/>
        </w:rPr>
        <w:t>—minimizing any effect of newly induced anthropogenic stress</w:t>
      </w:r>
      <w:r w:rsidR="00D73773">
        <w:rPr>
          <w:rFonts w:ascii="Arial" w:eastAsia="Times New Roman" w:hAnsi="Arial" w:cs="Arial"/>
          <w:color w:val="000000"/>
          <w:kern w:val="0"/>
          <w14:ligatures w14:val="none"/>
        </w:rPr>
        <w:t xml:space="preserve"> </w:t>
      </w:r>
      <w:r w:rsidR="000430F0">
        <w:rPr>
          <w:rFonts w:ascii="Arial" w:eastAsia="Times New Roman" w:hAnsi="Arial" w:cs="Arial"/>
          <w:color w:val="000000"/>
          <w:kern w:val="0"/>
          <w14:ligatures w14:val="none"/>
        </w:rPr>
        <w:fldChar w:fldCharType="begin"/>
      </w:r>
      <w:r w:rsidR="000430F0">
        <w:rPr>
          <w:rFonts w:ascii="Arial" w:eastAsia="Times New Roman" w:hAnsi="Arial" w:cs="Arial"/>
          <w:color w:val="000000"/>
          <w:kern w:val="0"/>
          <w14:ligatures w14:val="none"/>
        </w:rPr>
        <w:instrText xml:space="preserve"> ADDIN ZOTERO_ITEM CSL_CITATION {"citationID":"qil1WWCk","properties":{"formattedCitation":"(Davis, 2005; Lawrence {\\i{}et al.}, 2020)","plainCitation":"(Davis, 2005; Lawrence et al., 2020)","noteIndex":0},"citationItems":[{"id":576,"uris":["http://zotero.org/users/4161640/items/NZMG4HF6"],"itemData":{"id":576,"type":"article-journal","container-title":"Journal of Field Ornithology","issue":"4","journalAbbreviation":"J. Field Ornithol.","note":"publisher: BioOne","page":"334–338","title":"Effect of handling time and repeated sampling on avian white blood cell counts","volume":"76","author":[{"family":"Davis","given":"Andrew K"}],"issued":{"date-parts":[["2005"]]}}},{"id":575,"uris":["http://zotero.org/users/4161640/items/H2D4U4NH"],"itemData":{"id":575,"type":"article-journal","container-title":"Journal of Fish Biology","issue":"1","journalAbbreviation":"J Fish Biol","note":"publisher: Wiley Online Library","page":"4–15","title":"Best practices for non-lethal blood sampling of fish via the caudal vasculature","volume":"97","author":[{"family":"Lawrence","given":"Michael J"},{"family":"Raby","given":"Graham D"},{"family":"Teffer","given":"Amy K"},{"family":"Jeffries","given":"Ken M"},{"family":"Danylchuk","given":"Andy J"},{"family":"Eliason","given":"Erika J"},{"family":"Hasler","given":"Caleb T"},{"family":"Clark","given":"Timothy D"},{"family":"Cooke","given":"Steven J"}],"issued":{"date-parts":[["2020"]]}}}],"schema":"https://github.com/citation-style-language/schema/raw/master/csl-citation.json"} </w:instrText>
      </w:r>
      <w:r w:rsidR="000430F0">
        <w:rPr>
          <w:rFonts w:ascii="Arial" w:eastAsia="Times New Roman" w:hAnsi="Arial" w:cs="Arial"/>
          <w:color w:val="000000"/>
          <w:kern w:val="0"/>
          <w14:ligatures w14:val="none"/>
        </w:rPr>
        <w:fldChar w:fldCharType="separate"/>
      </w:r>
      <w:r w:rsidR="000430F0" w:rsidRPr="000430F0">
        <w:rPr>
          <w:rFonts w:ascii="Arial" w:hAnsi="Arial" w:cs="Arial"/>
          <w:color w:val="000000"/>
          <w:kern w:val="0"/>
        </w:rPr>
        <w:t xml:space="preserve">(Davis, 2005; Lawrence </w:t>
      </w:r>
      <w:r w:rsidR="000430F0" w:rsidRPr="000430F0">
        <w:rPr>
          <w:rFonts w:ascii="Arial" w:hAnsi="Arial" w:cs="Arial"/>
          <w:i/>
          <w:iCs/>
          <w:color w:val="000000"/>
          <w:kern w:val="0"/>
        </w:rPr>
        <w:t>et al.</w:t>
      </w:r>
      <w:r w:rsidR="000430F0" w:rsidRPr="000430F0">
        <w:rPr>
          <w:rFonts w:ascii="Arial" w:hAnsi="Arial" w:cs="Arial"/>
          <w:color w:val="000000"/>
          <w:kern w:val="0"/>
        </w:rPr>
        <w:t>, 2020)</w:t>
      </w:r>
      <w:r w:rsidR="000430F0">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—using a 1 mL syringe and </w:t>
      </w:r>
      <w:r w:rsidR="007A6340">
        <w:rPr>
          <w:rFonts w:ascii="Arial" w:eastAsia="Times New Roman" w:hAnsi="Arial" w:cs="Arial"/>
          <w:color w:val="000000"/>
          <w:kern w:val="0"/>
          <w14:ligatures w14:val="none"/>
        </w:rPr>
        <w:t xml:space="preserve">a </w:t>
      </w:r>
      <w:r w:rsidR="0045522C" w:rsidRPr="00122893">
        <w:rPr>
          <w:rFonts w:ascii="Arial" w:eastAsia="Times New Roman" w:hAnsi="Arial" w:cs="Arial"/>
          <w:color w:val="000000"/>
          <w:kern w:val="0"/>
          <w14:ligatures w14:val="none"/>
        </w:rPr>
        <w:t>25-gauge</w:t>
      </w:r>
      <w:r w:rsidR="00292FF5" w:rsidRPr="00122893">
        <w:rPr>
          <w:rFonts w:ascii="Arial" w:eastAsia="Times New Roman" w:hAnsi="Arial" w:cs="Arial"/>
          <w:color w:val="000000"/>
          <w:kern w:val="0"/>
          <w14:ligatures w14:val="none"/>
        </w:rPr>
        <w:t xml:space="preserve"> needle</w:t>
      </w:r>
      <w:r w:rsidR="007A6340">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then</w:t>
      </w:r>
      <w:r w:rsidR="00292FF5" w:rsidRPr="00122893">
        <w:rPr>
          <w:rFonts w:ascii="Arial" w:eastAsia="Times New Roman" w:hAnsi="Arial" w:cs="Arial"/>
          <w:color w:val="000000"/>
          <w:kern w:val="0"/>
          <w14:ligatures w14:val="none"/>
        </w:rPr>
        <w:t xml:space="preserve"> re-recorded TL and Wt. On day 8,</w:t>
      </w:r>
      <w:r>
        <w:rPr>
          <w:rFonts w:ascii="Arial" w:eastAsia="Times New Roman" w:hAnsi="Arial" w:cs="Arial"/>
          <w:color w:val="000000"/>
          <w:kern w:val="0"/>
          <w14:ligatures w14:val="none"/>
        </w:rPr>
        <w:t xml:space="preserve"> we completed partial water changes 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all</w:t>
      </w:r>
      <w:r w:rsidR="007A6340">
        <w:rPr>
          <w:rFonts w:ascii="Arial" w:eastAsia="Times New Roman" w:hAnsi="Arial" w:cs="Arial"/>
          <w:color w:val="000000"/>
          <w:kern w:val="0"/>
          <w14:ligatures w14:val="none"/>
        </w:rPr>
        <w:t xml:space="preserve"> tank</w:t>
      </w:r>
      <w:r>
        <w:rPr>
          <w:rFonts w:ascii="Arial" w:eastAsia="Times New Roman" w:hAnsi="Arial" w:cs="Arial"/>
          <w:color w:val="000000"/>
          <w:kern w:val="0"/>
          <w14:ligatures w14:val="none"/>
        </w:rPr>
        <w:t>s</w:t>
      </w:r>
      <w:r w:rsidR="00292FF5"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lastRenderedPageBreak/>
        <w:t>using a DEKO Tools water pump (model CSP9028) to maintain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water quality</w:t>
      </w:r>
      <w:r w:rsidR="00292FF5" w:rsidRPr="00122893">
        <w:rPr>
          <w:rFonts w:ascii="Arial" w:eastAsia="Times New Roman" w:hAnsi="Arial" w:cs="Arial"/>
          <w:color w:val="000000"/>
          <w:kern w:val="0"/>
          <w14:ligatures w14:val="none"/>
        </w:rPr>
        <w:t xml:space="preserve">. </w:t>
      </w:r>
      <w:ins w:id="473" w:author="Reviewer" w:date="2026-06-03T09:56:00Z" w16du:dateUtc="2026-06-03T14:56:00Z">
        <w:r w:rsidR="002B4533">
          <w:rPr>
            <w:rFonts w:ascii="Arial" w:eastAsia="Times New Roman" w:hAnsi="Arial" w:cs="Arial"/>
            <w:color w:val="000000"/>
            <w:kern w:val="0"/>
            <w14:ligatures w14:val="none"/>
          </w:rPr>
          <w:t xml:space="preserve">We did not conduct </w:t>
        </w:r>
      </w:ins>
      <w:ins w:id="474" w:author="Reviewer" w:date="2026-06-03T09:57:00Z" w16du:dateUtc="2026-06-03T14:57:00Z">
        <w:r w:rsidR="002B4533">
          <w:rPr>
            <w:rFonts w:ascii="Arial" w:eastAsia="Times New Roman" w:hAnsi="Arial" w:cs="Arial"/>
            <w:color w:val="000000"/>
            <w:kern w:val="0"/>
            <w14:ligatures w14:val="none"/>
          </w:rPr>
          <w:t xml:space="preserve">any </w:t>
        </w:r>
      </w:ins>
      <w:ins w:id="475" w:author="Reviewer" w:date="2026-06-03T09:56:00Z" w16du:dateUtc="2026-06-03T14:56:00Z">
        <w:r w:rsidR="002B4533">
          <w:rPr>
            <w:rFonts w:ascii="Arial" w:eastAsia="Times New Roman" w:hAnsi="Arial" w:cs="Arial"/>
            <w:color w:val="000000"/>
            <w:kern w:val="0"/>
            <w14:ligatures w14:val="none"/>
          </w:rPr>
          <w:t>additional water changes following contaminant introduction.</w:t>
        </w:r>
      </w:ins>
    </w:p>
    <w:p w14:paraId="6B3968C2" w14:textId="614134E4"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To examine </w:t>
      </w:r>
      <w:r w:rsidR="007A6340">
        <w:rPr>
          <w:rFonts w:ascii="Arial" w:eastAsia="Times New Roman" w:hAnsi="Arial" w:cs="Arial"/>
          <w:color w:val="000000"/>
          <w:kern w:val="0"/>
          <w14:ligatures w14:val="none"/>
        </w:rPr>
        <w:t>whether</w:t>
      </w:r>
      <w:r w:rsidRPr="00122893">
        <w:rPr>
          <w:rFonts w:ascii="Arial" w:eastAsia="Times New Roman" w:hAnsi="Arial" w:cs="Arial"/>
          <w:color w:val="000000"/>
          <w:kern w:val="0"/>
          <w14:ligatures w14:val="none"/>
        </w:rPr>
        <w:t xml:space="preserve"> differing levels of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alter</w:t>
      </w:r>
      <w:ins w:id="476" w:author="Reviewer" w:date="2026-06-03T09:57:00Z" w16du:dateUtc="2026-06-03T14:57:00Z">
        <w:r w:rsidR="002B4533">
          <w:rPr>
            <w:rFonts w:ascii="Arial" w:eastAsia="Times New Roman" w:hAnsi="Arial" w:cs="Arial"/>
            <w:color w:val="000000"/>
            <w:kern w:val="0"/>
            <w14:ligatures w14:val="none"/>
          </w:rPr>
          <w:t>ed</w:t>
        </w:r>
      </w:ins>
      <w:r w:rsidRPr="00122893">
        <w:rPr>
          <w:rFonts w:ascii="Arial" w:eastAsia="Times New Roman" w:hAnsi="Arial" w:cs="Arial"/>
          <w:color w:val="000000"/>
          <w:kern w:val="0"/>
          <w14:ligatures w14:val="none"/>
        </w:rPr>
        <w:t xml:space="preserve"> baseline NLR</w:t>
      </w:r>
      <w:del w:id="477" w:author="Reviewer" w:date="2026-06-03T10:00:00Z" w16du:dateUtc="2026-06-03T15:00:00Z">
        <w:r w:rsidRPr="00122893" w:rsidDel="002B4533">
          <w:rPr>
            <w:rFonts w:ascii="Arial" w:eastAsia="Times New Roman" w:hAnsi="Arial" w:cs="Arial"/>
            <w:color w:val="000000"/>
            <w:kern w:val="0"/>
            <w14:ligatures w14:val="none"/>
          </w:rPr>
          <w:delText xml:space="preserve"> (objective 1)</w:delText>
        </w:r>
      </w:del>
      <w:r w:rsidRPr="00122893">
        <w:rPr>
          <w:rFonts w:ascii="Arial" w:eastAsia="Times New Roman" w:hAnsi="Arial" w:cs="Arial"/>
          <w:color w:val="000000"/>
          <w:kern w:val="0"/>
          <w14:ligatures w14:val="none"/>
        </w:rPr>
        <w:t xml:space="preserve">, we applied low and high </w:t>
      </w:r>
      <w:r w:rsidR="007A6340">
        <w:rPr>
          <w:rFonts w:ascii="Arial" w:eastAsia="Times New Roman" w:hAnsi="Arial" w:cs="Arial"/>
          <w:color w:val="000000"/>
          <w:kern w:val="0"/>
          <w14:ligatures w14:val="none"/>
        </w:rPr>
        <w:t xml:space="preserve">concentrations of </w:t>
      </w:r>
      <w:r w:rsidRPr="00122893">
        <w:rPr>
          <w:rFonts w:ascii="Arial" w:eastAsia="Times New Roman" w:hAnsi="Arial" w:cs="Arial"/>
          <w:color w:val="000000"/>
          <w:kern w:val="0"/>
          <w14:ligatures w14:val="none"/>
        </w:rPr>
        <w:t xml:space="preserve">Cd (0.034 ppm and 0.34 ppm, respectively)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(3.4 mg/L and 34 mg/L, respectively; Sigma Aldrich, Darmstadt, Germany</w:t>
      </w:r>
      <w:r w:rsidR="000430F0">
        <w:rPr>
          <w:rFonts w:ascii="Arial" w:eastAsia="Times New Roman" w:hAnsi="Arial" w:cs="Arial"/>
          <w:color w:val="000000"/>
          <w:kern w:val="0"/>
          <w14:ligatures w14:val="none"/>
        </w:rPr>
        <w:t>, CAS No. 2706-90-3, CF</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(CF</w:t>
      </w:r>
      <w:r w:rsidR="000430F0">
        <w:rPr>
          <w:rFonts w:ascii="Arial" w:eastAsia="Times New Roman" w:hAnsi="Arial" w:cs="Arial"/>
          <w:color w:val="000000"/>
          <w:kern w:val="0"/>
          <w:vertAlign w:val="subscript"/>
          <w14:ligatures w14:val="none"/>
        </w:rPr>
        <w:t>2</w:t>
      </w:r>
      <w:r w:rsidR="000430F0">
        <w:rPr>
          <w:rFonts w:ascii="Arial" w:eastAsia="Times New Roman" w:hAnsi="Arial" w:cs="Arial"/>
          <w:color w:val="000000"/>
          <w:kern w:val="0"/>
          <w14:ligatures w14:val="none"/>
        </w:rPr>
        <w:t>)</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COOH</w:t>
      </w:r>
      <w:r w:rsidR="000430F0" w:rsidRPr="00E3298F">
        <w:rPr>
          <w:rFonts w:ascii="Arial" w:eastAsia="Times New Roman" w:hAnsi="Arial" w:cs="Arial"/>
          <w:color w:val="000000"/>
          <w:kern w:val="0"/>
          <w:vertAlign w:val="subscript"/>
          <w14:ligatures w14:val="none"/>
        </w:rPr>
        <w:softHyphen/>
      </w:r>
      <w:r w:rsidR="000430F0" w:rsidRPr="00E3298F">
        <w:rPr>
          <w:rFonts w:ascii="Arial" w:eastAsia="Times New Roman" w:hAnsi="Arial" w:cs="Arial"/>
          <w:color w:val="000000"/>
          <w:kern w:val="0"/>
          <w14:ligatures w14:val="none"/>
        </w:rPr>
        <w:softHyphen/>
      </w:r>
      <w:r w:rsidRPr="00122893">
        <w:rPr>
          <w:rFonts w:ascii="Arial" w:eastAsia="Times New Roman" w:hAnsi="Arial" w:cs="Arial"/>
          <w:color w:val="000000"/>
          <w:kern w:val="0"/>
          <w14:ligatures w14:val="none"/>
        </w:rPr>
        <w:t xml:space="preserve">) directly to </w:t>
      </w:r>
      <w:r w:rsidR="007A6340">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 xml:space="preserve">water on day 10, while the control tanks </w:t>
      </w:r>
      <w:r w:rsidR="007A6340">
        <w:rPr>
          <w:rFonts w:ascii="Arial" w:eastAsia="Times New Roman" w:hAnsi="Arial" w:cs="Arial"/>
          <w:color w:val="000000"/>
          <w:kern w:val="0"/>
          <w14:ligatures w14:val="none"/>
        </w:rPr>
        <w:t>remained</w:t>
      </w:r>
      <w:r w:rsidRPr="00122893">
        <w:rPr>
          <w:rFonts w:ascii="Arial" w:eastAsia="Times New Roman" w:hAnsi="Arial" w:cs="Arial"/>
          <w:color w:val="000000"/>
          <w:kern w:val="0"/>
          <w14:ligatures w14:val="none"/>
        </w:rPr>
        <w:t xml:space="preserve"> undisturbed.</w:t>
      </w:r>
      <w:ins w:id="478" w:author="Reviewer" w:date="2026-06-03T10:01:00Z" w16du:dateUtc="2026-06-03T15:01:00Z">
        <w:r w:rsidR="00DA3D67">
          <w:rPr>
            <w:rFonts w:ascii="Arial" w:eastAsia="Times New Roman" w:hAnsi="Arial" w:cs="Arial"/>
            <w:color w:val="000000"/>
            <w:kern w:val="0"/>
            <w14:ligatures w14:val="none"/>
          </w:rPr>
          <w:t xml:space="preserve"> We dissolved both compounds directly into tank water</w:t>
        </w:r>
      </w:ins>
      <w:ins w:id="479" w:author="Reviewer" w:date="2026-06-03T10:02:00Z" w16du:dateUtc="2026-06-03T15:02:00Z">
        <w:r w:rsidR="00DA3D67">
          <w:rPr>
            <w:rFonts w:ascii="Arial" w:eastAsia="Times New Roman" w:hAnsi="Arial" w:cs="Arial"/>
            <w:color w:val="000000"/>
            <w:kern w:val="0"/>
            <w14:ligatures w14:val="none"/>
          </w:rPr>
          <w:t xml:space="preserve"> without the use of a carrier solvent; therefore, a solvent control was unnecessary. We analytically verified the </w:t>
        </w:r>
      </w:ins>
      <w:ins w:id="480" w:author="Reviewer" w:date="2026-06-03T10:14:00Z" w16du:dateUtc="2026-06-03T15:14:00Z">
        <w:r w:rsidR="00250EBB">
          <w:rPr>
            <w:rFonts w:ascii="Arial" w:eastAsia="Times New Roman" w:hAnsi="Arial" w:cs="Arial"/>
            <w:color w:val="000000"/>
            <w:kern w:val="0"/>
            <w14:ligatures w14:val="none"/>
          </w:rPr>
          <w:t xml:space="preserve">masses of </w:t>
        </w:r>
      </w:ins>
      <w:ins w:id="481" w:author="Reviewer" w:date="2026-06-03T10:02:00Z" w16du:dateUtc="2026-06-03T15:02:00Z">
        <w:r w:rsidR="00DA3D67">
          <w:rPr>
            <w:rFonts w:ascii="Arial" w:eastAsia="Times New Roman" w:hAnsi="Arial" w:cs="Arial"/>
            <w:color w:val="000000"/>
            <w:kern w:val="0"/>
            <w14:ligatures w14:val="none"/>
          </w:rPr>
          <w:t xml:space="preserve">Cd and </w:t>
        </w:r>
        <w:proofErr w:type="spellStart"/>
        <w:r w:rsidR="00DA3D67">
          <w:rPr>
            <w:rFonts w:ascii="Arial" w:eastAsia="Times New Roman" w:hAnsi="Arial" w:cs="Arial"/>
            <w:color w:val="000000"/>
            <w:kern w:val="0"/>
            <w14:ligatures w14:val="none"/>
          </w:rPr>
          <w:t>PFPeA</w:t>
        </w:r>
        <w:proofErr w:type="spellEnd"/>
        <w:r w:rsidR="00DA3D67">
          <w:rPr>
            <w:rFonts w:ascii="Arial" w:eastAsia="Times New Roman" w:hAnsi="Arial" w:cs="Arial"/>
            <w:color w:val="000000"/>
            <w:kern w:val="0"/>
            <w14:ligatures w14:val="none"/>
          </w:rPr>
          <w:t xml:space="preserve"> added to each tank to ensure consistent nominal concentrations a</w:t>
        </w:r>
      </w:ins>
      <w:ins w:id="482" w:author="Reviewer" w:date="2026-06-03T10:03:00Z" w16du:dateUtc="2026-06-03T15:03:00Z">
        <w:r w:rsidR="00DA3D67">
          <w:rPr>
            <w:rFonts w:ascii="Arial" w:eastAsia="Times New Roman" w:hAnsi="Arial" w:cs="Arial"/>
            <w:color w:val="000000"/>
            <w:kern w:val="0"/>
            <w14:ligatures w14:val="none"/>
          </w:rPr>
          <w:t>cross</w:t>
        </w:r>
      </w:ins>
      <w:ins w:id="483" w:author="Reviewer" w:date="2026-06-03T10:02:00Z" w16du:dateUtc="2026-06-03T15:02:00Z">
        <w:r w:rsidR="00DA3D67">
          <w:rPr>
            <w:rFonts w:ascii="Arial" w:eastAsia="Times New Roman" w:hAnsi="Arial" w:cs="Arial"/>
            <w:color w:val="000000"/>
            <w:kern w:val="0"/>
            <w14:ligatures w14:val="none"/>
          </w:rPr>
          <w:t xml:space="preserve"> treatments, but we did not analytically confirm </w:t>
        </w:r>
      </w:ins>
      <w:ins w:id="484" w:author="Reviewer" w:date="2026-06-03T10:14:00Z" w16du:dateUtc="2026-06-03T15:14:00Z">
        <w:r w:rsidR="00250EBB">
          <w:rPr>
            <w:rFonts w:ascii="Arial" w:eastAsia="Times New Roman" w:hAnsi="Arial" w:cs="Arial"/>
            <w:color w:val="000000"/>
            <w:kern w:val="0"/>
            <w14:ligatures w14:val="none"/>
          </w:rPr>
          <w:t xml:space="preserve">the </w:t>
        </w:r>
      </w:ins>
      <w:ins w:id="485" w:author="Reviewer" w:date="2026-06-03T10:02:00Z" w16du:dateUtc="2026-06-03T15:02:00Z">
        <w:r w:rsidR="00DA3D67">
          <w:rPr>
            <w:rFonts w:ascii="Arial" w:eastAsia="Times New Roman" w:hAnsi="Arial" w:cs="Arial"/>
            <w:color w:val="000000"/>
            <w:kern w:val="0"/>
            <w14:ligatures w14:val="none"/>
          </w:rPr>
          <w:t>aqu</w:t>
        </w:r>
      </w:ins>
      <w:ins w:id="486" w:author="Reviewer" w:date="2026-06-03T10:03:00Z" w16du:dateUtc="2026-06-03T15:03:00Z">
        <w:r w:rsidR="00DA3D67">
          <w:rPr>
            <w:rFonts w:ascii="Arial" w:eastAsia="Times New Roman" w:hAnsi="Arial" w:cs="Arial"/>
            <w:color w:val="000000"/>
            <w:kern w:val="0"/>
            <w14:ligatures w14:val="none"/>
          </w:rPr>
          <w:t>eous contaminant concentrations during the study.</w:t>
        </w:r>
      </w:ins>
      <w:r w:rsidRPr="00122893">
        <w:rPr>
          <w:rFonts w:ascii="Arial" w:eastAsia="Times New Roman" w:hAnsi="Arial" w:cs="Arial"/>
          <w:color w:val="000000"/>
          <w:kern w:val="0"/>
          <w14:ligatures w14:val="none"/>
        </w:rPr>
        <w:t xml:space="preserve"> On day 14, we collected TL, </w:t>
      </w:r>
      <w:proofErr w:type="spellStart"/>
      <w:r w:rsidRPr="00122893">
        <w:rPr>
          <w:rFonts w:ascii="Arial" w:eastAsia="Times New Roman" w:hAnsi="Arial" w:cs="Arial"/>
          <w:color w:val="000000"/>
          <w:kern w:val="0"/>
          <w14:ligatures w14:val="none"/>
        </w:rPr>
        <w:t>Wt</w:t>
      </w:r>
      <w:proofErr w:type="spellEnd"/>
      <w:r w:rsidRPr="00122893">
        <w:rPr>
          <w:rFonts w:ascii="Arial" w:eastAsia="Times New Roman" w:hAnsi="Arial" w:cs="Arial"/>
          <w:color w:val="000000"/>
          <w:kern w:val="0"/>
          <w14:ligatures w14:val="none"/>
        </w:rPr>
        <w:t>, and a second blood sample</w:t>
      </w:r>
      <w:r w:rsidR="0019026F">
        <w:rPr>
          <w:rFonts w:ascii="Arial" w:eastAsia="Times New Roman" w:hAnsi="Arial" w:cs="Arial"/>
          <w:color w:val="000000"/>
          <w:kern w:val="0"/>
          <w14:ligatures w14:val="none"/>
        </w:rPr>
        <w:t xml:space="preserve"> as before</w:t>
      </w:r>
      <w:r w:rsidRPr="00122893">
        <w:rPr>
          <w:rFonts w:ascii="Arial" w:eastAsia="Times New Roman" w:hAnsi="Arial" w:cs="Arial"/>
          <w:color w:val="000000"/>
          <w:kern w:val="0"/>
          <w14:ligatures w14:val="none"/>
        </w:rPr>
        <w:t>.</w:t>
      </w:r>
    </w:p>
    <w:p w14:paraId="49846C69" w14:textId="1981E27B" w:rsidR="002E03B3" w:rsidRPr="002E03B3" w:rsidRDefault="00260B96" w:rsidP="002E03B3">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On day 15, to </w:t>
      </w:r>
      <w:r w:rsidR="00292FF5" w:rsidRPr="00122893">
        <w:rPr>
          <w:rFonts w:ascii="Arial" w:eastAsia="Times New Roman" w:hAnsi="Arial" w:cs="Arial"/>
          <w:color w:val="000000"/>
          <w:kern w:val="0"/>
          <w14:ligatures w14:val="none"/>
        </w:rPr>
        <w:t xml:space="preserve">evaluate </w:t>
      </w:r>
      <w:r w:rsidR="007A6340">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w:t>
      </w:r>
      <w:ins w:id="487" w:author="Reviewer" w:date="2026-06-03T10:05:00Z" w16du:dateUtc="2026-06-03T15:05:00Z">
        <w:r w:rsidR="00DA3D67">
          <w:rPr>
            <w:rFonts w:ascii="Arial" w:eastAsia="Times New Roman" w:hAnsi="Arial" w:cs="Arial"/>
            <w:color w:val="000000"/>
            <w:kern w:val="0"/>
            <w14:ligatures w14:val="none"/>
          </w:rPr>
          <w:t xml:space="preserve">contaminant </w:t>
        </w:r>
      </w:ins>
      <w:del w:id="488" w:author="Reviewer" w:date="2026-06-03T10:05:00Z" w16du:dateUtc="2026-06-03T15:05:00Z">
        <w:r w:rsidR="00292FF5" w:rsidRPr="00122893" w:rsidDel="00DA3D67">
          <w:rPr>
            <w:rFonts w:ascii="Arial" w:eastAsia="Times New Roman" w:hAnsi="Arial" w:cs="Arial"/>
            <w:color w:val="000000"/>
            <w:kern w:val="0"/>
            <w14:ligatures w14:val="none"/>
          </w:rPr>
          <w:delText xml:space="preserve">treatment </w:delText>
        </w:r>
      </w:del>
      <w:r w:rsidR="00292FF5" w:rsidRPr="00122893">
        <w:rPr>
          <w:rFonts w:ascii="Arial" w:eastAsia="Times New Roman" w:hAnsi="Arial" w:cs="Arial"/>
          <w:color w:val="000000"/>
          <w:kern w:val="0"/>
          <w14:ligatures w14:val="none"/>
        </w:rPr>
        <w:t xml:space="preserve">exposure </w:t>
      </w:r>
      <w:del w:id="489" w:author="Reviewer" w:date="2026-06-03T10:05:00Z" w16du:dateUtc="2026-06-03T15:05:00Z">
        <w:r w:rsidR="00292FF5" w:rsidRPr="00122893" w:rsidDel="00DA3D67">
          <w:rPr>
            <w:rFonts w:ascii="Arial" w:eastAsia="Times New Roman" w:hAnsi="Arial" w:cs="Arial"/>
            <w:color w:val="000000"/>
            <w:kern w:val="0"/>
            <w14:ligatures w14:val="none"/>
          </w:rPr>
          <w:delText xml:space="preserve">would </w:delText>
        </w:r>
      </w:del>
      <w:r w:rsidR="0019026F">
        <w:rPr>
          <w:rFonts w:ascii="Arial" w:eastAsia="Times New Roman" w:hAnsi="Arial" w:cs="Arial"/>
          <w:color w:val="000000"/>
          <w:kern w:val="0"/>
          <w14:ligatures w14:val="none"/>
        </w:rPr>
        <w:t>alter</w:t>
      </w:r>
      <w:ins w:id="490" w:author="Reviewer" w:date="2026-06-03T10:05:00Z" w16du:dateUtc="2026-06-03T15:05:00Z">
        <w:r w:rsidR="00DA3D67">
          <w:rPr>
            <w:rFonts w:ascii="Arial" w:eastAsia="Times New Roman" w:hAnsi="Arial" w:cs="Arial"/>
            <w:color w:val="000000"/>
            <w:kern w:val="0"/>
            <w14:ligatures w14:val="none"/>
          </w:rPr>
          <w:t>ed</w:t>
        </w:r>
      </w:ins>
      <w:r w:rsidR="00292FF5" w:rsidRPr="00122893">
        <w:rPr>
          <w:rFonts w:ascii="Arial" w:eastAsia="Times New Roman" w:hAnsi="Arial" w:cs="Arial"/>
          <w:color w:val="000000"/>
          <w:kern w:val="0"/>
          <w14:ligatures w14:val="none"/>
        </w:rPr>
        <w:t xml:space="preserve"> </w:t>
      </w:r>
      <w:ins w:id="491" w:author="Reviewer" w:date="2026-06-03T10:05:00Z" w16du:dateUtc="2026-06-03T15:05:00Z">
        <w:r w:rsidR="00DA3D67">
          <w:rPr>
            <w:rFonts w:ascii="Arial" w:eastAsia="Times New Roman" w:hAnsi="Arial" w:cs="Arial"/>
            <w:color w:val="000000"/>
            <w:kern w:val="0"/>
            <w14:ligatures w14:val="none"/>
          </w:rPr>
          <w:t xml:space="preserve">leukocyte-based </w:t>
        </w:r>
      </w:ins>
      <w:del w:id="492" w:author="Reviewer" w:date="2026-06-03T10:05:00Z" w16du:dateUtc="2026-06-03T15:05:00Z">
        <w:r w:rsidR="0019026F" w:rsidDel="00DA3D67">
          <w:rPr>
            <w:rFonts w:ascii="Arial" w:eastAsia="Times New Roman" w:hAnsi="Arial" w:cs="Arial"/>
            <w:color w:val="000000"/>
            <w:kern w:val="0"/>
            <w14:ligatures w14:val="none"/>
          </w:rPr>
          <w:delText>the</w:delText>
        </w:r>
        <w:r w:rsidR="00292FF5" w:rsidRPr="00122893" w:rsidDel="00DA3D67">
          <w:rPr>
            <w:rFonts w:ascii="Arial" w:eastAsia="Times New Roman" w:hAnsi="Arial" w:cs="Arial"/>
            <w:color w:val="000000"/>
            <w:kern w:val="0"/>
            <w14:ligatures w14:val="none"/>
          </w:rPr>
          <w:delText xml:space="preserve"> </w:delText>
        </w:r>
      </w:del>
      <w:r w:rsidR="00292FF5" w:rsidRPr="00122893">
        <w:rPr>
          <w:rFonts w:ascii="Arial" w:eastAsia="Times New Roman" w:hAnsi="Arial" w:cs="Arial"/>
          <w:color w:val="000000"/>
          <w:kern w:val="0"/>
          <w14:ligatures w14:val="none"/>
        </w:rPr>
        <w:t>stress response</w:t>
      </w:r>
      <w:ins w:id="493" w:author="Reviewer" w:date="2026-06-03T10:05:00Z" w16du:dateUtc="2026-06-03T15:05:00Z">
        <w:r w:rsidR="00DA3D67">
          <w:rPr>
            <w:rFonts w:ascii="Arial" w:eastAsia="Times New Roman" w:hAnsi="Arial" w:cs="Arial"/>
            <w:color w:val="000000"/>
            <w:kern w:val="0"/>
            <w14:ligatures w14:val="none"/>
          </w:rPr>
          <w:t>s following</w:t>
        </w:r>
      </w:ins>
      <w:del w:id="494" w:author="Reviewer" w:date="2026-06-03T10:05:00Z" w16du:dateUtc="2026-06-03T15:05:00Z">
        <w:r w:rsidR="00292FF5" w:rsidRPr="00122893" w:rsidDel="00DA3D67">
          <w:rPr>
            <w:rFonts w:ascii="Arial" w:eastAsia="Times New Roman" w:hAnsi="Arial" w:cs="Arial"/>
            <w:color w:val="000000"/>
            <w:kern w:val="0"/>
            <w14:ligatures w14:val="none"/>
          </w:rPr>
          <w:delText xml:space="preserve"> with</w:delText>
        </w:r>
      </w:del>
      <w:r w:rsidR="00292FF5" w:rsidRPr="00122893">
        <w:rPr>
          <w:rFonts w:ascii="Arial" w:eastAsia="Times New Roman" w:hAnsi="Arial" w:cs="Arial"/>
          <w:color w:val="000000"/>
          <w:kern w:val="0"/>
          <w14:ligatures w14:val="none"/>
        </w:rPr>
        <w:t xml:space="preserve"> </w:t>
      </w:r>
      <w:del w:id="495" w:author="Reviewer" w:date="2026-06-03T10:15:00Z" w16du:dateUtc="2026-06-03T15:15:00Z">
        <w:r w:rsidR="0019026F" w:rsidDel="00250EBB">
          <w:rPr>
            <w:rFonts w:ascii="Arial" w:eastAsia="Times New Roman" w:hAnsi="Arial" w:cs="Arial"/>
            <w:color w:val="000000"/>
            <w:kern w:val="0"/>
            <w14:ligatures w14:val="none"/>
          </w:rPr>
          <w:delText>increased</w:delText>
        </w:r>
        <w:r w:rsidR="00292FF5" w:rsidRPr="00122893" w:rsidDel="00250EBB">
          <w:rPr>
            <w:rFonts w:ascii="Arial" w:eastAsia="Times New Roman" w:hAnsi="Arial" w:cs="Arial"/>
            <w:color w:val="000000"/>
            <w:kern w:val="0"/>
            <w14:ligatures w14:val="none"/>
          </w:rPr>
          <w:delText xml:space="preserve"> </w:delText>
        </w:r>
      </w:del>
      <w:r w:rsidR="007A6340">
        <w:rPr>
          <w:rFonts w:ascii="Arial" w:eastAsia="Times New Roman" w:hAnsi="Arial" w:cs="Arial"/>
          <w:color w:val="000000"/>
          <w:kern w:val="0"/>
          <w14:ligatures w14:val="none"/>
        </w:rPr>
        <w:t>salinity</w:t>
      </w:r>
      <w:ins w:id="496" w:author="Reviewer" w:date="2026-06-03T10:15:00Z" w16du:dateUtc="2026-06-03T15:15:00Z">
        <w:r w:rsidR="00250EBB">
          <w:rPr>
            <w:rFonts w:ascii="Arial" w:eastAsia="Times New Roman" w:hAnsi="Arial" w:cs="Arial"/>
            <w:color w:val="000000"/>
            <w:kern w:val="0"/>
            <w14:ligatures w14:val="none"/>
          </w:rPr>
          <w:t xml:space="preserve"> increase</w:t>
        </w:r>
      </w:ins>
      <w:del w:id="497" w:author="Reviewer" w:date="2026-06-03T10:06:00Z" w16du:dateUtc="2026-06-03T15:06:00Z">
        <w:r w:rsidR="00292FF5" w:rsidRPr="00122893" w:rsidDel="00DA3D67">
          <w:rPr>
            <w:rFonts w:ascii="Arial" w:eastAsia="Times New Roman" w:hAnsi="Arial" w:cs="Arial"/>
            <w:color w:val="000000"/>
            <w:kern w:val="0"/>
            <w14:ligatures w14:val="none"/>
          </w:rPr>
          <w:delText xml:space="preserve"> (objective 2)</w:delText>
        </w:r>
      </w:del>
      <w:r w:rsidR="00292FF5" w:rsidRPr="00122893">
        <w:rPr>
          <w:rFonts w:ascii="Arial" w:eastAsia="Times New Roman" w:hAnsi="Arial" w:cs="Arial"/>
          <w:color w:val="000000"/>
          <w:kern w:val="0"/>
          <w14:ligatures w14:val="none"/>
        </w:rPr>
        <w:t xml:space="preserve">, we abruptly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salinity in all tanks from 0 ppt to </w:t>
      </w:r>
      <w:r w:rsidR="00991BBD" w:rsidRPr="00122893">
        <w:rPr>
          <w:rFonts w:ascii="Arial" w:eastAsia="Times New Roman" w:hAnsi="Arial" w:cs="Arial"/>
          <w:color w:val="000000"/>
          <w:kern w:val="0"/>
          <w14:ligatures w14:val="none"/>
        </w:rPr>
        <w:t>approximatel</w:t>
      </w:r>
      <w:r w:rsidR="00991BBD">
        <w:rPr>
          <w:rFonts w:ascii="Arial" w:eastAsia="Times New Roman" w:hAnsi="Arial" w:cs="Arial"/>
          <w:color w:val="000000"/>
          <w:kern w:val="0"/>
          <w14:ligatures w14:val="none"/>
        </w:rPr>
        <w:t xml:space="preserve">y </w:t>
      </w:r>
      <w:r w:rsidR="00292FF5" w:rsidRPr="00122893">
        <w:rPr>
          <w:rFonts w:ascii="Arial" w:eastAsia="Times New Roman" w:hAnsi="Arial" w:cs="Arial"/>
          <w:color w:val="000000"/>
          <w:kern w:val="0"/>
          <w14:ligatures w14:val="none"/>
        </w:rPr>
        <w:t>5 ppt</w:t>
      </w:r>
      <w:r>
        <w:rPr>
          <w:rFonts w:ascii="Arial" w:eastAsia="Times New Roman" w:hAnsi="Arial" w:cs="Arial"/>
          <w:color w:val="000000"/>
          <w:kern w:val="0"/>
          <w14:ligatures w14:val="none"/>
        </w:rPr>
        <w:t xml:space="preserve"> using fast-dissolving Instant Ocean </w:t>
      </w:r>
      <w:ins w:id="498" w:author="Reviewer" w:date="2026-06-03T10:15:00Z" w16du:dateUtc="2026-06-03T15:15:00Z">
        <w:r w:rsidR="00250EBB">
          <w:rPr>
            <w:rFonts w:ascii="Arial" w:eastAsia="Times New Roman" w:hAnsi="Arial" w:cs="Arial"/>
            <w:color w:val="000000"/>
            <w:kern w:val="0"/>
            <w14:ligatures w14:val="none"/>
          </w:rPr>
          <w:t>S</w:t>
        </w:r>
      </w:ins>
      <w:del w:id="499" w:author="Reviewer" w:date="2026-06-03T10:15:00Z" w16du:dateUtc="2026-06-03T15:15:00Z">
        <w:r w:rsidDel="00250EBB">
          <w:rPr>
            <w:rFonts w:ascii="Arial" w:eastAsia="Times New Roman" w:hAnsi="Arial" w:cs="Arial"/>
            <w:color w:val="000000"/>
            <w:kern w:val="0"/>
            <w14:ligatures w14:val="none"/>
          </w:rPr>
          <w:delText>s</w:delText>
        </w:r>
      </w:del>
      <w:r>
        <w:rPr>
          <w:rFonts w:ascii="Arial" w:eastAsia="Times New Roman" w:hAnsi="Arial" w:cs="Arial"/>
          <w:color w:val="000000"/>
          <w:kern w:val="0"/>
          <w14:ligatures w14:val="none"/>
        </w:rPr>
        <w:t xml:space="preserve">ea </w:t>
      </w:r>
      <w:ins w:id="500" w:author="Reviewer" w:date="2026-06-03T10:17:00Z" w16du:dateUtc="2026-06-03T15:17:00Z">
        <w:r w:rsidR="00250EBB">
          <w:rPr>
            <w:rFonts w:ascii="Arial" w:eastAsia="Times New Roman" w:hAnsi="Arial" w:cs="Arial"/>
            <w:color w:val="000000"/>
            <w:kern w:val="0"/>
            <w14:ligatures w14:val="none"/>
          </w:rPr>
          <w:t>S</w:t>
        </w:r>
      </w:ins>
      <w:del w:id="501" w:author="Reviewer" w:date="2026-06-03T10:17:00Z" w16du:dateUtc="2026-06-03T15:17:00Z">
        <w:r w:rsidDel="00250EBB">
          <w:rPr>
            <w:rFonts w:ascii="Arial" w:eastAsia="Times New Roman" w:hAnsi="Arial" w:cs="Arial"/>
            <w:color w:val="000000"/>
            <w:kern w:val="0"/>
            <w14:ligatures w14:val="none"/>
          </w:rPr>
          <w:delText>s</w:delText>
        </w:r>
      </w:del>
      <w:r>
        <w:rPr>
          <w:rFonts w:ascii="Arial" w:eastAsia="Times New Roman" w:hAnsi="Arial" w:cs="Arial"/>
          <w:color w:val="000000"/>
          <w:kern w:val="0"/>
          <w14:ligatures w14:val="none"/>
        </w:rPr>
        <w:t>alt</w:t>
      </w:r>
      <w:r w:rsidR="00292FF5" w:rsidRPr="00122893">
        <w:rPr>
          <w:rFonts w:ascii="Arial" w:eastAsia="Times New Roman" w:hAnsi="Arial" w:cs="Arial"/>
          <w:color w:val="000000"/>
          <w:kern w:val="0"/>
          <w14:ligatures w14:val="none"/>
        </w:rPr>
        <w:t xml:space="preserve"> (Figure 2; Figure 3).</w:t>
      </w:r>
      <w:ins w:id="502" w:author="Reviewer" w:date="2026-06-03T10:06:00Z" w16du:dateUtc="2026-06-03T15:06:00Z">
        <w:r w:rsidR="00DA3D67">
          <w:rPr>
            <w:rFonts w:ascii="Arial" w:eastAsia="Times New Roman" w:hAnsi="Arial" w:cs="Arial"/>
            <w:color w:val="000000"/>
            <w:kern w:val="0"/>
            <w14:ligatures w14:val="none"/>
          </w:rPr>
          <w:t xml:space="preserve"> We gently mixed </w:t>
        </w:r>
      </w:ins>
      <w:ins w:id="503" w:author="Reviewer" w:date="2026-06-03T10:09:00Z" w16du:dateUtc="2026-06-03T15:09:00Z">
        <w:r w:rsidR="00DA3D67">
          <w:rPr>
            <w:rFonts w:ascii="Arial" w:eastAsia="Times New Roman" w:hAnsi="Arial" w:cs="Arial"/>
            <w:color w:val="000000"/>
            <w:kern w:val="0"/>
            <w14:ligatures w14:val="none"/>
          </w:rPr>
          <w:t xml:space="preserve">the </w:t>
        </w:r>
      </w:ins>
      <w:ins w:id="504" w:author="Reviewer" w:date="2026-06-03T10:06:00Z" w16du:dateUtc="2026-06-03T15:06:00Z">
        <w:r w:rsidR="00DA3D67">
          <w:rPr>
            <w:rFonts w:ascii="Arial" w:eastAsia="Times New Roman" w:hAnsi="Arial" w:cs="Arial"/>
            <w:color w:val="000000"/>
            <w:kern w:val="0"/>
            <w14:ligatures w14:val="none"/>
          </w:rPr>
          <w:t xml:space="preserve">tanks </w:t>
        </w:r>
      </w:ins>
      <w:ins w:id="505" w:author="Reviewer" w:date="2026-06-03T10:09:00Z" w16du:dateUtc="2026-06-03T15:09:00Z">
        <w:r w:rsidR="00DA3D67">
          <w:rPr>
            <w:rFonts w:ascii="Arial" w:eastAsia="Times New Roman" w:hAnsi="Arial" w:cs="Arial"/>
            <w:color w:val="000000"/>
            <w:kern w:val="0"/>
            <w14:ligatures w14:val="none"/>
          </w:rPr>
          <w:t>after</w:t>
        </w:r>
      </w:ins>
      <w:ins w:id="506" w:author="Reviewer" w:date="2026-06-03T10:06:00Z" w16du:dateUtc="2026-06-03T15:06:00Z">
        <w:r w:rsidR="00DA3D67">
          <w:rPr>
            <w:rFonts w:ascii="Arial" w:eastAsia="Times New Roman" w:hAnsi="Arial" w:cs="Arial"/>
            <w:color w:val="000000"/>
            <w:kern w:val="0"/>
            <w14:ligatures w14:val="none"/>
          </w:rPr>
          <w:t xml:space="preserve"> </w:t>
        </w:r>
      </w:ins>
      <w:ins w:id="507" w:author="Reviewer" w:date="2026-06-03T10:09:00Z" w16du:dateUtc="2026-06-03T15:09:00Z">
        <w:r w:rsidR="00DA3D67">
          <w:rPr>
            <w:rFonts w:ascii="Arial" w:eastAsia="Times New Roman" w:hAnsi="Arial" w:cs="Arial"/>
            <w:color w:val="000000"/>
            <w:kern w:val="0"/>
            <w14:ligatures w14:val="none"/>
          </w:rPr>
          <w:t>adding</w:t>
        </w:r>
      </w:ins>
      <w:ins w:id="508" w:author="Reviewer" w:date="2026-06-03T10:06:00Z" w16du:dateUtc="2026-06-03T15:06:00Z">
        <w:r w:rsidR="00DA3D67">
          <w:rPr>
            <w:rFonts w:ascii="Arial" w:eastAsia="Times New Roman" w:hAnsi="Arial" w:cs="Arial"/>
            <w:color w:val="000000"/>
            <w:kern w:val="0"/>
            <w14:ligatures w14:val="none"/>
          </w:rPr>
          <w:t xml:space="preserve"> salt </w:t>
        </w:r>
      </w:ins>
      <w:ins w:id="509" w:author="Reviewer" w:date="2026-06-03T10:07:00Z" w16du:dateUtc="2026-06-03T15:07:00Z">
        <w:r w:rsidR="00DA3D67">
          <w:rPr>
            <w:rFonts w:ascii="Arial" w:eastAsia="Times New Roman" w:hAnsi="Arial" w:cs="Arial"/>
            <w:color w:val="000000"/>
            <w:kern w:val="0"/>
            <w14:ligatures w14:val="none"/>
          </w:rPr>
          <w:t xml:space="preserve">to ensure consistent salinity </w:t>
        </w:r>
      </w:ins>
      <w:ins w:id="510" w:author="Reviewer" w:date="2026-06-03T10:13:00Z" w16du:dateUtc="2026-06-03T15:13:00Z">
        <w:r w:rsidR="00250EBB">
          <w:rPr>
            <w:rFonts w:ascii="Arial" w:eastAsia="Times New Roman" w:hAnsi="Arial" w:cs="Arial"/>
            <w:color w:val="000000"/>
            <w:kern w:val="0"/>
            <w14:ligatures w14:val="none"/>
          </w:rPr>
          <w:t xml:space="preserve">conditions </w:t>
        </w:r>
      </w:ins>
      <w:ins w:id="511" w:author="Reviewer" w:date="2026-06-03T10:09:00Z" w16du:dateUtc="2026-06-03T15:09:00Z">
        <w:r w:rsidR="00DA3D67">
          <w:rPr>
            <w:rFonts w:ascii="Arial" w:eastAsia="Times New Roman" w:hAnsi="Arial" w:cs="Arial"/>
            <w:color w:val="000000"/>
            <w:kern w:val="0"/>
            <w14:ligatures w14:val="none"/>
          </w:rPr>
          <w:t>across</w:t>
        </w:r>
      </w:ins>
      <w:ins w:id="512" w:author="Reviewer" w:date="2026-06-03T10:07:00Z" w16du:dateUtc="2026-06-03T15:07:00Z">
        <w:r w:rsidR="00DA3D67">
          <w:rPr>
            <w:rFonts w:ascii="Arial" w:eastAsia="Times New Roman" w:hAnsi="Arial" w:cs="Arial"/>
            <w:color w:val="000000"/>
            <w:kern w:val="0"/>
            <w14:ligatures w14:val="none"/>
          </w:rPr>
          <w:t xml:space="preserve"> </w:t>
        </w:r>
      </w:ins>
      <w:ins w:id="513" w:author="Reviewer" w:date="2026-06-03T10:09:00Z" w16du:dateUtc="2026-06-03T15:09:00Z">
        <w:r w:rsidR="00DA3D67">
          <w:rPr>
            <w:rFonts w:ascii="Arial" w:eastAsia="Times New Roman" w:hAnsi="Arial" w:cs="Arial"/>
            <w:color w:val="000000"/>
            <w:kern w:val="0"/>
            <w14:ligatures w14:val="none"/>
          </w:rPr>
          <w:t>the tanks</w:t>
        </w:r>
      </w:ins>
      <w:ins w:id="514" w:author="Reviewer" w:date="2026-06-03T10:13:00Z" w16du:dateUtc="2026-06-03T15:13:00Z">
        <w:r w:rsidR="00250EBB">
          <w:rPr>
            <w:rFonts w:ascii="Arial" w:eastAsia="Times New Roman" w:hAnsi="Arial" w:cs="Arial"/>
            <w:color w:val="000000"/>
            <w:kern w:val="0"/>
            <w14:ligatures w14:val="none"/>
          </w:rPr>
          <w:t>,</w:t>
        </w:r>
      </w:ins>
      <w:ins w:id="515" w:author="Reviewer" w:date="2026-06-03T10:12:00Z" w16du:dateUtc="2026-06-03T15:12:00Z">
        <w:r w:rsidR="00250EBB">
          <w:rPr>
            <w:rFonts w:ascii="Arial" w:eastAsia="Times New Roman" w:hAnsi="Arial" w:cs="Arial"/>
            <w:color w:val="000000"/>
            <w:kern w:val="0"/>
            <w14:ligatures w14:val="none"/>
          </w:rPr>
          <w:t xml:space="preserve"> and verified salinity immediately </w:t>
        </w:r>
      </w:ins>
      <w:ins w:id="516" w:author="Reviewer" w:date="2026-06-03T10:19:00Z" w16du:dateUtc="2026-06-03T15:19:00Z">
        <w:r w:rsidR="00250EBB">
          <w:rPr>
            <w:rFonts w:ascii="Arial" w:eastAsia="Times New Roman" w:hAnsi="Arial" w:cs="Arial"/>
            <w:color w:val="000000"/>
            <w:kern w:val="0"/>
            <w14:ligatures w14:val="none"/>
          </w:rPr>
          <w:t>after</w:t>
        </w:r>
      </w:ins>
      <w:ins w:id="517" w:author="Reviewer" w:date="2026-06-03T10:18:00Z" w16du:dateUtc="2026-06-03T15:18:00Z">
        <w:r w:rsidR="00250EBB">
          <w:rPr>
            <w:rFonts w:ascii="Arial" w:eastAsia="Times New Roman" w:hAnsi="Arial" w:cs="Arial"/>
            <w:color w:val="000000"/>
            <w:kern w:val="0"/>
            <w14:ligatures w14:val="none"/>
          </w:rPr>
          <w:t xml:space="preserve"> </w:t>
        </w:r>
      </w:ins>
      <w:ins w:id="518" w:author="Reviewer" w:date="2026-06-03T10:45:00Z" w16du:dateUtc="2026-06-03T15:45:00Z">
        <w:r w:rsidR="008A3E5E">
          <w:rPr>
            <w:rFonts w:ascii="Arial" w:eastAsia="Times New Roman" w:hAnsi="Arial" w:cs="Arial"/>
            <w:color w:val="000000"/>
            <w:kern w:val="0"/>
            <w14:ligatures w14:val="none"/>
          </w:rPr>
          <w:t xml:space="preserve">the </w:t>
        </w:r>
      </w:ins>
      <w:ins w:id="519" w:author="Reviewer" w:date="2026-06-03T10:18:00Z" w16du:dateUtc="2026-06-03T15:18:00Z">
        <w:r w:rsidR="00250EBB">
          <w:rPr>
            <w:rFonts w:ascii="Arial" w:eastAsia="Times New Roman" w:hAnsi="Arial" w:cs="Arial"/>
            <w:color w:val="000000"/>
            <w:kern w:val="0"/>
            <w14:ligatures w14:val="none"/>
          </w:rPr>
          <w:t>salt</w:t>
        </w:r>
      </w:ins>
      <w:ins w:id="520" w:author="Reviewer" w:date="2026-06-03T10:45:00Z" w16du:dateUtc="2026-06-03T15:45:00Z">
        <w:r w:rsidR="008A3E5E">
          <w:rPr>
            <w:rFonts w:ascii="Arial" w:eastAsia="Times New Roman" w:hAnsi="Arial" w:cs="Arial"/>
            <w:color w:val="000000"/>
            <w:kern w:val="0"/>
            <w14:ligatures w14:val="none"/>
          </w:rPr>
          <w:t xml:space="preserve"> dissolved</w:t>
        </w:r>
      </w:ins>
      <w:ins w:id="521" w:author="Reviewer" w:date="2026-06-03T10:09:00Z" w16du:dateUtc="2026-06-03T15:09:00Z">
        <w:r w:rsidR="00DA3D67">
          <w:rPr>
            <w:rFonts w:ascii="Arial" w:eastAsia="Times New Roman" w:hAnsi="Arial" w:cs="Arial"/>
            <w:color w:val="000000"/>
            <w:kern w:val="0"/>
            <w14:ligatures w14:val="none"/>
          </w:rPr>
          <w:t xml:space="preserve">. </w:t>
        </w:r>
      </w:ins>
      <w:del w:id="522" w:author="Reviewer" w:date="2026-06-03T10:09:00Z" w16du:dateUtc="2026-06-03T15:09:00Z">
        <w:r w:rsidR="00292FF5" w:rsidRPr="00122893" w:rsidDel="00DA3D67">
          <w:rPr>
            <w:rFonts w:ascii="Arial" w:eastAsia="Times New Roman" w:hAnsi="Arial" w:cs="Arial"/>
            <w:color w:val="000000"/>
            <w:kern w:val="0"/>
            <w14:ligatures w14:val="none"/>
          </w:rPr>
          <w:delText xml:space="preserve"> </w:delText>
        </w:r>
      </w:del>
      <w:r w:rsidR="00292FF5" w:rsidRPr="00122893">
        <w:rPr>
          <w:rFonts w:ascii="Arial" w:eastAsia="Times New Roman" w:hAnsi="Arial" w:cs="Arial"/>
          <w:color w:val="000000"/>
          <w:kern w:val="0"/>
          <w14:ligatures w14:val="none"/>
        </w:rPr>
        <w:t>Three hours after salt introduction, we collected a third blood sample</w:t>
      </w:r>
      <w:r>
        <w:rPr>
          <w:rFonts w:ascii="Arial" w:eastAsia="Times New Roman" w:hAnsi="Arial" w:cs="Arial"/>
          <w:color w:val="000000"/>
          <w:kern w:val="0"/>
          <w14:ligatures w14:val="none"/>
        </w:rPr>
        <w:t xml:space="preserve">, TL, and </w:t>
      </w:r>
      <w:proofErr w:type="spellStart"/>
      <w:r>
        <w:rPr>
          <w:rFonts w:ascii="Arial" w:eastAsia="Times New Roman" w:hAnsi="Arial" w:cs="Arial"/>
          <w:color w:val="000000"/>
          <w:kern w:val="0"/>
          <w14:ligatures w14:val="none"/>
        </w:rPr>
        <w:t>Wt</w:t>
      </w:r>
      <w:proofErr w:type="spellEnd"/>
      <w:r>
        <w:rPr>
          <w:rFonts w:ascii="Arial" w:eastAsia="Times New Roman" w:hAnsi="Arial" w:cs="Arial"/>
          <w:color w:val="000000"/>
          <w:kern w:val="0"/>
          <w14:ligatures w14:val="none"/>
        </w:rPr>
        <w:t>,</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On day 22, 12 days post-treatment and 7 days post-salt, we collected a final blood sample</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xml:space="preserve"> and euthanized all bass using MS-222.</w:t>
      </w:r>
      <w:r w:rsidR="002E03B3">
        <w:rPr>
          <w:rFonts w:ascii="Arial" w:eastAsia="Times New Roman" w:hAnsi="Arial" w:cs="Arial"/>
          <w:color w:val="000000"/>
          <w:kern w:val="0"/>
          <w14:ligatures w14:val="none"/>
        </w:rPr>
        <w:t xml:space="preserve"> The Southeastern Louisiana University Institutional Animal Care and Use Committee (IACUC) approved all procedures described above (IACUC </w:t>
      </w:r>
      <w:r w:rsidR="00F805F7">
        <w:rPr>
          <w:rFonts w:ascii="Arial" w:eastAsia="Times New Roman" w:hAnsi="Arial" w:cs="Arial"/>
          <w:color w:val="000000"/>
          <w:kern w:val="0"/>
          <w14:ligatures w14:val="none"/>
        </w:rPr>
        <w:t>approval 0093</w:t>
      </w:r>
      <w:r w:rsidR="002E03B3">
        <w:rPr>
          <w:rFonts w:ascii="Arial" w:eastAsia="Times New Roman" w:hAnsi="Arial" w:cs="Arial"/>
          <w:color w:val="000000"/>
          <w:kern w:val="0"/>
          <w14:ligatures w14:val="none"/>
        </w:rPr>
        <w:t>).</w:t>
      </w:r>
    </w:p>
    <w:p w14:paraId="36D77F92" w14:textId="77777777" w:rsidR="00292FF5" w:rsidRPr="00122893" w:rsidRDefault="00292FF5" w:rsidP="00207381">
      <w:pPr>
        <w:spacing w:line="480" w:lineRule="auto"/>
        <w:rPr>
          <w:rFonts w:ascii="Arial" w:eastAsia="Times New Roman" w:hAnsi="Arial" w:cs="Arial"/>
          <w:kern w:val="0"/>
          <w14:ligatures w14:val="none"/>
        </w:rPr>
      </w:pPr>
    </w:p>
    <w:p w14:paraId="0445D50A" w14:textId="61535DC8" w:rsidR="0045522C" w:rsidRPr="00122893" w:rsidRDefault="00292FF5" w:rsidP="00207381">
      <w:pPr>
        <w:spacing w:line="480" w:lineRule="auto"/>
        <w:rPr>
          <w:rFonts w:ascii="Arial" w:eastAsia="Times New Roman" w:hAnsi="Arial" w:cs="Arial"/>
          <w:i/>
          <w:iCs/>
          <w:color w:val="000000"/>
          <w:kern w:val="0"/>
          <w14:ligatures w14:val="none"/>
        </w:rPr>
      </w:pPr>
      <w:r w:rsidRPr="00122893">
        <w:rPr>
          <w:rFonts w:ascii="Arial" w:eastAsia="Times New Roman" w:hAnsi="Arial" w:cs="Arial"/>
          <w:i/>
          <w:iCs/>
          <w:color w:val="000000"/>
          <w:kern w:val="0"/>
          <w14:ligatures w14:val="none"/>
        </w:rPr>
        <w:lastRenderedPageBreak/>
        <w:t>2.3. Neutrophil</w:t>
      </w:r>
      <w:r w:rsidR="00991BBD">
        <w:rPr>
          <w:rFonts w:ascii="Arial" w:eastAsia="Times New Roman" w:hAnsi="Arial" w:cs="Arial"/>
          <w:i/>
          <w:iCs/>
          <w:color w:val="000000"/>
          <w:kern w:val="0"/>
          <w14:ligatures w14:val="none"/>
        </w:rPr>
        <w:t>-to-</w:t>
      </w:r>
      <w:r w:rsidRPr="00122893">
        <w:rPr>
          <w:rFonts w:ascii="Arial" w:eastAsia="Times New Roman" w:hAnsi="Arial" w:cs="Arial"/>
          <w:i/>
          <w:iCs/>
          <w:color w:val="000000"/>
          <w:kern w:val="0"/>
          <w14:ligatures w14:val="none"/>
        </w:rPr>
        <w:t>Lymphocyte Ratio</w:t>
      </w:r>
    </w:p>
    <w:p w14:paraId="0FFEC56A" w14:textId="537E6373" w:rsidR="002E15B0" w:rsidRDefault="002E15B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Interest in leukocyte profiles as </w:t>
      </w:r>
      <w:del w:id="523" w:author="Reviewer" w:date="2026-06-03T11:14:00Z" w16du:dateUtc="2026-06-03T16:14:00Z">
        <w:r w:rsidDel="000C55C4">
          <w:rPr>
            <w:rFonts w:ascii="Arial" w:eastAsia="Times New Roman" w:hAnsi="Arial" w:cs="Arial"/>
            <w:color w:val="000000"/>
            <w:kern w:val="0"/>
            <w14:ligatures w14:val="none"/>
          </w:rPr>
          <w:delText xml:space="preserve">a </w:delText>
        </w:r>
      </w:del>
      <w:r>
        <w:rPr>
          <w:rFonts w:ascii="Arial" w:eastAsia="Times New Roman" w:hAnsi="Arial" w:cs="Arial"/>
          <w:color w:val="000000"/>
          <w:kern w:val="0"/>
          <w14:ligatures w14:val="none"/>
        </w:rPr>
        <w:t>chronic stress biomarker</w:t>
      </w:r>
      <w:ins w:id="524" w:author="Reviewer" w:date="2026-06-03T11:14:00Z" w16du:dateUtc="2026-06-03T16:14:00Z">
        <w:r w:rsidR="000C55C4">
          <w:rPr>
            <w:rFonts w:ascii="Arial" w:eastAsia="Times New Roman" w:hAnsi="Arial" w:cs="Arial"/>
            <w:color w:val="000000"/>
            <w:kern w:val="0"/>
            <w14:ligatures w14:val="none"/>
          </w:rPr>
          <w:t>s</w:t>
        </w:r>
      </w:ins>
      <w:r>
        <w:rPr>
          <w:rFonts w:ascii="Arial" w:eastAsia="Times New Roman" w:hAnsi="Arial" w:cs="Arial"/>
          <w:color w:val="000000"/>
          <w:kern w:val="0"/>
          <w14:ligatures w14:val="none"/>
        </w:rPr>
        <w:t xml:space="preserve"> has been highlighted in the literature because, unlike glucocorticoids, leukocyte profiles do not attenuate when a stressor persists chronically and are less affected by metabolic fluctuations </w:t>
      </w:r>
      <w:r>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{"citationID":"6Hv5vT4F","properties":{"formattedCitation":"(Davis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Pr>
          <w:rFonts w:ascii="Arial" w:eastAsia="Times New Roman" w:hAnsi="Arial" w:cs="Arial"/>
          <w:color w:val="000000"/>
          <w:kern w:val="0"/>
          <w14:ligatures w14:val="none"/>
        </w:rPr>
        <w:fldChar w:fldCharType="separate"/>
      </w:r>
      <w:r w:rsidRPr="002E15B0">
        <w:rPr>
          <w:rFonts w:ascii="Arial" w:hAnsi="Arial" w:cs="Arial"/>
          <w:color w:val="000000"/>
          <w:kern w:val="0"/>
        </w:rPr>
        <w:t xml:space="preserve">(Davis </w:t>
      </w:r>
      <w:r w:rsidRPr="002E15B0">
        <w:rPr>
          <w:rFonts w:ascii="Arial" w:hAnsi="Arial" w:cs="Arial"/>
          <w:i/>
          <w:iCs/>
          <w:color w:val="000000"/>
          <w:kern w:val="0"/>
        </w:rPr>
        <w:t>et al.</w:t>
      </w:r>
      <w:r w:rsidRPr="002E15B0">
        <w:rPr>
          <w:rFonts w:ascii="Arial" w:hAnsi="Arial" w:cs="Arial"/>
          <w:color w:val="000000"/>
          <w:kern w:val="0"/>
        </w:rPr>
        <w:t xml:space="preserve">, 2008; Goessling </w:t>
      </w:r>
      <w:r w:rsidRPr="002E15B0">
        <w:rPr>
          <w:rFonts w:ascii="Arial" w:hAnsi="Arial" w:cs="Arial"/>
          <w:i/>
          <w:iCs/>
          <w:color w:val="000000"/>
          <w:kern w:val="0"/>
        </w:rPr>
        <w:t>et al.</w:t>
      </w:r>
      <w:r w:rsidRPr="002E15B0">
        <w:rPr>
          <w:rFonts w:ascii="Arial" w:hAnsi="Arial" w:cs="Arial"/>
          <w:color w:val="000000"/>
          <w:kern w:val="0"/>
        </w:rPr>
        <w:t>, 2015)</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Thus, we utilized leukocyte profiles herein</w:t>
      </w:r>
      <w:ins w:id="525" w:author="Reviewer" w:date="2026-06-03T10:47:00Z" w16du:dateUtc="2026-06-03T15:47:00Z">
        <w:r w:rsidR="008A3E5E">
          <w:rPr>
            <w:rFonts w:ascii="Arial" w:eastAsia="Times New Roman" w:hAnsi="Arial" w:cs="Arial"/>
            <w:color w:val="000000"/>
            <w:kern w:val="0"/>
            <w14:ligatures w14:val="none"/>
          </w:rPr>
          <w:t xml:space="preserve"> to evaluate stress-associated physiological responses</w:t>
        </w:r>
      </w:ins>
      <w:r>
        <w:rPr>
          <w:rFonts w:ascii="Arial" w:eastAsia="Times New Roman" w:hAnsi="Arial" w:cs="Arial"/>
          <w:color w:val="000000"/>
          <w:kern w:val="0"/>
          <w14:ligatures w14:val="none"/>
        </w:rPr>
        <w:t>.</w:t>
      </w:r>
    </w:p>
    <w:p w14:paraId="060AA1AD" w14:textId="46B4D706" w:rsidR="00292FF5" w:rsidRPr="00122893" w:rsidRDefault="00A25304"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Immediately after blood collection, we</w:t>
      </w:r>
      <w:r w:rsidR="00292FF5" w:rsidRPr="00122893">
        <w:rPr>
          <w:rFonts w:ascii="Arial" w:eastAsia="Times New Roman" w:hAnsi="Arial" w:cs="Arial"/>
          <w:color w:val="000000"/>
          <w:kern w:val="0"/>
          <w14:ligatures w14:val="none"/>
        </w:rPr>
        <w:t xml:space="preserve"> </w:t>
      </w:r>
      <w:r w:rsidR="00373EEB">
        <w:rPr>
          <w:rFonts w:ascii="Arial" w:eastAsia="Times New Roman" w:hAnsi="Arial" w:cs="Arial"/>
          <w:color w:val="000000"/>
          <w:kern w:val="0"/>
          <w14:ligatures w14:val="none"/>
        </w:rPr>
        <w:t>prepared</w:t>
      </w:r>
      <w:r w:rsidR="00292FF5" w:rsidRPr="00122893">
        <w:rPr>
          <w:rFonts w:ascii="Arial" w:eastAsia="Times New Roman" w:hAnsi="Arial" w:cs="Arial"/>
          <w:color w:val="000000"/>
          <w:kern w:val="0"/>
          <w14:ligatures w14:val="none"/>
        </w:rPr>
        <w:t xml:space="preserve"> smears using approximately 5</w:t>
      </w:r>
      <w:ins w:id="526" w:author="Reviewer" w:date="2026-06-03T10:47:00Z" w16du:dateUtc="2026-06-03T15:47:00Z">
        <w:r w:rsidR="008A3E5E">
          <w:rPr>
            <w:rFonts w:ascii="Arial" w:eastAsia="Times New Roman" w:hAnsi="Arial" w:cs="Arial"/>
            <w:color w:val="000000"/>
            <w:kern w:val="0"/>
            <w14:ligatures w14:val="none"/>
          </w:rPr>
          <w:t>–</w:t>
        </w:r>
      </w:ins>
      <w:del w:id="527" w:author="Reviewer" w:date="2026-06-03T10:47:00Z" w16du:dateUtc="2026-06-03T15:47:00Z">
        <w:r w:rsidR="00292FF5" w:rsidRPr="00122893" w:rsidDel="008A3E5E">
          <w:rPr>
            <w:rFonts w:ascii="Arial" w:eastAsia="Times New Roman" w:hAnsi="Arial" w:cs="Arial"/>
            <w:color w:val="000000"/>
            <w:kern w:val="0"/>
            <w14:ligatures w14:val="none"/>
          </w:rPr>
          <w:delText>-</w:delText>
        </w:r>
      </w:del>
      <w:r w:rsidR="00292FF5" w:rsidRPr="00122893">
        <w:rPr>
          <w:rFonts w:ascii="Arial" w:eastAsia="Times New Roman" w:hAnsi="Arial" w:cs="Arial"/>
          <w:color w:val="000000"/>
          <w:kern w:val="0"/>
          <w14:ligatures w14:val="none"/>
        </w:rPr>
        <w:t xml:space="preserve">10 µl of whole blood on standard glass microscope slides (75 </w:t>
      </w:r>
      <w:r w:rsidR="00373EEB">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25 mm; 1 mm thick) with a two-slide wedge method</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{"citationID":"oZe5IKWJ","properties":{"formattedCitation":"(Houwen, 2002; Murray {\\i{}et al.}, 2013)","plainCitation":"(Houwen, 2002; Murray et al., 2013)","noteIndex":0},"citationItems":[{"id":251,"uris":["http://zotero.org/users/4161640/items/NIMJ8W4A"],"itemData":{"id":251,"type":"article-journal","container-title":"Clinics in laboratory medicine","issue":"1","journalAbbreviation":"Clin. Lab. Med.","note":"publisher: Elsevier","page":"1–14","title":"Blood film preparation and staining procedures","volume":"22","author":[{"family":"Houwen","given":"Berend"}],"issued":{"date-parts":[["2002"]]}}},{"id":252,"uris":["http://zotero.org/users/4161640/items/MDG3KWR9"],"itemData":{"id":252,"type":"article-journal","container-title":"Ichthyology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(Houwen, 2002; Murray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19026F">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After </w:t>
      </w:r>
      <w:r w:rsidR="00292FF5" w:rsidRPr="00122893">
        <w:rPr>
          <w:rFonts w:ascii="Arial" w:eastAsia="Times New Roman" w:hAnsi="Arial" w:cs="Arial"/>
          <w:color w:val="000000"/>
          <w:kern w:val="0"/>
          <w14:ligatures w14:val="none"/>
        </w:rPr>
        <w:t>air-dr</w:t>
      </w:r>
      <w:r>
        <w:rPr>
          <w:rFonts w:ascii="Arial" w:eastAsia="Times New Roman" w:hAnsi="Arial" w:cs="Arial"/>
          <w:color w:val="000000"/>
          <w:kern w:val="0"/>
          <w14:ligatures w14:val="none"/>
        </w:rPr>
        <w:t>ying</w:t>
      </w:r>
      <w:r w:rsidR="00292FF5" w:rsidRPr="00122893">
        <w:rPr>
          <w:rFonts w:ascii="Arial" w:eastAsia="Times New Roman" w:hAnsi="Arial" w:cs="Arial"/>
          <w:color w:val="000000"/>
          <w:kern w:val="0"/>
          <w14:ligatures w14:val="none"/>
        </w:rPr>
        <w:t xml:space="preserve">, we fixed and stained </w:t>
      </w:r>
      <w:del w:id="528" w:author="Reviewer" w:date="2026-06-03T10:48:00Z" w16du:dateUtc="2026-06-03T15:48:00Z">
        <w:r w:rsidR="00292FF5" w:rsidRPr="00122893" w:rsidDel="008A3E5E">
          <w:rPr>
            <w:rFonts w:ascii="Arial" w:eastAsia="Times New Roman" w:hAnsi="Arial" w:cs="Arial"/>
            <w:color w:val="000000"/>
            <w:kern w:val="0"/>
            <w14:ligatures w14:val="none"/>
          </w:rPr>
          <w:delText xml:space="preserve">them </w:delText>
        </w:r>
      </w:del>
      <w:ins w:id="529" w:author="Reviewer" w:date="2026-06-03T10:48:00Z" w16du:dateUtc="2026-06-03T15:48:00Z">
        <w:r w:rsidR="008A3E5E">
          <w:rPr>
            <w:rFonts w:ascii="Arial" w:eastAsia="Times New Roman" w:hAnsi="Arial" w:cs="Arial"/>
            <w:color w:val="000000"/>
            <w:kern w:val="0"/>
            <w14:ligatures w14:val="none"/>
          </w:rPr>
          <w:t>slides</w:t>
        </w:r>
        <w:r w:rsidR="008A3E5E" w:rsidRPr="00122893">
          <w:rPr>
            <w:rFonts w:ascii="Arial" w:eastAsia="Times New Roman" w:hAnsi="Arial" w:cs="Arial"/>
            <w:color w:val="000000"/>
            <w:kern w:val="0"/>
            <w14:ligatures w14:val="none"/>
          </w:rPr>
          <w:t xml:space="preserve"> </w:t>
        </w:r>
      </w:ins>
      <w:r w:rsidR="00292FF5" w:rsidRPr="00122893">
        <w:rPr>
          <w:rFonts w:ascii="Arial" w:eastAsia="Times New Roman" w:hAnsi="Arial" w:cs="Arial"/>
          <w:color w:val="000000"/>
          <w:kern w:val="0"/>
          <w14:ligatures w14:val="none"/>
        </w:rPr>
        <w:t>with Giemsa-Wright (</w:t>
      </w:r>
      <w:proofErr w:type="spellStart"/>
      <w:r w:rsidR="00292FF5" w:rsidRPr="00122893">
        <w:rPr>
          <w:rFonts w:ascii="Arial" w:eastAsia="Times New Roman" w:hAnsi="Arial" w:cs="Arial"/>
          <w:color w:val="000000"/>
          <w:kern w:val="0"/>
          <w14:ligatures w14:val="none"/>
        </w:rPr>
        <w:t>Fisherbrand</w:t>
      </w:r>
      <w:proofErr w:type="spellEnd"/>
      <w:r w:rsidR="00292FF5" w:rsidRPr="00122893">
        <w:rPr>
          <w:rFonts w:ascii="Arial" w:eastAsia="Times New Roman" w:hAnsi="Arial" w:cs="Arial"/>
          <w:color w:val="000000"/>
          <w:kern w:val="0"/>
          <w14:ligatures w14:val="none"/>
        </w:rPr>
        <w:t xml:space="preserve">, Pittsburgh, PA, USA). </w:t>
      </w: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 xml:space="preserve">e examined smears under </w:t>
      </w:r>
      <w:r>
        <w:rPr>
          <w:rFonts w:ascii="Arial" w:eastAsia="Times New Roman" w:hAnsi="Arial" w:cs="Arial"/>
          <w:color w:val="000000"/>
          <w:kern w:val="0"/>
          <w14:ligatures w14:val="none"/>
        </w:rPr>
        <w:t xml:space="preserve">a </w:t>
      </w:r>
      <w:r w:rsidR="00292FF5" w:rsidRPr="00122893">
        <w:rPr>
          <w:rFonts w:ascii="Arial" w:eastAsia="Times New Roman" w:hAnsi="Arial" w:cs="Arial"/>
          <w:color w:val="000000"/>
          <w:kern w:val="0"/>
          <w14:ligatures w14:val="none"/>
        </w:rPr>
        <w:t>light microscop</w:t>
      </w:r>
      <w:r>
        <w:rPr>
          <w:rFonts w:ascii="Arial" w:eastAsia="Times New Roman" w:hAnsi="Arial" w:cs="Arial"/>
          <w:color w:val="000000"/>
          <w:kern w:val="0"/>
          <w14:ligatures w14:val="none"/>
        </w:rPr>
        <w:t>e</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40</w:t>
      </w:r>
      <w:ins w:id="530" w:author="Reviewer" w:date="2026-06-03T11:15:00Z" w16du:dateUtc="2026-06-03T16:15:00Z">
        <w:r w:rsidR="000C55C4">
          <w:rPr>
            <w:rFonts w:ascii="Arial" w:eastAsia="Times New Roman" w:hAnsi="Arial" w:cs="Arial"/>
            <w:color w:val="000000"/>
            <w:kern w:val="0"/>
            <w14:ligatures w14:val="none"/>
          </w:rPr>
          <w:t>x</w:t>
        </w:r>
      </w:ins>
      <w:del w:id="531" w:author="Reviewer" w:date="2026-06-03T11:15:00Z" w16du:dateUtc="2026-06-03T16:15:00Z">
        <w:r w:rsidR="00292FF5" w:rsidRPr="00122893" w:rsidDel="000C55C4">
          <w:rPr>
            <w:rFonts w:ascii="Arial" w:eastAsia="Times New Roman" w:hAnsi="Arial" w:cs="Arial"/>
            <w:color w:val="000000"/>
            <w:kern w:val="0"/>
            <w14:ligatures w14:val="none"/>
          </w:rPr>
          <w:delText>X</w:delText>
        </w:r>
      </w:del>
      <w:r w:rsidR="00292FF5" w:rsidRPr="00122893">
        <w:rPr>
          <w:rFonts w:ascii="Arial" w:eastAsia="Times New Roman" w:hAnsi="Arial" w:cs="Arial"/>
          <w:color w:val="000000"/>
          <w:kern w:val="0"/>
          <w14:ligatures w14:val="none"/>
        </w:rPr>
        <w:t xml:space="preserve"> magnification</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identi</w:t>
      </w:r>
      <w:r>
        <w:rPr>
          <w:rFonts w:ascii="Arial" w:eastAsia="Times New Roman" w:hAnsi="Arial" w:cs="Arial"/>
          <w:color w:val="000000"/>
          <w:kern w:val="0"/>
          <w14:ligatures w14:val="none"/>
        </w:rPr>
        <w:t>fied</w:t>
      </w:r>
      <w:ins w:id="532" w:author="Reviewer" w:date="2026-06-08T14:55:00Z" w16du:dateUtc="2026-06-08T19:55:00Z">
        <w:r w:rsidR="00714209">
          <w:rPr>
            <w:rFonts w:ascii="Arial" w:eastAsia="Times New Roman" w:hAnsi="Arial" w:cs="Arial"/>
            <w:color w:val="000000"/>
            <w:kern w:val="0"/>
            <w14:ligatures w14:val="none"/>
          </w:rPr>
          <w:t xml:space="preserve"> </w:t>
        </w:r>
      </w:ins>
      <w:del w:id="533" w:author="Reviewer" w:date="2026-06-08T14:55:00Z" w16du:dateUtc="2026-06-08T19:55:00Z">
        <w:r w:rsidR="00292FF5" w:rsidRPr="00122893" w:rsidDel="00714209">
          <w:rPr>
            <w:rFonts w:ascii="Arial" w:eastAsia="Times New Roman" w:hAnsi="Arial" w:cs="Arial"/>
            <w:color w:val="000000"/>
            <w:kern w:val="0"/>
            <w14:ligatures w14:val="none"/>
          </w:rPr>
          <w:delText xml:space="preserve"> </w:delText>
        </w:r>
      </w:del>
      <w:r w:rsidR="00292FF5" w:rsidRPr="00122893">
        <w:rPr>
          <w:rFonts w:ascii="Arial" w:eastAsia="Times New Roman" w:hAnsi="Arial" w:cs="Arial"/>
          <w:color w:val="000000"/>
          <w:kern w:val="0"/>
          <w14:ligatures w14:val="none"/>
        </w:rPr>
        <w:t xml:space="preserve">the first </w:t>
      </w:r>
      <w:del w:id="534" w:author="Reviewer" w:date="2026-06-08T14:55:00Z" w16du:dateUtc="2026-06-08T19:55:00Z">
        <w:r w:rsidR="00292FF5" w:rsidRPr="00122893" w:rsidDel="00714209">
          <w:rPr>
            <w:rFonts w:ascii="Arial" w:eastAsia="Times New Roman" w:hAnsi="Arial" w:cs="Arial"/>
            <w:color w:val="000000"/>
            <w:kern w:val="0"/>
            <w14:ligatures w14:val="none"/>
          </w:rPr>
          <w:delText>100</w:delText>
        </w:r>
      </w:del>
      <w:ins w:id="535" w:author="Reviewer" w:date="2026-06-08T14:55:00Z" w16du:dateUtc="2026-06-08T19:55:00Z">
        <w:r w:rsidR="00714209">
          <w:rPr>
            <w:rFonts w:ascii="Arial" w:eastAsia="Times New Roman" w:hAnsi="Arial" w:cs="Arial"/>
            <w:color w:val="000000"/>
            <w:kern w:val="0"/>
            <w14:ligatures w14:val="none"/>
          </w:rPr>
          <w:t>approximately</w:t>
        </w:r>
      </w:ins>
      <w:r w:rsidR="00292FF5" w:rsidRPr="00122893">
        <w:rPr>
          <w:rFonts w:ascii="Arial" w:eastAsia="Times New Roman" w:hAnsi="Arial" w:cs="Arial"/>
          <w:color w:val="000000"/>
          <w:kern w:val="0"/>
          <w14:ligatures w14:val="none"/>
        </w:rPr>
        <w:t xml:space="preserve"> </w:t>
      </w:r>
      <w:ins w:id="536" w:author="Reviewer" w:date="2026-06-08T14:55:00Z" w16du:dateUtc="2026-06-08T19:55:00Z">
        <w:r w:rsidR="00714209">
          <w:rPr>
            <w:rFonts w:ascii="Arial" w:eastAsia="Times New Roman" w:hAnsi="Arial" w:cs="Arial"/>
            <w:color w:val="000000"/>
            <w:kern w:val="0"/>
            <w14:ligatures w14:val="none"/>
          </w:rPr>
          <w:t>100</w:t>
        </w:r>
      </w:ins>
      <w:ins w:id="537" w:author="Reviewer" w:date="2026-06-03T11:15:00Z" w16du:dateUtc="2026-06-03T16:15:00Z">
        <w:r w:rsidR="000C55C4">
          <w:rPr>
            <w:rFonts w:ascii="Arial" w:eastAsia="Times New Roman" w:hAnsi="Arial" w:cs="Arial"/>
            <w:color w:val="000000"/>
            <w:kern w:val="0"/>
            <w14:ligatures w14:val="none"/>
          </w:rPr>
          <w:t xml:space="preserve"> </w:t>
        </w:r>
      </w:ins>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calculated the NLR by dividing the </w:t>
      </w:r>
      <w:del w:id="538" w:author="Reviewer" w:date="2026-06-03T11:15:00Z" w16du:dateUtc="2026-06-03T16:15:00Z">
        <w:r w:rsidR="00292FF5" w:rsidRPr="00122893" w:rsidDel="000C55C4">
          <w:rPr>
            <w:rFonts w:ascii="Arial" w:eastAsia="Times New Roman" w:hAnsi="Arial" w:cs="Arial"/>
            <w:color w:val="000000"/>
            <w:kern w:val="0"/>
            <w14:ligatures w14:val="none"/>
          </w:rPr>
          <w:delText xml:space="preserve">observed </w:delText>
        </w:r>
      </w:del>
      <w:del w:id="539" w:author="Reviewer" w:date="2026-06-03T10:49:00Z" w16du:dateUtc="2026-06-03T15:49:00Z">
        <w:r w:rsidR="00292FF5" w:rsidRPr="00122893" w:rsidDel="008A3E5E">
          <w:rPr>
            <w:rFonts w:ascii="Arial" w:eastAsia="Times New Roman" w:hAnsi="Arial" w:cs="Arial"/>
            <w:color w:val="000000"/>
            <w:kern w:val="0"/>
            <w14:ligatures w14:val="none"/>
          </w:rPr>
          <w:delText>lymphocyte</w:delText>
        </w:r>
        <w:r w:rsidR="00052E17" w:rsidDel="008A3E5E">
          <w:rPr>
            <w:rFonts w:ascii="Arial" w:eastAsia="Times New Roman" w:hAnsi="Arial" w:cs="Arial"/>
            <w:color w:val="000000"/>
            <w:kern w:val="0"/>
            <w14:ligatures w14:val="none"/>
          </w:rPr>
          <w:delText xml:space="preserve"> </w:delText>
        </w:r>
      </w:del>
      <w:ins w:id="540" w:author="Reviewer" w:date="2026-06-03T10:49:00Z" w16du:dateUtc="2026-06-03T15:49:00Z">
        <w:r w:rsidR="008A3E5E">
          <w:rPr>
            <w:rFonts w:ascii="Arial" w:eastAsia="Times New Roman" w:hAnsi="Arial" w:cs="Arial"/>
            <w:color w:val="000000"/>
            <w:kern w:val="0"/>
            <w14:ligatures w14:val="none"/>
          </w:rPr>
          <w:t xml:space="preserve">neutrophil </w:t>
        </w:r>
      </w:ins>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by </w:t>
      </w:r>
      <w:r w:rsidR="00373EEB">
        <w:rPr>
          <w:rFonts w:ascii="Arial" w:eastAsia="Times New Roman" w:hAnsi="Arial" w:cs="Arial"/>
          <w:color w:val="000000"/>
          <w:kern w:val="0"/>
          <w14:ligatures w14:val="none"/>
        </w:rPr>
        <w:t xml:space="preserve">the </w:t>
      </w:r>
      <w:del w:id="541" w:author="Reviewer" w:date="2026-06-03T10:49:00Z" w16du:dateUtc="2026-06-03T15:49:00Z">
        <w:r w:rsidR="00292FF5" w:rsidRPr="00122893" w:rsidDel="008A3E5E">
          <w:rPr>
            <w:rFonts w:ascii="Arial" w:eastAsia="Times New Roman" w:hAnsi="Arial" w:cs="Arial"/>
            <w:color w:val="000000"/>
            <w:kern w:val="0"/>
            <w14:ligatures w14:val="none"/>
          </w:rPr>
          <w:delText>neutrophil</w:delText>
        </w:r>
        <w:r w:rsidR="00052E17" w:rsidDel="008A3E5E">
          <w:rPr>
            <w:rFonts w:ascii="Arial" w:eastAsia="Times New Roman" w:hAnsi="Arial" w:cs="Arial"/>
            <w:color w:val="000000"/>
            <w:kern w:val="0"/>
            <w14:ligatures w14:val="none"/>
          </w:rPr>
          <w:delText xml:space="preserve"> </w:delText>
        </w:r>
      </w:del>
      <w:ins w:id="542" w:author="Reviewer" w:date="2026-06-03T10:49:00Z" w16du:dateUtc="2026-06-03T15:49:00Z">
        <w:r w:rsidR="008A3E5E">
          <w:rPr>
            <w:rFonts w:ascii="Arial" w:eastAsia="Times New Roman" w:hAnsi="Arial" w:cs="Arial"/>
            <w:color w:val="000000"/>
            <w:kern w:val="0"/>
            <w14:ligatures w14:val="none"/>
          </w:rPr>
          <w:t xml:space="preserve">lymphocyte </w:t>
        </w:r>
      </w:ins>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One observer, blind to treatment groups,</w:t>
      </w:r>
      <w:r w:rsidR="00292FF5" w:rsidRPr="00122893">
        <w:rPr>
          <w:rFonts w:ascii="Arial" w:eastAsia="Times New Roman" w:hAnsi="Arial" w:cs="Arial"/>
          <w:color w:val="000000"/>
          <w:kern w:val="0"/>
          <w14:ligatures w14:val="none"/>
        </w:rPr>
        <w:t xml:space="preserve"> identified </w:t>
      </w:r>
      <w:r>
        <w:rPr>
          <w:rFonts w:ascii="Arial" w:eastAsia="Times New Roman" w:hAnsi="Arial" w:cs="Arial"/>
          <w:color w:val="000000"/>
          <w:kern w:val="0"/>
          <w14:ligatures w14:val="none"/>
        </w:rPr>
        <w:t xml:space="preserve">all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 xml:space="preserve"> to ensure consistency</w:t>
      </w:r>
      <w:ins w:id="543" w:author="Reviewer" w:date="2026-06-03T10:49:00Z" w16du:dateUtc="2026-06-03T15:49:00Z">
        <w:r w:rsidR="008A3E5E">
          <w:rPr>
            <w:rFonts w:ascii="Arial" w:eastAsia="Times New Roman" w:hAnsi="Arial" w:cs="Arial"/>
            <w:color w:val="000000"/>
            <w:kern w:val="0"/>
            <w14:ligatures w14:val="none"/>
          </w:rPr>
          <w:t xml:space="preserve"> among samples</w:t>
        </w:r>
      </w:ins>
      <w:r w:rsidR="00292FF5" w:rsidRPr="00122893">
        <w:rPr>
          <w:rFonts w:ascii="Arial" w:eastAsia="Times New Roman" w:hAnsi="Arial" w:cs="Arial"/>
          <w:color w:val="000000"/>
          <w:kern w:val="0"/>
          <w14:ligatures w14:val="none"/>
        </w:rPr>
        <w:t>.</w:t>
      </w:r>
    </w:p>
    <w:p w14:paraId="60E9106F" w14:textId="77777777" w:rsidR="00292FF5" w:rsidRPr="00122893" w:rsidRDefault="00292FF5" w:rsidP="00207381">
      <w:pPr>
        <w:spacing w:line="480" w:lineRule="auto"/>
        <w:rPr>
          <w:rFonts w:ascii="Arial" w:eastAsia="Times New Roman" w:hAnsi="Arial" w:cs="Arial"/>
          <w:kern w:val="0"/>
          <w14:ligatures w14:val="none"/>
        </w:rPr>
      </w:pPr>
    </w:p>
    <w:p w14:paraId="68286111" w14:textId="17D7DF0D"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 xml:space="preserve">2.4. </w:t>
      </w:r>
      <w:r w:rsidR="00991BBD">
        <w:rPr>
          <w:rFonts w:ascii="Arial" w:eastAsia="Times New Roman" w:hAnsi="Arial" w:cs="Arial"/>
          <w:i/>
          <w:iCs/>
          <w:color w:val="000000"/>
          <w:kern w:val="0"/>
          <w14:ligatures w14:val="none"/>
        </w:rPr>
        <w:t xml:space="preserve">Water Quality </w:t>
      </w:r>
      <w:r w:rsidRPr="00122893">
        <w:rPr>
          <w:rFonts w:ascii="Arial" w:eastAsia="Times New Roman" w:hAnsi="Arial" w:cs="Arial"/>
          <w:i/>
          <w:iCs/>
          <w:color w:val="000000"/>
          <w:kern w:val="0"/>
          <w14:ligatures w14:val="none"/>
        </w:rPr>
        <w:t>Measurements</w:t>
      </w:r>
    </w:p>
    <w:p w14:paraId="7020B4D8" w14:textId="5FE7E871" w:rsidR="0045522C"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We </w:t>
      </w:r>
      <w:r w:rsidR="007C2468">
        <w:rPr>
          <w:rFonts w:ascii="Arial" w:eastAsia="Times New Roman" w:hAnsi="Arial" w:cs="Arial"/>
          <w:color w:val="000000"/>
          <w:kern w:val="0"/>
          <w14:ligatures w14:val="none"/>
        </w:rPr>
        <w:t>measured</w:t>
      </w:r>
      <w:r w:rsidRPr="00122893">
        <w:rPr>
          <w:rFonts w:ascii="Arial" w:eastAsia="Times New Roman" w:hAnsi="Arial" w:cs="Arial"/>
          <w:color w:val="000000"/>
          <w:kern w:val="0"/>
          <w14:ligatures w14:val="none"/>
        </w:rPr>
        <w:t xml:space="preserve"> water q</w:t>
      </w:r>
      <w:r w:rsidR="0045522C" w:rsidRPr="00122893">
        <w:rPr>
          <w:rFonts w:ascii="Arial" w:eastAsia="Times New Roman" w:hAnsi="Arial" w:cs="Arial"/>
          <w:color w:val="000000"/>
          <w:kern w:val="0"/>
          <w14:ligatures w14:val="none"/>
        </w:rPr>
        <w:t>u</w:t>
      </w:r>
      <w:r w:rsidRPr="00122893">
        <w:rPr>
          <w:rFonts w:ascii="Arial" w:eastAsia="Times New Roman" w:hAnsi="Arial" w:cs="Arial"/>
          <w:color w:val="000000"/>
          <w:kern w:val="0"/>
          <w14:ligatures w14:val="none"/>
        </w:rPr>
        <w:t>ality</w:t>
      </w:r>
      <w:r w:rsidR="007C2468">
        <w:rPr>
          <w:rFonts w:ascii="Arial" w:eastAsia="Times New Roman" w:hAnsi="Arial" w:cs="Arial"/>
          <w:color w:val="000000"/>
          <w:kern w:val="0"/>
          <w14:ligatures w14:val="none"/>
        </w:rPr>
        <w:t xml:space="preserve"> variables</w:t>
      </w:r>
      <w:r w:rsidRPr="00122893">
        <w:rPr>
          <w:rFonts w:ascii="Arial" w:eastAsia="Times New Roman" w:hAnsi="Arial" w:cs="Arial"/>
          <w:color w:val="000000"/>
          <w:kern w:val="0"/>
          <w14:ligatures w14:val="none"/>
        </w:rPr>
        <w:t>—temperature</w:t>
      </w:r>
      <w:r w:rsidR="00373EEB">
        <w:rPr>
          <w:rFonts w:ascii="Arial" w:eastAsia="Times New Roman" w:hAnsi="Arial" w:cs="Arial"/>
          <w:color w:val="000000"/>
          <w:kern w:val="0"/>
          <w14:ligatures w14:val="none"/>
        </w:rPr>
        <w:t xml:space="preserve"> (°C</w:t>
      </w:r>
      <w:r w:rsidRPr="00122893">
        <w:rPr>
          <w:rFonts w:ascii="Arial" w:eastAsia="Times New Roman" w:hAnsi="Arial" w:cs="Arial"/>
          <w:color w:val="000000"/>
          <w:kern w:val="0"/>
          <w14:ligatures w14:val="none"/>
        </w:rPr>
        <w:t xml:space="preserve">), dissolved oxygen (mg/L), pH, and salinity (ppt)—using a YSI Pro DSS (Yellow Springs Instruments, Xylem Inc., Washington D.C., USA) to ensure consistency among tanks. We </w:t>
      </w:r>
      <w:r w:rsidR="007C2468">
        <w:rPr>
          <w:rFonts w:ascii="Arial" w:eastAsia="Times New Roman" w:hAnsi="Arial" w:cs="Arial"/>
          <w:color w:val="000000"/>
          <w:kern w:val="0"/>
          <w14:ligatures w14:val="none"/>
        </w:rPr>
        <w:t>collected measurements</w:t>
      </w:r>
      <w:r w:rsidRPr="00122893">
        <w:rPr>
          <w:rFonts w:ascii="Arial" w:eastAsia="Times New Roman" w:hAnsi="Arial" w:cs="Arial"/>
          <w:color w:val="000000"/>
          <w:kern w:val="0"/>
          <w14:ligatures w14:val="none"/>
        </w:rPr>
        <w:t xml:space="preserve"> </w:t>
      </w:r>
      <w:ins w:id="544" w:author="Reviewer" w:date="2026-06-03T11:20:00Z" w16du:dateUtc="2026-06-03T16:20:00Z">
        <w:r w:rsidR="000C55C4">
          <w:rPr>
            <w:rFonts w:ascii="Arial" w:eastAsia="Times New Roman" w:hAnsi="Arial" w:cs="Arial"/>
            <w:color w:val="000000"/>
            <w:kern w:val="0"/>
            <w14:ligatures w14:val="none"/>
          </w:rPr>
          <w:t xml:space="preserve">using </w:t>
        </w:r>
      </w:ins>
      <w:ins w:id="545" w:author="Reviewer" w:date="2026-06-03T11:21:00Z" w16du:dateUtc="2026-06-03T16:21:00Z">
        <w:r w:rsidR="000C55C4">
          <w:rPr>
            <w:rFonts w:ascii="Arial" w:eastAsia="Times New Roman" w:hAnsi="Arial" w:cs="Arial"/>
            <w:color w:val="000000"/>
            <w:kern w:val="0"/>
            <w14:ligatures w14:val="none"/>
          </w:rPr>
          <w:t xml:space="preserve">the YSI </w:t>
        </w:r>
      </w:ins>
      <w:r w:rsidRPr="00122893">
        <w:rPr>
          <w:rFonts w:ascii="Arial" w:eastAsia="Times New Roman" w:hAnsi="Arial" w:cs="Arial"/>
          <w:color w:val="000000"/>
          <w:kern w:val="0"/>
          <w14:ligatures w14:val="none"/>
        </w:rPr>
        <w:t xml:space="preserve">on days 2, 3, 10, 11, 14, </w:t>
      </w:r>
      <w:del w:id="546" w:author="Reviewer" w:date="2026-06-08T16:12:00Z" w16du:dateUtc="2026-06-08T21:12:00Z">
        <w:r w:rsidRPr="00122893" w:rsidDel="00E708EA">
          <w:rPr>
            <w:rFonts w:ascii="Arial" w:eastAsia="Times New Roman" w:hAnsi="Arial" w:cs="Arial"/>
            <w:color w:val="000000"/>
            <w:kern w:val="0"/>
            <w14:ligatures w14:val="none"/>
          </w:rPr>
          <w:delText xml:space="preserve">and </w:delText>
        </w:r>
      </w:del>
      <w:r w:rsidRPr="00122893">
        <w:rPr>
          <w:rFonts w:ascii="Arial" w:eastAsia="Times New Roman" w:hAnsi="Arial" w:cs="Arial"/>
          <w:color w:val="000000"/>
          <w:kern w:val="0"/>
          <w14:ligatures w14:val="none"/>
        </w:rPr>
        <w:t>15</w:t>
      </w:r>
      <w:r w:rsidR="007C2468">
        <w:rPr>
          <w:rFonts w:ascii="Arial" w:eastAsia="Times New Roman" w:hAnsi="Arial" w:cs="Arial"/>
          <w:color w:val="000000"/>
          <w:kern w:val="0"/>
          <w14:ligatures w14:val="none"/>
        </w:rPr>
        <w:t xml:space="preserve"> (before</w:t>
      </w:r>
      <w:ins w:id="547" w:author="Reviewer" w:date="2026-06-08T16:12:00Z" w16du:dateUtc="2026-06-08T21:12:00Z">
        <w:r w:rsidR="00E708EA">
          <w:rPr>
            <w:rFonts w:ascii="Arial" w:eastAsia="Times New Roman" w:hAnsi="Arial" w:cs="Arial"/>
            <w:color w:val="000000"/>
            <w:kern w:val="0"/>
            <w14:ligatures w14:val="none"/>
          </w:rPr>
          <w:t xml:space="preserve"> and after</w:t>
        </w:r>
      </w:ins>
      <w:r w:rsidR="007C2468">
        <w:rPr>
          <w:rFonts w:ascii="Arial" w:eastAsia="Times New Roman" w:hAnsi="Arial" w:cs="Arial"/>
          <w:color w:val="000000"/>
          <w:kern w:val="0"/>
          <w14:ligatures w14:val="none"/>
        </w:rPr>
        <w:t xml:space="preserve"> salinity increase)</w:t>
      </w:r>
      <w:ins w:id="548" w:author="Reviewer" w:date="2026-06-03T11:18:00Z" w16du:dateUtc="2026-06-03T16:18:00Z">
        <w:r w:rsidR="000C55C4">
          <w:rPr>
            <w:rFonts w:ascii="Arial" w:eastAsia="Times New Roman" w:hAnsi="Arial" w:cs="Arial"/>
            <w:color w:val="000000"/>
            <w:kern w:val="0"/>
            <w14:ligatures w14:val="none"/>
          </w:rPr>
          <w:t>,</w:t>
        </w:r>
      </w:ins>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and </w:t>
      </w:r>
      <w:r w:rsidR="007C2468">
        <w:rPr>
          <w:rFonts w:ascii="Arial" w:eastAsia="Times New Roman" w:hAnsi="Arial" w:cs="Arial"/>
          <w:color w:val="000000"/>
          <w:kern w:val="0"/>
          <w14:ligatures w14:val="none"/>
        </w:rPr>
        <w:t xml:space="preserve">again </w:t>
      </w:r>
      <w:r w:rsidRPr="00122893">
        <w:rPr>
          <w:rFonts w:ascii="Arial" w:eastAsia="Times New Roman" w:hAnsi="Arial" w:cs="Arial"/>
          <w:color w:val="000000"/>
          <w:kern w:val="0"/>
          <w14:ligatures w14:val="none"/>
        </w:rPr>
        <w:t xml:space="preserve">on day 17 to verify the </w:t>
      </w:r>
      <w:ins w:id="549" w:author="Reviewer" w:date="2026-06-08T16:12:00Z" w16du:dateUtc="2026-06-08T21:12:00Z">
        <w:r w:rsidR="00E708EA">
          <w:rPr>
            <w:rFonts w:ascii="Arial" w:eastAsia="Times New Roman" w:hAnsi="Arial" w:cs="Arial"/>
            <w:color w:val="000000"/>
            <w:kern w:val="0"/>
            <w14:ligatures w14:val="none"/>
          </w:rPr>
          <w:t xml:space="preserve">consistency of the </w:t>
        </w:r>
      </w:ins>
      <w:r w:rsidRPr="00122893">
        <w:rPr>
          <w:rFonts w:ascii="Arial" w:eastAsia="Times New Roman" w:hAnsi="Arial" w:cs="Arial"/>
          <w:color w:val="000000"/>
          <w:kern w:val="0"/>
          <w14:ligatures w14:val="none"/>
        </w:rPr>
        <w:t xml:space="preserve">intentional salinity increase. We double-rinsed the YSI </w:t>
      </w:r>
      <w:r w:rsidR="007C2468">
        <w:rPr>
          <w:rFonts w:ascii="Arial" w:eastAsia="Times New Roman" w:hAnsi="Arial" w:cs="Arial"/>
          <w:color w:val="000000"/>
          <w:kern w:val="0"/>
          <w14:ligatures w14:val="none"/>
        </w:rPr>
        <w:t>probe</w:t>
      </w:r>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tap and reverse</w:t>
      </w:r>
      <w:r w:rsidR="0019026F">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osmosis water between </w:t>
      </w:r>
      <w:r w:rsidR="007C2468">
        <w:rPr>
          <w:rFonts w:ascii="Arial" w:eastAsia="Times New Roman" w:hAnsi="Arial" w:cs="Arial"/>
          <w:color w:val="000000"/>
          <w:kern w:val="0"/>
          <w14:ligatures w14:val="none"/>
        </w:rPr>
        <w:lastRenderedPageBreak/>
        <w:t>tanks</w:t>
      </w:r>
      <w:r w:rsidRPr="00122893">
        <w:rPr>
          <w:rFonts w:ascii="Arial" w:eastAsia="Times New Roman" w:hAnsi="Arial" w:cs="Arial"/>
          <w:color w:val="000000"/>
          <w:kern w:val="0"/>
          <w14:ligatures w14:val="none"/>
        </w:rPr>
        <w:t xml:space="preserve"> to </w:t>
      </w:r>
      <w:r w:rsidR="00533DCC">
        <w:rPr>
          <w:rFonts w:ascii="Arial" w:eastAsia="Times New Roman" w:hAnsi="Arial" w:cs="Arial"/>
          <w:color w:val="000000"/>
          <w:kern w:val="0"/>
          <w14:ligatures w14:val="none"/>
        </w:rPr>
        <w:t>prevent</w:t>
      </w:r>
      <w:r w:rsidRPr="00122893">
        <w:rPr>
          <w:rFonts w:ascii="Arial" w:eastAsia="Times New Roman" w:hAnsi="Arial" w:cs="Arial"/>
          <w:color w:val="000000"/>
          <w:kern w:val="0"/>
          <w14:ligatures w14:val="none"/>
        </w:rPr>
        <w:t xml:space="preserve"> contamination. We u</w:t>
      </w:r>
      <w:r w:rsidR="0019026F">
        <w:rPr>
          <w:rFonts w:ascii="Arial" w:eastAsia="Times New Roman" w:hAnsi="Arial" w:cs="Arial"/>
          <w:color w:val="000000"/>
          <w:kern w:val="0"/>
          <w14:ligatures w14:val="none"/>
        </w:rPr>
        <w:t>sed</w:t>
      </w:r>
      <w:r w:rsidRPr="00122893">
        <w:rPr>
          <w:rFonts w:ascii="Arial" w:eastAsia="Times New Roman" w:hAnsi="Arial" w:cs="Arial"/>
          <w:color w:val="000000"/>
          <w:kern w:val="0"/>
          <w14:ligatures w14:val="none"/>
        </w:rPr>
        <w:t xml:space="preserve"> water</w:t>
      </w:r>
      <w:r w:rsidR="007C2468">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quality data to </w:t>
      </w:r>
      <w:r w:rsidR="007C2468">
        <w:rPr>
          <w:rFonts w:ascii="Arial" w:eastAsia="Times New Roman" w:hAnsi="Arial" w:cs="Arial"/>
          <w:color w:val="000000"/>
          <w:kern w:val="0"/>
          <w14:ligatures w14:val="none"/>
        </w:rPr>
        <w:t>verify consistent environmental conditions across tanks</w:t>
      </w:r>
      <w:r w:rsidRPr="00122893">
        <w:rPr>
          <w:rFonts w:ascii="Arial" w:eastAsia="Times New Roman" w:hAnsi="Arial" w:cs="Arial"/>
          <w:color w:val="000000"/>
          <w:kern w:val="0"/>
          <w14:ligatures w14:val="none"/>
        </w:rPr>
        <w:t>.</w:t>
      </w:r>
    </w:p>
    <w:p w14:paraId="791FCCB3" w14:textId="0AE04F49" w:rsidR="0056648E" w:rsidRPr="0056648E" w:rsidRDefault="0056648E" w:rsidP="00207381">
      <w:pPr>
        <w:spacing w:line="480" w:lineRule="auto"/>
        <w:rPr>
          <w:rFonts w:ascii="Arial" w:eastAsia="Times New Roman" w:hAnsi="Arial" w:cs="Arial"/>
          <w:i/>
          <w:iCs/>
          <w:kern w:val="0"/>
          <w14:ligatures w14:val="none"/>
        </w:rPr>
      </w:pPr>
    </w:p>
    <w:p w14:paraId="43140371" w14:textId="642E618E"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w:t>
      </w:r>
      <w:r w:rsidR="0056648E">
        <w:rPr>
          <w:rFonts w:ascii="Arial" w:eastAsia="Times New Roman" w:hAnsi="Arial" w:cs="Arial"/>
          <w:i/>
          <w:iCs/>
          <w:color w:val="000000"/>
          <w:kern w:val="0"/>
          <w14:ligatures w14:val="none"/>
        </w:rPr>
        <w:t>5</w:t>
      </w:r>
      <w:r w:rsidRPr="00122893">
        <w:rPr>
          <w:rFonts w:ascii="Arial" w:eastAsia="Times New Roman" w:hAnsi="Arial" w:cs="Arial"/>
          <w:i/>
          <w:iCs/>
          <w:color w:val="000000"/>
          <w:kern w:val="0"/>
          <w14:ligatures w14:val="none"/>
        </w:rPr>
        <w:t>. Statistical Analyses</w:t>
      </w:r>
    </w:p>
    <w:p w14:paraId="13BAD7E9" w14:textId="77777777" w:rsidR="007F1402" w:rsidRDefault="00292FF5" w:rsidP="00207381">
      <w:pPr>
        <w:spacing w:line="480" w:lineRule="auto"/>
        <w:ind w:firstLine="720"/>
        <w:rPr>
          <w:ins w:id="550" w:author="Reviewer" w:date="2026-06-03T12:12:00Z" w16du:dateUtc="2026-06-03T17:12:00Z"/>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We visualized and analyzed all data using R </w:t>
      </w:r>
      <w:r w:rsidR="00487AF7">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in Posit’s RStudio Integrated Development Environment</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{"citationID":"wn1cXUf6","properties":{"formattedCitation":"(Posit team, 2025; R Core Team, 2025)","plainCitation":"(Posit team, 2025; R Core Team, 2025)","noteIndex":0},"citationItems":[{"id":254,"uris":["http://zotero.org/users/4161640/items/CGYWE2UU"],"itemData":{"id":254,"type":"book","event-place":"Boston, MA","publisher":"Posit Software, PBC","publisher-place":"Boston, MA","title":"RStudio: integrated development environment for R","URL":"http://www.posit.co/","author":[{"literal":"Posit team"}],"issued":{"date-parts":[["2025"]]}}},{"id":253,"uris":["http://zotero.org/users/4161640/items/7GWUYDZ9"],"itemData":{"id":253,"type":"book","event-place":"Vienna,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(Posit team, 2025; R Core Team, 2025)</w:t>
      </w:r>
      <w:r w:rsidR="0019026F">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For statistical testing,</w:t>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we used</w:t>
      </w:r>
      <w:r w:rsidRPr="00122893">
        <w:rPr>
          <w:rFonts w:ascii="Arial" w:eastAsia="Times New Roman" w:hAnsi="Arial" w:cs="Arial"/>
          <w:color w:val="000000"/>
          <w:kern w:val="0"/>
          <w14:ligatures w14:val="none"/>
        </w:rPr>
        <w:t xml:space="preserve"> an alpha value of 0.05. </w:t>
      </w:r>
    </w:p>
    <w:p w14:paraId="71D4D865" w14:textId="4BE672A3" w:rsidR="00292FF5"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Between day</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4 and 7,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control, Cd high,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high group</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died</w:t>
      </w:r>
      <w:ins w:id="551" w:author="Reviewer" w:date="2026-06-03T12:04:00Z" w16du:dateUtc="2026-06-03T17:04:00Z">
        <w:r w:rsidR="007F1402">
          <w:rPr>
            <w:rFonts w:ascii="Arial" w:eastAsia="Times New Roman" w:hAnsi="Arial" w:cs="Arial"/>
            <w:color w:val="000000"/>
            <w:kern w:val="0"/>
            <w14:ligatures w14:val="none"/>
          </w:rPr>
          <w:t xml:space="preserve">. A </w:t>
        </w:r>
      </w:ins>
      <w:del w:id="552" w:author="Reviewer" w:date="2026-06-03T12:04:00Z" w16du:dateUtc="2026-06-03T17:04:00Z">
        <w:r w:rsidRPr="00122893" w:rsidDel="007F1402">
          <w:rPr>
            <w:rFonts w:ascii="Arial" w:eastAsia="Times New Roman" w:hAnsi="Arial" w:cs="Arial"/>
            <w:color w:val="000000"/>
            <w:kern w:val="0"/>
            <w14:ligatures w14:val="none"/>
          </w:rPr>
          <w:delText xml:space="preserve">; on day 14, one </w:delText>
        </w:r>
      </w:del>
      <w:r w:rsidRPr="00122893">
        <w:rPr>
          <w:rFonts w:ascii="Arial" w:eastAsia="Times New Roman" w:hAnsi="Arial" w:cs="Arial"/>
          <w:color w:val="000000"/>
          <w:kern w:val="0"/>
          <w14:ligatures w14:val="none"/>
        </w:rPr>
        <w:t xml:space="preserve">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low group </w:t>
      </w:r>
      <w:del w:id="553" w:author="Reviewer" w:date="2026-06-03T12:04:00Z" w16du:dateUtc="2026-06-03T17:04:00Z">
        <w:r w:rsidR="00487AF7" w:rsidDel="007F1402">
          <w:rPr>
            <w:rFonts w:ascii="Arial" w:eastAsia="Times New Roman" w:hAnsi="Arial" w:cs="Arial"/>
            <w:color w:val="000000"/>
            <w:kern w:val="0"/>
            <w14:ligatures w14:val="none"/>
          </w:rPr>
          <w:delText xml:space="preserve">also </w:delText>
        </w:r>
      </w:del>
      <w:r w:rsidRPr="00122893">
        <w:rPr>
          <w:rFonts w:ascii="Arial" w:eastAsia="Times New Roman" w:hAnsi="Arial" w:cs="Arial"/>
          <w:color w:val="000000"/>
          <w:kern w:val="0"/>
          <w14:ligatures w14:val="none"/>
        </w:rPr>
        <w:t xml:space="preserve">died </w:t>
      </w:r>
      <w:ins w:id="554" w:author="Reviewer" w:date="2026-06-03T12:05:00Z" w16du:dateUtc="2026-06-03T17:05:00Z">
        <w:r w:rsidR="007F1402">
          <w:rPr>
            <w:rFonts w:ascii="Arial" w:eastAsia="Times New Roman" w:hAnsi="Arial" w:cs="Arial"/>
            <w:color w:val="000000"/>
            <w:kern w:val="0"/>
            <w14:ligatures w14:val="none"/>
          </w:rPr>
          <w:t>on day 14</w:t>
        </w:r>
      </w:ins>
      <w:ins w:id="555" w:author="Reviewer" w:date="2026-06-03T12:16:00Z" w16du:dateUtc="2026-06-03T17:16:00Z">
        <w:r w:rsidR="004A2013">
          <w:rPr>
            <w:rFonts w:ascii="Arial" w:eastAsia="Times New Roman" w:hAnsi="Arial" w:cs="Arial"/>
            <w:color w:val="000000"/>
            <w:kern w:val="0"/>
            <w14:ligatures w14:val="none"/>
          </w:rPr>
          <w:t xml:space="preserve"> before </w:t>
        </w:r>
      </w:ins>
      <w:ins w:id="556" w:author="Reviewer" w:date="2026-06-03T12:17:00Z" w16du:dateUtc="2026-06-03T17:17:00Z">
        <w:r w:rsidR="004A2013">
          <w:rPr>
            <w:rFonts w:ascii="Arial" w:eastAsia="Times New Roman" w:hAnsi="Arial" w:cs="Arial"/>
            <w:color w:val="000000"/>
            <w:kern w:val="0"/>
            <w14:ligatures w14:val="none"/>
          </w:rPr>
          <w:t xml:space="preserve">we collected </w:t>
        </w:r>
      </w:ins>
      <w:ins w:id="557" w:author="Reviewer" w:date="2026-06-03T12:16:00Z" w16du:dateUtc="2026-06-03T17:16:00Z">
        <w:r w:rsidR="004A2013">
          <w:rPr>
            <w:rFonts w:ascii="Arial" w:eastAsia="Times New Roman" w:hAnsi="Arial" w:cs="Arial"/>
            <w:color w:val="000000"/>
            <w:kern w:val="0"/>
            <w14:ligatures w14:val="none"/>
          </w:rPr>
          <w:t>the second blood s</w:t>
        </w:r>
      </w:ins>
      <w:ins w:id="558" w:author="Reviewer" w:date="2026-06-03T12:17:00Z" w16du:dateUtc="2026-06-03T17:17:00Z">
        <w:r w:rsidR="004A2013">
          <w:rPr>
            <w:rFonts w:ascii="Arial" w:eastAsia="Times New Roman" w:hAnsi="Arial" w:cs="Arial"/>
            <w:color w:val="000000"/>
            <w:kern w:val="0"/>
            <w14:ligatures w14:val="none"/>
          </w:rPr>
          <w:t>ample</w:t>
        </w:r>
      </w:ins>
      <w:del w:id="559" w:author="Reviewer" w:date="2026-06-03T12:05:00Z" w16du:dateUtc="2026-06-03T17:05:00Z">
        <w:r w:rsidRPr="00122893" w:rsidDel="007F1402">
          <w:rPr>
            <w:rFonts w:ascii="Arial" w:eastAsia="Times New Roman" w:hAnsi="Arial" w:cs="Arial"/>
            <w:color w:val="000000"/>
            <w:kern w:val="0"/>
            <w14:ligatures w14:val="none"/>
          </w:rPr>
          <w:delText>(</w:delText>
        </w:r>
      </w:del>
      <w:del w:id="560" w:author="Reviewer" w:date="2026-06-03T12:12:00Z" w16du:dateUtc="2026-06-03T17:12:00Z">
        <w:r w:rsidRPr="00122893" w:rsidDel="004A2013">
          <w:rPr>
            <w:rFonts w:ascii="Arial" w:eastAsia="Times New Roman" w:hAnsi="Arial" w:cs="Arial"/>
            <w:color w:val="000000"/>
            <w:kern w:val="0"/>
            <w14:ligatures w14:val="none"/>
          </w:rPr>
          <w:delText>four fish</w:delText>
        </w:r>
        <w:r w:rsidR="00487AF7" w:rsidDel="004A2013">
          <w:rPr>
            <w:rFonts w:ascii="Arial" w:eastAsia="Times New Roman" w:hAnsi="Arial" w:cs="Arial"/>
            <w:color w:val="000000"/>
            <w:kern w:val="0"/>
            <w14:ligatures w14:val="none"/>
          </w:rPr>
          <w:delText xml:space="preserve"> in</w:delText>
        </w:r>
        <w:r w:rsidRPr="00122893" w:rsidDel="004A2013">
          <w:rPr>
            <w:rFonts w:ascii="Arial" w:eastAsia="Times New Roman" w:hAnsi="Arial" w:cs="Arial"/>
            <w:color w:val="000000"/>
            <w:kern w:val="0"/>
            <w14:ligatures w14:val="none"/>
          </w:rPr>
          <w:delText xml:space="preserve"> total)</w:delText>
        </w:r>
      </w:del>
      <w:r w:rsidRPr="00122893">
        <w:rPr>
          <w:rFonts w:ascii="Arial" w:eastAsia="Times New Roman" w:hAnsi="Arial" w:cs="Arial"/>
          <w:color w:val="000000"/>
          <w:kern w:val="0"/>
          <w14:ligatures w14:val="none"/>
        </w:rPr>
        <w:t>. We included</w:t>
      </w:r>
      <w:ins w:id="561" w:author="Reviewer" w:date="2026-06-03T12:18:00Z" w16du:dateUtc="2026-06-03T17:18:00Z">
        <w:r w:rsidR="004A2013">
          <w:rPr>
            <w:rFonts w:ascii="Arial" w:eastAsia="Times New Roman" w:hAnsi="Arial" w:cs="Arial"/>
            <w:color w:val="000000"/>
            <w:kern w:val="0"/>
            <w14:ligatures w14:val="none"/>
          </w:rPr>
          <w:t xml:space="preserve"> all</w:t>
        </w:r>
      </w:ins>
      <w:r w:rsidRPr="00122893">
        <w:rPr>
          <w:rFonts w:ascii="Arial" w:eastAsia="Times New Roman" w:hAnsi="Arial" w:cs="Arial"/>
          <w:color w:val="000000"/>
          <w:kern w:val="0"/>
          <w14:ligatures w14:val="none"/>
        </w:rPr>
        <w:t xml:space="preserve"> blood and water quality data</w:t>
      </w:r>
      <w:ins w:id="562" w:author="Reviewer" w:date="2026-06-03T12:16:00Z" w16du:dateUtc="2026-06-03T17:16:00Z">
        <w:r w:rsidR="004A2013">
          <w:rPr>
            <w:rFonts w:ascii="Arial" w:eastAsia="Times New Roman" w:hAnsi="Arial" w:cs="Arial"/>
            <w:color w:val="000000"/>
            <w:kern w:val="0"/>
            <w14:ligatures w14:val="none"/>
          </w:rPr>
          <w:t xml:space="preserve"> collected</w:t>
        </w:r>
      </w:ins>
      <w:r w:rsidRPr="00122893">
        <w:rPr>
          <w:rFonts w:ascii="Arial" w:eastAsia="Times New Roman" w:hAnsi="Arial" w:cs="Arial"/>
          <w:color w:val="000000"/>
          <w:kern w:val="0"/>
          <w14:ligatures w14:val="none"/>
        </w:rPr>
        <w:t xml:space="preserve"> </w:t>
      </w:r>
      <w:ins w:id="563" w:author="Reviewer" w:date="2026-06-03T12:17:00Z" w16du:dateUtc="2026-06-03T17:17:00Z">
        <w:r w:rsidR="004A2013">
          <w:rPr>
            <w:rFonts w:ascii="Arial" w:eastAsia="Times New Roman" w:hAnsi="Arial" w:cs="Arial"/>
            <w:color w:val="000000"/>
            <w:kern w:val="0"/>
            <w14:ligatures w14:val="none"/>
          </w:rPr>
          <w:t>before mortality in subsequent analyses.</w:t>
        </w:r>
      </w:ins>
      <w:del w:id="564" w:author="Reviewer" w:date="2026-06-03T12:17:00Z" w16du:dateUtc="2026-06-03T17:17:00Z">
        <w:r w:rsidRPr="00122893" w:rsidDel="004A2013">
          <w:rPr>
            <w:rFonts w:ascii="Arial" w:eastAsia="Times New Roman" w:hAnsi="Arial" w:cs="Arial"/>
            <w:color w:val="000000"/>
            <w:kern w:val="0"/>
            <w14:ligatures w14:val="none"/>
          </w:rPr>
          <w:delText xml:space="preserve">from all </w:delText>
        </w:r>
      </w:del>
      <w:del w:id="565" w:author="Reviewer" w:date="2026-06-03T12:16:00Z" w16du:dateUtc="2026-06-03T17:16:00Z">
        <w:r w:rsidRPr="00122893" w:rsidDel="004A2013">
          <w:rPr>
            <w:rFonts w:ascii="Arial" w:eastAsia="Times New Roman" w:hAnsi="Arial" w:cs="Arial"/>
            <w:color w:val="000000"/>
            <w:kern w:val="0"/>
            <w14:ligatures w14:val="none"/>
          </w:rPr>
          <w:delText xml:space="preserve">four </w:delText>
        </w:r>
      </w:del>
      <w:del w:id="566" w:author="Reviewer" w:date="2026-06-03T12:17:00Z" w16du:dateUtc="2026-06-03T17:17:00Z">
        <w:r w:rsidRPr="00122893" w:rsidDel="004A2013">
          <w:rPr>
            <w:rFonts w:ascii="Arial" w:eastAsia="Times New Roman" w:hAnsi="Arial" w:cs="Arial"/>
            <w:color w:val="000000"/>
            <w:kern w:val="0"/>
            <w14:ligatures w14:val="none"/>
          </w:rPr>
          <w:delText xml:space="preserve">fish </w:delText>
        </w:r>
        <w:r w:rsidR="00A406CA" w:rsidDel="004A2013">
          <w:rPr>
            <w:rFonts w:ascii="Arial" w:eastAsia="Times New Roman" w:hAnsi="Arial" w:cs="Arial"/>
            <w:color w:val="000000"/>
            <w:kern w:val="0"/>
            <w14:ligatures w14:val="none"/>
          </w:rPr>
          <w:delText>through</w:delText>
        </w:r>
        <w:r w:rsidRPr="00122893" w:rsidDel="004A2013">
          <w:rPr>
            <w:rFonts w:ascii="Arial" w:eastAsia="Times New Roman" w:hAnsi="Arial" w:cs="Arial"/>
            <w:color w:val="000000"/>
            <w:kern w:val="0"/>
            <w14:ligatures w14:val="none"/>
          </w:rPr>
          <w:delText xml:space="preserve"> day </w:delText>
        </w:r>
        <w:r w:rsidR="002E15B0" w:rsidRPr="00122893" w:rsidDel="004A2013">
          <w:rPr>
            <w:rFonts w:ascii="Arial" w:eastAsia="Times New Roman" w:hAnsi="Arial" w:cs="Arial"/>
            <w:color w:val="000000"/>
            <w:kern w:val="0"/>
            <w14:ligatures w14:val="none"/>
          </w:rPr>
          <w:delText>7</w:delText>
        </w:r>
        <w:r w:rsidR="002E15B0" w:rsidDel="004A2013">
          <w:rPr>
            <w:rFonts w:ascii="Arial" w:eastAsia="Times New Roman" w:hAnsi="Arial" w:cs="Arial"/>
            <w:color w:val="000000"/>
            <w:kern w:val="0"/>
            <w14:ligatures w14:val="none"/>
          </w:rPr>
          <w:delText>, but</w:delText>
        </w:r>
        <w:r w:rsidRPr="00122893" w:rsidDel="004A2013">
          <w:rPr>
            <w:rFonts w:ascii="Arial" w:eastAsia="Times New Roman" w:hAnsi="Arial" w:cs="Arial"/>
            <w:color w:val="000000"/>
            <w:kern w:val="0"/>
            <w14:ligatures w14:val="none"/>
          </w:rPr>
          <w:delText xml:space="preserve"> </w:delText>
        </w:r>
        <w:r w:rsidR="007C2468" w:rsidDel="004A2013">
          <w:rPr>
            <w:rFonts w:ascii="Arial" w:eastAsia="Times New Roman" w:hAnsi="Arial" w:cs="Arial"/>
            <w:color w:val="000000"/>
            <w:kern w:val="0"/>
            <w14:ligatures w14:val="none"/>
          </w:rPr>
          <w:delText>excluded them thereafter</w:delText>
        </w:r>
      </w:del>
      <w:del w:id="567" w:author="Reviewer" w:date="2026-06-03T12:07:00Z" w16du:dateUtc="2026-06-03T17:07:00Z">
        <w:r w:rsidRPr="00122893" w:rsidDel="007F1402">
          <w:rPr>
            <w:rFonts w:ascii="Arial" w:eastAsia="Times New Roman" w:hAnsi="Arial" w:cs="Arial"/>
            <w:color w:val="000000"/>
            <w:kern w:val="0"/>
            <w14:ligatures w14:val="none"/>
          </w:rPr>
          <w:delText>.</w:delText>
        </w:r>
      </w:del>
      <w:ins w:id="568" w:author="Reviewer" w:date="2026-06-03T12:06:00Z" w16du:dateUtc="2026-06-03T17:06:00Z">
        <w:r w:rsidR="007F1402">
          <w:rPr>
            <w:rFonts w:ascii="Arial" w:eastAsia="Times New Roman" w:hAnsi="Arial" w:cs="Arial"/>
            <w:color w:val="000000"/>
            <w:kern w:val="0"/>
            <w14:ligatures w14:val="none"/>
          </w:rPr>
          <w:t xml:space="preserve"> Sample sizes by group and bloo</w:t>
        </w:r>
      </w:ins>
      <w:ins w:id="569" w:author="Reviewer" w:date="2026-06-03T12:07:00Z" w16du:dateUtc="2026-06-03T17:07:00Z">
        <w:r w:rsidR="007F1402">
          <w:rPr>
            <w:rFonts w:ascii="Arial" w:eastAsia="Times New Roman" w:hAnsi="Arial" w:cs="Arial"/>
            <w:color w:val="000000"/>
            <w:kern w:val="0"/>
            <w14:ligatures w14:val="none"/>
          </w:rPr>
          <w:t>d sampling period are provided in Table 1.</w:t>
        </w:r>
      </w:ins>
    </w:p>
    <w:p w14:paraId="33599C29" w14:textId="345492BD" w:rsidR="00BC047E" w:rsidRDefault="00292FF5" w:rsidP="007C2468">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First, we qualitatively assessed water quality variables throughout the study (days 2, 3, 10, 11, 14, 15, 17) to ensure temporal consistency among </w:t>
      </w:r>
      <w:del w:id="570" w:author="Reviewer" w:date="2026-06-03T12:29:00Z" w16du:dateUtc="2026-06-03T17:29:00Z">
        <w:r w:rsidRPr="00122893" w:rsidDel="00587D97">
          <w:rPr>
            <w:rFonts w:ascii="Arial" w:eastAsia="Times New Roman" w:hAnsi="Arial" w:cs="Arial"/>
            <w:color w:val="000000"/>
            <w:kern w:val="0"/>
            <w14:ligatures w14:val="none"/>
          </w:rPr>
          <w:delText xml:space="preserve">all </w:delText>
        </w:r>
      </w:del>
      <w:r w:rsidRPr="00122893">
        <w:rPr>
          <w:rFonts w:ascii="Arial" w:eastAsia="Times New Roman" w:hAnsi="Arial" w:cs="Arial"/>
          <w:color w:val="000000"/>
          <w:kern w:val="0"/>
          <w14:ligatures w14:val="none"/>
        </w:rPr>
        <w:t xml:space="preserve">tanks. We </w:t>
      </w:r>
      <w:r w:rsidR="00487AF7">
        <w:rPr>
          <w:rFonts w:ascii="Arial" w:eastAsia="Times New Roman" w:hAnsi="Arial" w:cs="Arial"/>
          <w:color w:val="000000"/>
          <w:kern w:val="0"/>
          <w14:ligatures w14:val="none"/>
        </w:rPr>
        <w:t xml:space="preserve">then </w:t>
      </w:r>
      <w:r w:rsidRPr="00122893">
        <w:rPr>
          <w:rFonts w:ascii="Arial" w:eastAsia="Times New Roman" w:hAnsi="Arial" w:cs="Arial"/>
          <w:color w:val="000000"/>
          <w:kern w:val="0"/>
          <w14:ligatures w14:val="none"/>
        </w:rPr>
        <w:t>used the length and weight data to calculate each individual’s relative weight (</w:t>
      </w:r>
      <w:r w:rsidRPr="00122893">
        <w:rPr>
          <w:rFonts w:ascii="Arial" w:eastAsia="Times New Roman" w:hAnsi="Arial" w:cs="Arial"/>
          <w:i/>
          <w:iCs/>
          <w:color w:val="000000"/>
          <w:kern w:val="0"/>
          <w14:ligatures w14:val="none"/>
        </w:rPr>
        <w:t>Wᵣ</w:t>
      </w:r>
      <w:r w:rsidRPr="00122893">
        <w:rPr>
          <w:rFonts w:ascii="Arial" w:eastAsia="Times New Roman" w:hAnsi="Arial" w:cs="Arial"/>
          <w:color w:val="000000"/>
          <w:kern w:val="0"/>
          <w14:ligatures w14:val="none"/>
        </w:rPr>
        <w:t xml:space="preserve">), a commonly used condition metric </w:t>
      </w:r>
      <w:r w:rsidR="00487AF7">
        <w:rPr>
          <w:rFonts w:ascii="Arial" w:eastAsia="Times New Roman" w:hAnsi="Arial" w:cs="Arial"/>
          <w:color w:val="000000"/>
          <w:kern w:val="0"/>
          <w14:ligatures w14:val="none"/>
        </w:rPr>
        <w:t>for</w:t>
      </w:r>
      <w:r w:rsidRPr="00122893">
        <w:rPr>
          <w:rFonts w:ascii="Arial" w:eastAsia="Times New Roman" w:hAnsi="Arial" w:cs="Arial"/>
          <w:color w:val="000000"/>
          <w:kern w:val="0"/>
          <w14:ligatures w14:val="none"/>
        </w:rPr>
        <w:t xml:space="preserve"> freshwater fishes</w:t>
      </w:r>
      <w:r w:rsidR="00A406CA">
        <w:rPr>
          <w:rFonts w:ascii="Arial" w:eastAsia="Times New Roman" w:hAnsi="Arial" w:cs="Arial"/>
          <w:color w:val="000000"/>
          <w:kern w:val="0"/>
          <w14:ligatures w14:val="none"/>
        </w:rPr>
        <w:t xml:space="preserve"> </w:t>
      </w:r>
      <w:r w:rsidR="00A406CA">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{"citationID":"yqc29njU","properties":{"formattedCitation":"(Neumann and Allen, 2007)","plainCitation":"(Neumann and Allen, 2007)","dontUpdate":true,"noteIndex":0},"citationItems":[{"id":255,"uris":["http://zotero.org/users/4161640/items/GFAWWB2N"],"itemData":{"id":255,"type":"chapter","container-title":"Analysis and interpretation of freshwater fisheries data","page":"375-421","publisher":"American Fisheries Society, Bethesda, USA","title":"Chapter 9: Size structure","author":[{"family":"Neumann","given":"R. M."},{"family":"Allen","given":"M. S."}],"editor":[{"family":"Guy","given":"C. S."},{"family":"Brown","given":"M. L."}],"issued":{"date-parts":[["2007"]]}}}],"schema":"https://github.com/citation-style-language/schema/raw/master/csl-citation.json"} </w:instrText>
      </w:r>
      <w:r w:rsidR="00A406CA">
        <w:rPr>
          <w:rFonts w:ascii="Arial" w:eastAsia="Times New Roman" w:hAnsi="Arial" w:cs="Arial"/>
          <w:color w:val="000000"/>
          <w:kern w:val="0"/>
          <w14:ligatures w14:val="none"/>
        </w:rPr>
        <w:fldChar w:fldCharType="separate"/>
      </w:r>
      <w:r w:rsidR="00A406CA">
        <w:rPr>
          <w:rFonts w:ascii="Arial" w:eastAsia="Times New Roman" w:hAnsi="Arial" w:cs="Arial"/>
          <w:noProof/>
          <w:color w:val="000000"/>
          <w:kern w:val="0"/>
          <w14:ligatures w14:val="none"/>
        </w:rPr>
        <w:t>(Neumann and Allen, 2007</w:t>
      </w:r>
      <w:r w:rsidR="00A406CA">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We used the regression equation for largemouth bass </w:t>
      </w:r>
      <w:r w:rsidR="00661E69">
        <w:rPr>
          <w:rFonts w:ascii="Arial" w:eastAsia="Times New Roman" w:hAnsi="Arial" w:cs="Arial"/>
          <w:color w:val="000000"/>
          <w:kern w:val="0"/>
          <w14:ligatures w14:val="none"/>
        </w:rPr>
        <w:t>from</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{"citationID":"ZSnktyS4","properties":{"formattedCitation":"(Anderson and Neumann, 1996)","plainCitation":"(Anderson and Neumann, 1996)","dontUpdate":true,"noteIndex":0},"citationItems":[{"id":256,"uris":["http://zotero.org/users/4161640/items/DYL3CFDY"],"itemData":{"id":256,"type":"chapter","container-title":"Fisheries Techniques","edition":"2nd Edition","event-place":"Bethesda, Maryland, USA","page":"447-482","publisher":"American Fisheries Society","publisher-place":"Bethesda, Maryland, USA","title":"Length, weight, and associated structural indices","author":[{"family":"Anderson","given":"R. O."},{"family":"Neumann","given":"R. M."}],"editor":[{"family":"Murphy","given":"B. R."},{"family":"Willis","given":"D. W."}],"issued":{"date-parts":[["1996"]]}}}],"schema":"https://github.com/citation-style-language/schema/raw/master/csl-citation.json"} </w:instrText>
      </w:r>
      <w:r w:rsidR="00C20E9B">
        <w:rPr>
          <w:rFonts w:ascii="Arial" w:eastAsia="Times New Roman" w:hAnsi="Arial" w:cs="Arial"/>
          <w:color w:val="000000"/>
          <w:kern w:val="0"/>
          <w14:ligatures w14:val="none"/>
        </w:rPr>
        <w:fldChar w:fldCharType="separate"/>
      </w:r>
      <w:r w:rsidR="00C20E9B">
        <w:rPr>
          <w:rFonts w:ascii="Arial" w:eastAsia="Times New Roman" w:hAnsi="Arial" w:cs="Arial"/>
          <w:noProof/>
          <w:color w:val="000000"/>
          <w:kern w:val="0"/>
          <w14:ligatures w14:val="none"/>
        </w:rPr>
        <w:t>Anderson and Neumann (1996)</w:t>
      </w:r>
      <w:r w:rsidR="00C20E9B">
        <w:rPr>
          <w:rFonts w:ascii="Arial" w:eastAsia="Times New Roman" w:hAnsi="Arial" w:cs="Arial"/>
          <w:color w:val="000000"/>
          <w:kern w:val="0"/>
          <w14:ligatures w14:val="none"/>
        </w:rPr>
        <w:fldChar w:fldCharType="end"/>
      </w:r>
      <w:r w:rsidR="00C20E9B">
        <w:rPr>
          <w:rStyle w:val="CommentReference"/>
        </w:rPr>
        <w:t xml:space="preserve"> </w:t>
      </w:r>
      <w:r w:rsidRPr="00122893">
        <w:rPr>
          <w:rFonts w:ascii="Arial" w:eastAsia="Times New Roman" w:hAnsi="Arial" w:cs="Arial"/>
          <w:color w:val="000000"/>
          <w:kern w:val="0"/>
          <w14:ligatures w14:val="none"/>
        </w:rPr>
        <w:t xml:space="preserve"> to calculate the standard weight (</w:t>
      </w:r>
      <w:r w:rsidRPr="00122893">
        <w:rPr>
          <w:rFonts w:ascii="Arial" w:eastAsia="Times New Roman" w:hAnsi="Arial" w:cs="Arial"/>
          <w:i/>
          <w:iCs/>
          <w:color w:val="000000"/>
          <w:kern w:val="0"/>
          <w14:ligatures w14:val="none"/>
        </w:rPr>
        <w:t>W</w:t>
      </w:r>
      <w:r w:rsidRPr="00122893">
        <w:rPr>
          <w:rFonts w:ascii="Segoe UI Symbol" w:eastAsia="Times New Roman" w:hAnsi="Segoe UI Symbol" w:cs="Segoe UI Symbol"/>
          <w:i/>
          <w:iCs/>
          <w:color w:val="000000"/>
          <w:kern w:val="0"/>
          <w14:ligatures w14:val="none"/>
        </w:rPr>
        <w:t>ₛ</w:t>
      </w:r>
      <w:r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requir</w:t>
      </w:r>
      <w:r w:rsidRPr="00122893">
        <w:rPr>
          <w:rFonts w:ascii="Arial" w:eastAsia="Times New Roman" w:hAnsi="Arial" w:cs="Arial"/>
          <w:color w:val="000000"/>
          <w:kern w:val="0"/>
          <w14:ligatures w14:val="none"/>
        </w:rPr>
        <w:t>ed in the relative weight</w:t>
      </w:r>
      <w:r w:rsidR="00C20E9B">
        <w:rPr>
          <w:rFonts w:ascii="Arial" w:eastAsia="Times New Roman" w:hAnsi="Arial" w:cs="Arial"/>
          <w:color w:val="000000"/>
          <w:kern w:val="0"/>
          <w14:ligatures w14:val="none"/>
        </w:rPr>
        <w:t xml:space="preserve"> </w:t>
      </w:r>
      <w:r w:rsidR="00C20E9B" w:rsidRPr="00122893">
        <w:rPr>
          <w:rFonts w:ascii="Arial" w:eastAsia="Times New Roman" w:hAnsi="Arial" w:cs="Arial"/>
          <w:color w:val="000000"/>
          <w:kern w:val="0"/>
          <w14:ligatures w14:val="none"/>
        </w:rPr>
        <w:t>(</w:t>
      </w:r>
      <w:proofErr w:type="spellStart"/>
      <w:r w:rsidR="00C20E9B" w:rsidRPr="00122893">
        <w:rPr>
          <w:rFonts w:ascii="Arial" w:eastAsia="Times New Roman" w:hAnsi="Arial" w:cs="Arial"/>
          <w:i/>
          <w:iCs/>
          <w:color w:val="000000"/>
          <w:kern w:val="0"/>
          <w14:ligatures w14:val="none"/>
        </w:rPr>
        <w:t>W</w:t>
      </w:r>
      <w:r w:rsidR="00C20E9B" w:rsidRPr="00C20E9B">
        <w:rPr>
          <w:rFonts w:ascii="Segoe UI Symbol" w:eastAsia="Times New Roman" w:hAnsi="Segoe UI Symbol" w:cs="Segoe UI Symbol"/>
          <w:i/>
          <w:iCs/>
          <w:color w:val="000000"/>
          <w:kern w:val="0"/>
          <w:vertAlign w:val="subscript"/>
          <w14:ligatures w14:val="none"/>
        </w:rPr>
        <w:t>r</w:t>
      </w:r>
      <w:proofErr w:type="spellEnd"/>
      <w:r w:rsidR="00C20E9B"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equation. </w:t>
      </w:r>
    </w:p>
    <w:p w14:paraId="1E90C910" w14:textId="66F02AF3" w:rsidR="0052624F" w:rsidRDefault="00BC047E" w:rsidP="00207381">
      <w:pPr>
        <w:spacing w:line="480" w:lineRule="auto"/>
        <w:ind w:firstLine="720"/>
        <w:rPr>
          <w:ins w:id="571" w:author="Reviewer" w:date="2026-06-03T12:39:00Z" w16du:dateUtc="2026-06-03T17:39:00Z"/>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w:t>
      </w:r>
      <w:del w:id="572" w:author="Reviewer" w:date="2026-06-03T12:30:00Z" w16du:dateUtc="2026-06-03T17:30:00Z">
        <w:r w:rsidDel="00587D97">
          <w:rPr>
            <w:rFonts w:ascii="Arial" w:eastAsia="Times New Roman" w:hAnsi="Arial" w:cs="Arial"/>
            <w:color w:val="000000"/>
            <w:kern w:val="0"/>
            <w14:ligatures w14:val="none"/>
          </w:rPr>
          <w:delText>test our hypotheses</w:delText>
        </w:r>
      </w:del>
      <w:ins w:id="573" w:author="Reviewer" w:date="2026-06-03T12:30:00Z" w16du:dateUtc="2026-06-03T17:30:00Z">
        <w:r w:rsidR="00587D97">
          <w:rPr>
            <w:rFonts w:ascii="Arial" w:eastAsia="Times New Roman" w:hAnsi="Arial" w:cs="Arial"/>
            <w:color w:val="000000"/>
            <w:kern w:val="0"/>
            <w14:ligatures w14:val="none"/>
          </w:rPr>
          <w:t xml:space="preserve">evaluate whether Cd and </w:t>
        </w:r>
        <w:proofErr w:type="spellStart"/>
        <w:r w:rsidR="00587D97">
          <w:rPr>
            <w:rFonts w:ascii="Arial" w:eastAsia="Times New Roman" w:hAnsi="Arial" w:cs="Arial"/>
            <w:color w:val="000000"/>
            <w:kern w:val="0"/>
            <w14:ligatures w14:val="none"/>
          </w:rPr>
          <w:t>PFPeA</w:t>
        </w:r>
        <w:proofErr w:type="spellEnd"/>
        <w:r w:rsidR="00587D97">
          <w:rPr>
            <w:rFonts w:ascii="Arial" w:eastAsia="Times New Roman" w:hAnsi="Arial" w:cs="Arial"/>
            <w:color w:val="000000"/>
            <w:kern w:val="0"/>
            <w14:ligatures w14:val="none"/>
          </w:rPr>
          <w:t xml:space="preserve"> exposure altered NLRs across sampli</w:t>
        </w:r>
      </w:ins>
      <w:ins w:id="574" w:author="Reviewer" w:date="2026-06-03T12:31:00Z" w16du:dateUtc="2026-06-03T17:31:00Z">
        <w:r w:rsidR="00587D97">
          <w:rPr>
            <w:rFonts w:ascii="Arial" w:eastAsia="Times New Roman" w:hAnsi="Arial" w:cs="Arial"/>
            <w:color w:val="000000"/>
            <w:kern w:val="0"/>
            <w14:ligatures w14:val="none"/>
          </w:rPr>
          <w:t>ng periods</w:t>
        </w:r>
      </w:ins>
      <w:r w:rsidR="00292FF5" w:rsidRPr="00122893">
        <w:rPr>
          <w:rFonts w:ascii="Arial" w:eastAsia="Times New Roman" w:hAnsi="Arial" w:cs="Arial"/>
          <w:color w:val="000000"/>
          <w:kern w:val="0"/>
          <w14:ligatures w14:val="none"/>
        </w:rPr>
        <w:t xml:space="preserve">, we </w:t>
      </w:r>
      <w:r w:rsidR="007C2468">
        <w:rPr>
          <w:rFonts w:ascii="Arial" w:eastAsia="Times New Roman" w:hAnsi="Arial" w:cs="Arial"/>
          <w:color w:val="000000"/>
          <w:kern w:val="0"/>
          <w14:ligatures w14:val="none"/>
        </w:rPr>
        <w:t>used</w:t>
      </w:r>
      <w:r w:rsidR="00292FF5" w:rsidRPr="00122893">
        <w:rPr>
          <w:rFonts w:ascii="Arial" w:eastAsia="Times New Roman" w:hAnsi="Arial" w:cs="Arial"/>
          <w:color w:val="000000"/>
          <w:kern w:val="0"/>
          <w14:ligatures w14:val="none"/>
        </w:rPr>
        <w:t xml:space="preserve"> a generalized linear mixed-effects model (GLMM)</w:t>
      </w:r>
      <w:ins w:id="575" w:author="Reviewer" w:date="2026-06-03T12:32:00Z" w16du:dateUtc="2026-06-03T17:32:00Z">
        <w:r w:rsidR="00587D97">
          <w:rPr>
            <w:rFonts w:ascii="Arial" w:eastAsia="Times New Roman" w:hAnsi="Arial" w:cs="Arial"/>
            <w:color w:val="000000"/>
            <w:kern w:val="0"/>
            <w14:ligatures w14:val="none"/>
          </w:rPr>
          <w:t xml:space="preserve"> fit with the </w:t>
        </w:r>
        <w:proofErr w:type="spellStart"/>
        <w:r w:rsidR="00587D97" w:rsidRPr="00587D97">
          <w:rPr>
            <w:rFonts w:ascii="Arial" w:eastAsia="Times New Roman" w:hAnsi="Arial" w:cs="Arial"/>
            <w:i/>
            <w:iCs/>
            <w:color w:val="000000"/>
            <w:kern w:val="0"/>
            <w14:ligatures w14:val="none"/>
            <w:rPrChange w:id="576" w:author="Reviewer" w:date="2026-06-03T12:32:00Z" w16du:dateUtc="2026-06-03T17:32:00Z">
              <w:rPr>
                <w:rFonts w:ascii="Arial" w:eastAsia="Times New Roman" w:hAnsi="Arial" w:cs="Arial"/>
                <w:color w:val="000000"/>
                <w:kern w:val="0"/>
                <w14:ligatures w14:val="none"/>
              </w:rPr>
            </w:rPrChange>
          </w:rPr>
          <w:t>glmmTMB</w:t>
        </w:r>
        <w:proofErr w:type="spellEnd"/>
        <w:r w:rsidR="00587D97">
          <w:rPr>
            <w:rFonts w:ascii="Arial" w:eastAsia="Times New Roman" w:hAnsi="Arial" w:cs="Arial"/>
            <w:color w:val="000000"/>
            <w:kern w:val="0"/>
            <w14:ligatures w14:val="none"/>
          </w:rPr>
          <w:t xml:space="preserve"> package (</w:t>
        </w:r>
        <w:proofErr w:type="spellStart"/>
        <w:r w:rsidR="00587D97">
          <w:rPr>
            <w:rFonts w:ascii="Arial" w:eastAsia="Times New Roman" w:hAnsi="Arial" w:cs="Arial"/>
            <w:color w:val="000000"/>
            <w:kern w:val="0"/>
            <w14:ligatures w14:val="none"/>
          </w:rPr>
          <w:t>McGillycuddy</w:t>
        </w:r>
        <w:proofErr w:type="spellEnd"/>
        <w:r w:rsidR="00587D97">
          <w:rPr>
            <w:rFonts w:ascii="Arial" w:eastAsia="Times New Roman" w:hAnsi="Arial" w:cs="Arial"/>
            <w:color w:val="000000"/>
            <w:kern w:val="0"/>
            <w14:ligatures w14:val="none"/>
          </w:rPr>
          <w:t xml:space="preserve"> </w:t>
        </w:r>
        <w:r w:rsidR="00587D97">
          <w:rPr>
            <w:rFonts w:ascii="Arial" w:eastAsia="Times New Roman" w:hAnsi="Arial" w:cs="Arial"/>
            <w:i/>
            <w:iCs/>
            <w:color w:val="000000"/>
            <w:kern w:val="0"/>
            <w14:ligatures w14:val="none"/>
          </w:rPr>
          <w:t>et al</w:t>
        </w:r>
        <w:r w:rsidR="00587D97">
          <w:rPr>
            <w:rFonts w:ascii="Arial" w:eastAsia="Times New Roman" w:hAnsi="Arial" w:cs="Arial"/>
            <w:color w:val="000000"/>
            <w:kern w:val="0"/>
            <w14:ligatures w14:val="none"/>
          </w:rPr>
          <w:t>., 2025).</w:t>
        </w:r>
      </w:ins>
      <w:ins w:id="577" w:author="Reviewer" w:date="2026-06-03T12:35:00Z" w16du:dateUtc="2026-06-03T17:35:00Z">
        <w:r w:rsidR="00587D97">
          <w:rPr>
            <w:rFonts w:ascii="Arial" w:eastAsia="Times New Roman" w:hAnsi="Arial" w:cs="Arial"/>
            <w:color w:val="000000"/>
            <w:kern w:val="0"/>
            <w14:ligatures w14:val="none"/>
          </w:rPr>
          <w:t xml:space="preserve"> Since NLR values were continuous and strictly p</w:t>
        </w:r>
      </w:ins>
      <w:ins w:id="578" w:author="Reviewer" w:date="2026-06-03T12:36:00Z" w16du:dateUtc="2026-06-03T17:36:00Z">
        <w:r w:rsidR="00587D97">
          <w:rPr>
            <w:rFonts w:ascii="Arial" w:eastAsia="Times New Roman" w:hAnsi="Arial" w:cs="Arial"/>
            <w:color w:val="000000"/>
            <w:kern w:val="0"/>
            <w14:ligatures w14:val="none"/>
          </w:rPr>
          <w:t>ositive, we modeled NLR using a Gamma distribution with a log link function</w:t>
        </w:r>
      </w:ins>
      <w:ins w:id="579" w:author="Reviewer" w:date="2026-06-03T12:54:00Z" w16du:dateUtc="2026-06-03T17:54:00Z">
        <w:r w:rsidR="00A35AB0">
          <w:rPr>
            <w:rFonts w:ascii="Arial" w:eastAsia="Times New Roman" w:hAnsi="Arial" w:cs="Arial"/>
            <w:color w:val="000000"/>
            <w:kern w:val="0"/>
            <w14:ligatures w14:val="none"/>
          </w:rPr>
          <w:t>. We evaluated distribution</w:t>
        </w:r>
      </w:ins>
      <w:ins w:id="580" w:author="Reviewer" w:date="2026-06-03T12:56:00Z" w16du:dateUtc="2026-06-03T17:56:00Z">
        <w:r w:rsidR="00A35AB0">
          <w:rPr>
            <w:rFonts w:ascii="Arial" w:eastAsia="Times New Roman" w:hAnsi="Arial" w:cs="Arial"/>
            <w:color w:val="000000"/>
            <w:kern w:val="0"/>
            <w14:ligatures w14:val="none"/>
          </w:rPr>
          <w:t>al</w:t>
        </w:r>
      </w:ins>
      <w:ins w:id="581" w:author="Reviewer" w:date="2026-06-03T12:54:00Z" w16du:dateUtc="2026-06-03T17:54:00Z">
        <w:r w:rsidR="00A35AB0">
          <w:rPr>
            <w:rFonts w:ascii="Arial" w:eastAsia="Times New Roman" w:hAnsi="Arial" w:cs="Arial"/>
            <w:color w:val="000000"/>
            <w:kern w:val="0"/>
            <w14:ligatures w14:val="none"/>
          </w:rPr>
          <w:t xml:space="preserve"> fit using the </w:t>
        </w:r>
      </w:ins>
      <w:del w:id="582" w:author="Reviewer" w:date="2026-06-03T12:35:00Z" w16du:dateUtc="2026-06-03T17:35:00Z">
        <w:r w:rsidR="00292FF5" w:rsidRPr="00122893" w:rsidDel="00587D97">
          <w:rPr>
            <w:rFonts w:ascii="Arial" w:eastAsia="Times New Roman" w:hAnsi="Arial" w:cs="Arial"/>
            <w:color w:val="000000"/>
            <w:kern w:val="0"/>
            <w14:ligatures w14:val="none"/>
          </w:rPr>
          <w:delText xml:space="preserve"> to analyze (1) </w:delText>
        </w:r>
        <w:r w:rsidR="007C2468" w:rsidDel="00587D97">
          <w:rPr>
            <w:rFonts w:ascii="Arial" w:eastAsia="Times New Roman" w:hAnsi="Arial" w:cs="Arial"/>
            <w:color w:val="000000"/>
            <w:kern w:val="0"/>
            <w14:ligatures w14:val="none"/>
          </w:rPr>
          <w:delText>whether</w:delText>
        </w:r>
        <w:r w:rsidR="00292FF5" w:rsidRPr="00122893" w:rsidDel="00587D97">
          <w:rPr>
            <w:rFonts w:ascii="Arial" w:eastAsia="Times New Roman" w:hAnsi="Arial" w:cs="Arial"/>
            <w:color w:val="000000"/>
            <w:kern w:val="0"/>
            <w14:ligatures w14:val="none"/>
          </w:rPr>
          <w:delText xml:space="preserve"> varying rates of Cd and PFPeA </w:delText>
        </w:r>
        <w:r w:rsidR="007C2468" w:rsidDel="00587D97">
          <w:rPr>
            <w:rFonts w:ascii="Arial" w:eastAsia="Times New Roman" w:hAnsi="Arial" w:cs="Arial"/>
            <w:color w:val="000000"/>
            <w:kern w:val="0"/>
            <w14:ligatures w14:val="none"/>
          </w:rPr>
          <w:delText>impacted</w:delText>
        </w:r>
        <w:r w:rsidR="00292FF5" w:rsidRPr="00122893" w:rsidDel="00587D97">
          <w:rPr>
            <w:rFonts w:ascii="Arial" w:eastAsia="Times New Roman" w:hAnsi="Arial" w:cs="Arial"/>
            <w:color w:val="000000"/>
            <w:kern w:val="0"/>
            <w14:ligatures w14:val="none"/>
          </w:rPr>
          <w:delText xml:space="preserve"> NLR</w:delText>
        </w:r>
        <w:r w:rsidR="007C2468" w:rsidDel="00587D97">
          <w:rPr>
            <w:rFonts w:ascii="Arial" w:eastAsia="Times New Roman" w:hAnsi="Arial" w:cs="Arial"/>
            <w:color w:val="000000"/>
            <w:kern w:val="0"/>
            <w14:ligatures w14:val="none"/>
          </w:rPr>
          <w:delText xml:space="preserve"> (</w:delText>
        </w:r>
        <w:r w:rsidR="00292FF5" w:rsidRPr="00122893" w:rsidDel="00587D97">
          <w:rPr>
            <w:rFonts w:ascii="Arial" w:eastAsia="Times New Roman" w:hAnsi="Arial" w:cs="Arial"/>
            <w:color w:val="000000"/>
            <w:kern w:val="0"/>
            <w14:ligatures w14:val="none"/>
          </w:rPr>
          <w:delText xml:space="preserve">objective 1), (2) </w:delText>
        </w:r>
        <w:r w:rsidR="007C2468" w:rsidDel="00587D97">
          <w:rPr>
            <w:rFonts w:ascii="Arial" w:eastAsia="Times New Roman" w:hAnsi="Arial" w:cs="Arial"/>
            <w:color w:val="000000"/>
            <w:kern w:val="0"/>
            <w14:ligatures w14:val="none"/>
          </w:rPr>
          <w:delText>whether Cd or PFPeA modified NLR following a salt stressor</w:delText>
        </w:r>
        <w:r w:rsidR="00292FF5" w:rsidRPr="00122893" w:rsidDel="00587D97">
          <w:rPr>
            <w:rFonts w:ascii="Arial" w:eastAsia="Times New Roman" w:hAnsi="Arial" w:cs="Arial"/>
            <w:color w:val="000000"/>
            <w:kern w:val="0"/>
            <w14:ligatures w14:val="none"/>
          </w:rPr>
          <w:delText xml:space="preserve"> (objective 2), and (3) </w:delText>
        </w:r>
        <w:r w:rsidR="007C2468" w:rsidDel="00587D97">
          <w:rPr>
            <w:rFonts w:ascii="Arial" w:eastAsia="Times New Roman" w:hAnsi="Arial" w:cs="Arial"/>
            <w:color w:val="000000"/>
            <w:kern w:val="0"/>
            <w14:ligatures w14:val="none"/>
          </w:rPr>
          <w:delText>whether</w:delText>
        </w:r>
        <w:r w:rsidR="00292FF5" w:rsidRPr="00122893" w:rsidDel="00587D97">
          <w:rPr>
            <w:rFonts w:ascii="Arial" w:eastAsia="Times New Roman" w:hAnsi="Arial" w:cs="Arial"/>
            <w:color w:val="000000"/>
            <w:kern w:val="0"/>
            <w14:ligatures w14:val="none"/>
          </w:rPr>
          <w:delText xml:space="preserve"> NLR</w:delText>
        </w:r>
        <w:r w:rsidR="007C2468" w:rsidDel="00587D97">
          <w:rPr>
            <w:rFonts w:ascii="Arial" w:eastAsia="Times New Roman" w:hAnsi="Arial" w:cs="Arial"/>
            <w:color w:val="000000"/>
            <w:kern w:val="0"/>
            <w14:ligatures w14:val="none"/>
          </w:rPr>
          <w:delText xml:space="preserve"> recovery differed</w:delText>
        </w:r>
        <w:r w:rsidR="00292FF5" w:rsidRPr="00122893" w:rsidDel="00587D97">
          <w:rPr>
            <w:rFonts w:ascii="Arial" w:eastAsia="Times New Roman" w:hAnsi="Arial" w:cs="Arial"/>
            <w:color w:val="000000"/>
            <w:kern w:val="0"/>
            <w14:ligatures w14:val="none"/>
          </w:rPr>
          <w:delText xml:space="preserve"> among</w:delText>
        </w:r>
        <w:r w:rsidR="007C2468" w:rsidDel="00587D97">
          <w:rPr>
            <w:rFonts w:ascii="Arial" w:eastAsia="Times New Roman" w:hAnsi="Arial" w:cs="Arial"/>
            <w:color w:val="000000"/>
            <w:kern w:val="0"/>
            <w14:ligatures w14:val="none"/>
          </w:rPr>
          <w:delText xml:space="preserve"> treatments</w:delText>
        </w:r>
        <w:r w:rsidR="00292FF5" w:rsidRPr="00122893" w:rsidDel="00587D97">
          <w:rPr>
            <w:rFonts w:ascii="Arial" w:eastAsia="Times New Roman" w:hAnsi="Arial" w:cs="Arial"/>
            <w:color w:val="000000"/>
            <w:kern w:val="0"/>
            <w14:ligatures w14:val="none"/>
          </w:rPr>
          <w:delText xml:space="preserve"> </w:delText>
        </w:r>
        <w:r w:rsidR="00661E69" w:rsidDel="00587D97">
          <w:rPr>
            <w:rFonts w:ascii="Arial" w:eastAsia="Times New Roman" w:hAnsi="Arial" w:cs="Arial"/>
            <w:color w:val="000000"/>
            <w:kern w:val="0"/>
            <w14:ligatures w14:val="none"/>
          </w:rPr>
          <w:delText>exposed to</w:delText>
        </w:r>
        <w:r w:rsidR="00292FF5" w:rsidRPr="00122893" w:rsidDel="00587D97">
          <w:rPr>
            <w:rFonts w:ascii="Arial" w:eastAsia="Times New Roman" w:hAnsi="Arial" w:cs="Arial"/>
            <w:color w:val="000000"/>
            <w:kern w:val="0"/>
            <w14:ligatures w14:val="none"/>
          </w:rPr>
          <w:delText xml:space="preserve"> a persistent environmental stressor (objective 3).</w:delText>
        </w:r>
      </w:del>
      <w:del w:id="583" w:author="Reviewer" w:date="2026-06-03T12:36:00Z" w16du:dateUtc="2026-06-03T17:36:00Z">
        <w:r w:rsidR="00292FF5" w:rsidRPr="00122893" w:rsidDel="0052624F">
          <w:rPr>
            <w:rFonts w:ascii="Arial" w:eastAsia="Times New Roman" w:hAnsi="Arial" w:cs="Arial"/>
            <w:color w:val="000000"/>
            <w:kern w:val="0"/>
            <w14:ligatures w14:val="none"/>
          </w:rPr>
          <w:delText xml:space="preserve"> We </w:delText>
        </w:r>
        <w:r w:rsidR="00661E69" w:rsidDel="0052624F">
          <w:rPr>
            <w:rFonts w:ascii="Arial" w:eastAsia="Times New Roman" w:hAnsi="Arial" w:cs="Arial"/>
            <w:color w:val="000000"/>
            <w:kern w:val="0"/>
            <w14:ligatures w14:val="none"/>
          </w:rPr>
          <w:delText>identifi</w:delText>
        </w:r>
        <w:r w:rsidR="00292FF5" w:rsidRPr="00122893" w:rsidDel="0052624F">
          <w:rPr>
            <w:rFonts w:ascii="Arial" w:eastAsia="Times New Roman" w:hAnsi="Arial" w:cs="Arial"/>
            <w:color w:val="000000"/>
            <w:kern w:val="0"/>
            <w14:ligatures w14:val="none"/>
          </w:rPr>
          <w:delText xml:space="preserve">ed the best-fitting distribution </w:delText>
        </w:r>
        <w:r w:rsidR="00661E69" w:rsidDel="0052624F">
          <w:rPr>
            <w:rFonts w:ascii="Arial" w:eastAsia="Times New Roman" w:hAnsi="Arial" w:cs="Arial"/>
            <w:color w:val="000000"/>
            <w:kern w:val="0"/>
            <w14:ligatures w14:val="none"/>
          </w:rPr>
          <w:delText>for</w:delText>
        </w:r>
        <w:r w:rsidR="00292FF5" w:rsidRPr="00122893" w:rsidDel="0052624F">
          <w:rPr>
            <w:rFonts w:ascii="Arial" w:eastAsia="Times New Roman" w:hAnsi="Arial" w:cs="Arial"/>
            <w:color w:val="000000"/>
            <w:kern w:val="0"/>
            <w14:ligatures w14:val="none"/>
          </w:rPr>
          <w:delText xml:space="preserve"> the NLR data using the</w:delText>
        </w:r>
      </w:del>
      <w:del w:id="584" w:author="Reviewer" w:date="2026-06-03T12:54:00Z" w16du:dateUtc="2026-06-03T17:54:00Z">
        <w:r w:rsidR="00292FF5" w:rsidRPr="00122893" w:rsidDel="00A35AB0">
          <w:rPr>
            <w:rFonts w:ascii="Arial" w:eastAsia="Times New Roman" w:hAnsi="Arial" w:cs="Arial"/>
            <w:color w:val="000000"/>
            <w:kern w:val="0"/>
            <w14:ligatures w14:val="none"/>
          </w:rPr>
          <w:delText xml:space="preserve"> </w:delText>
        </w:r>
      </w:del>
      <w:proofErr w:type="spellStart"/>
      <w:r w:rsidR="00292FF5" w:rsidRPr="00122893">
        <w:rPr>
          <w:rFonts w:ascii="Arial" w:eastAsia="Times New Roman" w:hAnsi="Arial" w:cs="Arial"/>
          <w:i/>
          <w:iCs/>
          <w:color w:val="000000"/>
          <w:kern w:val="0"/>
          <w14:ligatures w14:val="none"/>
        </w:rPr>
        <w:t>fitdistrplus</w:t>
      </w:r>
      <w:proofErr w:type="spellEnd"/>
      <w:r w:rsidR="00292FF5"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color w:val="000000"/>
          <w:kern w:val="0"/>
          <w14:ligatures w14:val="none"/>
        </w:rPr>
        <w:t>package</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{"citationID":"4nHkrGSp","properties":{"formattedCitation":"(Delignette-Muller and Dutang, 2015)","plainCitation":"(Delignette-Muller and Dutang, 2015)","noteIndex":0},"citationItems":[{"id":257,"uris":["http://zotero.org/users/4161640/items/UNF5TF4D"],"itemData":{"id":257,"type":"article-journal","container-title":"Journal of Statistical Software","DOI":"10.18637/jss.v064.i04","issue":"4","journalAbbreviation":"J. Stat. Softw.","page":"1–34","title":"fitdistrplus: an R package for fitting distributions","volume":"64","author":[{"family":"Delignette-Muller","given":"Marie Laure"},{"family":"Dutang","given":"Christophe"}],"issued":{"date-parts":[["2015"]]}}}],"schema":"https://github.com/citation-style-language/schema/raw/master/csl-citation.json"} </w:instrText>
      </w:r>
      <w:r w:rsidR="00C20E9B">
        <w:rPr>
          <w:rFonts w:ascii="Arial" w:eastAsia="Times New Roman" w:hAnsi="Arial" w:cs="Arial"/>
          <w:color w:val="000000"/>
          <w:kern w:val="0"/>
          <w14:ligatures w14:val="none"/>
        </w:rPr>
        <w:fldChar w:fldCharType="separate"/>
      </w:r>
      <w:ins w:id="585" w:author="Reviewer" w:date="2026-06-03T12:54:00Z" w16du:dateUtc="2026-06-03T17:54:00Z">
        <w:r w:rsidR="00A35AB0">
          <w:rPr>
            <w:rFonts w:ascii="Arial" w:eastAsia="Times New Roman" w:hAnsi="Arial" w:cs="Arial"/>
            <w:noProof/>
            <w:color w:val="000000"/>
            <w:kern w:val="0"/>
            <w14:ligatures w14:val="none"/>
          </w:rPr>
          <w:t>(</w:t>
        </w:r>
      </w:ins>
      <w:del w:id="586" w:author="Reviewer" w:date="2026-06-03T12:36:00Z" w16du:dateUtc="2026-06-03T17:36:00Z">
        <w:r w:rsidR="002838B7" w:rsidDel="0052624F">
          <w:rPr>
            <w:rFonts w:ascii="Arial" w:eastAsia="Times New Roman" w:hAnsi="Arial" w:cs="Arial"/>
            <w:noProof/>
            <w:color w:val="000000"/>
            <w:kern w:val="0"/>
            <w14:ligatures w14:val="none"/>
          </w:rPr>
          <w:delText>(</w:delText>
        </w:r>
      </w:del>
      <w:r w:rsidR="002838B7">
        <w:rPr>
          <w:rFonts w:ascii="Arial" w:eastAsia="Times New Roman" w:hAnsi="Arial" w:cs="Arial"/>
          <w:noProof/>
          <w:color w:val="000000"/>
          <w:kern w:val="0"/>
          <w14:ligatures w14:val="none"/>
        </w:rPr>
        <w:t xml:space="preserve">Delignette-Muller and </w:t>
      </w:r>
      <w:r w:rsidR="002838B7">
        <w:rPr>
          <w:rFonts w:ascii="Arial" w:eastAsia="Times New Roman" w:hAnsi="Arial" w:cs="Arial"/>
          <w:noProof/>
          <w:color w:val="000000"/>
          <w:kern w:val="0"/>
          <w14:ligatures w14:val="none"/>
        </w:rPr>
        <w:lastRenderedPageBreak/>
        <w:t>Dutang, 2015)</w:t>
      </w:r>
      <w:r w:rsidR="00C20E9B">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del w:id="587" w:author="Reviewer" w:date="2026-06-03T12:37:00Z" w16du:dateUtc="2026-06-03T17:37:00Z">
        <w:r w:rsidR="00292FF5" w:rsidRPr="00122893" w:rsidDel="0052624F">
          <w:rPr>
            <w:rFonts w:ascii="Arial" w:eastAsia="Times New Roman" w:hAnsi="Arial" w:cs="Arial"/>
            <w:color w:val="000000"/>
            <w:kern w:val="0"/>
            <w14:ligatures w14:val="none"/>
          </w:rPr>
          <w:delText>We included f</w:delText>
        </w:r>
      </w:del>
      <w:ins w:id="588" w:author="Reviewer" w:date="2026-06-03T12:37:00Z" w16du:dateUtc="2026-06-03T17:37:00Z">
        <w:r w:rsidR="0052624F">
          <w:rPr>
            <w:rFonts w:ascii="Arial" w:eastAsia="Times New Roman" w:hAnsi="Arial" w:cs="Arial"/>
            <w:color w:val="000000"/>
            <w:kern w:val="0"/>
            <w14:ligatures w14:val="none"/>
          </w:rPr>
          <w:t>F</w:t>
        </w:r>
      </w:ins>
      <w:r w:rsidR="00292FF5" w:rsidRPr="00122893">
        <w:rPr>
          <w:rFonts w:ascii="Arial" w:eastAsia="Times New Roman" w:hAnsi="Arial" w:cs="Arial"/>
          <w:color w:val="000000"/>
          <w:kern w:val="0"/>
          <w14:ligatures w14:val="none"/>
        </w:rPr>
        <w:t>ixed effects</w:t>
      </w:r>
      <w:del w:id="589" w:author="Reviewer" w:date="2026-06-03T12:37:00Z" w16du:dateUtc="2026-06-03T17:37:00Z">
        <w:r w:rsidR="00292FF5" w:rsidRPr="00122893" w:rsidDel="0052624F">
          <w:rPr>
            <w:rFonts w:ascii="Arial" w:eastAsia="Times New Roman" w:hAnsi="Arial" w:cs="Arial"/>
            <w:color w:val="000000"/>
            <w:kern w:val="0"/>
            <w14:ligatures w14:val="none"/>
          </w:rPr>
          <w:delText xml:space="preserve"> </w:delText>
        </w:r>
        <w:r w:rsidR="00661E69" w:rsidDel="0052624F">
          <w:rPr>
            <w:rFonts w:ascii="Arial" w:eastAsia="Times New Roman" w:hAnsi="Arial" w:cs="Arial"/>
            <w:color w:val="000000"/>
            <w:kern w:val="0"/>
            <w14:ligatures w14:val="none"/>
          </w:rPr>
          <w:delText>for the</w:delText>
        </w:r>
      </w:del>
      <w:ins w:id="590" w:author="Reviewer" w:date="2026-06-03T12:37:00Z" w16du:dateUtc="2026-06-03T17:37:00Z">
        <w:r w:rsidR="0052624F">
          <w:rPr>
            <w:rFonts w:ascii="Arial" w:eastAsia="Times New Roman" w:hAnsi="Arial" w:cs="Arial"/>
            <w:color w:val="000000"/>
            <w:kern w:val="0"/>
            <w14:ligatures w14:val="none"/>
          </w:rPr>
          <w:t xml:space="preserve"> included</w:t>
        </w:r>
      </w:ins>
      <w:r w:rsidR="00292FF5" w:rsidRPr="00122893">
        <w:rPr>
          <w:rFonts w:ascii="Arial" w:eastAsia="Times New Roman" w:hAnsi="Arial" w:cs="Arial"/>
          <w:color w:val="000000"/>
          <w:kern w:val="0"/>
          <w14:ligatures w14:val="none"/>
        </w:rPr>
        <w:t xml:space="preserve"> </w:t>
      </w:r>
      <w:del w:id="591" w:author="Reviewer" w:date="2026-06-03T12:37:00Z" w16du:dateUtc="2026-06-03T17:37:00Z">
        <w:r w:rsidR="00292FF5" w:rsidRPr="00122893" w:rsidDel="0052624F">
          <w:rPr>
            <w:rFonts w:ascii="Arial" w:eastAsia="Times New Roman" w:hAnsi="Arial" w:cs="Arial"/>
            <w:color w:val="000000"/>
            <w:kern w:val="0"/>
            <w14:ligatures w14:val="none"/>
          </w:rPr>
          <w:delText>treatment</w:delText>
        </w:r>
        <w:r w:rsidR="007C2468" w:rsidDel="0052624F">
          <w:rPr>
            <w:rFonts w:ascii="Arial" w:eastAsia="Times New Roman" w:hAnsi="Arial" w:cs="Arial"/>
            <w:color w:val="000000"/>
            <w:kern w:val="0"/>
            <w14:ligatures w14:val="none"/>
          </w:rPr>
          <w:delText xml:space="preserve"> </w:delText>
        </w:r>
      </w:del>
      <w:r w:rsidR="007C2468">
        <w:rPr>
          <w:rFonts w:ascii="Arial" w:eastAsia="Times New Roman" w:hAnsi="Arial" w:cs="Arial"/>
          <w:color w:val="000000"/>
          <w:kern w:val="0"/>
          <w14:ligatures w14:val="none"/>
        </w:rPr>
        <w:t>group</w:t>
      </w:r>
      <w:r w:rsidR="00292FF5" w:rsidRPr="00122893">
        <w:rPr>
          <w:rFonts w:ascii="Arial" w:eastAsia="Times New Roman" w:hAnsi="Arial" w:cs="Arial"/>
          <w:color w:val="000000"/>
          <w:kern w:val="0"/>
          <w14:ligatures w14:val="none"/>
        </w:rPr>
        <w:t xml:space="preserve"> (control, Cd low, Cd high</w:t>
      </w:r>
      <w:r w:rsidR="00C20E9B">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low,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high), blood sampl</w:t>
      </w:r>
      <w:ins w:id="592" w:author="Reviewer" w:date="2026-06-03T12:37:00Z" w16du:dateUtc="2026-06-03T17:37:00Z">
        <w:r w:rsidR="0052624F">
          <w:rPr>
            <w:rFonts w:ascii="Arial" w:eastAsia="Times New Roman" w:hAnsi="Arial" w:cs="Arial"/>
            <w:color w:val="000000"/>
            <w:kern w:val="0"/>
            <w14:ligatures w14:val="none"/>
          </w:rPr>
          <w:t>ing period</w:t>
        </w:r>
      </w:ins>
      <w:del w:id="593" w:author="Reviewer" w:date="2026-06-03T12:37:00Z" w16du:dateUtc="2026-06-03T17:37:00Z">
        <w:r w:rsidR="00292FF5" w:rsidRPr="00122893" w:rsidDel="0052624F">
          <w:rPr>
            <w:rFonts w:ascii="Arial" w:eastAsia="Times New Roman" w:hAnsi="Arial" w:cs="Arial"/>
            <w:color w:val="000000"/>
            <w:kern w:val="0"/>
            <w14:ligatures w14:val="none"/>
          </w:rPr>
          <w:delText>e</w:delText>
        </w:r>
      </w:del>
      <w:r w:rsidR="00292FF5" w:rsidRPr="00122893">
        <w:rPr>
          <w:rFonts w:ascii="Arial" w:eastAsia="Times New Roman" w:hAnsi="Arial" w:cs="Arial"/>
          <w:color w:val="000000"/>
          <w:kern w:val="0"/>
          <w14:ligatures w14:val="none"/>
        </w:rPr>
        <w:t xml:space="preserve"> (</w:t>
      </w:r>
      <w:ins w:id="594" w:author="Reviewer" w:date="2026-06-03T12:37:00Z" w16du:dateUtc="2026-06-03T17:37:00Z">
        <w:r w:rsidR="0052624F">
          <w:rPr>
            <w:rFonts w:ascii="Arial" w:eastAsia="Times New Roman" w:hAnsi="Arial" w:cs="Arial"/>
            <w:color w:val="000000"/>
            <w:kern w:val="0"/>
            <w14:ligatures w14:val="none"/>
          </w:rPr>
          <w:t xml:space="preserve">blood samples </w:t>
        </w:r>
      </w:ins>
      <w:r w:rsidR="00292FF5" w:rsidRPr="00122893">
        <w:rPr>
          <w:rFonts w:ascii="Arial" w:eastAsia="Times New Roman" w:hAnsi="Arial" w:cs="Arial"/>
          <w:color w:val="000000"/>
          <w:kern w:val="0"/>
          <w14:ligatures w14:val="none"/>
        </w:rPr>
        <w:t>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 and their interaction</w:t>
      </w:r>
      <w:ins w:id="595" w:author="Reviewer" w:date="2026-06-03T12:37:00Z" w16du:dateUtc="2026-06-03T17:37:00Z">
        <w:r w:rsidR="0052624F">
          <w:rPr>
            <w:rFonts w:ascii="Arial" w:eastAsia="Times New Roman" w:hAnsi="Arial" w:cs="Arial"/>
            <w:color w:val="000000"/>
            <w:kern w:val="0"/>
            <w14:ligatures w14:val="none"/>
          </w:rPr>
          <w:t>. We included</w:t>
        </w:r>
      </w:ins>
      <w:del w:id="596" w:author="Reviewer" w:date="2026-06-03T12:37:00Z" w16du:dateUtc="2026-06-03T17:37:00Z">
        <w:r w:rsidR="00292FF5" w:rsidRPr="00122893" w:rsidDel="0052624F">
          <w:rPr>
            <w:rFonts w:ascii="Arial" w:eastAsia="Times New Roman" w:hAnsi="Arial" w:cs="Arial"/>
            <w:color w:val="000000"/>
            <w:kern w:val="0"/>
            <w14:ligatures w14:val="none"/>
          </w:rPr>
          <w:delText>,</w:delText>
        </w:r>
      </w:del>
      <w:r w:rsidR="00292FF5" w:rsidRPr="00122893">
        <w:rPr>
          <w:rFonts w:ascii="Arial" w:eastAsia="Times New Roman" w:hAnsi="Arial" w:cs="Arial"/>
          <w:color w:val="000000"/>
          <w:kern w:val="0"/>
          <w14:ligatures w14:val="none"/>
        </w:rPr>
        <w:t xml:space="preserve"> </w:t>
      </w:r>
      <w:ins w:id="597" w:author="Reviewer" w:date="2026-06-03T12:50:00Z" w16du:dateUtc="2026-06-03T17:50:00Z">
        <w:r w:rsidR="00A35AB0">
          <w:rPr>
            <w:rFonts w:ascii="Arial" w:eastAsia="Times New Roman" w:hAnsi="Arial" w:cs="Arial"/>
            <w:color w:val="000000"/>
            <w:kern w:val="0"/>
            <w14:ligatures w14:val="none"/>
          </w:rPr>
          <w:t xml:space="preserve">individual </w:t>
        </w:r>
      </w:ins>
      <w:del w:id="598" w:author="Reviewer" w:date="2026-06-03T12:38:00Z" w16du:dateUtc="2026-06-03T17:38:00Z">
        <w:r w:rsidR="00292FF5" w:rsidRPr="00122893" w:rsidDel="0052624F">
          <w:rPr>
            <w:rFonts w:ascii="Arial" w:eastAsia="Times New Roman" w:hAnsi="Arial" w:cs="Arial"/>
            <w:color w:val="000000"/>
            <w:kern w:val="0"/>
            <w14:ligatures w14:val="none"/>
          </w:rPr>
          <w:delText>a</w:delText>
        </w:r>
        <w:r w:rsidR="00661E69" w:rsidDel="0052624F">
          <w:rPr>
            <w:rFonts w:ascii="Arial" w:eastAsia="Times New Roman" w:hAnsi="Arial" w:cs="Arial"/>
            <w:color w:val="000000"/>
            <w:kern w:val="0"/>
            <w14:ligatures w14:val="none"/>
          </w:rPr>
          <w:delText>long with</w:delText>
        </w:r>
      </w:del>
      <w:ins w:id="599" w:author="Reviewer" w:date="2026-06-03T12:38:00Z" w16du:dateUtc="2026-06-03T17:38:00Z">
        <w:r w:rsidR="0052624F">
          <w:rPr>
            <w:rFonts w:ascii="Arial" w:eastAsia="Times New Roman" w:hAnsi="Arial" w:cs="Arial"/>
            <w:color w:val="000000"/>
            <w:kern w:val="0"/>
            <w14:ligatures w14:val="none"/>
          </w:rPr>
          <w:t>fish identity as</w:t>
        </w:r>
      </w:ins>
      <w:r w:rsidR="00292FF5" w:rsidRPr="00122893">
        <w:rPr>
          <w:rFonts w:ascii="Arial" w:eastAsia="Times New Roman" w:hAnsi="Arial" w:cs="Arial"/>
          <w:color w:val="000000"/>
          <w:kern w:val="0"/>
          <w14:ligatures w14:val="none"/>
        </w:rPr>
        <w:t xml:space="preserve"> a random </w:t>
      </w:r>
      <w:del w:id="600" w:author="Reviewer" w:date="2026-06-03T12:38:00Z" w16du:dateUtc="2026-06-03T17:38:00Z">
        <w:r w:rsidR="00292FF5" w:rsidRPr="00122893" w:rsidDel="0052624F">
          <w:rPr>
            <w:rFonts w:ascii="Arial" w:eastAsia="Times New Roman" w:hAnsi="Arial" w:cs="Arial"/>
            <w:color w:val="000000"/>
            <w:kern w:val="0"/>
            <w14:ligatures w14:val="none"/>
          </w:rPr>
          <w:delText>effect</w:delText>
        </w:r>
      </w:del>
      <w:ins w:id="601" w:author="Reviewer" w:date="2026-06-03T12:38:00Z" w16du:dateUtc="2026-06-03T17:38:00Z">
        <w:r w:rsidR="0052624F">
          <w:rPr>
            <w:rFonts w:ascii="Arial" w:eastAsia="Times New Roman" w:hAnsi="Arial" w:cs="Arial"/>
            <w:color w:val="000000"/>
            <w:kern w:val="0"/>
            <w14:ligatures w14:val="none"/>
          </w:rPr>
          <w:t>intercept</w:t>
        </w:r>
      </w:ins>
      <w:del w:id="602" w:author="Reviewer" w:date="2026-06-03T12:38:00Z" w16du:dateUtc="2026-06-03T17:38:00Z">
        <w:r w:rsidR="00292FF5" w:rsidRPr="00122893" w:rsidDel="0052624F">
          <w:rPr>
            <w:rFonts w:ascii="Arial" w:eastAsia="Times New Roman" w:hAnsi="Arial" w:cs="Arial"/>
            <w:color w:val="000000"/>
            <w:kern w:val="0"/>
            <w14:ligatures w14:val="none"/>
          </w:rPr>
          <w:delText xml:space="preserve"> </w:delText>
        </w:r>
        <w:r w:rsidR="00661E69" w:rsidDel="0052624F">
          <w:rPr>
            <w:rFonts w:ascii="Arial" w:eastAsia="Times New Roman" w:hAnsi="Arial" w:cs="Arial"/>
            <w:color w:val="000000"/>
            <w:kern w:val="0"/>
            <w14:ligatures w14:val="none"/>
          </w:rPr>
          <w:delText>for</w:delText>
        </w:r>
        <w:r w:rsidR="00292FF5" w:rsidRPr="00122893" w:rsidDel="0052624F">
          <w:rPr>
            <w:rFonts w:ascii="Arial" w:eastAsia="Times New Roman" w:hAnsi="Arial" w:cs="Arial"/>
            <w:color w:val="000000"/>
            <w:kern w:val="0"/>
            <w14:ligatures w14:val="none"/>
          </w:rPr>
          <w:delText xml:space="preserve"> individual (i.e., tank)</w:delText>
        </w:r>
      </w:del>
      <w:r w:rsidR="00292FF5" w:rsidRPr="00122893">
        <w:rPr>
          <w:rFonts w:ascii="Arial" w:eastAsia="Times New Roman" w:hAnsi="Arial" w:cs="Arial"/>
          <w:color w:val="000000"/>
          <w:kern w:val="0"/>
          <w14:ligatures w14:val="none"/>
        </w:rPr>
        <w:t xml:space="preserve"> </w:t>
      </w:r>
      <w:del w:id="603" w:author="Reviewer" w:date="2026-06-03T12:39:00Z" w16du:dateUtc="2026-06-03T17:39:00Z">
        <w:r w:rsidR="00292FF5" w:rsidRPr="00122893" w:rsidDel="0052624F">
          <w:rPr>
            <w:rFonts w:ascii="Arial" w:eastAsia="Times New Roman" w:hAnsi="Arial" w:cs="Arial"/>
            <w:color w:val="000000"/>
            <w:kern w:val="0"/>
            <w14:ligatures w14:val="none"/>
          </w:rPr>
          <w:delText>to</w:delText>
        </w:r>
        <w:r w:rsidR="000D0961" w:rsidDel="0052624F">
          <w:rPr>
            <w:rFonts w:ascii="Arial" w:eastAsia="Times New Roman" w:hAnsi="Arial" w:cs="Arial"/>
            <w:color w:val="000000"/>
            <w:kern w:val="0"/>
            <w14:ligatures w14:val="none"/>
          </w:rPr>
          <w:delText xml:space="preserve"> al</w:delText>
        </w:r>
      </w:del>
      <w:del w:id="604" w:author="Reviewer" w:date="2026-06-03T12:38:00Z" w16du:dateUtc="2026-06-03T17:38:00Z">
        <w:r w:rsidR="000D0961" w:rsidDel="0052624F">
          <w:rPr>
            <w:rFonts w:ascii="Arial" w:eastAsia="Times New Roman" w:hAnsi="Arial" w:cs="Arial"/>
            <w:color w:val="000000"/>
            <w:kern w:val="0"/>
            <w14:ligatures w14:val="none"/>
          </w:rPr>
          <w:delText>low</w:delText>
        </w:r>
      </w:del>
      <w:del w:id="605" w:author="Reviewer" w:date="2026-06-03T12:39:00Z" w16du:dateUtc="2026-06-03T17:39:00Z">
        <w:r w:rsidR="000D0961" w:rsidDel="0052624F">
          <w:rPr>
            <w:rFonts w:ascii="Arial" w:eastAsia="Times New Roman" w:hAnsi="Arial" w:cs="Arial"/>
            <w:color w:val="000000"/>
            <w:kern w:val="0"/>
            <w14:ligatures w14:val="none"/>
          </w:rPr>
          <w:delText xml:space="preserve"> the model </w:delText>
        </w:r>
      </w:del>
      <w:r w:rsidR="000D0961">
        <w:rPr>
          <w:rFonts w:ascii="Arial" w:eastAsia="Times New Roman" w:hAnsi="Arial" w:cs="Arial"/>
          <w:color w:val="000000"/>
          <w:kern w:val="0"/>
          <w14:ligatures w14:val="none"/>
        </w:rPr>
        <w:t>to</w:t>
      </w:r>
      <w:r w:rsidR="00292FF5" w:rsidRPr="00122893">
        <w:rPr>
          <w:rFonts w:ascii="Arial" w:eastAsia="Times New Roman" w:hAnsi="Arial" w:cs="Arial"/>
          <w:color w:val="000000"/>
          <w:kern w:val="0"/>
          <w14:ligatures w14:val="none"/>
        </w:rPr>
        <w:t xml:space="preserve"> account for </w:t>
      </w:r>
      <w:ins w:id="606" w:author="Reviewer" w:date="2026-06-03T12:39:00Z" w16du:dateUtc="2026-06-03T17:39:00Z">
        <w:r w:rsidR="0052624F">
          <w:rPr>
            <w:rFonts w:ascii="Arial" w:eastAsia="Times New Roman" w:hAnsi="Arial" w:cs="Arial"/>
            <w:color w:val="000000"/>
            <w:kern w:val="0"/>
            <w14:ligatures w14:val="none"/>
          </w:rPr>
          <w:t xml:space="preserve">repeated measurements collected from the same </w:t>
        </w:r>
      </w:ins>
      <w:del w:id="607" w:author="Reviewer" w:date="2026-06-03T12:39:00Z" w16du:dateUtc="2026-06-03T17:39:00Z">
        <w:r w:rsidDel="0052624F">
          <w:rPr>
            <w:rFonts w:ascii="Arial" w:eastAsia="Times New Roman" w:hAnsi="Arial" w:cs="Arial"/>
            <w:color w:val="000000"/>
            <w:kern w:val="0"/>
            <w14:ligatures w14:val="none"/>
          </w:rPr>
          <w:delText xml:space="preserve">any </w:delText>
        </w:r>
      </w:del>
      <w:r w:rsidR="00731DB9">
        <w:rPr>
          <w:rFonts w:ascii="Arial" w:eastAsia="Times New Roman" w:hAnsi="Arial" w:cs="Arial"/>
          <w:color w:val="000000"/>
          <w:kern w:val="0"/>
          <w14:ligatures w14:val="none"/>
        </w:rPr>
        <w:t>individual</w:t>
      </w:r>
      <w:del w:id="608" w:author="Reviewer" w:date="2026-06-03T12:39:00Z" w16du:dateUtc="2026-06-03T17:39:00Z">
        <w:r w:rsidR="00C20E9B" w:rsidDel="0052624F">
          <w:rPr>
            <w:rFonts w:ascii="Arial" w:eastAsia="Times New Roman" w:hAnsi="Arial" w:cs="Arial"/>
            <w:color w:val="000000"/>
            <w:kern w:val="0"/>
            <w14:ligatures w14:val="none"/>
          </w:rPr>
          <w:delText xml:space="preserve"> temporal</w:delText>
        </w:r>
        <w:r w:rsidR="00731DB9" w:rsidDel="0052624F">
          <w:rPr>
            <w:rFonts w:ascii="Arial" w:eastAsia="Times New Roman" w:hAnsi="Arial" w:cs="Arial"/>
            <w:color w:val="000000"/>
            <w:kern w:val="0"/>
            <w14:ligatures w14:val="none"/>
          </w:rPr>
          <w:delText xml:space="preserve"> </w:delText>
        </w:r>
        <w:r w:rsidR="00292FF5" w:rsidRPr="00122893" w:rsidDel="0052624F">
          <w:rPr>
            <w:rFonts w:ascii="Arial" w:eastAsia="Times New Roman" w:hAnsi="Arial" w:cs="Arial"/>
            <w:color w:val="000000"/>
            <w:kern w:val="0"/>
            <w14:ligatures w14:val="none"/>
          </w:rPr>
          <w:delText>correlation</w:delText>
        </w:r>
        <w:r w:rsidDel="0052624F">
          <w:rPr>
            <w:rFonts w:ascii="Arial" w:eastAsia="Times New Roman" w:hAnsi="Arial" w:cs="Arial"/>
            <w:color w:val="000000"/>
            <w:kern w:val="0"/>
            <w14:ligatures w14:val="none"/>
          </w:rPr>
          <w:delText xml:space="preserve"> and to</w:delText>
        </w:r>
        <w:r w:rsidR="000D0961" w:rsidDel="0052624F">
          <w:rPr>
            <w:rFonts w:ascii="Arial" w:eastAsia="Times New Roman" w:hAnsi="Arial" w:cs="Arial"/>
            <w:color w:val="000000"/>
            <w:kern w:val="0"/>
            <w14:ligatures w14:val="none"/>
          </w:rPr>
          <w:delText xml:space="preserve"> </w:delText>
        </w:r>
        <w:r w:rsidR="00731DB9" w:rsidDel="0052624F">
          <w:rPr>
            <w:rFonts w:ascii="Arial" w:eastAsia="Times New Roman" w:hAnsi="Arial" w:cs="Arial"/>
            <w:color w:val="000000"/>
            <w:kern w:val="0"/>
            <w14:ligatures w14:val="none"/>
          </w:rPr>
          <w:delText>honor</w:delText>
        </w:r>
        <w:r w:rsidR="000D0961" w:rsidDel="0052624F">
          <w:rPr>
            <w:rFonts w:ascii="Arial" w:eastAsia="Times New Roman" w:hAnsi="Arial" w:cs="Arial"/>
            <w:color w:val="000000"/>
            <w:kern w:val="0"/>
            <w14:ligatures w14:val="none"/>
          </w:rPr>
          <w:delText xml:space="preserve"> </w:delText>
        </w:r>
        <w:r w:rsidR="00731DB9" w:rsidDel="0052624F">
          <w:rPr>
            <w:rFonts w:ascii="Arial" w:eastAsia="Times New Roman" w:hAnsi="Arial" w:cs="Arial"/>
            <w:color w:val="000000"/>
            <w:kern w:val="0"/>
            <w14:ligatures w14:val="none"/>
          </w:rPr>
          <w:delText>this</w:delText>
        </w:r>
        <w:r w:rsidR="000D0961" w:rsidDel="0052624F">
          <w:rPr>
            <w:rFonts w:ascii="Arial" w:eastAsia="Times New Roman" w:hAnsi="Arial" w:cs="Arial"/>
            <w:color w:val="000000"/>
            <w:kern w:val="0"/>
            <w14:ligatures w14:val="none"/>
          </w:rPr>
          <w:delText xml:space="preserve"> assumption</w:delText>
        </w:r>
      </w:del>
      <w:ins w:id="609" w:author="Reviewer" w:date="2026-06-03T12:39:00Z" w16du:dateUtc="2026-06-03T17:39:00Z">
        <w:r w:rsidR="0052624F">
          <w:rPr>
            <w:rFonts w:ascii="Arial" w:eastAsia="Times New Roman" w:hAnsi="Arial" w:cs="Arial"/>
            <w:color w:val="000000"/>
            <w:kern w:val="0"/>
            <w14:ligatures w14:val="none"/>
          </w:rPr>
          <w:t xml:space="preserve"> across time</w:t>
        </w:r>
      </w:ins>
      <w:r w:rsidR="00292FF5" w:rsidRPr="00122893">
        <w:rPr>
          <w:rFonts w:ascii="Arial" w:eastAsia="Times New Roman" w:hAnsi="Arial" w:cs="Arial"/>
          <w:color w:val="000000"/>
          <w:kern w:val="0"/>
          <w14:ligatures w14:val="none"/>
        </w:rPr>
        <w:t xml:space="preserve">. </w:t>
      </w:r>
    </w:p>
    <w:p w14:paraId="4D5C66C7" w14:textId="6E85CC32" w:rsidR="00883338" w:rsidRDefault="0052624F" w:rsidP="00207381">
      <w:pPr>
        <w:spacing w:line="480" w:lineRule="auto"/>
        <w:ind w:firstLine="720"/>
        <w:rPr>
          <w:rFonts w:ascii="Arial" w:eastAsia="Times New Roman" w:hAnsi="Arial" w:cs="Arial"/>
          <w:color w:val="000000"/>
          <w:kern w:val="0"/>
          <w14:ligatures w14:val="none"/>
        </w:rPr>
      </w:pPr>
      <w:ins w:id="610" w:author="Reviewer" w:date="2026-06-03T12:39:00Z" w16du:dateUtc="2026-06-03T17:39:00Z">
        <w:r>
          <w:rPr>
            <w:rFonts w:ascii="Arial" w:eastAsia="Times New Roman" w:hAnsi="Arial" w:cs="Arial"/>
            <w:color w:val="000000"/>
            <w:kern w:val="0"/>
            <w14:ligatures w14:val="none"/>
          </w:rPr>
          <w:t>To evaluate group-specific responses acro</w:t>
        </w:r>
      </w:ins>
      <w:ins w:id="611" w:author="Reviewer" w:date="2026-06-03T12:40:00Z" w16du:dateUtc="2026-06-03T17:40:00Z">
        <w:r>
          <w:rPr>
            <w:rFonts w:ascii="Arial" w:eastAsia="Times New Roman" w:hAnsi="Arial" w:cs="Arial"/>
            <w:color w:val="000000"/>
            <w:kern w:val="0"/>
            <w14:ligatures w14:val="none"/>
          </w:rPr>
          <w:t xml:space="preserve">ss sampling periods, </w:t>
        </w:r>
      </w:ins>
      <w:del w:id="612" w:author="Reviewer" w:date="2026-06-03T12:40:00Z" w16du:dateUtc="2026-06-03T17:40:00Z">
        <w:r w:rsidR="00292FF5" w:rsidRPr="00122893" w:rsidDel="0052624F">
          <w:rPr>
            <w:rFonts w:ascii="Arial" w:eastAsia="Times New Roman" w:hAnsi="Arial" w:cs="Arial"/>
            <w:color w:val="000000"/>
            <w:kern w:val="0"/>
            <w14:ligatures w14:val="none"/>
          </w:rPr>
          <w:delText>W</w:delText>
        </w:r>
      </w:del>
      <w:ins w:id="613" w:author="Reviewer" w:date="2026-06-03T12:40:00Z" w16du:dateUtc="2026-06-03T17:40:00Z">
        <w:r>
          <w:rPr>
            <w:rFonts w:ascii="Arial" w:eastAsia="Times New Roman" w:hAnsi="Arial" w:cs="Arial"/>
            <w:color w:val="000000"/>
            <w:kern w:val="0"/>
            <w14:ligatures w14:val="none"/>
          </w:rPr>
          <w:t>w</w:t>
        </w:r>
      </w:ins>
      <w:r w:rsidR="00292FF5" w:rsidRPr="00122893">
        <w:rPr>
          <w:rFonts w:ascii="Arial" w:eastAsia="Times New Roman" w:hAnsi="Arial" w:cs="Arial"/>
          <w:color w:val="000000"/>
          <w:kern w:val="0"/>
          <w14:ligatures w14:val="none"/>
        </w:rPr>
        <w:t xml:space="preserve">e </w:t>
      </w:r>
      <w:del w:id="614" w:author="Reviewer" w:date="2026-06-03T12:40:00Z" w16du:dateUtc="2026-06-03T17:40:00Z">
        <w:r w:rsidR="00661E69" w:rsidDel="0052624F">
          <w:rPr>
            <w:rFonts w:ascii="Arial" w:eastAsia="Times New Roman" w:hAnsi="Arial" w:cs="Arial"/>
            <w:color w:val="000000"/>
            <w:kern w:val="0"/>
            <w14:ligatures w14:val="none"/>
          </w:rPr>
          <w:delText>evaluat</w:delText>
        </w:r>
        <w:r w:rsidR="00292FF5" w:rsidRPr="00122893" w:rsidDel="0052624F">
          <w:rPr>
            <w:rFonts w:ascii="Arial" w:eastAsia="Times New Roman" w:hAnsi="Arial" w:cs="Arial"/>
            <w:color w:val="000000"/>
            <w:kern w:val="0"/>
            <w14:ligatures w14:val="none"/>
          </w:rPr>
          <w:delText xml:space="preserve">ed </w:delText>
        </w:r>
      </w:del>
      <w:ins w:id="615" w:author="Reviewer" w:date="2026-06-03T12:40:00Z" w16du:dateUtc="2026-06-03T17:40:00Z">
        <w:r>
          <w:rPr>
            <w:rFonts w:ascii="Arial" w:eastAsia="Times New Roman" w:hAnsi="Arial" w:cs="Arial"/>
            <w:color w:val="000000"/>
            <w:kern w:val="0"/>
            <w14:ligatures w14:val="none"/>
          </w:rPr>
          <w:t>relevel</w:t>
        </w:r>
      </w:ins>
      <w:ins w:id="616" w:author="Reviewer" w:date="2026-06-03T12:45:00Z" w16du:dateUtc="2026-06-03T17:45:00Z">
        <w:r>
          <w:rPr>
            <w:rFonts w:ascii="Arial" w:eastAsia="Times New Roman" w:hAnsi="Arial" w:cs="Arial"/>
            <w:color w:val="000000"/>
            <w:kern w:val="0"/>
            <w14:ligatures w14:val="none"/>
          </w:rPr>
          <w:t>l</w:t>
        </w:r>
      </w:ins>
      <w:ins w:id="617" w:author="Reviewer" w:date="2026-06-03T12:40:00Z" w16du:dateUtc="2026-06-03T17:40:00Z">
        <w:r w:rsidRPr="00122893">
          <w:rPr>
            <w:rFonts w:ascii="Arial" w:eastAsia="Times New Roman" w:hAnsi="Arial" w:cs="Arial"/>
            <w:color w:val="000000"/>
            <w:kern w:val="0"/>
            <w14:ligatures w14:val="none"/>
          </w:rPr>
          <w:t xml:space="preserve">ed </w:t>
        </w:r>
      </w:ins>
      <w:del w:id="618" w:author="Reviewer" w:date="2026-06-03T12:40:00Z" w16du:dateUtc="2026-06-03T17:40:00Z">
        <w:r w:rsidR="00292FF5" w:rsidRPr="00122893" w:rsidDel="0052624F">
          <w:rPr>
            <w:rFonts w:ascii="Arial" w:eastAsia="Times New Roman" w:hAnsi="Arial" w:cs="Arial"/>
            <w:color w:val="000000"/>
            <w:kern w:val="0"/>
            <w14:ligatures w14:val="none"/>
          </w:rPr>
          <w:delText xml:space="preserve">our </w:delText>
        </w:r>
      </w:del>
      <w:ins w:id="619" w:author="Reviewer" w:date="2026-06-03T12:40:00Z" w16du:dateUtc="2026-06-03T17:40:00Z">
        <w:r>
          <w:rPr>
            <w:rFonts w:ascii="Arial" w:eastAsia="Times New Roman" w:hAnsi="Arial" w:cs="Arial"/>
            <w:color w:val="000000"/>
            <w:kern w:val="0"/>
            <w14:ligatures w14:val="none"/>
          </w:rPr>
          <w:t xml:space="preserve">groups and blood sampling periods to examine targeted model </w:t>
        </w:r>
      </w:ins>
      <w:ins w:id="620" w:author="Reviewer" w:date="2026-06-03T12:43:00Z" w16du:dateUtc="2026-06-03T17:43:00Z">
        <w:r>
          <w:rPr>
            <w:rFonts w:ascii="Arial" w:eastAsia="Times New Roman" w:hAnsi="Arial" w:cs="Arial"/>
            <w:color w:val="000000"/>
            <w:kern w:val="0"/>
            <w14:ligatures w14:val="none"/>
          </w:rPr>
          <w:t>esti</w:t>
        </w:r>
      </w:ins>
      <w:ins w:id="621" w:author="Reviewer" w:date="2026-06-03T12:45:00Z" w16du:dateUtc="2026-06-03T17:45:00Z">
        <w:r>
          <w:rPr>
            <w:rFonts w:ascii="Arial" w:eastAsia="Times New Roman" w:hAnsi="Arial" w:cs="Arial"/>
            <w:color w:val="000000"/>
            <w:kern w:val="0"/>
            <w14:ligatures w14:val="none"/>
          </w:rPr>
          <w:t>ma</w:t>
        </w:r>
      </w:ins>
      <w:ins w:id="622" w:author="Reviewer" w:date="2026-06-03T12:43:00Z" w16du:dateUtc="2026-06-03T17:43:00Z">
        <w:r>
          <w:rPr>
            <w:rFonts w:ascii="Arial" w:eastAsia="Times New Roman" w:hAnsi="Arial" w:cs="Arial"/>
            <w:color w:val="000000"/>
            <w:kern w:val="0"/>
            <w14:ligatures w14:val="none"/>
          </w:rPr>
          <w:t xml:space="preserve">tes </w:t>
        </w:r>
      </w:ins>
      <w:ins w:id="623" w:author="Reviewer" w:date="2026-06-03T12:45:00Z" w16du:dateUtc="2026-06-03T17:45:00Z">
        <w:r>
          <w:rPr>
            <w:rFonts w:ascii="Arial" w:eastAsia="Times New Roman" w:hAnsi="Arial" w:cs="Arial"/>
            <w:color w:val="000000"/>
            <w:kern w:val="0"/>
            <w14:ligatures w14:val="none"/>
          </w:rPr>
          <w:t>by</w:t>
        </w:r>
      </w:ins>
      <w:ins w:id="624" w:author="Reviewer" w:date="2026-06-03T12:43:00Z" w16du:dateUtc="2026-06-03T17:43:00Z">
        <w:r>
          <w:rPr>
            <w:rFonts w:ascii="Arial" w:eastAsia="Times New Roman" w:hAnsi="Arial" w:cs="Arial"/>
            <w:color w:val="000000"/>
            <w:kern w:val="0"/>
            <w14:ligatures w14:val="none"/>
          </w:rPr>
          <w:t xml:space="preserve"> </w:t>
        </w:r>
      </w:ins>
      <w:ins w:id="625" w:author="Reviewer" w:date="2026-06-03T12:45:00Z" w16du:dateUtc="2026-06-03T17:45:00Z">
        <w:r>
          <w:rPr>
            <w:rFonts w:ascii="Arial" w:eastAsia="Times New Roman" w:hAnsi="Arial" w:cs="Arial"/>
            <w:color w:val="000000"/>
            <w:kern w:val="0"/>
            <w14:ligatures w14:val="none"/>
          </w:rPr>
          <w:t>group</w:t>
        </w:r>
      </w:ins>
      <w:ins w:id="626" w:author="Reviewer" w:date="2026-06-03T12:43:00Z" w16du:dateUtc="2026-06-03T17:43:00Z">
        <w:r>
          <w:rPr>
            <w:rFonts w:ascii="Arial" w:eastAsia="Times New Roman" w:hAnsi="Arial" w:cs="Arial"/>
            <w:color w:val="000000"/>
            <w:kern w:val="0"/>
            <w14:ligatures w14:val="none"/>
          </w:rPr>
          <w:t xml:space="preserve"> and sampling </w:t>
        </w:r>
      </w:ins>
      <w:ins w:id="627" w:author="Reviewer" w:date="2026-06-03T12:45:00Z" w16du:dateUtc="2026-06-03T17:45:00Z">
        <w:r>
          <w:rPr>
            <w:rFonts w:ascii="Arial" w:eastAsia="Times New Roman" w:hAnsi="Arial" w:cs="Arial"/>
            <w:color w:val="000000"/>
            <w:kern w:val="0"/>
            <w14:ligatures w14:val="none"/>
          </w:rPr>
          <w:t>period</w:t>
        </w:r>
      </w:ins>
      <w:ins w:id="628" w:author="Reviewer" w:date="2026-06-03T12:44:00Z" w16du:dateUtc="2026-06-03T17:44:00Z">
        <w:r>
          <w:rPr>
            <w:rFonts w:ascii="Arial" w:eastAsia="Times New Roman" w:hAnsi="Arial" w:cs="Arial"/>
            <w:color w:val="000000"/>
            <w:kern w:val="0"/>
            <w14:ligatures w14:val="none"/>
          </w:rPr>
          <w:t xml:space="preserve">. </w:t>
        </w:r>
      </w:ins>
      <w:ins w:id="629" w:author="Reviewer" w:date="2026-06-03T12:51:00Z" w16du:dateUtc="2026-06-03T17:51:00Z">
        <w:r w:rsidR="00A35AB0">
          <w:rPr>
            <w:rFonts w:ascii="Arial" w:eastAsia="Times New Roman" w:hAnsi="Arial" w:cs="Arial"/>
            <w:color w:val="000000"/>
            <w:kern w:val="0"/>
            <w14:ligatures w14:val="none"/>
          </w:rPr>
          <w:t>Specifically, we evaluated group-associated changes in NLR following contaminant exposure (</w:t>
        </w:r>
        <w:r w:rsidR="00A35AB0" w:rsidRPr="00122893">
          <w:rPr>
            <w:rFonts w:ascii="Arial" w:eastAsia="Times New Roman" w:hAnsi="Arial" w:cs="Arial"/>
            <w:color w:val="000000"/>
            <w:kern w:val="0"/>
            <w14:ligatures w14:val="none"/>
          </w:rPr>
          <w:t>blood 1 and blood 2</w:t>
        </w:r>
        <w:r w:rsidR="00A35AB0">
          <w:rPr>
            <w:rFonts w:ascii="Arial" w:eastAsia="Times New Roman" w:hAnsi="Arial" w:cs="Arial"/>
            <w:color w:val="000000"/>
            <w:kern w:val="0"/>
            <w14:ligatures w14:val="none"/>
          </w:rPr>
          <w:t>), acute salinity exposure</w:t>
        </w:r>
      </w:ins>
      <w:ins w:id="630" w:author="Reviewer" w:date="2026-06-03T12:52:00Z" w16du:dateUtc="2026-06-03T17:52:00Z">
        <w:r w:rsidR="00A35AB0">
          <w:rPr>
            <w:rFonts w:ascii="Arial" w:eastAsia="Times New Roman" w:hAnsi="Arial" w:cs="Arial"/>
            <w:color w:val="000000"/>
            <w:kern w:val="0"/>
            <w14:ligatures w14:val="none"/>
          </w:rPr>
          <w:t xml:space="preserve"> (</w:t>
        </w:r>
        <w:r w:rsidR="00A35AB0" w:rsidRPr="00122893">
          <w:rPr>
            <w:rFonts w:ascii="Arial" w:eastAsia="Times New Roman" w:hAnsi="Arial" w:cs="Arial"/>
            <w:color w:val="000000"/>
            <w:kern w:val="0"/>
            <w14:ligatures w14:val="none"/>
          </w:rPr>
          <w:t>blood 2 and blood 3</w:t>
        </w:r>
        <w:r w:rsidR="00A35AB0">
          <w:rPr>
            <w:rFonts w:ascii="Arial" w:eastAsia="Times New Roman" w:hAnsi="Arial" w:cs="Arial"/>
            <w:color w:val="000000"/>
            <w:kern w:val="0"/>
            <w14:ligatures w14:val="none"/>
          </w:rPr>
          <w:t>)</w:t>
        </w:r>
      </w:ins>
      <w:ins w:id="631" w:author="Reviewer" w:date="2026-06-03T12:51:00Z" w16du:dateUtc="2026-06-03T17:51:00Z">
        <w:r w:rsidR="00A35AB0">
          <w:rPr>
            <w:rFonts w:ascii="Arial" w:eastAsia="Times New Roman" w:hAnsi="Arial" w:cs="Arial"/>
            <w:color w:val="000000"/>
            <w:kern w:val="0"/>
            <w14:ligatures w14:val="none"/>
          </w:rPr>
          <w:t>, and the final post-salinity sampling period</w:t>
        </w:r>
      </w:ins>
      <w:ins w:id="632" w:author="Reviewer" w:date="2026-06-03T12:52:00Z" w16du:dateUtc="2026-06-03T17:52:00Z">
        <w:r w:rsidR="00A35AB0">
          <w:rPr>
            <w:rFonts w:ascii="Arial" w:eastAsia="Times New Roman" w:hAnsi="Arial" w:cs="Arial"/>
            <w:color w:val="000000"/>
            <w:kern w:val="0"/>
            <w14:ligatures w14:val="none"/>
          </w:rPr>
          <w:t xml:space="preserve"> (</w:t>
        </w:r>
        <w:r w:rsidR="00A35AB0" w:rsidRPr="00122893">
          <w:rPr>
            <w:rFonts w:ascii="Arial" w:eastAsia="Times New Roman" w:hAnsi="Arial" w:cs="Arial"/>
            <w:color w:val="000000"/>
            <w:kern w:val="0"/>
            <w14:ligatures w14:val="none"/>
          </w:rPr>
          <w:t>blood 3 and blood 4</w:t>
        </w:r>
      </w:ins>
      <w:ins w:id="633" w:author="Reviewer" w:date="2026-06-03T12:57:00Z" w16du:dateUtc="2026-06-03T17:57:00Z">
        <w:r w:rsidR="004B5500">
          <w:rPr>
            <w:rFonts w:ascii="Arial" w:eastAsia="Times New Roman" w:hAnsi="Arial" w:cs="Arial"/>
            <w:color w:val="000000"/>
            <w:kern w:val="0"/>
            <w14:ligatures w14:val="none"/>
          </w:rPr>
          <w:t xml:space="preserve">), including group-specific differences during the final blood </w:t>
        </w:r>
      </w:ins>
      <w:ins w:id="634" w:author="Reviewer" w:date="2026-06-03T12:58:00Z" w16du:dateUtc="2026-06-03T17:58:00Z">
        <w:r w:rsidR="004B5500">
          <w:rPr>
            <w:rFonts w:ascii="Arial" w:eastAsia="Times New Roman" w:hAnsi="Arial" w:cs="Arial"/>
            <w:color w:val="000000"/>
            <w:kern w:val="0"/>
            <w14:ligatures w14:val="none"/>
          </w:rPr>
          <w:t>sampling period</w:t>
        </w:r>
      </w:ins>
      <w:ins w:id="635" w:author="Reviewer" w:date="2026-06-03T12:51:00Z" w16du:dateUtc="2026-06-03T17:51:00Z">
        <w:r w:rsidR="00A35AB0">
          <w:rPr>
            <w:rFonts w:ascii="Arial" w:eastAsia="Times New Roman" w:hAnsi="Arial" w:cs="Arial"/>
            <w:color w:val="000000"/>
            <w:kern w:val="0"/>
            <w14:ligatures w14:val="none"/>
          </w:rPr>
          <w:t xml:space="preserve">. </w:t>
        </w:r>
      </w:ins>
      <w:del w:id="636" w:author="Reviewer" w:date="2026-06-03T12:46:00Z" w16du:dateUtc="2026-06-03T17:46:00Z">
        <w:r w:rsidR="00292FF5" w:rsidRPr="00122893" w:rsidDel="0052624F">
          <w:rPr>
            <w:rFonts w:ascii="Arial" w:eastAsia="Times New Roman" w:hAnsi="Arial" w:cs="Arial"/>
            <w:color w:val="000000"/>
            <w:kern w:val="0"/>
            <w14:ligatures w14:val="none"/>
          </w:rPr>
          <w:delText>objectives by</w:delText>
        </w:r>
      </w:del>
      <w:del w:id="637" w:author="Reviewer" w:date="2026-06-03T12:53:00Z" w16du:dateUtc="2026-06-03T17:53:00Z">
        <w:r w:rsidR="00292FF5" w:rsidRPr="00122893" w:rsidDel="00A35AB0">
          <w:rPr>
            <w:rFonts w:ascii="Arial" w:eastAsia="Times New Roman" w:hAnsi="Arial" w:cs="Arial"/>
            <w:color w:val="000000"/>
            <w:kern w:val="0"/>
            <w14:ligatures w14:val="none"/>
          </w:rPr>
          <w:delText xml:space="preserve"> examin</w:delText>
        </w:r>
      </w:del>
      <w:del w:id="638" w:author="Reviewer" w:date="2026-06-03T12:46:00Z" w16du:dateUtc="2026-06-03T17:46:00Z">
        <w:r w:rsidR="00292FF5" w:rsidRPr="00122893" w:rsidDel="0052624F">
          <w:rPr>
            <w:rFonts w:ascii="Arial" w:eastAsia="Times New Roman" w:hAnsi="Arial" w:cs="Arial"/>
            <w:color w:val="000000"/>
            <w:kern w:val="0"/>
            <w14:ligatures w14:val="none"/>
          </w:rPr>
          <w:delText>ing</w:delText>
        </w:r>
      </w:del>
      <w:del w:id="639" w:author="Reviewer" w:date="2026-06-03T12:53:00Z" w16du:dateUtc="2026-06-03T17:53:00Z">
        <w:r w:rsidR="00292FF5" w:rsidRPr="00122893" w:rsidDel="00A35AB0">
          <w:rPr>
            <w:rFonts w:ascii="Arial" w:eastAsia="Times New Roman" w:hAnsi="Arial" w:cs="Arial"/>
            <w:color w:val="000000"/>
            <w:kern w:val="0"/>
            <w14:ligatures w14:val="none"/>
          </w:rPr>
          <w:delText xml:space="preserve"> specific beta coefficient estimates within the GLMM: </w:delText>
        </w:r>
        <w:r w:rsidR="00661E69" w:rsidDel="00A35AB0">
          <w:rPr>
            <w:rFonts w:ascii="Arial" w:eastAsia="Times New Roman" w:hAnsi="Arial" w:cs="Arial"/>
            <w:color w:val="000000"/>
            <w:kern w:val="0"/>
            <w14:ligatures w14:val="none"/>
          </w:rPr>
          <w:delText xml:space="preserve">the slope of </w:delText>
        </w:r>
        <w:r w:rsidR="00292FF5" w:rsidRPr="00122893" w:rsidDel="00A35AB0">
          <w:rPr>
            <w:rFonts w:ascii="Arial" w:eastAsia="Times New Roman" w:hAnsi="Arial" w:cs="Arial"/>
            <w:color w:val="000000"/>
            <w:kern w:val="0"/>
            <w14:ligatures w14:val="none"/>
          </w:rPr>
          <w:delText xml:space="preserve">each treatment line between </w:delText>
        </w:r>
      </w:del>
      <w:del w:id="640" w:author="Reviewer" w:date="2026-06-03T12:51:00Z" w16du:dateUtc="2026-06-03T17:51:00Z">
        <w:r w:rsidR="00292FF5" w:rsidRPr="00122893" w:rsidDel="00A35AB0">
          <w:rPr>
            <w:rFonts w:ascii="Arial" w:eastAsia="Times New Roman" w:hAnsi="Arial" w:cs="Arial"/>
            <w:color w:val="000000"/>
            <w:kern w:val="0"/>
            <w14:ligatures w14:val="none"/>
          </w:rPr>
          <w:delText>blood 1 and blood 2</w:delText>
        </w:r>
      </w:del>
      <w:del w:id="641" w:author="Reviewer" w:date="2026-06-03T12:46:00Z" w16du:dateUtc="2026-06-03T17:46:00Z">
        <w:r w:rsidR="00731DB9" w:rsidDel="0052624F">
          <w:rPr>
            <w:rFonts w:ascii="Arial" w:eastAsia="Times New Roman" w:hAnsi="Arial" w:cs="Arial"/>
            <w:color w:val="000000"/>
            <w:kern w:val="0"/>
            <w14:ligatures w14:val="none"/>
          </w:rPr>
          <w:delText xml:space="preserve"> (</w:delText>
        </w:r>
        <w:r w:rsidR="00731DB9" w:rsidRPr="00122893" w:rsidDel="0052624F">
          <w:rPr>
            <w:rFonts w:ascii="Arial" w:eastAsia="Times New Roman" w:hAnsi="Arial" w:cs="Arial"/>
            <w:color w:val="000000"/>
            <w:kern w:val="0"/>
            <w14:ligatures w14:val="none"/>
          </w:rPr>
          <w:delText>objective 1</w:delText>
        </w:r>
        <w:r w:rsidR="00731DB9" w:rsidDel="0052624F">
          <w:rPr>
            <w:rFonts w:ascii="Arial" w:eastAsia="Times New Roman" w:hAnsi="Arial" w:cs="Arial"/>
            <w:color w:val="000000"/>
            <w:kern w:val="0"/>
            <w14:ligatures w14:val="none"/>
          </w:rPr>
          <w:delText>)</w:delText>
        </w:r>
      </w:del>
      <w:del w:id="642" w:author="Reviewer" w:date="2026-06-03T12:53:00Z" w16du:dateUtc="2026-06-03T17:53:00Z">
        <w:r w:rsidR="00292FF5" w:rsidRPr="00122893" w:rsidDel="00A35AB0">
          <w:rPr>
            <w:rFonts w:ascii="Arial" w:eastAsia="Times New Roman" w:hAnsi="Arial" w:cs="Arial"/>
            <w:color w:val="000000"/>
            <w:kern w:val="0"/>
            <w14:ligatures w14:val="none"/>
          </w:rPr>
          <w:delText xml:space="preserve">, </w:delText>
        </w:r>
        <w:r w:rsidR="00661E69" w:rsidDel="00A35AB0">
          <w:rPr>
            <w:rFonts w:ascii="Arial" w:eastAsia="Times New Roman" w:hAnsi="Arial" w:cs="Arial"/>
            <w:color w:val="000000"/>
            <w:kern w:val="0"/>
            <w14:ligatures w14:val="none"/>
          </w:rPr>
          <w:delText xml:space="preserve">the slope of </w:delText>
        </w:r>
        <w:r w:rsidR="00292FF5" w:rsidRPr="00122893" w:rsidDel="00A35AB0">
          <w:rPr>
            <w:rFonts w:ascii="Arial" w:eastAsia="Times New Roman" w:hAnsi="Arial" w:cs="Arial"/>
            <w:color w:val="000000"/>
            <w:kern w:val="0"/>
            <w14:ligatures w14:val="none"/>
          </w:rPr>
          <w:delText xml:space="preserve">each treatment line between </w:delText>
        </w:r>
      </w:del>
      <w:del w:id="643" w:author="Reviewer" w:date="2026-06-03T12:52:00Z" w16du:dateUtc="2026-06-03T17:52:00Z">
        <w:r w:rsidR="00292FF5" w:rsidRPr="00122893" w:rsidDel="00A35AB0">
          <w:rPr>
            <w:rFonts w:ascii="Arial" w:eastAsia="Times New Roman" w:hAnsi="Arial" w:cs="Arial"/>
            <w:color w:val="000000"/>
            <w:kern w:val="0"/>
            <w14:ligatures w14:val="none"/>
          </w:rPr>
          <w:delText>blood 2 and blood 3</w:delText>
        </w:r>
      </w:del>
      <w:del w:id="644" w:author="Reviewer" w:date="2026-06-03T12:46:00Z" w16du:dateUtc="2026-06-03T17:46:00Z">
        <w:r w:rsidR="00731DB9" w:rsidDel="0052624F">
          <w:rPr>
            <w:rFonts w:ascii="Arial" w:eastAsia="Times New Roman" w:hAnsi="Arial" w:cs="Arial"/>
            <w:color w:val="000000"/>
            <w:kern w:val="0"/>
            <w14:ligatures w14:val="none"/>
          </w:rPr>
          <w:delText xml:space="preserve"> </w:delText>
        </w:r>
        <w:r w:rsidR="00731DB9" w:rsidRPr="00122893" w:rsidDel="0052624F">
          <w:rPr>
            <w:rFonts w:ascii="Arial" w:eastAsia="Times New Roman" w:hAnsi="Arial" w:cs="Arial"/>
            <w:color w:val="000000"/>
            <w:kern w:val="0"/>
            <w14:ligatures w14:val="none"/>
          </w:rPr>
          <w:delText>(objective 2</w:delText>
        </w:r>
        <w:r w:rsidR="00731DB9" w:rsidDel="0052624F">
          <w:rPr>
            <w:rFonts w:ascii="Arial" w:eastAsia="Times New Roman" w:hAnsi="Arial" w:cs="Arial"/>
            <w:color w:val="000000"/>
            <w:kern w:val="0"/>
            <w14:ligatures w14:val="none"/>
          </w:rPr>
          <w:delText>)</w:delText>
        </w:r>
      </w:del>
      <w:del w:id="645" w:author="Reviewer" w:date="2026-06-03T12:53:00Z" w16du:dateUtc="2026-06-03T17:53:00Z">
        <w:r w:rsidR="00292FF5" w:rsidRPr="00122893" w:rsidDel="00A35AB0">
          <w:rPr>
            <w:rFonts w:ascii="Arial" w:eastAsia="Times New Roman" w:hAnsi="Arial" w:cs="Arial"/>
            <w:color w:val="000000"/>
            <w:kern w:val="0"/>
            <w14:ligatures w14:val="none"/>
          </w:rPr>
          <w:delText xml:space="preserve">, </w:delText>
        </w:r>
      </w:del>
      <w:del w:id="646" w:author="Reviewer" w:date="2026-06-03T12:46:00Z" w16du:dateUtc="2026-06-03T17:46:00Z">
        <w:r w:rsidR="00292FF5" w:rsidRPr="00122893" w:rsidDel="0052624F">
          <w:rPr>
            <w:rFonts w:ascii="Arial" w:eastAsia="Times New Roman" w:hAnsi="Arial" w:cs="Arial"/>
            <w:color w:val="000000"/>
            <w:kern w:val="0"/>
            <w14:ligatures w14:val="none"/>
          </w:rPr>
          <w:delText xml:space="preserve">and </w:delText>
        </w:r>
      </w:del>
      <w:del w:id="647" w:author="Reviewer" w:date="2026-06-03T12:53:00Z" w16du:dateUtc="2026-06-03T17:53:00Z">
        <w:r w:rsidR="00661E69" w:rsidDel="00A35AB0">
          <w:rPr>
            <w:rFonts w:ascii="Arial" w:eastAsia="Times New Roman" w:hAnsi="Arial" w:cs="Arial"/>
            <w:color w:val="000000"/>
            <w:kern w:val="0"/>
            <w14:ligatures w14:val="none"/>
          </w:rPr>
          <w:delText>the slope of</w:delText>
        </w:r>
        <w:r w:rsidR="00292FF5" w:rsidRPr="00122893" w:rsidDel="00A35AB0">
          <w:rPr>
            <w:rFonts w:ascii="Arial" w:eastAsia="Times New Roman" w:hAnsi="Arial" w:cs="Arial"/>
            <w:color w:val="000000"/>
            <w:kern w:val="0"/>
            <w14:ligatures w14:val="none"/>
          </w:rPr>
          <w:delText xml:space="preserve"> each treatment line between</w:delText>
        </w:r>
      </w:del>
      <w:del w:id="648" w:author="Reviewer" w:date="2026-06-03T12:52:00Z" w16du:dateUtc="2026-06-03T17:52:00Z">
        <w:r w:rsidR="00292FF5" w:rsidRPr="00122893" w:rsidDel="00A35AB0">
          <w:rPr>
            <w:rFonts w:ascii="Arial" w:eastAsia="Times New Roman" w:hAnsi="Arial" w:cs="Arial"/>
            <w:color w:val="000000"/>
            <w:kern w:val="0"/>
            <w14:ligatures w14:val="none"/>
          </w:rPr>
          <w:delText xml:space="preserve"> blood 3 and blood 4</w:delText>
        </w:r>
      </w:del>
      <w:del w:id="649" w:author="Reviewer" w:date="2026-06-03T12:53:00Z" w16du:dateUtc="2026-06-03T17:53:00Z">
        <w:r w:rsidR="00731DB9" w:rsidDel="00A35AB0">
          <w:rPr>
            <w:rFonts w:ascii="Arial" w:eastAsia="Times New Roman" w:hAnsi="Arial" w:cs="Arial"/>
            <w:color w:val="000000"/>
            <w:kern w:val="0"/>
            <w14:ligatures w14:val="none"/>
          </w:rPr>
          <w:delText>,</w:delText>
        </w:r>
        <w:r w:rsidR="00292FF5" w:rsidRPr="00122893" w:rsidDel="00A35AB0">
          <w:rPr>
            <w:rFonts w:ascii="Arial" w:eastAsia="Times New Roman" w:hAnsi="Arial" w:cs="Arial"/>
            <w:color w:val="000000"/>
            <w:kern w:val="0"/>
            <w14:ligatures w14:val="none"/>
          </w:rPr>
          <w:delText xml:space="preserve"> </w:delText>
        </w:r>
      </w:del>
      <w:del w:id="650" w:author="Reviewer" w:date="2026-06-03T12:46:00Z" w16du:dateUtc="2026-06-03T17:46:00Z">
        <w:r w:rsidR="00292FF5" w:rsidRPr="00122893" w:rsidDel="0052624F">
          <w:rPr>
            <w:rFonts w:ascii="Arial" w:eastAsia="Times New Roman" w:hAnsi="Arial" w:cs="Arial"/>
            <w:color w:val="000000"/>
            <w:kern w:val="0"/>
            <w14:ligatures w14:val="none"/>
          </w:rPr>
          <w:delText>a</w:delText>
        </w:r>
        <w:r w:rsidR="00661E69" w:rsidDel="0052624F">
          <w:rPr>
            <w:rFonts w:ascii="Arial" w:eastAsia="Times New Roman" w:hAnsi="Arial" w:cs="Arial"/>
            <w:color w:val="000000"/>
            <w:kern w:val="0"/>
            <w14:ligatures w14:val="none"/>
          </w:rPr>
          <w:delText>s well as</w:delText>
        </w:r>
      </w:del>
      <w:del w:id="651" w:author="Reviewer" w:date="2026-06-03T12:53:00Z" w16du:dateUtc="2026-06-03T17:53:00Z">
        <w:r w:rsidR="00292FF5" w:rsidRPr="00122893" w:rsidDel="00A35AB0">
          <w:rPr>
            <w:rFonts w:ascii="Arial" w:eastAsia="Times New Roman" w:hAnsi="Arial" w:cs="Arial"/>
            <w:color w:val="000000"/>
            <w:kern w:val="0"/>
            <w14:ligatures w14:val="none"/>
          </w:rPr>
          <w:delText xml:space="preserve"> each treatment’s mean at blood 4</w:delText>
        </w:r>
      </w:del>
      <w:del w:id="652" w:author="Reviewer" w:date="2026-06-03T12:46:00Z" w16du:dateUtc="2026-06-03T17:46:00Z">
        <w:r w:rsidR="00731DB9" w:rsidDel="0052624F">
          <w:rPr>
            <w:rFonts w:ascii="Arial" w:eastAsia="Times New Roman" w:hAnsi="Arial" w:cs="Arial"/>
            <w:color w:val="000000"/>
            <w:kern w:val="0"/>
            <w14:ligatures w14:val="none"/>
          </w:rPr>
          <w:delText xml:space="preserve"> </w:delText>
        </w:r>
        <w:r w:rsidR="00731DB9" w:rsidRPr="00122893" w:rsidDel="0052624F">
          <w:rPr>
            <w:rFonts w:ascii="Arial" w:eastAsia="Times New Roman" w:hAnsi="Arial" w:cs="Arial"/>
            <w:color w:val="000000"/>
            <w:kern w:val="0"/>
            <w14:ligatures w14:val="none"/>
          </w:rPr>
          <w:delText>(objective 3</w:delText>
        </w:r>
        <w:r w:rsidR="00731DB9" w:rsidDel="0052624F">
          <w:rPr>
            <w:rFonts w:ascii="Arial" w:eastAsia="Times New Roman" w:hAnsi="Arial" w:cs="Arial"/>
            <w:color w:val="000000"/>
            <w:kern w:val="0"/>
            <w14:ligatures w14:val="none"/>
          </w:rPr>
          <w:delText>)</w:delText>
        </w:r>
      </w:del>
      <w:del w:id="653" w:author="Reviewer" w:date="2026-06-03T12:53:00Z" w16du:dateUtc="2026-06-03T17:53:00Z">
        <w:r w:rsidR="00292FF5" w:rsidRPr="00122893" w:rsidDel="00A35AB0">
          <w:rPr>
            <w:rFonts w:ascii="Arial" w:eastAsia="Times New Roman" w:hAnsi="Arial" w:cs="Arial"/>
            <w:color w:val="000000"/>
            <w:kern w:val="0"/>
            <w14:ligatures w14:val="none"/>
          </w:rPr>
          <w:delText>.</w:delText>
        </w:r>
        <w:r w:rsidR="000D0961" w:rsidDel="00A35AB0">
          <w:rPr>
            <w:rFonts w:ascii="Arial" w:eastAsia="Times New Roman" w:hAnsi="Arial" w:cs="Arial"/>
            <w:color w:val="000000"/>
            <w:kern w:val="0"/>
            <w14:ligatures w14:val="none"/>
          </w:rPr>
          <w:delText xml:space="preserve"> </w:delText>
        </w:r>
      </w:del>
      <w:r w:rsidR="000D0961">
        <w:rPr>
          <w:rFonts w:ascii="Arial" w:eastAsia="Times New Roman" w:hAnsi="Arial" w:cs="Arial"/>
          <w:color w:val="000000"/>
          <w:kern w:val="0"/>
          <w14:ligatures w14:val="none"/>
        </w:rPr>
        <w:t xml:space="preserve">We </w:t>
      </w:r>
      <w:r w:rsidR="00BC047E">
        <w:rPr>
          <w:rFonts w:ascii="Arial" w:eastAsia="Times New Roman" w:hAnsi="Arial" w:cs="Arial"/>
          <w:color w:val="000000"/>
          <w:kern w:val="0"/>
          <w14:ligatures w14:val="none"/>
        </w:rPr>
        <w:t>assessed</w:t>
      </w:r>
      <w:r w:rsidR="000D0961">
        <w:rPr>
          <w:rFonts w:ascii="Arial" w:eastAsia="Times New Roman" w:hAnsi="Arial" w:cs="Arial"/>
          <w:color w:val="000000"/>
          <w:kern w:val="0"/>
          <w14:ligatures w14:val="none"/>
        </w:rPr>
        <w:t xml:space="preserve"> model </w:t>
      </w:r>
      <w:del w:id="654" w:author="Reviewer" w:date="2026-06-03T12:47:00Z" w16du:dateUtc="2026-06-03T17:47:00Z">
        <w:r w:rsidR="00BC047E" w:rsidDel="00A35AB0">
          <w:rPr>
            <w:rFonts w:ascii="Arial" w:eastAsia="Times New Roman" w:hAnsi="Arial" w:cs="Arial"/>
            <w:color w:val="000000"/>
            <w:kern w:val="0"/>
            <w14:ligatures w14:val="none"/>
          </w:rPr>
          <w:delText>convergence</w:delText>
        </w:r>
        <w:r w:rsidR="000D0961" w:rsidDel="00A35AB0">
          <w:rPr>
            <w:rFonts w:ascii="Arial" w:eastAsia="Times New Roman" w:hAnsi="Arial" w:cs="Arial"/>
            <w:color w:val="000000"/>
            <w:kern w:val="0"/>
            <w14:ligatures w14:val="none"/>
          </w:rPr>
          <w:delText xml:space="preserve"> </w:delText>
        </w:r>
      </w:del>
      <w:ins w:id="655" w:author="Reviewer" w:date="2026-06-03T12:47:00Z" w16du:dateUtc="2026-06-03T17:47:00Z">
        <w:r w:rsidR="00A35AB0">
          <w:rPr>
            <w:rFonts w:ascii="Arial" w:eastAsia="Times New Roman" w:hAnsi="Arial" w:cs="Arial"/>
            <w:color w:val="000000"/>
            <w:kern w:val="0"/>
            <w14:ligatures w14:val="none"/>
          </w:rPr>
          <w:t>assumptions using</w:t>
        </w:r>
      </w:ins>
      <w:del w:id="656" w:author="Reviewer" w:date="2026-06-03T12:47:00Z" w16du:dateUtc="2026-06-03T17:47:00Z">
        <w:r w:rsidR="000D0961" w:rsidDel="00A35AB0">
          <w:rPr>
            <w:rFonts w:ascii="Arial" w:eastAsia="Times New Roman" w:hAnsi="Arial" w:cs="Arial"/>
            <w:color w:val="000000"/>
            <w:kern w:val="0"/>
            <w14:ligatures w14:val="none"/>
          </w:rPr>
          <w:delText>by ensuring the</w:delText>
        </w:r>
      </w:del>
      <w:r w:rsidR="000D0961">
        <w:rPr>
          <w:rFonts w:ascii="Arial" w:eastAsia="Times New Roman" w:hAnsi="Arial" w:cs="Arial"/>
          <w:color w:val="000000"/>
          <w:kern w:val="0"/>
          <w14:ligatures w14:val="none"/>
        </w:rPr>
        <w:t xml:space="preserve"> residual</w:t>
      </w:r>
      <w:ins w:id="657" w:author="Reviewer" w:date="2026-06-03T12:47:00Z" w16du:dateUtc="2026-06-03T17:47:00Z">
        <w:r w:rsidR="00A35AB0">
          <w:rPr>
            <w:rFonts w:ascii="Arial" w:eastAsia="Times New Roman" w:hAnsi="Arial" w:cs="Arial"/>
            <w:color w:val="000000"/>
            <w:kern w:val="0"/>
            <w14:ligatures w14:val="none"/>
          </w:rPr>
          <w:t xml:space="preserve"> </w:t>
        </w:r>
      </w:ins>
      <w:ins w:id="658" w:author="Reviewer" w:date="2026-06-03T12:48:00Z" w16du:dateUtc="2026-06-03T17:48:00Z">
        <w:r w:rsidR="00A35AB0">
          <w:rPr>
            <w:rFonts w:ascii="Arial" w:eastAsia="Times New Roman" w:hAnsi="Arial" w:cs="Arial"/>
            <w:color w:val="000000"/>
            <w:kern w:val="0"/>
            <w14:ligatures w14:val="none"/>
          </w:rPr>
          <w:t>diagnostics and visually compared the model's predicted estimates with</w:t>
        </w:r>
      </w:ins>
      <w:del w:id="659" w:author="Reviewer" w:date="2026-06-03T12:47:00Z" w16du:dateUtc="2026-06-03T17:47:00Z">
        <w:r w:rsidR="000D0961" w:rsidDel="00A35AB0">
          <w:rPr>
            <w:rFonts w:ascii="Arial" w:eastAsia="Times New Roman" w:hAnsi="Arial" w:cs="Arial"/>
            <w:color w:val="000000"/>
            <w:kern w:val="0"/>
            <w14:ligatures w14:val="none"/>
          </w:rPr>
          <w:delText>s were normally distributed</w:delText>
        </w:r>
        <w:r w:rsidR="00731DB9" w:rsidDel="00A35AB0">
          <w:rPr>
            <w:rFonts w:ascii="Arial" w:eastAsia="Times New Roman" w:hAnsi="Arial" w:cs="Arial"/>
            <w:color w:val="000000"/>
            <w:kern w:val="0"/>
            <w14:ligatures w14:val="none"/>
          </w:rPr>
          <w:delText>,</w:delText>
        </w:r>
        <w:r w:rsidR="000D0961" w:rsidDel="00A35AB0">
          <w:rPr>
            <w:rFonts w:ascii="Arial" w:eastAsia="Times New Roman" w:hAnsi="Arial" w:cs="Arial"/>
            <w:color w:val="000000"/>
            <w:kern w:val="0"/>
            <w14:ligatures w14:val="none"/>
          </w:rPr>
          <w:delText xml:space="preserve"> </w:delText>
        </w:r>
      </w:del>
      <w:del w:id="660" w:author="Reviewer" w:date="2026-06-03T12:48:00Z" w16du:dateUtc="2026-06-03T17:48:00Z">
        <w:r w:rsidR="000D0961" w:rsidDel="00A35AB0">
          <w:rPr>
            <w:rFonts w:ascii="Arial" w:eastAsia="Times New Roman" w:hAnsi="Arial" w:cs="Arial"/>
            <w:color w:val="000000"/>
            <w:kern w:val="0"/>
            <w14:ligatures w14:val="none"/>
          </w:rPr>
          <w:delText xml:space="preserve">and </w:delText>
        </w:r>
        <w:r w:rsidR="00731DB9" w:rsidDel="00A35AB0">
          <w:rPr>
            <w:rFonts w:ascii="Arial" w:eastAsia="Times New Roman" w:hAnsi="Arial" w:cs="Arial"/>
            <w:color w:val="000000"/>
            <w:kern w:val="0"/>
            <w14:ligatures w14:val="none"/>
          </w:rPr>
          <w:delText>we compared the</w:delText>
        </w:r>
        <w:r w:rsidR="00BC047E" w:rsidDel="00A35AB0">
          <w:rPr>
            <w:rFonts w:ascii="Arial" w:eastAsia="Times New Roman" w:hAnsi="Arial" w:cs="Arial"/>
            <w:color w:val="000000"/>
            <w:kern w:val="0"/>
            <w14:ligatures w14:val="none"/>
          </w:rPr>
          <w:delText xml:space="preserve"> predicted parameter estimates</w:delText>
        </w:r>
        <w:r w:rsidR="00C20E9B" w:rsidDel="00A35AB0">
          <w:rPr>
            <w:rFonts w:ascii="Arial" w:eastAsia="Times New Roman" w:hAnsi="Arial" w:cs="Arial"/>
            <w:color w:val="000000"/>
            <w:kern w:val="0"/>
            <w14:ligatures w14:val="none"/>
          </w:rPr>
          <w:delText xml:space="preserve"> </w:delText>
        </w:r>
        <w:r w:rsidR="00BC047E" w:rsidDel="00A35AB0">
          <w:rPr>
            <w:rFonts w:ascii="Arial" w:eastAsia="Times New Roman" w:hAnsi="Arial" w:cs="Arial"/>
            <w:color w:val="000000"/>
            <w:kern w:val="0"/>
            <w14:ligatures w14:val="none"/>
          </w:rPr>
          <w:delText>to</w:delText>
        </w:r>
      </w:del>
      <w:r w:rsidR="00BC047E">
        <w:rPr>
          <w:rFonts w:ascii="Arial" w:eastAsia="Times New Roman" w:hAnsi="Arial" w:cs="Arial"/>
          <w:color w:val="000000"/>
          <w:kern w:val="0"/>
          <w14:ligatures w14:val="none"/>
        </w:rPr>
        <w:t xml:space="preserve"> the </w:t>
      </w:r>
      <w:del w:id="661" w:author="Reviewer" w:date="2026-06-03T12:48:00Z" w16du:dateUtc="2026-06-03T17:48:00Z">
        <w:r w:rsidR="00BC047E" w:rsidDel="00A35AB0">
          <w:rPr>
            <w:rFonts w:ascii="Arial" w:eastAsia="Times New Roman" w:hAnsi="Arial" w:cs="Arial"/>
            <w:color w:val="000000"/>
            <w:kern w:val="0"/>
            <w14:ligatures w14:val="none"/>
          </w:rPr>
          <w:delText xml:space="preserve">raw </w:delText>
        </w:r>
      </w:del>
      <w:ins w:id="662" w:author="Reviewer" w:date="2026-06-03T12:48:00Z" w16du:dateUtc="2026-06-03T17:48:00Z">
        <w:r w:rsidR="00A35AB0">
          <w:rPr>
            <w:rFonts w:ascii="Arial" w:eastAsia="Times New Roman" w:hAnsi="Arial" w:cs="Arial"/>
            <w:color w:val="000000"/>
            <w:kern w:val="0"/>
            <w14:ligatures w14:val="none"/>
          </w:rPr>
          <w:t xml:space="preserve">observed </w:t>
        </w:r>
      </w:ins>
      <w:r w:rsidR="00BC047E">
        <w:rPr>
          <w:rFonts w:ascii="Arial" w:eastAsia="Times New Roman" w:hAnsi="Arial" w:cs="Arial"/>
          <w:color w:val="000000"/>
          <w:kern w:val="0"/>
          <w14:ligatures w14:val="none"/>
        </w:rPr>
        <w:t xml:space="preserve">data </w:t>
      </w:r>
      <w:del w:id="663" w:author="Reviewer" w:date="2026-06-03T12:48:00Z" w16du:dateUtc="2026-06-03T17:48:00Z">
        <w:r w:rsidR="00BC047E" w:rsidDel="00A35AB0">
          <w:rPr>
            <w:rFonts w:ascii="Arial" w:eastAsia="Times New Roman" w:hAnsi="Arial" w:cs="Arial"/>
            <w:color w:val="000000"/>
            <w:kern w:val="0"/>
            <w14:ligatures w14:val="none"/>
          </w:rPr>
          <w:delText>means</w:delText>
        </w:r>
        <w:r w:rsidR="00C20E9B" w:rsidDel="00A35AB0">
          <w:rPr>
            <w:rFonts w:ascii="Arial" w:eastAsia="Times New Roman" w:hAnsi="Arial" w:cs="Arial"/>
            <w:color w:val="000000"/>
            <w:kern w:val="0"/>
            <w14:ligatures w14:val="none"/>
          </w:rPr>
          <w:delText xml:space="preserve"> </w:delText>
        </w:r>
      </w:del>
      <w:ins w:id="664" w:author="Reviewer" w:date="2026-06-03T12:48:00Z" w16du:dateUtc="2026-06-03T17:48:00Z">
        <w:r w:rsidR="00A35AB0">
          <w:rPr>
            <w:rFonts w:ascii="Arial" w:eastAsia="Times New Roman" w:hAnsi="Arial" w:cs="Arial"/>
            <w:color w:val="000000"/>
            <w:kern w:val="0"/>
            <w14:ligatures w14:val="none"/>
          </w:rPr>
          <w:t xml:space="preserve">distributions </w:t>
        </w:r>
      </w:ins>
      <w:r w:rsidR="00C20E9B">
        <w:rPr>
          <w:rFonts w:ascii="Arial" w:eastAsia="Times New Roman" w:hAnsi="Arial" w:cs="Arial"/>
          <w:color w:val="000000"/>
          <w:kern w:val="0"/>
          <w14:ligatures w14:val="none"/>
        </w:rPr>
        <w:t>using non-parametric bootstrapping</w:t>
      </w:r>
      <w:r w:rsidR="00BC047E">
        <w:rPr>
          <w:rFonts w:ascii="Arial" w:eastAsia="Times New Roman" w:hAnsi="Arial" w:cs="Arial"/>
          <w:color w:val="000000"/>
          <w:kern w:val="0"/>
          <w14:ligatures w14:val="none"/>
        </w:rPr>
        <w:t xml:space="preserve">. </w:t>
      </w:r>
    </w:p>
    <w:p w14:paraId="1B753BE1" w14:textId="77777777" w:rsidR="004F6348" w:rsidRDefault="004F6348" w:rsidP="00207381">
      <w:pPr>
        <w:spacing w:line="480" w:lineRule="auto"/>
        <w:rPr>
          <w:rFonts w:ascii="Arial" w:eastAsia="Times New Roman" w:hAnsi="Arial" w:cs="Arial"/>
          <w:color w:val="000000"/>
          <w:kern w:val="0"/>
          <w14:ligatures w14:val="none"/>
        </w:rPr>
      </w:pPr>
    </w:p>
    <w:p w14:paraId="3490BA97" w14:textId="1BB903D5" w:rsidR="004F6348" w:rsidRDefault="004F6348" w:rsidP="00207381">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3</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Results</w:t>
      </w:r>
    </w:p>
    <w:p w14:paraId="13FA2BF9" w14:textId="6C7AF3FF" w:rsidR="001A6161" w:rsidRDefault="001A6161"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3.1</w:t>
      </w:r>
      <w:r w:rsidR="00C04669">
        <w:rPr>
          <w:rFonts w:ascii="Arial" w:eastAsia="Times New Roman" w:hAnsi="Arial" w:cs="Arial"/>
          <w:i/>
          <w:iCs/>
          <w:color w:val="000000"/>
          <w:kern w:val="0"/>
          <w14:ligatures w14:val="none"/>
        </w:rPr>
        <w:t>. Largemouth Bass</w:t>
      </w:r>
    </w:p>
    <w:p w14:paraId="58EA5AE2" w14:textId="3CB0F7D9" w:rsidR="00C04669" w:rsidRDefault="00C04669" w:rsidP="00207381">
      <w:pPr>
        <w:spacing w:line="480" w:lineRule="auto"/>
        <w:ind w:firstLine="720"/>
        <w:rPr>
          <w:rFonts w:ascii="Arial" w:hAnsi="Arial" w:cs="Arial"/>
        </w:rPr>
      </w:pPr>
      <w:r>
        <w:rPr>
          <w:rFonts w:ascii="Arial" w:hAnsi="Arial" w:cs="Arial"/>
        </w:rPr>
        <w:t xml:space="preserve">On day 1, </w:t>
      </w:r>
      <w:r w:rsidR="00D17B0A">
        <w:rPr>
          <w:rFonts w:ascii="Arial" w:hAnsi="Arial" w:cs="Arial"/>
        </w:rPr>
        <w:t>bass had a</w:t>
      </w:r>
      <w:r>
        <w:rPr>
          <w:rFonts w:ascii="Arial" w:hAnsi="Arial" w:cs="Arial"/>
        </w:rPr>
        <w:t xml:space="preserve"> mean total length</w:t>
      </w:r>
      <w:r w:rsidR="00D17B0A">
        <w:rPr>
          <w:rFonts w:ascii="Arial" w:hAnsi="Arial" w:cs="Arial"/>
        </w:rPr>
        <w:t xml:space="preserve"> of</w:t>
      </w:r>
      <w:r>
        <w:rPr>
          <w:rFonts w:ascii="Arial" w:hAnsi="Arial" w:cs="Arial"/>
        </w:rPr>
        <w:t xml:space="preserve"> 183.87 mm (±15.92 mm; 95% CI) and </w:t>
      </w:r>
      <w:r w:rsidR="00D17B0A">
        <w:rPr>
          <w:rFonts w:ascii="Arial" w:hAnsi="Arial" w:cs="Arial"/>
        </w:rPr>
        <w:t xml:space="preserve">a mean relative weight of </w:t>
      </w:r>
      <w:r>
        <w:rPr>
          <w:rFonts w:ascii="Arial" w:hAnsi="Arial" w:cs="Arial"/>
        </w:rPr>
        <w:t>93.67 (±3.13</w:t>
      </w:r>
      <w:del w:id="665" w:author="Reviewer" w:date="2026-06-03T13:20:00Z" w16du:dateUtc="2026-06-03T18:20:00Z">
        <w:r w:rsidDel="00C96E44">
          <w:rPr>
            <w:rFonts w:ascii="Arial" w:hAnsi="Arial" w:cs="Arial"/>
          </w:rPr>
          <w:delText>; 95% CI</w:delText>
        </w:r>
      </w:del>
      <w:r>
        <w:rPr>
          <w:rFonts w:ascii="Arial" w:hAnsi="Arial" w:cs="Arial"/>
        </w:rPr>
        <w:t>). By day 22 (conclusion of the study), mean total length</w:t>
      </w:r>
      <w:r w:rsidR="00D17B0A">
        <w:rPr>
          <w:rFonts w:ascii="Arial" w:hAnsi="Arial" w:cs="Arial"/>
        </w:rPr>
        <w:t xml:space="preserve"> remained unchanged</w:t>
      </w:r>
      <w:r>
        <w:rPr>
          <w:rFonts w:ascii="Arial" w:hAnsi="Arial" w:cs="Arial"/>
        </w:rPr>
        <w:t>, while</w:t>
      </w:r>
      <w:r w:rsidR="00D17B0A">
        <w:rPr>
          <w:rFonts w:ascii="Arial" w:hAnsi="Arial" w:cs="Arial"/>
        </w:rPr>
        <w:t xml:space="preserve"> mean</w:t>
      </w:r>
      <w:r>
        <w:rPr>
          <w:rFonts w:ascii="Arial" w:hAnsi="Arial" w:cs="Arial"/>
        </w:rPr>
        <w:t xml:space="preserve"> relative weight</w:t>
      </w:r>
      <w:r w:rsidR="00D17B0A">
        <w:rPr>
          <w:rFonts w:ascii="Arial" w:hAnsi="Arial" w:cs="Arial"/>
        </w:rPr>
        <w:t xml:space="preserve"> declined</w:t>
      </w:r>
      <w:r>
        <w:rPr>
          <w:rFonts w:ascii="Arial" w:hAnsi="Arial" w:cs="Arial"/>
        </w:rPr>
        <w:t xml:space="preserve"> slightly to 87.64 (±4.79</w:t>
      </w:r>
      <w:del w:id="666" w:author="Reviewer" w:date="2026-06-03T13:20:00Z" w16du:dateUtc="2026-06-03T18:20:00Z">
        <w:r w:rsidDel="00C96E44">
          <w:rPr>
            <w:rFonts w:ascii="Arial" w:hAnsi="Arial" w:cs="Arial"/>
          </w:rPr>
          <w:delText>; 95% CI</w:delText>
        </w:r>
      </w:del>
      <w:r>
        <w:rPr>
          <w:rFonts w:ascii="Arial" w:hAnsi="Arial" w:cs="Arial"/>
        </w:rPr>
        <w:t xml:space="preserve">). </w:t>
      </w:r>
      <w:r w:rsidR="00D17B0A">
        <w:rPr>
          <w:rFonts w:ascii="Arial" w:hAnsi="Arial" w:cs="Arial"/>
        </w:rPr>
        <w:t>M</w:t>
      </w:r>
      <w:r>
        <w:rPr>
          <w:rFonts w:ascii="Arial" w:hAnsi="Arial" w:cs="Arial"/>
        </w:rPr>
        <w:t>ean total lengths among groups were</w:t>
      </w:r>
      <w:r w:rsidR="00D17B0A">
        <w:rPr>
          <w:rFonts w:ascii="Arial" w:hAnsi="Arial" w:cs="Arial"/>
        </w:rPr>
        <w:t xml:space="preserve"> similar</w:t>
      </w:r>
      <w:r>
        <w:rPr>
          <w:rFonts w:ascii="Arial" w:hAnsi="Arial" w:cs="Arial"/>
        </w:rPr>
        <w:t>: Cd low</w:t>
      </w:r>
      <w:r w:rsidR="00D17B0A">
        <w:rPr>
          <w:rFonts w:ascii="Arial" w:hAnsi="Arial" w:cs="Arial"/>
        </w:rPr>
        <w:t xml:space="preserve"> =</w:t>
      </w:r>
      <w:r>
        <w:rPr>
          <w:rFonts w:ascii="Arial" w:hAnsi="Arial" w:cs="Arial"/>
        </w:rPr>
        <w:t xml:space="preserve"> 164.20 mm (±6.70 mm</w:t>
      </w:r>
      <w:del w:id="667" w:author="Reviewer" w:date="2026-06-03T13:20:00Z" w16du:dateUtc="2026-06-03T18:20:00Z">
        <w:r w:rsidDel="00C96E44">
          <w:rPr>
            <w:rFonts w:ascii="Arial" w:hAnsi="Arial" w:cs="Arial"/>
          </w:rPr>
          <w:delText>; 95% CI</w:delText>
        </w:r>
      </w:del>
      <w:r>
        <w:rPr>
          <w:rFonts w:ascii="Arial" w:hAnsi="Arial" w:cs="Arial"/>
        </w:rPr>
        <w:t>), Cd high</w:t>
      </w:r>
      <w:r w:rsidR="00D17B0A">
        <w:rPr>
          <w:rFonts w:ascii="Arial" w:hAnsi="Arial" w:cs="Arial"/>
        </w:rPr>
        <w:t xml:space="preserve"> =</w:t>
      </w:r>
      <w:r>
        <w:rPr>
          <w:rFonts w:ascii="Arial" w:hAnsi="Arial" w:cs="Arial"/>
        </w:rPr>
        <w:t xml:space="preserve"> 204.92 mm (±15.15 mm), </w:t>
      </w:r>
      <w:proofErr w:type="spellStart"/>
      <w:r>
        <w:rPr>
          <w:rFonts w:ascii="Arial" w:hAnsi="Arial" w:cs="Arial"/>
        </w:rPr>
        <w:t>PFPeA</w:t>
      </w:r>
      <w:proofErr w:type="spellEnd"/>
      <w:r>
        <w:rPr>
          <w:rFonts w:ascii="Arial" w:hAnsi="Arial" w:cs="Arial"/>
        </w:rPr>
        <w:t xml:space="preserve"> low</w:t>
      </w:r>
      <w:r w:rsidR="00D17B0A">
        <w:rPr>
          <w:rFonts w:ascii="Arial" w:hAnsi="Arial" w:cs="Arial"/>
        </w:rPr>
        <w:t xml:space="preserve"> =</w:t>
      </w:r>
      <w:r>
        <w:rPr>
          <w:rFonts w:ascii="Arial" w:hAnsi="Arial" w:cs="Arial"/>
        </w:rPr>
        <w:t xml:space="preserve"> 171.25 (±17.49 mm), </w:t>
      </w:r>
      <w:proofErr w:type="spellStart"/>
      <w:r>
        <w:rPr>
          <w:rFonts w:ascii="Arial" w:hAnsi="Arial" w:cs="Arial"/>
        </w:rPr>
        <w:t>PFPeA</w:t>
      </w:r>
      <w:proofErr w:type="spellEnd"/>
      <w:r>
        <w:rPr>
          <w:rFonts w:ascii="Arial" w:hAnsi="Arial" w:cs="Arial"/>
        </w:rPr>
        <w:t xml:space="preserve"> high</w:t>
      </w:r>
      <w:r w:rsidR="00D17B0A">
        <w:rPr>
          <w:rFonts w:ascii="Arial" w:hAnsi="Arial" w:cs="Arial"/>
        </w:rPr>
        <w:t xml:space="preserve"> =</w:t>
      </w:r>
      <w:r>
        <w:rPr>
          <w:rFonts w:ascii="Arial" w:hAnsi="Arial" w:cs="Arial"/>
        </w:rPr>
        <w:t xml:space="preserve"> 196.50 mm (±24.35 mm), and control </w:t>
      </w:r>
      <w:r w:rsidR="00D17B0A">
        <w:rPr>
          <w:rFonts w:ascii="Arial" w:hAnsi="Arial" w:cs="Arial"/>
        </w:rPr>
        <w:t xml:space="preserve">= </w:t>
      </w:r>
      <w:r>
        <w:rPr>
          <w:rFonts w:ascii="Arial" w:hAnsi="Arial" w:cs="Arial"/>
        </w:rPr>
        <w:t xml:space="preserve">184.42 mm (±16.97 mm). </w:t>
      </w:r>
      <w:r w:rsidR="00D17B0A">
        <w:rPr>
          <w:rFonts w:ascii="Arial" w:hAnsi="Arial" w:cs="Arial"/>
        </w:rPr>
        <w:t>W</w:t>
      </w:r>
      <w:r>
        <w:rPr>
          <w:rFonts w:ascii="Arial" w:hAnsi="Arial" w:cs="Arial"/>
        </w:rPr>
        <w:t>e examined 48 blood smears</w:t>
      </w:r>
      <w:r w:rsidR="00D17B0A">
        <w:rPr>
          <w:rFonts w:ascii="Arial" w:hAnsi="Arial" w:cs="Arial"/>
        </w:rPr>
        <w:t xml:space="preserve"> </w:t>
      </w:r>
      <w:del w:id="668" w:author="Reviewer" w:date="2026-06-03T13:03:00Z" w16du:dateUtc="2026-06-03T18:03:00Z">
        <w:r w:rsidR="00D17B0A" w:rsidDel="004B5500">
          <w:rPr>
            <w:rFonts w:ascii="Arial" w:hAnsi="Arial" w:cs="Arial"/>
          </w:rPr>
          <w:delText>from</w:delText>
        </w:r>
        <w:r w:rsidDel="004B5500">
          <w:rPr>
            <w:rFonts w:ascii="Arial" w:hAnsi="Arial" w:cs="Arial"/>
          </w:rPr>
          <w:delText xml:space="preserve"> </w:delText>
        </w:r>
      </w:del>
      <w:ins w:id="669" w:author="Reviewer" w:date="2026-06-03T13:03:00Z" w16du:dateUtc="2026-06-03T18:03:00Z">
        <w:r w:rsidR="004B5500">
          <w:rPr>
            <w:rFonts w:ascii="Arial" w:hAnsi="Arial" w:cs="Arial"/>
          </w:rPr>
          <w:t xml:space="preserve">across </w:t>
        </w:r>
      </w:ins>
      <w:del w:id="670" w:author="Reviewer" w:date="2026-06-03T13:03:00Z" w16du:dateUtc="2026-06-03T18:03:00Z">
        <w:r w:rsidDel="004B5500">
          <w:rPr>
            <w:rFonts w:ascii="Arial" w:hAnsi="Arial" w:cs="Arial"/>
          </w:rPr>
          <w:delText>the five</w:delText>
        </w:r>
      </w:del>
      <w:ins w:id="671" w:author="Reviewer" w:date="2026-06-03T13:03:00Z" w16du:dateUtc="2026-06-03T18:03:00Z">
        <w:r w:rsidR="004B5500">
          <w:rPr>
            <w:rFonts w:ascii="Arial" w:hAnsi="Arial" w:cs="Arial"/>
          </w:rPr>
          <w:t>all</w:t>
        </w:r>
      </w:ins>
      <w:r>
        <w:rPr>
          <w:rFonts w:ascii="Arial" w:hAnsi="Arial" w:cs="Arial"/>
        </w:rPr>
        <w:t xml:space="preserve"> groups (12 Cd low, 9 Cd high, 9 </w:t>
      </w:r>
      <w:proofErr w:type="spellStart"/>
      <w:r>
        <w:rPr>
          <w:rFonts w:ascii="Arial" w:hAnsi="Arial" w:cs="Arial"/>
        </w:rPr>
        <w:t>PFPeA</w:t>
      </w:r>
      <w:proofErr w:type="spellEnd"/>
      <w:r>
        <w:rPr>
          <w:rFonts w:ascii="Arial" w:hAnsi="Arial" w:cs="Arial"/>
        </w:rPr>
        <w:t xml:space="preserve"> low, 9 </w:t>
      </w:r>
      <w:proofErr w:type="spellStart"/>
      <w:r>
        <w:rPr>
          <w:rFonts w:ascii="Arial" w:hAnsi="Arial" w:cs="Arial"/>
        </w:rPr>
        <w:t>PFPeA</w:t>
      </w:r>
      <w:proofErr w:type="spellEnd"/>
      <w:r>
        <w:rPr>
          <w:rFonts w:ascii="Arial" w:hAnsi="Arial" w:cs="Arial"/>
        </w:rPr>
        <w:t xml:space="preserve"> high, 9 control)</w:t>
      </w:r>
      <w:r w:rsidR="00D17B0A">
        <w:rPr>
          <w:rFonts w:ascii="Arial" w:hAnsi="Arial" w:cs="Arial"/>
        </w:rPr>
        <w:t>.</w:t>
      </w:r>
      <w:ins w:id="672" w:author="Reviewer" w:date="2026-06-08T14:57:00Z" w16du:dateUtc="2026-06-08T19:57:00Z">
        <w:r w:rsidR="00E41E68">
          <w:rPr>
            <w:rFonts w:ascii="Arial" w:hAnsi="Arial" w:cs="Arial"/>
          </w:rPr>
          <w:t xml:space="preserve"> Across all smears,</w:t>
        </w:r>
      </w:ins>
      <w:ins w:id="673" w:author="Reviewer" w:date="2026-06-08T14:58:00Z" w16du:dateUtc="2026-06-08T19:58:00Z">
        <w:r w:rsidR="00E41E68">
          <w:rPr>
            <w:rFonts w:ascii="Arial" w:hAnsi="Arial" w:cs="Arial"/>
          </w:rPr>
          <w:t xml:space="preserve"> lymphocyte counts ranged from 13 to 70 cells, whereas </w:t>
        </w:r>
        <w:r w:rsidR="00E41E68">
          <w:rPr>
            <w:rFonts w:ascii="Arial" w:hAnsi="Arial" w:cs="Arial"/>
          </w:rPr>
          <w:lastRenderedPageBreak/>
          <w:t>neutrophil counts ranged from 30 to 86 cells.</w:t>
        </w:r>
      </w:ins>
      <w:r w:rsidR="00C20E9B">
        <w:rPr>
          <w:rFonts w:ascii="Arial" w:hAnsi="Arial" w:cs="Arial"/>
        </w:rPr>
        <w:t xml:space="preserve"> NLR</w:t>
      </w:r>
      <w:r w:rsidR="00D17B0A">
        <w:rPr>
          <w:rFonts w:ascii="Arial" w:hAnsi="Arial" w:cs="Arial"/>
        </w:rPr>
        <w:t xml:space="preserve"> values</w:t>
      </w:r>
      <w:r w:rsidR="00C20E9B">
        <w:rPr>
          <w:rFonts w:ascii="Arial" w:hAnsi="Arial" w:cs="Arial"/>
        </w:rPr>
        <w:t xml:space="preserve"> ranged from </w:t>
      </w:r>
      <w:r>
        <w:rPr>
          <w:rFonts w:ascii="Arial" w:hAnsi="Arial" w:cs="Arial"/>
        </w:rPr>
        <w:t>0.4</w:t>
      </w:r>
      <w:del w:id="674" w:author="Reviewer" w:date="2026-06-04T13:51:00Z" w16du:dateUtc="2026-06-04T18:51:00Z">
        <w:r w:rsidDel="00E5427E">
          <w:rPr>
            <w:rFonts w:ascii="Arial" w:hAnsi="Arial" w:cs="Arial"/>
          </w:rPr>
          <w:delText>4</w:delText>
        </w:r>
      </w:del>
      <w:r>
        <w:rPr>
          <w:rFonts w:ascii="Arial" w:hAnsi="Arial" w:cs="Arial"/>
        </w:rPr>
        <w:t xml:space="preserve"> to 6.6</w:t>
      </w:r>
      <w:del w:id="675" w:author="Reviewer" w:date="2026-06-04T13:51:00Z" w16du:dateUtc="2026-06-04T18:51:00Z">
        <w:r w:rsidDel="00E5427E">
          <w:rPr>
            <w:rFonts w:ascii="Arial" w:hAnsi="Arial" w:cs="Arial"/>
          </w:rPr>
          <w:delText>4</w:delText>
        </w:r>
      </w:del>
      <w:r w:rsidR="00D17B0A">
        <w:rPr>
          <w:rFonts w:ascii="Arial" w:hAnsi="Arial" w:cs="Arial"/>
        </w:rPr>
        <w:t xml:space="preserve"> across all individuals</w:t>
      </w:r>
      <w:r>
        <w:rPr>
          <w:rFonts w:ascii="Arial" w:hAnsi="Arial" w:cs="Arial"/>
        </w:rPr>
        <w:t>.</w:t>
      </w:r>
    </w:p>
    <w:p w14:paraId="08D7C782" w14:textId="77777777" w:rsidR="00C04669" w:rsidRPr="00C04669" w:rsidRDefault="00C04669" w:rsidP="00207381">
      <w:pPr>
        <w:spacing w:line="480" w:lineRule="auto"/>
        <w:rPr>
          <w:rFonts w:ascii="Arial" w:hAnsi="Arial" w:cs="Arial"/>
        </w:rPr>
      </w:pPr>
    </w:p>
    <w:p w14:paraId="6419FEEC" w14:textId="4044E340" w:rsidR="001252F7" w:rsidRDefault="001252F7" w:rsidP="00207381">
      <w:pPr>
        <w:spacing w:line="480" w:lineRule="auto"/>
        <w:rPr>
          <w:rFonts w:ascii="Arial" w:eastAsia="Times New Roman" w:hAnsi="Arial" w:cs="Arial"/>
          <w:color w:val="000000"/>
          <w:kern w:val="0"/>
          <w14:ligatures w14:val="none"/>
        </w:rPr>
      </w:pPr>
      <w:r>
        <w:rPr>
          <w:rFonts w:ascii="Arial" w:eastAsia="Times New Roman" w:hAnsi="Arial" w:cs="Arial"/>
          <w:i/>
          <w:iCs/>
          <w:color w:val="000000"/>
          <w:kern w:val="0"/>
          <w14:ligatures w14:val="none"/>
        </w:rPr>
        <w:t>3</w:t>
      </w:r>
      <w:r w:rsidRPr="00122893">
        <w:rPr>
          <w:rFonts w:ascii="Arial" w:eastAsia="Times New Roman" w:hAnsi="Arial" w:cs="Arial"/>
          <w:i/>
          <w:iCs/>
          <w:color w:val="000000"/>
          <w:kern w:val="0"/>
          <w14:ligatures w14:val="none"/>
        </w:rPr>
        <w:t>.</w:t>
      </w:r>
      <w:r w:rsidR="00C04669">
        <w:rPr>
          <w:rFonts w:ascii="Arial" w:eastAsia="Times New Roman" w:hAnsi="Arial" w:cs="Arial"/>
          <w:i/>
          <w:iCs/>
          <w:color w:val="000000"/>
          <w:kern w:val="0"/>
          <w14:ligatures w14:val="none"/>
        </w:rPr>
        <w:t>2</w:t>
      </w:r>
      <w:r w:rsidRPr="00122893">
        <w:rPr>
          <w:rFonts w:ascii="Arial" w:eastAsia="Times New Roman" w:hAnsi="Arial" w:cs="Arial"/>
          <w:i/>
          <w:iCs/>
          <w:color w:val="000000"/>
          <w:kern w:val="0"/>
          <w14:ligatures w14:val="none"/>
        </w:rPr>
        <w:t xml:space="preserve">. </w:t>
      </w:r>
      <w:r w:rsidR="00991BBD">
        <w:rPr>
          <w:rFonts w:ascii="Arial" w:eastAsia="Times New Roman" w:hAnsi="Arial" w:cs="Arial"/>
          <w:i/>
          <w:iCs/>
          <w:color w:val="000000"/>
          <w:kern w:val="0"/>
          <w14:ligatures w14:val="none"/>
        </w:rPr>
        <w:t>Water Quality</w:t>
      </w:r>
    </w:p>
    <w:p w14:paraId="55A4282D" w14:textId="0F98B062" w:rsidR="004F6348" w:rsidRDefault="00D17B0A" w:rsidP="00207381">
      <w:pPr>
        <w:spacing w:line="480" w:lineRule="auto"/>
        <w:ind w:firstLine="720"/>
        <w:rPr>
          <w:rFonts w:ascii="Arial" w:hAnsi="Arial" w:cs="Arial"/>
        </w:rPr>
      </w:pPr>
      <w:r>
        <w:rPr>
          <w:rFonts w:ascii="Arial" w:hAnsi="Arial" w:cs="Arial"/>
        </w:rPr>
        <w:t>Water temperature, dissolved oxygen, and pH remained consistent among tanks throughout the study</w:t>
      </w:r>
      <w:r w:rsidR="00991BBD" w:rsidRPr="00991BBD">
        <w:rPr>
          <w:rFonts w:ascii="Arial" w:hAnsi="Arial" w:cs="Arial"/>
        </w:rPr>
        <w:t xml:space="preserve"> (</w:t>
      </w:r>
      <w:r w:rsidR="00991BBD">
        <w:rPr>
          <w:rFonts w:ascii="Arial" w:hAnsi="Arial" w:cs="Arial"/>
        </w:rPr>
        <w:t xml:space="preserve">Table </w:t>
      </w:r>
      <w:ins w:id="676" w:author="Reviewer" w:date="2026-06-03T12:09:00Z" w16du:dateUtc="2026-06-03T17:09:00Z">
        <w:r w:rsidR="007F1402">
          <w:rPr>
            <w:rFonts w:ascii="Arial" w:hAnsi="Arial" w:cs="Arial"/>
          </w:rPr>
          <w:t>2</w:t>
        </w:r>
      </w:ins>
      <w:del w:id="677" w:author="Reviewer" w:date="2026-06-03T12:09:00Z" w16du:dateUtc="2026-06-03T17:09:00Z">
        <w:r w:rsidR="00991BBD" w:rsidDel="007F1402">
          <w:rPr>
            <w:rFonts w:ascii="Arial" w:hAnsi="Arial" w:cs="Arial"/>
          </w:rPr>
          <w:delText>1</w:delText>
        </w:r>
      </w:del>
      <w:r w:rsidR="00991BBD">
        <w:rPr>
          <w:rFonts w:ascii="Arial" w:hAnsi="Arial" w:cs="Arial"/>
        </w:rPr>
        <w:t xml:space="preserve">; </w:t>
      </w:r>
      <w:r w:rsidR="00991BBD" w:rsidRPr="00991BBD">
        <w:rPr>
          <w:rFonts w:ascii="Arial" w:hAnsi="Arial" w:cs="Arial"/>
        </w:rPr>
        <w:t xml:space="preserve">Figure 3). Salinity </w:t>
      </w:r>
      <w:r w:rsidR="007A4C34">
        <w:rPr>
          <w:rFonts w:ascii="Arial" w:hAnsi="Arial" w:cs="Arial"/>
        </w:rPr>
        <w:t>increased</w:t>
      </w:r>
      <w:r w:rsidR="00991BBD" w:rsidRPr="00991BBD">
        <w:rPr>
          <w:rFonts w:ascii="Arial" w:hAnsi="Arial" w:cs="Arial"/>
        </w:rPr>
        <w:t xml:space="preserve"> </w:t>
      </w:r>
      <w:r w:rsidR="007A4C34">
        <w:rPr>
          <w:rFonts w:ascii="Arial" w:hAnsi="Arial" w:cs="Arial"/>
        </w:rPr>
        <w:t>only</w:t>
      </w:r>
      <w:r w:rsidR="00991BBD" w:rsidRPr="00991BBD">
        <w:rPr>
          <w:rFonts w:ascii="Arial" w:hAnsi="Arial" w:cs="Arial"/>
        </w:rPr>
        <w:t xml:space="preserve"> after we added salt, </w:t>
      </w:r>
      <w:r>
        <w:rPr>
          <w:rFonts w:ascii="Arial" w:hAnsi="Arial" w:cs="Arial"/>
        </w:rPr>
        <w:t xml:space="preserve">rising </w:t>
      </w:r>
      <w:r w:rsidR="00991BBD" w:rsidRPr="00991BBD">
        <w:rPr>
          <w:rFonts w:ascii="Arial" w:hAnsi="Arial" w:cs="Arial"/>
        </w:rPr>
        <w:t xml:space="preserve">from a mean of 0.13 ppt (±0.0024 ppt; 95% CI) </w:t>
      </w:r>
      <w:r w:rsidR="00AB131F">
        <w:rPr>
          <w:rFonts w:ascii="Arial" w:hAnsi="Arial" w:cs="Arial"/>
        </w:rPr>
        <w:t>across</w:t>
      </w:r>
      <w:r w:rsidR="00991BBD" w:rsidRPr="00991BBD">
        <w:rPr>
          <w:rFonts w:ascii="Arial" w:hAnsi="Arial" w:cs="Arial"/>
        </w:rPr>
        <w:t xml:space="preserve"> all tanks </w:t>
      </w:r>
      <w:r w:rsidR="00AB131F">
        <w:rPr>
          <w:rFonts w:ascii="Arial" w:hAnsi="Arial" w:cs="Arial"/>
        </w:rPr>
        <w:t xml:space="preserve">before </w:t>
      </w:r>
      <w:r w:rsidR="00991BBD" w:rsidRPr="00991BBD">
        <w:rPr>
          <w:rFonts w:ascii="Arial" w:hAnsi="Arial" w:cs="Arial"/>
        </w:rPr>
        <w:t>salt intrusion to 4.96 ppt (±0.099 ppt</w:t>
      </w:r>
      <w:del w:id="678" w:author="Reviewer" w:date="2026-06-03T13:20:00Z" w16du:dateUtc="2026-06-03T18:20:00Z">
        <w:r w:rsidR="00991BBD" w:rsidRPr="00991BBD" w:rsidDel="00C96E44">
          <w:rPr>
            <w:rFonts w:ascii="Arial" w:hAnsi="Arial" w:cs="Arial"/>
          </w:rPr>
          <w:delText>; 95% CI</w:delText>
        </w:r>
      </w:del>
      <w:r w:rsidR="00991BBD" w:rsidRPr="00991BBD">
        <w:rPr>
          <w:rFonts w:ascii="Arial" w:hAnsi="Arial" w:cs="Arial"/>
        </w:rPr>
        <w:t>)</w:t>
      </w:r>
      <w:r>
        <w:rPr>
          <w:rFonts w:ascii="Arial" w:hAnsi="Arial" w:cs="Arial"/>
        </w:rPr>
        <w:t xml:space="preserve"> after</w:t>
      </w:r>
      <w:ins w:id="679" w:author="Reviewer" w:date="2026-06-03T13:04:00Z" w16du:dateUtc="2026-06-03T18:04:00Z">
        <w:r w:rsidR="004B5500">
          <w:rPr>
            <w:rFonts w:ascii="Arial" w:hAnsi="Arial" w:cs="Arial"/>
          </w:rPr>
          <w:t xml:space="preserve"> salt </w:t>
        </w:r>
      </w:ins>
      <w:ins w:id="680" w:author="Reviewer" w:date="2026-06-08T16:05:00Z" w16du:dateUtc="2026-06-08T21:05:00Z">
        <w:r w:rsidR="00E708EA">
          <w:rPr>
            <w:rFonts w:ascii="Arial" w:hAnsi="Arial" w:cs="Arial"/>
          </w:rPr>
          <w:t>addition</w:t>
        </w:r>
      </w:ins>
      <w:r w:rsidR="00991BBD" w:rsidRPr="00991BBD">
        <w:rPr>
          <w:rFonts w:ascii="Arial" w:hAnsi="Arial" w:cs="Arial"/>
        </w:rPr>
        <w:t xml:space="preserve">. </w:t>
      </w:r>
      <w:r w:rsidR="007A6AFC">
        <w:rPr>
          <w:rFonts w:ascii="Arial" w:hAnsi="Arial" w:cs="Arial"/>
        </w:rPr>
        <w:t xml:space="preserve">Water quality values confirmed </w:t>
      </w:r>
      <w:ins w:id="681" w:author="Reviewer" w:date="2026-06-03T13:04:00Z" w16du:dateUtc="2026-06-03T18:04:00Z">
        <w:r w:rsidR="004B5500">
          <w:rPr>
            <w:rFonts w:ascii="Arial" w:hAnsi="Arial" w:cs="Arial"/>
          </w:rPr>
          <w:t xml:space="preserve">the experimental </w:t>
        </w:r>
      </w:ins>
      <w:del w:id="682" w:author="Reviewer" w:date="2026-06-03T13:04:00Z" w16du:dateUtc="2026-06-03T18:04:00Z">
        <w:r w:rsidR="007A6AFC" w:rsidDel="004B5500">
          <w:rPr>
            <w:rFonts w:ascii="Arial" w:hAnsi="Arial" w:cs="Arial"/>
          </w:rPr>
          <w:delText xml:space="preserve">our intended </w:delText>
        </w:r>
      </w:del>
      <w:r w:rsidR="007A6AFC">
        <w:rPr>
          <w:rFonts w:ascii="Arial" w:hAnsi="Arial" w:cs="Arial"/>
        </w:rPr>
        <w:t>salinity increase and indicated stable environmental conditions throughout the study</w:t>
      </w:r>
      <w:r w:rsidR="00991BBD" w:rsidRPr="00991BBD">
        <w:rPr>
          <w:rFonts w:ascii="Arial" w:hAnsi="Arial" w:cs="Arial"/>
        </w:rPr>
        <w:t xml:space="preserve"> (</w:t>
      </w:r>
      <w:r w:rsidR="00AB131F">
        <w:rPr>
          <w:rFonts w:ascii="Arial" w:hAnsi="Arial" w:cs="Arial"/>
        </w:rPr>
        <w:t xml:space="preserve">Table </w:t>
      </w:r>
      <w:ins w:id="683" w:author="Reviewer" w:date="2026-06-03T12:09:00Z" w16du:dateUtc="2026-06-03T17:09:00Z">
        <w:r w:rsidR="007F1402">
          <w:rPr>
            <w:rFonts w:ascii="Arial" w:hAnsi="Arial" w:cs="Arial"/>
          </w:rPr>
          <w:t>2</w:t>
        </w:r>
      </w:ins>
      <w:del w:id="684" w:author="Reviewer" w:date="2026-06-03T12:09:00Z" w16du:dateUtc="2026-06-03T17:09:00Z">
        <w:r w:rsidR="00AB131F" w:rsidDel="007F1402">
          <w:rPr>
            <w:rFonts w:ascii="Arial" w:hAnsi="Arial" w:cs="Arial"/>
          </w:rPr>
          <w:delText>1</w:delText>
        </w:r>
      </w:del>
      <w:r w:rsidR="00AB131F">
        <w:rPr>
          <w:rFonts w:ascii="Arial" w:hAnsi="Arial" w:cs="Arial"/>
        </w:rPr>
        <w:t xml:space="preserve">; </w:t>
      </w:r>
      <w:r w:rsidR="00991BBD" w:rsidRPr="00991BBD">
        <w:rPr>
          <w:rFonts w:ascii="Arial" w:hAnsi="Arial" w:cs="Arial"/>
        </w:rPr>
        <w:t>Figure 3).</w:t>
      </w:r>
    </w:p>
    <w:p w14:paraId="1BBE0118" w14:textId="77777777" w:rsidR="00CD5079" w:rsidRDefault="00CD5079" w:rsidP="00207381">
      <w:pPr>
        <w:spacing w:line="480" w:lineRule="auto"/>
        <w:rPr>
          <w:rFonts w:ascii="Arial" w:hAnsi="Arial" w:cs="Arial"/>
        </w:rPr>
      </w:pPr>
    </w:p>
    <w:p w14:paraId="286ED3CE" w14:textId="4664F012" w:rsidR="00435094" w:rsidRDefault="00435094" w:rsidP="00207381">
      <w:pPr>
        <w:spacing w:line="480" w:lineRule="auto"/>
        <w:rPr>
          <w:rFonts w:ascii="Arial" w:hAnsi="Arial" w:cs="Arial"/>
          <w:i/>
          <w:iCs/>
        </w:rPr>
      </w:pPr>
      <w:r>
        <w:rPr>
          <w:rFonts w:ascii="Arial" w:hAnsi="Arial" w:cs="Arial"/>
          <w:i/>
          <w:iCs/>
        </w:rPr>
        <w:t>3.</w:t>
      </w:r>
      <w:r w:rsidR="00C04669">
        <w:rPr>
          <w:rFonts w:ascii="Arial" w:hAnsi="Arial" w:cs="Arial"/>
          <w:i/>
          <w:iCs/>
        </w:rPr>
        <w:t>3</w:t>
      </w:r>
      <w:r w:rsidR="004B13AA">
        <w:rPr>
          <w:rFonts w:ascii="Arial" w:hAnsi="Arial" w:cs="Arial"/>
          <w:i/>
          <w:iCs/>
        </w:rPr>
        <w:t xml:space="preserve">. </w:t>
      </w:r>
      <w:del w:id="685" w:author="Reviewer" w:date="2026-06-03T13:01:00Z" w16du:dateUtc="2026-06-03T18:01:00Z">
        <w:r w:rsidR="001A6161" w:rsidDel="004B5500">
          <w:rPr>
            <w:rFonts w:ascii="Arial" w:hAnsi="Arial" w:cs="Arial"/>
            <w:i/>
            <w:iCs/>
          </w:rPr>
          <w:delText>Toxin</w:delText>
        </w:r>
        <w:r w:rsidR="007A6AFC" w:rsidDel="004B5500">
          <w:rPr>
            <w:rFonts w:ascii="Arial" w:hAnsi="Arial" w:cs="Arial"/>
            <w:i/>
            <w:iCs/>
          </w:rPr>
          <w:delText xml:space="preserve"> Effects of Stress</w:delText>
        </w:r>
      </w:del>
      <w:ins w:id="686" w:author="Reviewer" w:date="2026-06-03T13:01:00Z" w16du:dateUtc="2026-06-03T18:01:00Z">
        <w:r w:rsidR="004B5500">
          <w:rPr>
            <w:rFonts w:ascii="Arial" w:hAnsi="Arial" w:cs="Arial"/>
            <w:i/>
            <w:iCs/>
          </w:rPr>
          <w:t>Contaminant Exposure</w:t>
        </w:r>
      </w:ins>
      <w:ins w:id="687" w:author="Reviewer" w:date="2026-06-03T13:07:00Z" w16du:dateUtc="2026-06-03T18:07:00Z">
        <w:r w:rsidR="000B7276">
          <w:rPr>
            <w:rFonts w:ascii="Arial" w:hAnsi="Arial" w:cs="Arial"/>
            <w:i/>
            <w:iCs/>
          </w:rPr>
          <w:t xml:space="preserve"> and Salinity</w:t>
        </w:r>
      </w:ins>
      <w:ins w:id="688" w:author="Reviewer" w:date="2026-06-03T13:01:00Z" w16du:dateUtc="2026-06-03T18:01:00Z">
        <w:r w:rsidR="004B5500">
          <w:rPr>
            <w:rFonts w:ascii="Arial" w:hAnsi="Arial" w:cs="Arial"/>
            <w:i/>
            <w:iCs/>
          </w:rPr>
          <w:t xml:space="preserve"> Effects on NLRs</w:t>
        </w:r>
      </w:ins>
    </w:p>
    <w:p w14:paraId="2B50CF87" w14:textId="141EC76B" w:rsidR="00025F21" w:rsidRPr="00435094" w:rsidRDefault="00025F21" w:rsidP="00207381">
      <w:pPr>
        <w:spacing w:line="480" w:lineRule="auto"/>
        <w:rPr>
          <w:rFonts w:ascii="Arial" w:hAnsi="Arial" w:cs="Arial"/>
          <w:i/>
          <w:iCs/>
        </w:rPr>
      </w:pPr>
      <w:r>
        <w:rPr>
          <w:rFonts w:ascii="Arial" w:hAnsi="Arial" w:cs="Arial"/>
          <w:i/>
          <w:iCs/>
        </w:rPr>
        <w:t xml:space="preserve">3.3.1. </w:t>
      </w:r>
      <w:del w:id="689" w:author="Reviewer" w:date="2026-06-03T13:04:00Z" w16du:dateUtc="2026-06-03T18:04:00Z">
        <w:r w:rsidR="00CD225C" w:rsidDel="004B5500">
          <w:rPr>
            <w:rFonts w:ascii="Arial" w:hAnsi="Arial" w:cs="Arial"/>
            <w:i/>
            <w:iCs/>
          </w:rPr>
          <w:delText xml:space="preserve">Toxin </w:delText>
        </w:r>
      </w:del>
      <w:ins w:id="690" w:author="Reviewer" w:date="2026-06-03T13:09:00Z" w16du:dateUtc="2026-06-03T18:09:00Z">
        <w:r w:rsidR="000B7276">
          <w:rPr>
            <w:rFonts w:ascii="Arial" w:hAnsi="Arial" w:cs="Arial"/>
            <w:i/>
            <w:iCs/>
          </w:rPr>
          <w:t>C</w:t>
        </w:r>
      </w:ins>
      <w:ins w:id="691" w:author="Reviewer" w:date="2026-06-03T13:04:00Z" w16du:dateUtc="2026-06-03T18:04:00Z">
        <w:r w:rsidR="004B5500">
          <w:rPr>
            <w:rFonts w:ascii="Arial" w:hAnsi="Arial" w:cs="Arial"/>
            <w:i/>
            <w:iCs/>
          </w:rPr>
          <w:t>ontam</w:t>
        </w:r>
      </w:ins>
      <w:ins w:id="692" w:author="Reviewer" w:date="2026-06-03T13:05:00Z" w16du:dateUtc="2026-06-03T18:05:00Z">
        <w:r w:rsidR="004B5500">
          <w:rPr>
            <w:rFonts w:ascii="Arial" w:hAnsi="Arial" w:cs="Arial"/>
            <w:i/>
            <w:iCs/>
          </w:rPr>
          <w:t>inant</w:t>
        </w:r>
      </w:ins>
      <w:ins w:id="693" w:author="Reviewer" w:date="2026-06-03T13:04:00Z" w16du:dateUtc="2026-06-03T18:04:00Z">
        <w:r w:rsidR="004B5500">
          <w:rPr>
            <w:rFonts w:ascii="Arial" w:hAnsi="Arial" w:cs="Arial"/>
            <w:i/>
            <w:iCs/>
          </w:rPr>
          <w:t xml:space="preserve"> </w:t>
        </w:r>
      </w:ins>
      <w:r w:rsidR="00CD225C">
        <w:rPr>
          <w:rFonts w:ascii="Arial" w:hAnsi="Arial" w:cs="Arial"/>
          <w:i/>
          <w:iCs/>
        </w:rPr>
        <w:t>exposure</w:t>
      </w:r>
      <w:r w:rsidR="007A6AFC">
        <w:rPr>
          <w:rFonts w:ascii="Arial" w:hAnsi="Arial" w:cs="Arial"/>
          <w:i/>
          <w:iCs/>
        </w:rPr>
        <w:t xml:space="preserve"> (b</w:t>
      </w:r>
      <w:r>
        <w:rPr>
          <w:rFonts w:ascii="Arial" w:hAnsi="Arial" w:cs="Arial"/>
          <w:i/>
          <w:iCs/>
        </w:rPr>
        <w:t xml:space="preserve">lood </w:t>
      </w:r>
      <w:r w:rsidR="007A6AFC">
        <w:rPr>
          <w:rFonts w:ascii="Arial" w:hAnsi="Arial" w:cs="Arial"/>
          <w:i/>
          <w:iCs/>
        </w:rPr>
        <w:t>s</w:t>
      </w:r>
      <w:r>
        <w:rPr>
          <w:rFonts w:ascii="Arial" w:hAnsi="Arial" w:cs="Arial"/>
          <w:i/>
          <w:iCs/>
        </w:rPr>
        <w:t xml:space="preserve">amples 1 </w:t>
      </w:r>
      <w:r w:rsidR="00266A8E">
        <w:rPr>
          <w:rFonts w:ascii="Arial" w:hAnsi="Arial" w:cs="Arial"/>
          <w:i/>
          <w:iCs/>
        </w:rPr>
        <w:t>vs.</w:t>
      </w:r>
      <w:r>
        <w:rPr>
          <w:rFonts w:ascii="Arial" w:hAnsi="Arial" w:cs="Arial"/>
          <w:i/>
          <w:iCs/>
        </w:rPr>
        <w:t xml:space="preserve"> 2</w:t>
      </w:r>
      <w:r w:rsidR="007A6AFC">
        <w:rPr>
          <w:rFonts w:ascii="Arial" w:hAnsi="Arial" w:cs="Arial"/>
          <w:i/>
          <w:iCs/>
        </w:rPr>
        <w:t>)</w:t>
      </w:r>
    </w:p>
    <w:p w14:paraId="16879771" w14:textId="77777777" w:rsidR="007A6AFC" w:rsidRDefault="000E4487" w:rsidP="00207381">
      <w:pPr>
        <w:spacing w:line="480" w:lineRule="auto"/>
        <w:ind w:firstLine="720"/>
        <w:rPr>
          <w:rFonts w:ascii="Arial" w:hAnsi="Arial" w:cs="Arial"/>
        </w:rPr>
      </w:pPr>
      <w:r>
        <w:rPr>
          <w:rFonts w:ascii="Arial" w:hAnsi="Arial" w:cs="Arial"/>
        </w:rPr>
        <w:t>NLR</w:t>
      </w:r>
      <w:r w:rsidR="007A6AFC">
        <w:rPr>
          <w:rFonts w:ascii="Arial" w:hAnsi="Arial" w:cs="Arial"/>
        </w:rPr>
        <w:t xml:space="preserve"> in the control group</w:t>
      </w:r>
      <w:r>
        <w:rPr>
          <w:rFonts w:ascii="Arial" w:hAnsi="Arial" w:cs="Arial"/>
        </w:rPr>
        <w:t xml:space="preserve"> did not change between blood </w:t>
      </w:r>
      <w:r w:rsidR="00025F21">
        <w:rPr>
          <w:rFonts w:ascii="Arial" w:hAnsi="Arial" w:cs="Arial"/>
        </w:rPr>
        <w:t xml:space="preserve">samples 1 (day 3) and 2 (day 14), </w:t>
      </w:r>
      <w:r w:rsidR="007A6AFC">
        <w:rPr>
          <w:rFonts w:ascii="Arial" w:hAnsi="Arial" w:cs="Arial"/>
        </w:rPr>
        <w:t xml:space="preserve">representing </w:t>
      </w:r>
      <w:r w:rsidR="007A4C34">
        <w:rPr>
          <w:rFonts w:ascii="Arial" w:hAnsi="Arial" w:cs="Arial"/>
        </w:rPr>
        <w:t>th</w:t>
      </w:r>
      <w:r w:rsidR="00025F21">
        <w:rPr>
          <w:rFonts w:ascii="Arial" w:hAnsi="Arial" w:cs="Arial"/>
        </w:rPr>
        <w:t xml:space="preserve">e </w:t>
      </w:r>
      <w:r w:rsidR="007A4C34">
        <w:rPr>
          <w:rFonts w:ascii="Arial" w:hAnsi="Arial" w:cs="Arial"/>
        </w:rPr>
        <w:t>pre-</w:t>
      </w:r>
      <w:r w:rsidR="00025F21">
        <w:rPr>
          <w:rFonts w:ascii="Arial" w:hAnsi="Arial" w:cs="Arial"/>
        </w:rPr>
        <w:t xml:space="preserve"> a</w:t>
      </w:r>
      <w:r w:rsidR="007A4C34">
        <w:rPr>
          <w:rFonts w:ascii="Arial" w:hAnsi="Arial" w:cs="Arial"/>
        </w:rPr>
        <w:t>nd</w:t>
      </w:r>
      <w:r w:rsidR="00025F21">
        <w:rPr>
          <w:rFonts w:ascii="Arial" w:hAnsi="Arial" w:cs="Arial"/>
        </w:rPr>
        <w:t xml:space="preserve"> </w:t>
      </w:r>
      <w:r w:rsidR="007A4C34">
        <w:rPr>
          <w:rFonts w:ascii="Arial" w:hAnsi="Arial" w:cs="Arial"/>
        </w:rPr>
        <w:t>post-toxin</w:t>
      </w:r>
      <w:r w:rsidR="00025F21">
        <w:rPr>
          <w:rFonts w:ascii="Arial" w:hAnsi="Arial" w:cs="Arial"/>
        </w:rPr>
        <w:t xml:space="preserve"> </w:t>
      </w:r>
      <w:r w:rsidR="007A4C34">
        <w:rPr>
          <w:rFonts w:ascii="Arial" w:hAnsi="Arial" w:cs="Arial"/>
        </w:rPr>
        <w:t>period</w:t>
      </w:r>
      <w:r w:rsidR="00025F21">
        <w:rPr>
          <w:rFonts w:ascii="Arial" w:hAnsi="Arial" w:cs="Arial"/>
        </w:rPr>
        <w:t>s (</w:t>
      </w:r>
      <w:r>
        <w:rPr>
          <w:rFonts w:ascii="Arial" w:hAnsi="Arial" w:cs="Arial"/>
        </w:rPr>
        <w:t>Z</w:t>
      </w:r>
      <w:r>
        <w:rPr>
          <w:rFonts w:ascii="Arial" w:hAnsi="Arial" w:cs="Arial"/>
          <w:vertAlign w:val="subscript"/>
        </w:rPr>
        <w:t>15,48</w:t>
      </w:r>
      <w:r>
        <w:rPr>
          <w:rFonts w:ascii="Arial" w:hAnsi="Arial" w:cs="Arial"/>
        </w:rPr>
        <w:t xml:space="preserve"> = 0.28; </w:t>
      </w:r>
      <w:r>
        <w:rPr>
          <w:rFonts w:ascii="Arial" w:hAnsi="Arial" w:cs="Arial"/>
          <w:i/>
          <w:iCs/>
        </w:rPr>
        <w:t>p</w:t>
      </w:r>
      <w:r>
        <w:rPr>
          <w:rFonts w:ascii="Arial" w:hAnsi="Arial" w:cs="Arial"/>
        </w:rPr>
        <w:t xml:space="preserve"> = 0.89</w:t>
      </w:r>
      <w:r w:rsidR="004E2D52">
        <w:rPr>
          <w:rFonts w:ascii="Arial" w:hAnsi="Arial" w:cs="Arial"/>
        </w:rPr>
        <w:t>; Figure 4</w:t>
      </w:r>
      <w:r>
        <w:rPr>
          <w:rFonts w:ascii="Arial" w:hAnsi="Arial" w:cs="Arial"/>
        </w:rPr>
        <w:t xml:space="preserve">). </w:t>
      </w:r>
      <w:r w:rsidR="007A6AFC">
        <w:rPr>
          <w:rFonts w:ascii="Arial" w:hAnsi="Arial" w:cs="Arial"/>
        </w:rPr>
        <w:t>Neither Cd treatment significantly altered NLR (</w:t>
      </w:r>
      <w:r w:rsidR="008605B2">
        <w:rPr>
          <w:rFonts w:ascii="Arial" w:hAnsi="Arial" w:cs="Arial"/>
        </w:rPr>
        <w:t>Cd</w:t>
      </w:r>
      <w:r w:rsidR="0004143E">
        <w:rPr>
          <w:rFonts w:ascii="Arial" w:hAnsi="Arial" w:cs="Arial"/>
        </w:rPr>
        <w:t xml:space="preserve"> </w:t>
      </w:r>
      <w:r w:rsidR="00AC1393">
        <w:rPr>
          <w:rFonts w:ascii="Arial" w:hAnsi="Arial" w:cs="Arial"/>
        </w:rPr>
        <w:t>low</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0.24; </w:t>
      </w:r>
      <w:r w:rsidR="00AC1393">
        <w:rPr>
          <w:rFonts w:ascii="Arial" w:hAnsi="Arial" w:cs="Arial"/>
          <w:i/>
          <w:iCs/>
        </w:rPr>
        <w:t>p</w:t>
      </w:r>
      <w:r w:rsidR="00AC1393">
        <w:rPr>
          <w:rFonts w:ascii="Arial" w:hAnsi="Arial" w:cs="Arial"/>
        </w:rPr>
        <w:t xml:space="preserve"> = 0.81</w:t>
      </w:r>
      <w:r w:rsidR="007A6AFC">
        <w:rPr>
          <w:rFonts w:ascii="Arial" w:hAnsi="Arial" w:cs="Arial"/>
        </w:rPr>
        <w:t>; Cd</w:t>
      </w:r>
      <w:r w:rsidR="00AC1393">
        <w:rPr>
          <w:rFonts w:ascii="Arial" w:hAnsi="Arial" w:cs="Arial"/>
        </w:rPr>
        <w:t xml:space="preserve"> high</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0.30; </w:t>
      </w:r>
      <w:r w:rsidR="00AC1393">
        <w:rPr>
          <w:rFonts w:ascii="Arial" w:hAnsi="Arial" w:cs="Arial"/>
          <w:i/>
          <w:iCs/>
        </w:rPr>
        <w:t>p</w:t>
      </w:r>
      <w:r w:rsidR="00AC1393">
        <w:rPr>
          <w:rFonts w:ascii="Arial" w:hAnsi="Arial" w:cs="Arial"/>
        </w:rPr>
        <w:t xml:space="preserve"> = 0.32</w:t>
      </w:r>
      <w:r w:rsidR="007A6AFC">
        <w:rPr>
          <w:rFonts w:ascii="Arial" w:hAnsi="Arial" w:cs="Arial"/>
        </w:rPr>
        <w:t>; Figure 4</w:t>
      </w:r>
      <w:r w:rsidR="00AC1393">
        <w:rPr>
          <w:rFonts w:ascii="Arial" w:hAnsi="Arial" w:cs="Arial"/>
        </w:rPr>
        <w:t>)</w:t>
      </w:r>
      <w:r w:rsidR="007A6AFC">
        <w:rPr>
          <w:rFonts w:ascii="Arial" w:hAnsi="Arial" w:cs="Arial"/>
        </w:rPr>
        <w:t>.</w:t>
      </w:r>
      <w:r w:rsidR="004E2D52">
        <w:rPr>
          <w:rFonts w:ascii="Arial" w:hAnsi="Arial" w:cs="Arial"/>
        </w:rPr>
        <w:t xml:space="preserve"> </w:t>
      </w:r>
      <w:proofErr w:type="spellStart"/>
      <w:r w:rsidR="004E2D52">
        <w:rPr>
          <w:rFonts w:ascii="Arial" w:hAnsi="Arial" w:cs="Arial"/>
        </w:rPr>
        <w:t>PFPeA</w:t>
      </w:r>
      <w:proofErr w:type="spellEnd"/>
      <w:r w:rsidR="004E2D52">
        <w:rPr>
          <w:rFonts w:ascii="Arial" w:hAnsi="Arial" w:cs="Arial"/>
        </w:rPr>
        <w:t xml:space="preserve"> </w:t>
      </w:r>
      <w:r w:rsidR="008605B2">
        <w:rPr>
          <w:rFonts w:ascii="Arial" w:hAnsi="Arial" w:cs="Arial"/>
        </w:rPr>
        <w:t>low</w:t>
      </w:r>
      <w:r w:rsidR="007A6AFC">
        <w:rPr>
          <w:rFonts w:ascii="Arial" w:hAnsi="Arial" w:cs="Arial"/>
        </w:rPr>
        <w:t xml:space="preserve"> showed no effect</w:t>
      </w:r>
      <w:r w:rsidR="008605B2">
        <w:rPr>
          <w:rFonts w:ascii="Arial" w:hAnsi="Arial" w:cs="Arial"/>
        </w:rPr>
        <w:t xml:space="preserve"> </w:t>
      </w:r>
      <w:r w:rsidR="004E2D52">
        <w:rPr>
          <w:rFonts w:ascii="Arial" w:hAnsi="Arial" w:cs="Arial"/>
        </w:rPr>
        <w:t>(Z</w:t>
      </w:r>
      <w:r w:rsidR="004E2D52">
        <w:rPr>
          <w:rFonts w:ascii="Arial" w:hAnsi="Arial" w:cs="Arial"/>
          <w:vertAlign w:val="subscript"/>
        </w:rPr>
        <w:t>15,48</w:t>
      </w:r>
      <w:r w:rsidR="004E2D52">
        <w:rPr>
          <w:rFonts w:ascii="Arial" w:hAnsi="Arial" w:cs="Arial"/>
        </w:rPr>
        <w:t xml:space="preserve"> = 0.27; </w:t>
      </w:r>
      <w:r w:rsidR="004E2D52">
        <w:rPr>
          <w:rFonts w:ascii="Arial" w:hAnsi="Arial" w:cs="Arial"/>
          <w:i/>
          <w:iCs/>
        </w:rPr>
        <w:t>p</w:t>
      </w:r>
      <w:r w:rsidR="004E2D52">
        <w:rPr>
          <w:rFonts w:ascii="Arial" w:hAnsi="Arial" w:cs="Arial"/>
        </w:rPr>
        <w:t xml:space="preserve"> = 0.078</w:t>
      </w:r>
      <w:r w:rsidR="007A6AFC">
        <w:rPr>
          <w:rFonts w:ascii="Arial" w:hAnsi="Arial" w:cs="Arial"/>
        </w:rPr>
        <w:t>; Figure 4</w:t>
      </w:r>
      <w:r w:rsidR="004E2D52">
        <w:rPr>
          <w:rFonts w:ascii="Arial" w:hAnsi="Arial" w:cs="Arial"/>
        </w:rPr>
        <w:t>)</w:t>
      </w:r>
      <w:r w:rsidR="00AC1393">
        <w:rPr>
          <w:rFonts w:ascii="Arial" w:hAnsi="Arial" w:cs="Arial"/>
        </w:rPr>
        <w:t>.</w:t>
      </w:r>
      <w:r w:rsidR="004E2D52">
        <w:rPr>
          <w:rFonts w:ascii="Arial" w:hAnsi="Arial" w:cs="Arial"/>
        </w:rPr>
        <w:t xml:space="preserve"> However, </w:t>
      </w:r>
      <w:r w:rsidR="007A6AFC">
        <w:rPr>
          <w:rFonts w:ascii="Arial" w:hAnsi="Arial" w:cs="Arial"/>
        </w:rPr>
        <w:t xml:space="preserve">NLR in the </w:t>
      </w:r>
      <w:proofErr w:type="spellStart"/>
      <w:r w:rsidR="004E2D52">
        <w:rPr>
          <w:rFonts w:ascii="Arial" w:hAnsi="Arial" w:cs="Arial"/>
        </w:rPr>
        <w:t>PFPeA</w:t>
      </w:r>
      <w:proofErr w:type="spellEnd"/>
      <w:r w:rsidR="008605B2">
        <w:rPr>
          <w:rFonts w:ascii="Arial" w:hAnsi="Arial" w:cs="Arial"/>
        </w:rPr>
        <w:t xml:space="preserve"> high</w:t>
      </w:r>
      <w:r w:rsidR="004E2D52">
        <w:rPr>
          <w:rFonts w:ascii="Arial" w:hAnsi="Arial" w:cs="Arial"/>
        </w:rPr>
        <w:t xml:space="preserve"> </w:t>
      </w:r>
      <w:r w:rsidR="007A6AFC">
        <w:rPr>
          <w:rFonts w:ascii="Arial" w:hAnsi="Arial" w:cs="Arial"/>
        </w:rPr>
        <w:t>group</w:t>
      </w:r>
      <w:r w:rsidR="00DC5F12">
        <w:rPr>
          <w:rFonts w:ascii="Arial" w:hAnsi="Arial" w:cs="Arial"/>
        </w:rPr>
        <w:t xml:space="preserve"> </w:t>
      </w:r>
      <w:r w:rsidR="004E2D52">
        <w:rPr>
          <w:rFonts w:ascii="Arial" w:hAnsi="Arial" w:cs="Arial"/>
        </w:rPr>
        <w:t>increased</w:t>
      </w:r>
      <w:r w:rsidR="007A6AFC">
        <w:rPr>
          <w:rFonts w:ascii="Arial" w:hAnsi="Arial" w:cs="Arial"/>
        </w:rPr>
        <w:t xml:space="preserve"> by</w:t>
      </w:r>
      <w:r w:rsidR="004E2D52">
        <w:rPr>
          <w:rFonts w:ascii="Arial" w:hAnsi="Arial" w:cs="Arial"/>
        </w:rPr>
        <w:t xml:space="preserve"> 212% (79–444%; </w:t>
      </w:r>
      <w:r w:rsidR="003545BE">
        <w:rPr>
          <w:rFonts w:ascii="Arial" w:hAnsi="Arial" w:cs="Arial"/>
        </w:rPr>
        <w:t>95% CL) from blood 1 to blood 2 (Z</w:t>
      </w:r>
      <w:r w:rsidR="003545BE">
        <w:rPr>
          <w:rFonts w:ascii="Arial" w:hAnsi="Arial" w:cs="Arial"/>
          <w:vertAlign w:val="subscript"/>
        </w:rPr>
        <w:t>15,48</w:t>
      </w:r>
      <w:r w:rsidR="003545BE">
        <w:rPr>
          <w:rFonts w:ascii="Arial" w:hAnsi="Arial" w:cs="Arial"/>
        </w:rPr>
        <w:t xml:space="preserve"> = 0.28; </w:t>
      </w:r>
      <w:r w:rsidR="003545BE">
        <w:rPr>
          <w:rFonts w:ascii="Arial" w:hAnsi="Arial" w:cs="Arial"/>
          <w:i/>
          <w:iCs/>
        </w:rPr>
        <w:t>p</w:t>
      </w:r>
      <w:r w:rsidR="003545BE">
        <w:rPr>
          <w:rFonts w:ascii="Arial" w:hAnsi="Arial" w:cs="Arial"/>
        </w:rPr>
        <w:t xml:space="preserve"> &lt; 0.001; Figure 4).</w:t>
      </w:r>
      <w:r w:rsidR="00DC5F12">
        <w:rPr>
          <w:rFonts w:ascii="Arial" w:hAnsi="Arial" w:cs="Arial"/>
        </w:rPr>
        <w:t xml:space="preserve"> </w:t>
      </w:r>
    </w:p>
    <w:p w14:paraId="50B670E3" w14:textId="3BD7A083" w:rsidR="00991BBD" w:rsidRDefault="008605B2" w:rsidP="00207381">
      <w:pPr>
        <w:spacing w:line="480" w:lineRule="auto"/>
        <w:ind w:firstLine="720"/>
        <w:rPr>
          <w:rFonts w:ascii="Arial" w:hAnsi="Arial" w:cs="Arial"/>
        </w:rPr>
      </w:pPr>
      <w:r>
        <w:rPr>
          <w:rFonts w:ascii="Arial" w:hAnsi="Arial" w:cs="Arial"/>
        </w:rPr>
        <w:t xml:space="preserve">The </w:t>
      </w:r>
      <w:proofErr w:type="spellStart"/>
      <w:r w:rsidR="00BE205A">
        <w:rPr>
          <w:rFonts w:ascii="Arial" w:hAnsi="Arial" w:cs="Arial"/>
        </w:rPr>
        <w:t>PFPeA</w:t>
      </w:r>
      <w:proofErr w:type="spellEnd"/>
      <w:r>
        <w:rPr>
          <w:rFonts w:ascii="Arial" w:hAnsi="Arial" w:cs="Arial"/>
        </w:rPr>
        <w:t xml:space="preserve"> high</w:t>
      </w:r>
      <w:r w:rsidR="00BE205A">
        <w:rPr>
          <w:rFonts w:ascii="Arial" w:hAnsi="Arial" w:cs="Arial"/>
        </w:rPr>
        <w:t xml:space="preserve"> bass NLR increased significantly more than all other groups from blood 1 to blood 2: 201% (37–559%; 95% CL), 195% (42–513%),</w:t>
      </w:r>
      <w:r w:rsidR="00BE205A" w:rsidRPr="00BE205A">
        <w:rPr>
          <w:rFonts w:ascii="Arial" w:hAnsi="Arial" w:cs="Arial"/>
        </w:rPr>
        <w:t xml:space="preserve"> </w:t>
      </w:r>
      <w:r w:rsidR="00BE205A">
        <w:rPr>
          <w:rFonts w:ascii="Arial" w:hAnsi="Arial" w:cs="Arial"/>
        </w:rPr>
        <w:t>133% (3–429%), and 407% (134–996%) more than control (Z</w:t>
      </w:r>
      <w:r w:rsidR="00BE205A">
        <w:rPr>
          <w:rFonts w:ascii="Arial" w:hAnsi="Arial" w:cs="Arial"/>
          <w:vertAlign w:val="subscript"/>
        </w:rPr>
        <w:t>15,48</w:t>
      </w:r>
      <w:r w:rsidR="00BE205A">
        <w:rPr>
          <w:rFonts w:ascii="Arial" w:hAnsi="Arial" w:cs="Arial"/>
        </w:rPr>
        <w:t xml:space="preserve"> = -2.75; </w:t>
      </w:r>
      <w:r w:rsidR="00BE205A">
        <w:rPr>
          <w:rFonts w:ascii="Arial" w:hAnsi="Arial" w:cs="Arial"/>
          <w:i/>
          <w:iCs/>
        </w:rPr>
        <w:t>p</w:t>
      </w:r>
      <w:r w:rsidR="00BE205A">
        <w:rPr>
          <w:rFonts w:ascii="Arial" w:hAnsi="Arial" w:cs="Arial"/>
        </w:rPr>
        <w:t xml:space="preserve"> = 0.0059), Cd</w:t>
      </w:r>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w:t>
      </w:r>
      <w:r w:rsidR="00BE205A">
        <w:rPr>
          <w:rFonts w:ascii="Arial" w:hAnsi="Arial" w:cs="Arial"/>
        </w:rPr>
        <w:lastRenderedPageBreak/>
        <w:t xml:space="preserve">2.90; </w:t>
      </w:r>
      <w:r w:rsidR="00BE205A">
        <w:rPr>
          <w:rFonts w:ascii="Arial" w:hAnsi="Arial" w:cs="Arial"/>
          <w:i/>
          <w:iCs/>
        </w:rPr>
        <w:t>p</w:t>
      </w:r>
      <w:r w:rsidR="00BE205A">
        <w:rPr>
          <w:rFonts w:ascii="Arial" w:hAnsi="Arial" w:cs="Arial"/>
        </w:rPr>
        <w:t xml:space="preserve"> = 0.0037), Cd</w:t>
      </w:r>
      <w:r>
        <w:rPr>
          <w:rFonts w:ascii="Arial" w:hAnsi="Arial" w:cs="Arial"/>
        </w:rPr>
        <w:t xml:space="preserve"> high</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-2.03; </w:t>
      </w:r>
      <w:r w:rsidR="00BE205A">
        <w:rPr>
          <w:rFonts w:ascii="Arial" w:hAnsi="Arial" w:cs="Arial"/>
          <w:i/>
          <w:iCs/>
        </w:rPr>
        <w:t>p</w:t>
      </w:r>
      <w:r w:rsidR="00BE205A">
        <w:rPr>
          <w:rFonts w:ascii="Arial" w:hAnsi="Arial" w:cs="Arial"/>
        </w:rPr>
        <w:t xml:space="preserve"> = 0.042), and </w:t>
      </w:r>
      <w:proofErr w:type="spellStart"/>
      <w:r w:rsidR="00BE205A">
        <w:rPr>
          <w:rFonts w:ascii="Arial" w:hAnsi="Arial" w:cs="Arial"/>
        </w:rPr>
        <w:t>PFPeA</w:t>
      </w:r>
      <w:proofErr w:type="spellEnd"/>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-4.13; </w:t>
      </w:r>
      <w:r w:rsidR="00BE205A">
        <w:rPr>
          <w:rFonts w:ascii="Arial" w:hAnsi="Arial" w:cs="Arial"/>
          <w:i/>
          <w:iCs/>
        </w:rPr>
        <w:t>p</w:t>
      </w:r>
      <w:r w:rsidR="00BE205A">
        <w:rPr>
          <w:rFonts w:ascii="Arial" w:hAnsi="Arial" w:cs="Arial"/>
        </w:rPr>
        <w:t xml:space="preserve"> &lt; 0.001)</w:t>
      </w:r>
      <w:r w:rsidR="00CD1F0F">
        <w:rPr>
          <w:rFonts w:ascii="Arial" w:hAnsi="Arial" w:cs="Arial"/>
        </w:rPr>
        <w:t xml:space="preserve"> </w:t>
      </w:r>
      <w:r w:rsidR="007A6AFC">
        <w:rPr>
          <w:rFonts w:ascii="Arial" w:hAnsi="Arial" w:cs="Arial"/>
        </w:rPr>
        <w:t>groups</w:t>
      </w:r>
      <w:r w:rsidR="00CD1F0F">
        <w:rPr>
          <w:rFonts w:ascii="Arial" w:hAnsi="Arial" w:cs="Arial"/>
        </w:rPr>
        <w:t>, respectively (Figure 4)</w:t>
      </w:r>
      <w:r w:rsidR="00BE205A">
        <w:rPr>
          <w:rFonts w:ascii="Arial" w:hAnsi="Arial" w:cs="Arial"/>
        </w:rPr>
        <w:t>.</w:t>
      </w:r>
    </w:p>
    <w:p w14:paraId="6D8FCB00" w14:textId="0E29E4C8" w:rsidR="00025F21" w:rsidRPr="00025F21" w:rsidRDefault="00025F21" w:rsidP="00207381">
      <w:pPr>
        <w:spacing w:line="480" w:lineRule="auto"/>
        <w:rPr>
          <w:rFonts w:ascii="Arial" w:hAnsi="Arial" w:cs="Arial"/>
          <w:i/>
          <w:iCs/>
        </w:rPr>
      </w:pPr>
      <w:r>
        <w:rPr>
          <w:rFonts w:ascii="Arial" w:hAnsi="Arial" w:cs="Arial"/>
          <w:i/>
          <w:iCs/>
        </w:rPr>
        <w:t xml:space="preserve">3.3.2. </w:t>
      </w:r>
      <w:del w:id="694" w:author="Reviewer" w:date="2026-06-03T13:07:00Z" w16du:dateUtc="2026-06-03T18:07:00Z">
        <w:r w:rsidR="00CD225C" w:rsidDel="000B7276">
          <w:rPr>
            <w:rFonts w:ascii="Arial" w:hAnsi="Arial" w:cs="Arial"/>
            <w:i/>
            <w:iCs/>
          </w:rPr>
          <w:delText>Interaction with an environmental stressor</w:delText>
        </w:r>
      </w:del>
      <w:ins w:id="695" w:author="Reviewer" w:date="2026-06-03T13:08:00Z" w16du:dateUtc="2026-06-03T18:08:00Z">
        <w:r w:rsidR="000B7276">
          <w:rPr>
            <w:rFonts w:ascii="Arial" w:hAnsi="Arial" w:cs="Arial"/>
            <w:i/>
            <w:iCs/>
          </w:rPr>
          <w:t>Acute salinity exposure</w:t>
        </w:r>
      </w:ins>
      <w:r w:rsidR="007A6AFC">
        <w:rPr>
          <w:rFonts w:ascii="Arial" w:hAnsi="Arial" w:cs="Arial"/>
          <w:i/>
          <w:iCs/>
        </w:rPr>
        <w:t xml:space="preserve"> (b</w:t>
      </w:r>
      <w:r>
        <w:rPr>
          <w:rFonts w:ascii="Arial" w:hAnsi="Arial" w:cs="Arial"/>
          <w:i/>
          <w:iCs/>
        </w:rPr>
        <w:t xml:space="preserve">lood samples 2 </w:t>
      </w:r>
      <w:r w:rsidR="00266A8E">
        <w:rPr>
          <w:rFonts w:ascii="Arial" w:hAnsi="Arial" w:cs="Arial"/>
          <w:i/>
          <w:iCs/>
        </w:rPr>
        <w:t>vs.</w:t>
      </w:r>
      <w:r>
        <w:rPr>
          <w:rFonts w:ascii="Arial" w:hAnsi="Arial" w:cs="Arial"/>
          <w:i/>
          <w:iCs/>
        </w:rPr>
        <w:t xml:space="preserve"> 3</w:t>
      </w:r>
      <w:r w:rsidR="007A6AFC">
        <w:rPr>
          <w:rFonts w:ascii="Arial" w:hAnsi="Arial" w:cs="Arial"/>
          <w:i/>
          <w:iCs/>
        </w:rPr>
        <w:t>)</w:t>
      </w:r>
    </w:p>
    <w:p w14:paraId="0574ED57" w14:textId="3D25C904" w:rsidR="00AC1393" w:rsidRDefault="00837774" w:rsidP="00207381">
      <w:pPr>
        <w:spacing w:line="480" w:lineRule="auto"/>
        <w:ind w:firstLine="720"/>
        <w:rPr>
          <w:rFonts w:ascii="Arial" w:hAnsi="Arial" w:cs="Arial"/>
        </w:rPr>
      </w:pPr>
      <w:r>
        <w:rPr>
          <w:rFonts w:ascii="Arial" w:hAnsi="Arial" w:cs="Arial"/>
        </w:rPr>
        <w:t xml:space="preserve">All </w:t>
      </w:r>
      <w:r w:rsidR="007A6AFC">
        <w:rPr>
          <w:rFonts w:ascii="Arial" w:hAnsi="Arial" w:cs="Arial"/>
        </w:rPr>
        <w:t>groups showed a</w:t>
      </w:r>
      <w:r>
        <w:rPr>
          <w:rFonts w:ascii="Arial" w:hAnsi="Arial" w:cs="Arial"/>
        </w:rPr>
        <w:t xml:space="preserve"> </w:t>
      </w:r>
      <w:r w:rsidR="00A67F34">
        <w:rPr>
          <w:rFonts w:ascii="Arial" w:hAnsi="Arial" w:cs="Arial"/>
        </w:rPr>
        <w:t xml:space="preserve">significant </w:t>
      </w:r>
      <w:r>
        <w:rPr>
          <w:rFonts w:ascii="Arial" w:hAnsi="Arial" w:cs="Arial"/>
        </w:rPr>
        <w:t>increase</w:t>
      </w:r>
      <w:r w:rsidR="007A6AFC">
        <w:rPr>
          <w:rFonts w:ascii="Arial" w:hAnsi="Arial" w:cs="Arial"/>
        </w:rPr>
        <w:t xml:space="preserve"> in NLR</w:t>
      </w:r>
      <w:r>
        <w:rPr>
          <w:rFonts w:ascii="Arial" w:hAnsi="Arial" w:cs="Arial"/>
        </w:rPr>
        <w:t xml:space="preserve"> </w:t>
      </w:r>
      <w:del w:id="696" w:author="Reviewer" w:date="2026-06-03T13:25:00Z" w16du:dateUtc="2026-06-03T18:25:00Z">
        <w:r w:rsidDel="00F8281B">
          <w:rPr>
            <w:rFonts w:ascii="Arial" w:hAnsi="Arial" w:cs="Arial"/>
          </w:rPr>
          <w:delText>post</w:delText>
        </w:r>
        <w:r w:rsidR="00A67F34" w:rsidDel="00F8281B">
          <w:rPr>
            <w:rFonts w:ascii="Arial" w:hAnsi="Arial" w:cs="Arial"/>
          </w:rPr>
          <w:delText>-</w:delText>
        </w:r>
      </w:del>
      <w:ins w:id="697" w:author="Reviewer" w:date="2026-06-03T13:25:00Z" w16du:dateUtc="2026-06-03T18:25:00Z">
        <w:r w:rsidR="00F8281B">
          <w:rPr>
            <w:rFonts w:ascii="Arial" w:hAnsi="Arial" w:cs="Arial"/>
          </w:rPr>
          <w:t xml:space="preserve">following </w:t>
        </w:r>
      </w:ins>
      <w:r w:rsidR="007A4C34">
        <w:rPr>
          <w:rFonts w:ascii="Arial" w:hAnsi="Arial" w:cs="Arial"/>
        </w:rPr>
        <w:t>salt</w:t>
      </w:r>
      <w:r>
        <w:rPr>
          <w:rFonts w:ascii="Arial" w:hAnsi="Arial" w:cs="Arial"/>
        </w:rPr>
        <w:t xml:space="preserve"> introduction (Table </w:t>
      </w:r>
      <w:ins w:id="698" w:author="Reviewer" w:date="2026-06-03T12:09:00Z" w16du:dateUtc="2026-06-03T17:09:00Z">
        <w:r w:rsidR="007F1402">
          <w:rPr>
            <w:rFonts w:ascii="Arial" w:hAnsi="Arial" w:cs="Arial"/>
          </w:rPr>
          <w:t>3</w:t>
        </w:r>
      </w:ins>
      <w:del w:id="699" w:author="Reviewer" w:date="2026-06-03T12:09:00Z" w16du:dateUtc="2026-06-03T17:09:00Z">
        <w:r w:rsidDel="007F1402">
          <w:rPr>
            <w:rFonts w:ascii="Arial" w:hAnsi="Arial" w:cs="Arial"/>
          </w:rPr>
          <w:delText>2</w:delText>
        </w:r>
      </w:del>
      <w:r w:rsidR="00A67F34">
        <w:rPr>
          <w:rFonts w:ascii="Arial" w:hAnsi="Arial" w:cs="Arial"/>
        </w:rPr>
        <w:t>; Figure 4</w:t>
      </w:r>
      <w:r>
        <w:rPr>
          <w:rFonts w:ascii="Arial" w:hAnsi="Arial" w:cs="Arial"/>
        </w:rPr>
        <w:t>).</w:t>
      </w:r>
      <w:r w:rsidR="00A67F34">
        <w:rPr>
          <w:rFonts w:ascii="Arial" w:hAnsi="Arial" w:cs="Arial"/>
        </w:rPr>
        <w:t xml:space="preserve"> </w:t>
      </w:r>
      <w:r w:rsidR="007A6AFC">
        <w:rPr>
          <w:rFonts w:ascii="Arial" w:hAnsi="Arial" w:cs="Arial"/>
        </w:rPr>
        <w:t xml:space="preserve">However, the NLR increases were smaller in the </w:t>
      </w:r>
      <w:proofErr w:type="spellStart"/>
      <w:r w:rsidR="007A6AFC">
        <w:rPr>
          <w:rFonts w:ascii="Arial" w:hAnsi="Arial" w:cs="Arial"/>
        </w:rPr>
        <w:t>PFPeA</w:t>
      </w:r>
      <w:proofErr w:type="spellEnd"/>
      <w:r w:rsidR="007A6AFC">
        <w:rPr>
          <w:rFonts w:ascii="Arial" w:hAnsi="Arial" w:cs="Arial"/>
        </w:rPr>
        <w:t xml:space="preserve"> high group than in the other</w:t>
      </w:r>
      <w:ins w:id="700" w:author="Reviewer" w:date="2026-06-03T13:22:00Z" w16du:dateUtc="2026-06-03T18:22:00Z">
        <w:r w:rsidR="00C96E44">
          <w:rPr>
            <w:rFonts w:ascii="Arial" w:hAnsi="Arial" w:cs="Arial"/>
          </w:rPr>
          <w:t xml:space="preserve"> groups</w:t>
        </w:r>
      </w:ins>
      <w:del w:id="701" w:author="Reviewer" w:date="2026-06-03T13:22:00Z" w16du:dateUtc="2026-06-03T18:22:00Z">
        <w:r w:rsidR="007A6AFC" w:rsidDel="00C96E44">
          <w:rPr>
            <w:rFonts w:ascii="Arial" w:hAnsi="Arial" w:cs="Arial"/>
          </w:rPr>
          <w:delText>s</w:delText>
        </w:r>
      </w:del>
      <w:r w:rsidR="007A6AFC">
        <w:rPr>
          <w:rFonts w:ascii="Arial" w:hAnsi="Arial" w:cs="Arial"/>
        </w:rPr>
        <w:t>.</w:t>
      </w:r>
      <w:r w:rsidR="00025F21">
        <w:rPr>
          <w:rFonts w:ascii="Arial" w:hAnsi="Arial" w:cs="Arial"/>
        </w:rPr>
        <w:t xml:space="preserve"> </w:t>
      </w:r>
      <w:r w:rsidR="007A6AFC">
        <w:rPr>
          <w:rFonts w:ascii="Arial" w:hAnsi="Arial" w:cs="Arial"/>
        </w:rPr>
        <w:t>Control</w:t>
      </w:r>
      <w:r w:rsidR="00551E9B">
        <w:rPr>
          <w:rFonts w:ascii="Arial" w:hAnsi="Arial" w:cs="Arial"/>
        </w:rPr>
        <w:t xml:space="preserve"> NLR </w:t>
      </w:r>
      <w:r w:rsidR="007A6AFC">
        <w:rPr>
          <w:rFonts w:ascii="Arial" w:hAnsi="Arial" w:cs="Arial"/>
        </w:rPr>
        <w:t>rose</w:t>
      </w:r>
      <w:r w:rsidR="00551E9B">
        <w:rPr>
          <w:rFonts w:ascii="Arial" w:hAnsi="Arial" w:cs="Arial"/>
        </w:rPr>
        <w:t xml:space="preserve"> 78% (-21–301%; 95% CL) more than </w:t>
      </w:r>
      <w:proofErr w:type="spellStart"/>
      <w:r w:rsidR="00551E9B">
        <w:rPr>
          <w:rFonts w:ascii="Arial" w:hAnsi="Arial" w:cs="Arial"/>
        </w:rPr>
        <w:t>PFPeA</w:t>
      </w:r>
      <w:proofErr w:type="spellEnd"/>
      <w:r w:rsidR="00551E9B">
        <w:rPr>
          <w:rFonts w:ascii="Arial" w:hAnsi="Arial" w:cs="Arial"/>
        </w:rPr>
        <w:t xml:space="preserve"> high </w:t>
      </w:r>
      <w:r w:rsidR="008605B2">
        <w:rPr>
          <w:rFonts w:ascii="Arial" w:hAnsi="Arial" w:cs="Arial"/>
        </w:rPr>
        <w:t>(Z</w:t>
      </w:r>
      <w:r w:rsidR="008605B2">
        <w:rPr>
          <w:rFonts w:ascii="Arial" w:hAnsi="Arial" w:cs="Arial"/>
          <w:vertAlign w:val="subscript"/>
        </w:rPr>
        <w:t>15,48</w:t>
      </w:r>
      <w:r w:rsidR="008605B2">
        <w:rPr>
          <w:rFonts w:ascii="Arial" w:hAnsi="Arial" w:cs="Arial"/>
        </w:rPr>
        <w:t xml:space="preserve"> = 1.40; </w:t>
      </w:r>
      <w:r w:rsidR="008605B2">
        <w:rPr>
          <w:rFonts w:ascii="Arial" w:hAnsi="Arial" w:cs="Arial"/>
          <w:i/>
          <w:iCs/>
        </w:rPr>
        <w:t>p</w:t>
      </w:r>
      <w:r w:rsidR="008605B2">
        <w:rPr>
          <w:rFonts w:ascii="Arial" w:hAnsi="Arial" w:cs="Arial"/>
        </w:rPr>
        <w:t xml:space="preserve"> = 0.16)</w:t>
      </w:r>
      <w:r w:rsidR="007A6AFC">
        <w:rPr>
          <w:rFonts w:ascii="Arial" w:hAnsi="Arial" w:cs="Arial"/>
        </w:rPr>
        <w:t xml:space="preserve">, while </w:t>
      </w:r>
      <w:r w:rsidR="008605B2">
        <w:rPr>
          <w:rFonts w:ascii="Arial" w:hAnsi="Arial" w:cs="Arial"/>
        </w:rPr>
        <w:t>Cd low</w:t>
      </w:r>
      <w:r w:rsidR="00551E9B">
        <w:rPr>
          <w:rFonts w:ascii="Arial" w:hAnsi="Arial" w:cs="Arial"/>
        </w:rPr>
        <w:t xml:space="preserve"> (Z</w:t>
      </w:r>
      <w:r w:rsidR="00551E9B">
        <w:rPr>
          <w:rFonts w:ascii="Arial" w:hAnsi="Arial" w:cs="Arial"/>
          <w:vertAlign w:val="subscript"/>
        </w:rPr>
        <w:t>15,48</w:t>
      </w:r>
      <w:r w:rsidR="00551E9B">
        <w:rPr>
          <w:rFonts w:ascii="Arial" w:hAnsi="Arial" w:cs="Arial"/>
        </w:rPr>
        <w:t xml:space="preserve"> = 1.75; </w:t>
      </w:r>
      <w:r w:rsidR="00551E9B">
        <w:rPr>
          <w:rFonts w:ascii="Arial" w:hAnsi="Arial" w:cs="Arial"/>
          <w:i/>
          <w:iCs/>
        </w:rPr>
        <w:t>p</w:t>
      </w:r>
      <w:r w:rsidR="00551E9B">
        <w:rPr>
          <w:rFonts w:ascii="Arial" w:hAnsi="Arial" w:cs="Arial"/>
        </w:rPr>
        <w:t xml:space="preserve"> = 0.080) and Cd high (Z</w:t>
      </w:r>
      <w:r w:rsidR="00551E9B">
        <w:rPr>
          <w:rFonts w:ascii="Arial" w:hAnsi="Arial" w:cs="Arial"/>
          <w:vertAlign w:val="subscript"/>
        </w:rPr>
        <w:t>15,48</w:t>
      </w:r>
      <w:r w:rsidR="00551E9B">
        <w:rPr>
          <w:rFonts w:ascii="Arial" w:hAnsi="Arial" w:cs="Arial"/>
        </w:rPr>
        <w:t xml:space="preserve"> = 1.95; </w:t>
      </w:r>
      <w:r w:rsidR="00551E9B">
        <w:rPr>
          <w:rFonts w:ascii="Arial" w:hAnsi="Arial" w:cs="Arial"/>
          <w:i/>
          <w:iCs/>
        </w:rPr>
        <w:t>p</w:t>
      </w:r>
      <w:r w:rsidR="00551E9B">
        <w:rPr>
          <w:rFonts w:ascii="Arial" w:hAnsi="Arial" w:cs="Arial"/>
        </w:rPr>
        <w:t xml:space="preserve"> = 0.051) </w:t>
      </w:r>
      <w:r w:rsidR="007A6AFC">
        <w:rPr>
          <w:rFonts w:ascii="Arial" w:hAnsi="Arial" w:cs="Arial"/>
        </w:rPr>
        <w:t>groups</w:t>
      </w:r>
      <w:r w:rsidR="00551E9B">
        <w:rPr>
          <w:rFonts w:ascii="Arial" w:hAnsi="Arial" w:cs="Arial"/>
        </w:rPr>
        <w:t xml:space="preserve"> </w:t>
      </w:r>
      <w:r w:rsidR="007A6AFC">
        <w:rPr>
          <w:rFonts w:ascii="Arial" w:hAnsi="Arial" w:cs="Arial"/>
        </w:rPr>
        <w:t>rose</w:t>
      </w:r>
      <w:r w:rsidR="00551E9B">
        <w:rPr>
          <w:rFonts w:ascii="Arial" w:hAnsi="Arial" w:cs="Arial"/>
        </w:rPr>
        <w:t xml:space="preserve"> 94%</w:t>
      </w:r>
      <w:r w:rsidR="008605B2">
        <w:rPr>
          <w:rFonts w:ascii="Arial" w:hAnsi="Arial" w:cs="Arial"/>
        </w:rPr>
        <w:t xml:space="preserve"> </w:t>
      </w:r>
      <w:r w:rsidR="00551E9B">
        <w:rPr>
          <w:rFonts w:ascii="Arial" w:hAnsi="Arial" w:cs="Arial"/>
        </w:rPr>
        <w:t>(-8–307%</w:t>
      </w:r>
      <w:del w:id="702" w:author="Reviewer" w:date="2026-06-03T13:22:00Z" w16du:dateUtc="2026-06-03T18:22:00Z">
        <w:r w:rsidR="00551E9B" w:rsidDel="00C96E44">
          <w:rPr>
            <w:rFonts w:ascii="Arial" w:hAnsi="Arial" w:cs="Arial"/>
          </w:rPr>
          <w:delText>; 95% CL</w:delText>
        </w:r>
      </w:del>
      <w:r w:rsidR="00551E9B">
        <w:rPr>
          <w:rFonts w:ascii="Arial" w:hAnsi="Arial" w:cs="Arial"/>
        </w:rPr>
        <w:t>) and 127% (-1–418%</w:t>
      </w:r>
      <w:del w:id="703" w:author="Reviewer" w:date="2026-06-03T13:22:00Z" w16du:dateUtc="2026-06-03T18:22:00Z">
        <w:r w:rsidR="00551E9B" w:rsidDel="00C96E44">
          <w:rPr>
            <w:rFonts w:ascii="Arial" w:hAnsi="Arial" w:cs="Arial"/>
          </w:rPr>
          <w:delText>; 95% CL</w:delText>
        </w:r>
      </w:del>
      <w:r w:rsidR="00551E9B">
        <w:rPr>
          <w:rFonts w:ascii="Arial" w:hAnsi="Arial" w:cs="Arial"/>
        </w:rPr>
        <w:t>) more</w:t>
      </w:r>
      <w:r w:rsidR="007A6AFC">
        <w:rPr>
          <w:rFonts w:ascii="Arial" w:hAnsi="Arial" w:cs="Arial"/>
        </w:rPr>
        <w:t>, respectively</w:t>
      </w:r>
      <w:r w:rsidR="00266A8E">
        <w:rPr>
          <w:rFonts w:ascii="Arial" w:hAnsi="Arial" w:cs="Arial"/>
        </w:rPr>
        <w:t xml:space="preserve"> (Figure 4)</w:t>
      </w:r>
      <w:r w:rsidR="00551E9B">
        <w:rPr>
          <w:rFonts w:ascii="Arial" w:hAnsi="Arial" w:cs="Arial"/>
        </w:rPr>
        <w:t xml:space="preserve">. </w:t>
      </w:r>
      <w:proofErr w:type="spellStart"/>
      <w:r w:rsidR="00551E9B">
        <w:rPr>
          <w:rFonts w:ascii="Arial" w:hAnsi="Arial" w:cs="Arial"/>
        </w:rPr>
        <w:t>PFPeA</w:t>
      </w:r>
      <w:proofErr w:type="spellEnd"/>
      <w:r w:rsidR="00551E9B">
        <w:rPr>
          <w:rFonts w:ascii="Arial" w:hAnsi="Arial" w:cs="Arial"/>
        </w:rPr>
        <w:t xml:space="preserve"> low increased 173% (21–515%</w:t>
      </w:r>
      <w:del w:id="704" w:author="Reviewer" w:date="2026-06-03T13:22:00Z" w16du:dateUtc="2026-06-03T18:22:00Z">
        <w:r w:rsidR="00551E9B" w:rsidDel="00C96E44">
          <w:rPr>
            <w:rFonts w:ascii="Arial" w:hAnsi="Arial" w:cs="Arial"/>
          </w:rPr>
          <w:delText>; 95% CL</w:delText>
        </w:r>
      </w:del>
      <w:r w:rsidR="00551E9B">
        <w:rPr>
          <w:rFonts w:ascii="Arial" w:hAnsi="Arial" w:cs="Arial"/>
        </w:rPr>
        <w:t xml:space="preserve">) more than the </w:t>
      </w:r>
      <w:proofErr w:type="spellStart"/>
      <w:r w:rsidR="00551E9B">
        <w:rPr>
          <w:rFonts w:ascii="Arial" w:hAnsi="Arial" w:cs="Arial"/>
        </w:rPr>
        <w:t>PFPeA</w:t>
      </w:r>
      <w:proofErr w:type="spellEnd"/>
      <w:r w:rsidR="00551E9B">
        <w:rPr>
          <w:rFonts w:ascii="Arial" w:hAnsi="Arial" w:cs="Arial"/>
        </w:rPr>
        <w:t xml:space="preserve"> high group (Z</w:t>
      </w:r>
      <w:r w:rsidR="00551E9B">
        <w:rPr>
          <w:rFonts w:ascii="Arial" w:hAnsi="Arial" w:cs="Arial"/>
          <w:vertAlign w:val="subscript"/>
        </w:rPr>
        <w:t>15,48</w:t>
      </w:r>
      <w:r w:rsidR="00551E9B">
        <w:rPr>
          <w:rFonts w:ascii="Arial" w:hAnsi="Arial" w:cs="Arial"/>
        </w:rPr>
        <w:t xml:space="preserve"> = 2.42; </w:t>
      </w:r>
      <w:r w:rsidR="00551E9B">
        <w:rPr>
          <w:rFonts w:ascii="Arial" w:hAnsi="Arial" w:cs="Arial"/>
          <w:i/>
          <w:iCs/>
        </w:rPr>
        <w:t>p</w:t>
      </w:r>
      <w:r w:rsidR="00551E9B">
        <w:rPr>
          <w:rFonts w:ascii="Arial" w:hAnsi="Arial" w:cs="Arial"/>
        </w:rPr>
        <w:t xml:space="preserve"> = 0.016</w:t>
      </w:r>
      <w:r w:rsidR="00266A8E">
        <w:rPr>
          <w:rFonts w:ascii="Arial" w:hAnsi="Arial" w:cs="Arial"/>
        </w:rPr>
        <w:t>; Figure 4</w:t>
      </w:r>
      <w:r w:rsidR="00551E9B">
        <w:rPr>
          <w:rFonts w:ascii="Arial" w:hAnsi="Arial" w:cs="Arial"/>
        </w:rPr>
        <w:t>).</w:t>
      </w:r>
    </w:p>
    <w:p w14:paraId="20750E1E" w14:textId="4901ECCE" w:rsidR="00025F21" w:rsidRPr="00025F21" w:rsidRDefault="00025F21" w:rsidP="00207381">
      <w:pPr>
        <w:spacing w:line="480" w:lineRule="auto"/>
        <w:rPr>
          <w:rFonts w:ascii="Arial" w:hAnsi="Arial" w:cs="Arial"/>
          <w:i/>
          <w:iCs/>
        </w:rPr>
      </w:pPr>
      <w:r>
        <w:rPr>
          <w:rFonts w:ascii="Arial" w:hAnsi="Arial" w:cs="Arial"/>
          <w:i/>
          <w:iCs/>
        </w:rPr>
        <w:t xml:space="preserve">3.3.3. </w:t>
      </w:r>
      <w:ins w:id="705" w:author="Reviewer" w:date="2026-06-03T13:09:00Z" w16du:dateUtc="2026-06-03T18:09:00Z">
        <w:r w:rsidR="000B7276">
          <w:rPr>
            <w:rFonts w:ascii="Arial" w:hAnsi="Arial" w:cs="Arial"/>
            <w:i/>
            <w:iCs/>
          </w:rPr>
          <w:t>P</w:t>
        </w:r>
        <w:r w:rsidR="000B7276" w:rsidRPr="000B7276">
          <w:rPr>
            <w:rFonts w:ascii="Arial" w:hAnsi="Arial" w:cs="Arial"/>
            <w:i/>
            <w:iCs/>
          </w:rPr>
          <w:t xml:space="preserve">ost-salinity </w:t>
        </w:r>
        <w:r w:rsidR="000B7276">
          <w:rPr>
            <w:rFonts w:ascii="Arial" w:hAnsi="Arial" w:cs="Arial"/>
            <w:i/>
            <w:iCs/>
          </w:rPr>
          <w:t>exposure</w:t>
        </w:r>
        <w:r w:rsidR="000B7276" w:rsidRPr="000B7276">
          <w:rPr>
            <w:rFonts w:ascii="Arial" w:hAnsi="Arial" w:cs="Arial"/>
            <w:i/>
            <w:iCs/>
          </w:rPr>
          <w:t xml:space="preserve"> </w:t>
        </w:r>
      </w:ins>
      <w:del w:id="706" w:author="Reviewer" w:date="2026-06-03T13:09:00Z" w16du:dateUtc="2026-06-03T18:09:00Z">
        <w:r w:rsidR="00266A8E" w:rsidDel="000B7276">
          <w:rPr>
            <w:rFonts w:ascii="Arial" w:hAnsi="Arial" w:cs="Arial"/>
            <w:i/>
            <w:iCs/>
          </w:rPr>
          <w:delText xml:space="preserve">Recovery phase </w:delText>
        </w:r>
      </w:del>
      <w:r w:rsidR="00266A8E">
        <w:rPr>
          <w:rFonts w:ascii="Arial" w:hAnsi="Arial" w:cs="Arial"/>
          <w:i/>
          <w:iCs/>
        </w:rPr>
        <w:t>(b</w:t>
      </w:r>
      <w:r>
        <w:rPr>
          <w:rFonts w:ascii="Arial" w:hAnsi="Arial" w:cs="Arial"/>
          <w:i/>
          <w:iCs/>
        </w:rPr>
        <w:t xml:space="preserve">lood samples 3 </w:t>
      </w:r>
      <w:r w:rsidR="00266A8E">
        <w:rPr>
          <w:rFonts w:ascii="Arial" w:hAnsi="Arial" w:cs="Arial"/>
          <w:i/>
          <w:iCs/>
        </w:rPr>
        <w:t>vs.</w:t>
      </w:r>
      <w:r>
        <w:rPr>
          <w:rFonts w:ascii="Arial" w:hAnsi="Arial" w:cs="Arial"/>
          <w:i/>
          <w:iCs/>
        </w:rPr>
        <w:t xml:space="preserve"> 4</w:t>
      </w:r>
      <w:r w:rsidR="00266A8E">
        <w:rPr>
          <w:rFonts w:ascii="Arial" w:hAnsi="Arial" w:cs="Arial"/>
          <w:i/>
          <w:iCs/>
        </w:rPr>
        <w:t>)</w:t>
      </w:r>
    </w:p>
    <w:p w14:paraId="5B7BCFC2" w14:textId="7F3D93A6" w:rsidR="00266A8E" w:rsidRDefault="00266A8E" w:rsidP="00207381">
      <w:pPr>
        <w:spacing w:line="480" w:lineRule="auto"/>
        <w:ind w:firstLine="720"/>
        <w:rPr>
          <w:rFonts w:ascii="Arial" w:hAnsi="Arial" w:cs="Arial"/>
        </w:rPr>
      </w:pPr>
      <w:r>
        <w:rPr>
          <w:rFonts w:ascii="Arial" w:hAnsi="Arial" w:cs="Arial"/>
        </w:rPr>
        <w:t xml:space="preserve">By day 22, NLR declined in all groups except </w:t>
      </w:r>
      <w:proofErr w:type="spellStart"/>
      <w:r>
        <w:rPr>
          <w:rFonts w:ascii="Arial" w:hAnsi="Arial" w:cs="Arial"/>
        </w:rPr>
        <w:t>PFPeA</w:t>
      </w:r>
      <w:proofErr w:type="spellEnd"/>
      <w:r>
        <w:rPr>
          <w:rFonts w:ascii="Arial" w:hAnsi="Arial" w:cs="Arial"/>
        </w:rPr>
        <w:t xml:space="preserve"> high</w:t>
      </w:r>
      <w:r w:rsidR="00C30F28">
        <w:rPr>
          <w:rFonts w:ascii="Arial" w:hAnsi="Arial" w:cs="Arial"/>
        </w:rPr>
        <w:t xml:space="preserve"> (Table </w:t>
      </w:r>
      <w:ins w:id="707" w:author="Reviewer" w:date="2026-06-03T12:09:00Z" w16du:dateUtc="2026-06-03T17:09:00Z">
        <w:r w:rsidR="007F1402">
          <w:rPr>
            <w:rFonts w:ascii="Arial" w:hAnsi="Arial" w:cs="Arial"/>
          </w:rPr>
          <w:t>4</w:t>
        </w:r>
      </w:ins>
      <w:del w:id="708" w:author="Reviewer" w:date="2026-06-03T12:09:00Z" w16du:dateUtc="2026-06-03T17:09:00Z">
        <w:r w:rsidR="00C30F28" w:rsidDel="007F1402">
          <w:rPr>
            <w:rFonts w:ascii="Arial" w:hAnsi="Arial" w:cs="Arial"/>
          </w:rPr>
          <w:delText>3</w:delText>
        </w:r>
      </w:del>
      <w:r w:rsidR="00C30F28">
        <w:rPr>
          <w:rFonts w:ascii="Arial" w:hAnsi="Arial" w:cs="Arial"/>
        </w:rPr>
        <w:t>; Figure 4).</w:t>
      </w:r>
      <w:r w:rsidR="00FE700C">
        <w:rPr>
          <w:rFonts w:ascii="Arial" w:hAnsi="Arial" w:cs="Arial"/>
        </w:rPr>
        <w:t xml:space="preserve"> </w:t>
      </w:r>
      <w:r>
        <w:rPr>
          <w:rFonts w:ascii="Arial" w:hAnsi="Arial" w:cs="Arial"/>
        </w:rPr>
        <w:t xml:space="preserve">NLR in the </w:t>
      </w:r>
      <w:proofErr w:type="spellStart"/>
      <w:r w:rsidR="00802505">
        <w:rPr>
          <w:rFonts w:ascii="Arial" w:hAnsi="Arial" w:cs="Arial"/>
        </w:rPr>
        <w:t>PFPeA</w:t>
      </w:r>
      <w:proofErr w:type="spellEnd"/>
      <w:r w:rsidR="00802505">
        <w:rPr>
          <w:rFonts w:ascii="Arial" w:hAnsi="Arial" w:cs="Arial"/>
        </w:rPr>
        <w:t xml:space="preserve"> high</w:t>
      </w:r>
      <w:r>
        <w:rPr>
          <w:rFonts w:ascii="Arial" w:hAnsi="Arial" w:cs="Arial"/>
        </w:rPr>
        <w:t xml:space="preserve"> group continued to </w:t>
      </w:r>
      <w:del w:id="709" w:author="Reviewer" w:date="2026-06-03T13:25:00Z" w16du:dateUtc="2026-06-03T18:25:00Z">
        <w:r w:rsidDel="00F8281B">
          <w:rPr>
            <w:rFonts w:ascii="Arial" w:hAnsi="Arial" w:cs="Arial"/>
          </w:rPr>
          <w:delText>rise</w:delText>
        </w:r>
      </w:del>
      <w:ins w:id="710" w:author="Reviewer" w:date="2026-06-03T13:25:00Z" w16du:dateUtc="2026-06-03T18:25:00Z">
        <w:r w:rsidR="00F8281B">
          <w:rPr>
            <w:rFonts w:ascii="Arial" w:hAnsi="Arial" w:cs="Arial"/>
          </w:rPr>
          <w:t>exhibit elevated NLR values</w:t>
        </w:r>
      </w:ins>
      <w:ins w:id="711" w:author="Reviewer" w:date="2026-06-03T13:11:00Z" w16du:dateUtc="2026-06-03T18:11:00Z">
        <w:r w:rsidR="000B7276">
          <w:rPr>
            <w:rFonts w:ascii="Arial" w:hAnsi="Arial" w:cs="Arial"/>
          </w:rPr>
          <w:t>, and was</w:t>
        </w:r>
      </w:ins>
      <w:del w:id="712" w:author="Reviewer" w:date="2026-06-03T13:11:00Z" w16du:dateUtc="2026-06-03T18:11:00Z">
        <w:r w:rsidDel="000B7276">
          <w:rPr>
            <w:rFonts w:ascii="Arial" w:hAnsi="Arial" w:cs="Arial"/>
          </w:rPr>
          <w:delText xml:space="preserve"> by</w:delText>
        </w:r>
      </w:del>
      <w:r w:rsidR="00802505">
        <w:rPr>
          <w:rFonts w:ascii="Arial" w:hAnsi="Arial" w:cs="Arial"/>
        </w:rPr>
        <w:t xml:space="preserve"> </w:t>
      </w:r>
      <w:r w:rsidR="00511F43">
        <w:rPr>
          <w:rFonts w:ascii="Arial" w:hAnsi="Arial" w:cs="Arial"/>
        </w:rPr>
        <w:t>271% (75–688%; 95% CL), 223% (42–635%</w:t>
      </w:r>
      <w:del w:id="713" w:author="Reviewer" w:date="2026-06-03T13:22:00Z" w16du:dateUtc="2026-06-03T18:22:00Z">
        <w:r w:rsidR="00511F43" w:rsidDel="00C96E44">
          <w:rPr>
            <w:rFonts w:ascii="Arial" w:hAnsi="Arial" w:cs="Arial"/>
          </w:rPr>
          <w:delText>; 95% CL</w:delText>
        </w:r>
      </w:del>
      <w:r w:rsidR="00511F43">
        <w:rPr>
          <w:rFonts w:ascii="Arial" w:hAnsi="Arial" w:cs="Arial"/>
        </w:rPr>
        <w:t xml:space="preserve">), </w:t>
      </w:r>
      <w:del w:id="714" w:author="Reviewer" w:date="2026-06-03T13:13:00Z" w16du:dateUtc="2026-06-03T18:13:00Z">
        <w:r w:rsidR="00511F43" w:rsidDel="000B7276">
          <w:rPr>
            <w:rFonts w:ascii="Arial" w:hAnsi="Arial" w:cs="Arial"/>
          </w:rPr>
          <w:delText xml:space="preserve">and </w:delText>
        </w:r>
      </w:del>
      <w:r w:rsidR="00511F43">
        <w:rPr>
          <w:rFonts w:ascii="Arial" w:hAnsi="Arial" w:cs="Arial"/>
        </w:rPr>
        <w:t>526% (176–1319%</w:t>
      </w:r>
      <w:del w:id="715" w:author="Reviewer" w:date="2026-06-03T13:22:00Z" w16du:dateUtc="2026-06-03T18:22:00Z">
        <w:r w:rsidR="00511F43" w:rsidDel="00C96E44">
          <w:rPr>
            <w:rFonts w:ascii="Arial" w:hAnsi="Arial" w:cs="Arial"/>
          </w:rPr>
          <w:delText>; 95% CL</w:delText>
        </w:r>
      </w:del>
      <w:r w:rsidR="00511F43">
        <w:rPr>
          <w:rFonts w:ascii="Arial" w:hAnsi="Arial" w:cs="Arial"/>
        </w:rPr>
        <w:t>)</w:t>
      </w:r>
      <w:ins w:id="716" w:author="Reviewer" w:date="2026-06-03T13:13:00Z" w16du:dateUtc="2026-06-03T18:13:00Z">
        <w:r w:rsidR="000B7276">
          <w:rPr>
            <w:rFonts w:ascii="Arial" w:hAnsi="Arial" w:cs="Arial"/>
          </w:rPr>
          <w:t xml:space="preserve">, and </w:t>
        </w:r>
      </w:ins>
      <w:del w:id="717" w:author="Reviewer" w:date="2026-06-03T13:13:00Z" w16du:dateUtc="2026-06-03T18:13:00Z">
        <w:r w:rsidR="00802505" w:rsidDel="000B7276">
          <w:rPr>
            <w:rFonts w:ascii="Arial" w:hAnsi="Arial" w:cs="Arial"/>
          </w:rPr>
          <w:delText xml:space="preserve"> </w:delText>
        </w:r>
      </w:del>
      <w:ins w:id="718" w:author="Reviewer" w:date="2026-06-03T13:13:00Z" w16du:dateUtc="2026-06-03T18:13:00Z">
        <w:r w:rsidR="000B7276">
          <w:rPr>
            <w:rFonts w:ascii="Arial" w:hAnsi="Arial" w:cs="Arial"/>
          </w:rPr>
          <w:t xml:space="preserve">123% (-2–407%) </w:t>
        </w:r>
      </w:ins>
      <w:del w:id="719" w:author="Reviewer" w:date="2026-06-03T13:12:00Z" w16du:dateUtc="2026-06-03T18:12:00Z">
        <w:r w:rsidR="00802505" w:rsidDel="000B7276">
          <w:rPr>
            <w:rFonts w:ascii="Arial" w:hAnsi="Arial" w:cs="Arial"/>
          </w:rPr>
          <w:delText xml:space="preserve">more </w:delText>
        </w:r>
      </w:del>
      <w:ins w:id="720" w:author="Reviewer" w:date="2026-06-03T13:12:00Z" w16du:dateUtc="2026-06-03T18:12:00Z">
        <w:r w:rsidR="000B7276">
          <w:rPr>
            <w:rFonts w:ascii="Arial" w:hAnsi="Arial" w:cs="Arial"/>
          </w:rPr>
          <w:t xml:space="preserve">greater </w:t>
        </w:r>
      </w:ins>
      <w:r w:rsidR="00802505">
        <w:rPr>
          <w:rFonts w:ascii="Arial" w:hAnsi="Arial" w:cs="Arial"/>
        </w:rPr>
        <w:t>than Cd low (Z</w:t>
      </w:r>
      <w:r w:rsidR="00802505">
        <w:rPr>
          <w:rFonts w:ascii="Arial" w:hAnsi="Arial" w:cs="Arial"/>
          <w:vertAlign w:val="subscript"/>
        </w:rPr>
        <w:t>15,48</w:t>
      </w:r>
      <w:r w:rsidR="00802505">
        <w:rPr>
          <w:rFonts w:ascii="Arial" w:hAnsi="Arial" w:cs="Arial"/>
        </w:rPr>
        <w:t xml:space="preserve"> = 3.42; </w:t>
      </w:r>
      <w:r w:rsidR="00802505">
        <w:rPr>
          <w:rFonts w:ascii="Arial" w:hAnsi="Arial" w:cs="Arial"/>
          <w:i/>
          <w:iCs/>
        </w:rPr>
        <w:t>p</w:t>
      </w:r>
      <w:r w:rsidR="00802505">
        <w:rPr>
          <w:rFonts w:ascii="Arial" w:hAnsi="Arial" w:cs="Arial"/>
        </w:rPr>
        <w:t xml:space="preserve"> &lt; 0.001), Cd high (Z</w:t>
      </w:r>
      <w:r w:rsidR="00802505">
        <w:rPr>
          <w:rFonts w:ascii="Arial" w:hAnsi="Arial" w:cs="Arial"/>
          <w:vertAlign w:val="subscript"/>
        </w:rPr>
        <w:t>15,48</w:t>
      </w:r>
      <w:r w:rsidR="00802505">
        <w:rPr>
          <w:rFonts w:ascii="Arial" w:hAnsi="Arial" w:cs="Arial"/>
        </w:rPr>
        <w:t xml:space="preserve"> = 2.80; </w:t>
      </w:r>
      <w:r w:rsidR="00802505">
        <w:rPr>
          <w:rFonts w:ascii="Arial" w:hAnsi="Arial" w:cs="Arial"/>
          <w:i/>
          <w:iCs/>
        </w:rPr>
        <w:t>p</w:t>
      </w:r>
      <w:r w:rsidR="00802505">
        <w:rPr>
          <w:rFonts w:ascii="Arial" w:hAnsi="Arial" w:cs="Arial"/>
        </w:rPr>
        <w:t xml:space="preserve"> = 0.0051), </w:t>
      </w:r>
      <w:del w:id="721" w:author="Reviewer" w:date="2026-06-03T13:13:00Z" w16du:dateUtc="2026-06-03T18:13:00Z">
        <w:r w:rsidR="00802505" w:rsidDel="000B7276">
          <w:rPr>
            <w:rFonts w:ascii="Arial" w:hAnsi="Arial" w:cs="Arial"/>
          </w:rPr>
          <w:delText xml:space="preserve">and </w:delText>
        </w:r>
      </w:del>
      <w:proofErr w:type="spellStart"/>
      <w:r w:rsidR="00802505">
        <w:rPr>
          <w:rFonts w:ascii="Arial" w:hAnsi="Arial" w:cs="Arial"/>
        </w:rPr>
        <w:t>PFPeA</w:t>
      </w:r>
      <w:proofErr w:type="spellEnd"/>
      <w:r w:rsidR="00802505">
        <w:rPr>
          <w:rFonts w:ascii="Arial" w:hAnsi="Arial" w:cs="Arial"/>
        </w:rPr>
        <w:t xml:space="preserve"> low (Z</w:t>
      </w:r>
      <w:r w:rsidR="00802505">
        <w:rPr>
          <w:rFonts w:ascii="Arial" w:hAnsi="Arial" w:cs="Arial"/>
          <w:vertAlign w:val="subscript"/>
        </w:rPr>
        <w:t>15,48</w:t>
      </w:r>
      <w:r w:rsidR="00802505">
        <w:rPr>
          <w:rFonts w:ascii="Arial" w:hAnsi="Arial" w:cs="Arial"/>
        </w:rPr>
        <w:t xml:space="preserve"> = 4.40; </w:t>
      </w:r>
      <w:r w:rsidR="00802505">
        <w:rPr>
          <w:rFonts w:ascii="Arial" w:hAnsi="Arial" w:cs="Arial"/>
          <w:i/>
          <w:iCs/>
        </w:rPr>
        <w:t>p</w:t>
      </w:r>
      <w:r w:rsidR="00802505">
        <w:rPr>
          <w:rFonts w:ascii="Arial" w:hAnsi="Arial" w:cs="Arial"/>
        </w:rPr>
        <w:t xml:space="preserve"> &lt; 0.001</w:t>
      </w:r>
      <w:ins w:id="722" w:author="Reviewer" w:date="2026-06-03T13:14:00Z" w16du:dateUtc="2026-06-03T18:14:00Z">
        <w:r w:rsidR="000B7276">
          <w:rPr>
            <w:rFonts w:ascii="Arial" w:hAnsi="Arial" w:cs="Arial"/>
          </w:rPr>
          <w:t>)</w:t>
        </w:r>
      </w:ins>
      <w:del w:id="723" w:author="Reviewer" w:date="2026-06-03T13:14:00Z" w16du:dateUtc="2026-06-03T18:14:00Z">
        <w:r w:rsidR="00802505" w:rsidDel="000B7276">
          <w:rPr>
            <w:rFonts w:ascii="Arial" w:hAnsi="Arial" w:cs="Arial"/>
          </w:rPr>
          <w:delText>)</w:delText>
        </w:r>
        <w:r w:rsidR="00511F43" w:rsidDel="000B7276">
          <w:rPr>
            <w:rFonts w:ascii="Arial" w:hAnsi="Arial" w:cs="Arial"/>
          </w:rPr>
          <w:delText>, respectively</w:delText>
        </w:r>
        <w:r w:rsidR="00802505" w:rsidDel="000B7276">
          <w:rPr>
            <w:rFonts w:ascii="Arial" w:hAnsi="Arial" w:cs="Arial"/>
          </w:rPr>
          <w:delText xml:space="preserve">. </w:delText>
        </w:r>
        <w:r w:rsidR="00511F43" w:rsidDel="000B7276">
          <w:rPr>
            <w:rFonts w:ascii="Arial" w:hAnsi="Arial" w:cs="Arial"/>
          </w:rPr>
          <w:delText xml:space="preserve">NLR in PFPeA high </w:delText>
        </w:r>
        <w:r w:rsidDel="000B7276">
          <w:rPr>
            <w:rFonts w:ascii="Arial" w:hAnsi="Arial" w:cs="Arial"/>
          </w:rPr>
          <w:delText>fish was</w:delText>
        </w:r>
        <w:r w:rsidR="00511F43" w:rsidDel="000B7276">
          <w:rPr>
            <w:rFonts w:ascii="Arial" w:hAnsi="Arial" w:cs="Arial"/>
          </w:rPr>
          <w:delText xml:space="preserve"> </w:delText>
        </w:r>
      </w:del>
      <w:del w:id="724" w:author="Reviewer" w:date="2026-06-03T13:13:00Z" w16du:dateUtc="2026-06-03T18:13:00Z">
        <w:r w:rsidR="00511F43" w:rsidDel="000B7276">
          <w:rPr>
            <w:rFonts w:ascii="Arial" w:hAnsi="Arial" w:cs="Arial"/>
          </w:rPr>
          <w:delText>123% (-2–407%; 95% CL)</w:delText>
        </w:r>
        <w:r w:rsidDel="000B7276">
          <w:rPr>
            <w:rFonts w:ascii="Arial" w:hAnsi="Arial" w:cs="Arial"/>
          </w:rPr>
          <w:delText xml:space="preserve"> </w:delText>
        </w:r>
      </w:del>
      <w:del w:id="725" w:author="Reviewer" w:date="2026-06-03T13:14:00Z" w16du:dateUtc="2026-06-03T18:14:00Z">
        <w:r w:rsidDel="000B7276">
          <w:rPr>
            <w:rFonts w:ascii="Arial" w:hAnsi="Arial" w:cs="Arial"/>
          </w:rPr>
          <w:delText xml:space="preserve">greater than </w:delText>
        </w:r>
      </w:del>
      <w:ins w:id="726" w:author="Reviewer" w:date="2026-06-03T13:14:00Z" w16du:dateUtc="2026-06-03T18:14:00Z">
        <w:r w:rsidR="000B7276">
          <w:rPr>
            <w:rFonts w:ascii="Arial" w:hAnsi="Arial" w:cs="Arial"/>
          </w:rPr>
          <w:t xml:space="preserve">, and </w:t>
        </w:r>
      </w:ins>
      <w:ins w:id="727" w:author="Reviewer" w:date="2026-06-03T13:23:00Z" w16du:dateUtc="2026-06-03T18:23:00Z">
        <w:r w:rsidR="00C96E44">
          <w:rPr>
            <w:rFonts w:ascii="Arial" w:hAnsi="Arial" w:cs="Arial"/>
          </w:rPr>
          <w:t xml:space="preserve">the </w:t>
        </w:r>
      </w:ins>
      <w:del w:id="728" w:author="Reviewer" w:date="2026-06-03T13:14:00Z" w16du:dateUtc="2026-06-03T18:14:00Z">
        <w:r w:rsidDel="000B7276">
          <w:rPr>
            <w:rFonts w:ascii="Arial" w:hAnsi="Arial" w:cs="Arial"/>
          </w:rPr>
          <w:delText xml:space="preserve">the </w:delText>
        </w:r>
      </w:del>
      <w:r w:rsidR="00511F43">
        <w:rPr>
          <w:rFonts w:ascii="Arial" w:hAnsi="Arial" w:cs="Arial"/>
        </w:rPr>
        <w:t>control</w:t>
      </w:r>
      <w:del w:id="729" w:author="Reviewer" w:date="2026-06-03T13:14:00Z" w16du:dateUtc="2026-06-03T18:14:00Z">
        <w:r w:rsidR="00511F43" w:rsidDel="000B7276">
          <w:rPr>
            <w:rFonts w:ascii="Arial" w:hAnsi="Arial" w:cs="Arial"/>
          </w:rPr>
          <w:delText xml:space="preserve"> group</w:delText>
        </w:r>
      </w:del>
      <w:r w:rsidR="00247A31">
        <w:rPr>
          <w:rFonts w:ascii="Arial" w:hAnsi="Arial" w:cs="Arial"/>
        </w:rPr>
        <w:t xml:space="preserve"> </w:t>
      </w:r>
      <w:r w:rsidR="00511F43">
        <w:rPr>
          <w:rFonts w:ascii="Arial" w:hAnsi="Arial" w:cs="Arial"/>
        </w:rPr>
        <w:t>(Z</w:t>
      </w:r>
      <w:r w:rsidR="00511F43">
        <w:rPr>
          <w:rFonts w:ascii="Arial" w:hAnsi="Arial" w:cs="Arial"/>
          <w:vertAlign w:val="subscript"/>
        </w:rPr>
        <w:t>15,48</w:t>
      </w:r>
      <w:r w:rsidR="00511F43">
        <w:rPr>
          <w:rFonts w:ascii="Arial" w:hAnsi="Arial" w:cs="Arial"/>
        </w:rPr>
        <w:t xml:space="preserve"> = 1.92; </w:t>
      </w:r>
      <w:r w:rsidR="00511F43">
        <w:rPr>
          <w:rFonts w:ascii="Arial" w:hAnsi="Arial" w:cs="Arial"/>
          <w:i/>
          <w:iCs/>
        </w:rPr>
        <w:t>p</w:t>
      </w:r>
      <w:r w:rsidR="00511F43">
        <w:rPr>
          <w:rFonts w:ascii="Arial" w:hAnsi="Arial" w:cs="Arial"/>
        </w:rPr>
        <w:t xml:space="preserve"> = 0.054</w:t>
      </w:r>
      <w:del w:id="730" w:author="Reviewer" w:date="2026-06-03T13:14:00Z" w16du:dateUtc="2026-06-03T18:14:00Z">
        <w:r w:rsidR="00511F43" w:rsidDel="000B7276">
          <w:rPr>
            <w:rFonts w:ascii="Arial" w:hAnsi="Arial" w:cs="Arial"/>
          </w:rPr>
          <w:delText>;</w:delText>
        </w:r>
      </w:del>
      <w:ins w:id="731" w:author="Reviewer" w:date="2026-06-03T13:14:00Z" w16du:dateUtc="2026-06-03T18:14:00Z">
        <w:r w:rsidR="000B7276">
          <w:rPr>
            <w:rFonts w:ascii="Arial" w:hAnsi="Arial" w:cs="Arial"/>
          </w:rPr>
          <w:t>), respectively</w:t>
        </w:r>
      </w:ins>
      <w:r w:rsidR="00511F43">
        <w:rPr>
          <w:rFonts w:ascii="Arial" w:hAnsi="Arial" w:cs="Arial"/>
        </w:rPr>
        <w:t xml:space="preserve"> </w:t>
      </w:r>
      <w:ins w:id="732" w:author="Reviewer" w:date="2026-06-03T13:14:00Z" w16du:dateUtc="2026-06-03T18:14:00Z">
        <w:r w:rsidR="000B7276">
          <w:rPr>
            <w:rFonts w:ascii="Arial" w:hAnsi="Arial" w:cs="Arial"/>
          </w:rPr>
          <w:t>(</w:t>
        </w:r>
      </w:ins>
      <w:r w:rsidR="00511F43">
        <w:rPr>
          <w:rFonts w:ascii="Arial" w:hAnsi="Arial" w:cs="Arial"/>
        </w:rPr>
        <w:t xml:space="preserve">Figure 4). </w:t>
      </w:r>
    </w:p>
    <w:p w14:paraId="01377D82" w14:textId="14EAE2AB" w:rsidR="008D4890" w:rsidRDefault="008B42F9" w:rsidP="00207381">
      <w:pPr>
        <w:spacing w:line="480" w:lineRule="auto"/>
        <w:ind w:firstLine="720"/>
        <w:rPr>
          <w:rFonts w:ascii="Arial" w:eastAsia="Times New Roman" w:hAnsi="Arial" w:cs="Arial"/>
          <w:color w:val="000000"/>
          <w:kern w:val="0"/>
          <w14:ligatures w14:val="none"/>
        </w:rPr>
      </w:pPr>
      <w:r>
        <w:rPr>
          <w:rFonts w:ascii="Arial" w:hAnsi="Arial" w:cs="Arial"/>
        </w:rPr>
        <w:t>At the end of the study</w:t>
      </w:r>
      <w:r w:rsidR="0056648E">
        <w:rPr>
          <w:rFonts w:ascii="Arial" w:hAnsi="Arial" w:cs="Arial"/>
        </w:rPr>
        <w:t>,</w:t>
      </w:r>
      <w:r>
        <w:rPr>
          <w:rFonts w:ascii="Arial" w:hAnsi="Arial" w:cs="Arial"/>
        </w:rPr>
        <w:t xml:space="preserve"> </w:t>
      </w:r>
      <w:r w:rsidR="00266A8E">
        <w:rPr>
          <w:rFonts w:ascii="Arial" w:hAnsi="Arial" w:cs="Arial"/>
        </w:rPr>
        <w:t xml:space="preserve">NLR remained significantly higher in the </w:t>
      </w:r>
      <w:proofErr w:type="spellStart"/>
      <w:r>
        <w:rPr>
          <w:rFonts w:ascii="Arial" w:hAnsi="Arial" w:cs="Arial"/>
        </w:rPr>
        <w:t>PFPeA</w:t>
      </w:r>
      <w:proofErr w:type="spellEnd"/>
      <w:r>
        <w:rPr>
          <w:rFonts w:ascii="Arial" w:hAnsi="Arial" w:cs="Arial"/>
        </w:rPr>
        <w:t xml:space="preserve"> high</w:t>
      </w:r>
      <w:r w:rsidR="00266A8E">
        <w:rPr>
          <w:rFonts w:ascii="Arial" w:hAnsi="Arial" w:cs="Arial"/>
        </w:rPr>
        <w:t xml:space="preserve"> </w:t>
      </w:r>
      <w:r>
        <w:rPr>
          <w:rFonts w:ascii="Arial" w:hAnsi="Arial" w:cs="Arial"/>
        </w:rPr>
        <w:t>bass</w:t>
      </w:r>
      <w:r w:rsidR="00266A8E">
        <w:rPr>
          <w:rFonts w:ascii="Arial" w:hAnsi="Arial" w:cs="Arial"/>
        </w:rPr>
        <w:t xml:space="preserve"> than in all other treatments </w:t>
      </w:r>
      <w:r>
        <w:rPr>
          <w:rFonts w:ascii="Arial" w:hAnsi="Arial" w:cs="Arial"/>
        </w:rPr>
        <w:t>(</w:t>
      </w:r>
      <w:r>
        <w:rPr>
          <w:rFonts w:ascii="Arial" w:hAnsi="Arial" w:cs="Arial"/>
          <w:i/>
          <w:iCs/>
        </w:rPr>
        <w:t xml:space="preserve">p </w:t>
      </w:r>
      <w:r>
        <w:rPr>
          <w:rFonts w:ascii="Arial" w:hAnsi="Arial" w:cs="Arial"/>
        </w:rPr>
        <w:t>&lt; 0.001</w:t>
      </w:r>
      <w:r w:rsidR="00266A8E">
        <w:rPr>
          <w:rFonts w:ascii="Arial" w:hAnsi="Arial" w:cs="Arial"/>
        </w:rPr>
        <w:t xml:space="preserve"> for all comparisons</w:t>
      </w:r>
      <w:r>
        <w:rPr>
          <w:rFonts w:ascii="Arial" w:hAnsi="Arial" w:cs="Arial"/>
        </w:rPr>
        <w:t>; Figure 4)</w:t>
      </w:r>
      <w:r w:rsidR="00266A8E">
        <w:rPr>
          <w:rFonts w:ascii="Arial" w:hAnsi="Arial" w:cs="Arial"/>
        </w:rPr>
        <w:t xml:space="preserve">. NLR values in the </w:t>
      </w:r>
      <w:r w:rsidR="00247A31">
        <w:rPr>
          <w:rFonts w:ascii="Arial" w:hAnsi="Arial" w:cs="Arial"/>
        </w:rPr>
        <w:t>control, Cd low, Cd high,</w:t>
      </w:r>
      <w:r w:rsidR="00266A8E">
        <w:rPr>
          <w:rFonts w:ascii="Arial" w:hAnsi="Arial" w:cs="Arial"/>
        </w:rPr>
        <w:t xml:space="preserve"> and</w:t>
      </w:r>
      <w:r w:rsidR="00247A31">
        <w:rPr>
          <w:rFonts w:ascii="Arial" w:hAnsi="Arial" w:cs="Arial"/>
        </w:rPr>
        <w:t xml:space="preserve"> </w:t>
      </w:r>
      <w:proofErr w:type="spellStart"/>
      <w:r w:rsidR="00247A31">
        <w:rPr>
          <w:rFonts w:ascii="Arial" w:hAnsi="Arial" w:cs="Arial"/>
        </w:rPr>
        <w:t>PFPeA</w:t>
      </w:r>
      <w:proofErr w:type="spellEnd"/>
      <w:r w:rsidR="00247A31">
        <w:rPr>
          <w:rFonts w:ascii="Arial" w:hAnsi="Arial" w:cs="Arial"/>
        </w:rPr>
        <w:t xml:space="preserve"> low</w:t>
      </w:r>
      <w:r w:rsidR="00266A8E">
        <w:rPr>
          <w:rFonts w:ascii="Arial" w:hAnsi="Arial" w:cs="Arial"/>
        </w:rPr>
        <w:t xml:space="preserve"> groups did not differ</w:t>
      </w:r>
      <w:r w:rsidR="00247A31">
        <w:rPr>
          <w:rFonts w:ascii="Arial" w:hAnsi="Arial" w:cs="Arial"/>
        </w:rPr>
        <w:t xml:space="preserve"> from each other (Figure 4)</w:t>
      </w:r>
      <w:r>
        <w:rPr>
          <w:rFonts w:ascii="Arial" w:hAnsi="Arial" w:cs="Arial"/>
        </w:rPr>
        <w:t>.</w:t>
      </w:r>
    </w:p>
    <w:p w14:paraId="549D6A89" w14:textId="659568F8" w:rsidR="008D4890" w:rsidRDefault="008D4890" w:rsidP="00207381">
      <w:pPr>
        <w:spacing w:line="480" w:lineRule="auto"/>
        <w:rPr>
          <w:rFonts w:ascii="Arial" w:hAnsi="Arial" w:cs="Arial"/>
        </w:rPr>
      </w:pPr>
    </w:p>
    <w:p w14:paraId="2B99D3D7" w14:textId="0E4313F4" w:rsidR="008B42F9" w:rsidRDefault="008B42F9" w:rsidP="00207381">
      <w:pPr>
        <w:spacing w:line="48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4</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Discussion</w:t>
      </w:r>
    </w:p>
    <w:p w14:paraId="72FB55FC" w14:textId="01615FFE" w:rsidR="00D8586B" w:rsidRPr="00D8586B" w:rsidRDefault="00D8586B"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lastRenderedPageBreak/>
        <w:t xml:space="preserve">4.1. </w:t>
      </w:r>
      <w:proofErr w:type="spellStart"/>
      <w:r w:rsidR="00797A47">
        <w:rPr>
          <w:rFonts w:ascii="Arial" w:eastAsia="Times New Roman" w:hAnsi="Arial" w:cs="Arial"/>
          <w:i/>
          <w:iCs/>
          <w:color w:val="000000"/>
          <w:kern w:val="0"/>
          <w14:ligatures w14:val="none"/>
        </w:rPr>
        <w:t>P</w:t>
      </w:r>
      <w:ins w:id="733" w:author="Reviewer" w:date="2026-06-03T14:05:00Z" w16du:dateUtc="2026-06-03T19:05:00Z">
        <w:r w:rsidR="000B29D5">
          <w:rPr>
            <w:rFonts w:ascii="Arial" w:eastAsia="Times New Roman" w:hAnsi="Arial" w:cs="Arial"/>
            <w:i/>
            <w:iCs/>
            <w:color w:val="000000"/>
            <w:kern w:val="0"/>
            <w14:ligatures w14:val="none"/>
          </w:rPr>
          <w:t>FPe</w:t>
        </w:r>
      </w:ins>
      <w:del w:id="734" w:author="Reviewer" w:date="2026-06-03T14:05:00Z" w16du:dateUtc="2026-06-03T19:05:00Z">
        <w:r w:rsidR="00797A47" w:rsidRPr="00797A47" w:rsidDel="000B29D5">
          <w:rPr>
            <w:rFonts w:ascii="Arial" w:eastAsia="Times New Roman" w:hAnsi="Arial" w:cs="Arial"/>
            <w:i/>
            <w:iCs/>
            <w:color w:val="000000"/>
            <w:kern w:val="0"/>
            <w14:ligatures w14:val="none"/>
          </w:rPr>
          <w:delText xml:space="preserve">erfluoropentanoic </w:delText>
        </w:r>
      </w:del>
      <w:r w:rsidR="006724AA">
        <w:rPr>
          <w:rFonts w:ascii="Arial" w:eastAsia="Times New Roman" w:hAnsi="Arial" w:cs="Arial"/>
          <w:i/>
          <w:iCs/>
          <w:color w:val="000000"/>
          <w:kern w:val="0"/>
          <w14:ligatures w14:val="none"/>
        </w:rPr>
        <w:t>A</w:t>
      </w:r>
      <w:proofErr w:type="spellEnd"/>
      <w:del w:id="735" w:author="Reviewer" w:date="2026-06-03T14:05:00Z" w16du:dateUtc="2026-06-03T19:05:00Z">
        <w:r w:rsidR="00797A47" w:rsidRPr="00797A47" w:rsidDel="000B29D5">
          <w:rPr>
            <w:rFonts w:ascii="Arial" w:eastAsia="Times New Roman" w:hAnsi="Arial" w:cs="Arial"/>
            <w:i/>
            <w:iCs/>
            <w:color w:val="000000"/>
            <w:kern w:val="0"/>
            <w14:ligatures w14:val="none"/>
          </w:rPr>
          <w:delText>cid</w:delText>
        </w:r>
      </w:del>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N</w:t>
      </w:r>
      <w:r>
        <w:rPr>
          <w:rFonts w:ascii="Arial" w:eastAsia="Times New Roman" w:hAnsi="Arial" w:cs="Arial"/>
          <w:i/>
          <w:iCs/>
          <w:color w:val="000000"/>
          <w:kern w:val="0"/>
          <w14:ligatures w14:val="none"/>
        </w:rPr>
        <w:t xml:space="preserve">ot </w:t>
      </w:r>
      <w:r w:rsidR="006724AA">
        <w:rPr>
          <w:rFonts w:ascii="Arial" w:eastAsia="Times New Roman" w:hAnsi="Arial" w:cs="Arial"/>
          <w:i/>
          <w:iCs/>
          <w:color w:val="000000"/>
          <w:kern w:val="0"/>
          <w14:ligatures w14:val="none"/>
        </w:rPr>
        <w:t>C</w:t>
      </w:r>
      <w:del w:id="736" w:author="Reviewer" w:date="2026-06-03T14:05:00Z" w16du:dateUtc="2026-06-03T19:05:00Z">
        <w:r w:rsidDel="000B29D5">
          <w:rPr>
            <w:rFonts w:ascii="Arial" w:eastAsia="Times New Roman" w:hAnsi="Arial" w:cs="Arial"/>
            <w:i/>
            <w:iCs/>
            <w:color w:val="000000"/>
            <w:kern w:val="0"/>
            <w14:ligatures w14:val="none"/>
          </w:rPr>
          <w:delText>a</w:delText>
        </w:r>
      </w:del>
      <w:r>
        <w:rPr>
          <w:rFonts w:ascii="Arial" w:eastAsia="Times New Roman" w:hAnsi="Arial" w:cs="Arial"/>
          <w:i/>
          <w:iCs/>
          <w:color w:val="000000"/>
          <w:kern w:val="0"/>
          <w14:ligatures w14:val="none"/>
        </w:rPr>
        <w:t>d</w:t>
      </w:r>
      <w:del w:id="737" w:author="Reviewer" w:date="2026-06-03T14:05:00Z" w16du:dateUtc="2026-06-03T19:05:00Z">
        <w:r w:rsidDel="000B29D5">
          <w:rPr>
            <w:rFonts w:ascii="Arial" w:eastAsia="Times New Roman" w:hAnsi="Arial" w:cs="Arial"/>
            <w:i/>
            <w:iCs/>
            <w:color w:val="000000"/>
            <w:kern w:val="0"/>
            <w14:ligatures w14:val="none"/>
          </w:rPr>
          <w:delText>mium</w:delText>
        </w:r>
      </w:del>
      <w:r>
        <w:rPr>
          <w:rFonts w:ascii="Arial" w:eastAsia="Times New Roman" w:hAnsi="Arial" w:cs="Arial"/>
          <w:i/>
          <w:iCs/>
          <w:color w:val="000000"/>
          <w:kern w:val="0"/>
          <w14:ligatures w14:val="none"/>
        </w:rPr>
        <w:t xml:space="preserve">, </w:t>
      </w:r>
      <w:del w:id="738" w:author="Reviewer" w:date="2026-06-03T14:05:00Z" w16du:dateUtc="2026-06-03T19:05:00Z">
        <w:r w:rsidR="006724AA" w:rsidDel="000B29D5">
          <w:rPr>
            <w:rFonts w:ascii="Arial" w:eastAsia="Times New Roman" w:hAnsi="Arial" w:cs="Arial"/>
            <w:i/>
            <w:iCs/>
            <w:color w:val="000000"/>
            <w:kern w:val="0"/>
            <w14:ligatures w14:val="none"/>
          </w:rPr>
          <w:delText>T</w:delText>
        </w:r>
        <w:r w:rsidDel="000B29D5">
          <w:rPr>
            <w:rFonts w:ascii="Arial" w:eastAsia="Times New Roman" w:hAnsi="Arial" w:cs="Arial"/>
            <w:i/>
            <w:iCs/>
            <w:color w:val="000000"/>
            <w:kern w:val="0"/>
            <w14:ligatures w14:val="none"/>
          </w:rPr>
          <w:delText xml:space="preserve">riggered </w:delText>
        </w:r>
      </w:del>
      <w:ins w:id="739" w:author="Reviewer" w:date="2026-06-03T14:05:00Z" w16du:dateUtc="2026-06-03T19:05:00Z">
        <w:r w:rsidR="000B29D5">
          <w:rPr>
            <w:rFonts w:ascii="Arial" w:eastAsia="Times New Roman" w:hAnsi="Arial" w:cs="Arial"/>
            <w:i/>
            <w:iCs/>
            <w:color w:val="000000"/>
            <w:kern w:val="0"/>
            <w14:ligatures w14:val="none"/>
          </w:rPr>
          <w:t xml:space="preserve">Altered </w:t>
        </w:r>
      </w:ins>
      <w:ins w:id="740" w:author="Reviewer" w:date="2026-06-03T14:06:00Z" w16du:dateUtc="2026-06-03T19:06:00Z">
        <w:r w:rsidR="000B29D5">
          <w:rPr>
            <w:rFonts w:ascii="Arial" w:eastAsia="Times New Roman" w:hAnsi="Arial" w:cs="Arial"/>
            <w:i/>
            <w:iCs/>
            <w:color w:val="000000"/>
            <w:kern w:val="0"/>
            <w14:ligatures w14:val="none"/>
          </w:rPr>
          <w:t>Leukocyte-Based</w:t>
        </w:r>
      </w:ins>
      <w:del w:id="741" w:author="Reviewer" w:date="2026-06-03T14:06:00Z" w16du:dateUtc="2026-06-03T19:06:00Z">
        <w:r w:rsidR="006724AA" w:rsidDel="000B29D5">
          <w:rPr>
            <w:rFonts w:ascii="Arial" w:eastAsia="Times New Roman" w:hAnsi="Arial" w:cs="Arial"/>
            <w:i/>
            <w:iCs/>
            <w:color w:val="000000"/>
            <w:kern w:val="0"/>
            <w14:ligatures w14:val="none"/>
          </w:rPr>
          <w:delText>B</w:delText>
        </w:r>
        <w:r w:rsidDel="000B29D5">
          <w:rPr>
            <w:rFonts w:ascii="Arial" w:eastAsia="Times New Roman" w:hAnsi="Arial" w:cs="Arial"/>
            <w:i/>
            <w:iCs/>
            <w:color w:val="000000"/>
            <w:kern w:val="0"/>
            <w14:ligatures w14:val="none"/>
          </w:rPr>
          <w:delText>ass</w:delText>
        </w:r>
      </w:del>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S</w:t>
      </w:r>
      <w:r>
        <w:rPr>
          <w:rFonts w:ascii="Arial" w:eastAsia="Times New Roman" w:hAnsi="Arial" w:cs="Arial"/>
          <w:i/>
          <w:iCs/>
          <w:color w:val="000000"/>
          <w:kern w:val="0"/>
          <w14:ligatures w14:val="none"/>
        </w:rPr>
        <w:t>tress</w:t>
      </w:r>
    </w:p>
    <w:p w14:paraId="4D99ECB5" w14:textId="472CD8FB" w:rsidR="00167D66" w:rsidRDefault="003E7284" w:rsidP="00D8586B">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In th</w:t>
      </w:r>
      <w:r w:rsidR="009A25A6">
        <w:rPr>
          <w:rFonts w:ascii="Arial" w:eastAsia="Times New Roman" w:hAnsi="Arial" w:cs="Arial"/>
          <w:color w:val="000000"/>
          <w:kern w:val="0"/>
          <w14:ligatures w14:val="none"/>
        </w:rPr>
        <w:t>is</w:t>
      </w:r>
      <w:r w:rsidRPr="003E7284">
        <w:rPr>
          <w:rFonts w:ascii="Arial" w:eastAsia="Times New Roman" w:hAnsi="Arial" w:cs="Arial"/>
          <w:color w:val="000000"/>
          <w:kern w:val="0"/>
          <w14:ligatures w14:val="none"/>
        </w:rPr>
        <w:t xml:space="preserve"> study, we </w:t>
      </w:r>
      <w:r w:rsidR="006D31C5">
        <w:rPr>
          <w:rFonts w:ascii="Arial" w:eastAsia="Times New Roman" w:hAnsi="Arial" w:cs="Arial"/>
          <w:color w:val="000000"/>
          <w:kern w:val="0"/>
          <w14:ligatures w14:val="none"/>
        </w:rPr>
        <w:t>evaluat</w:t>
      </w:r>
      <w:r w:rsidRPr="003E7284">
        <w:rPr>
          <w:rFonts w:ascii="Arial" w:eastAsia="Times New Roman" w:hAnsi="Arial" w:cs="Arial"/>
          <w:color w:val="000000"/>
          <w:kern w:val="0"/>
          <w14:ligatures w14:val="none"/>
        </w:rPr>
        <w:t xml:space="preserve">ed the </w:t>
      </w:r>
      <w:r w:rsidR="009A25A6">
        <w:rPr>
          <w:rFonts w:ascii="Arial" w:eastAsia="Times New Roman" w:hAnsi="Arial" w:cs="Arial"/>
          <w:color w:val="000000"/>
          <w:kern w:val="0"/>
          <w14:ligatures w14:val="none"/>
        </w:rPr>
        <w:t>effe</w:t>
      </w:r>
      <w:r w:rsidRPr="003E7284">
        <w:rPr>
          <w:rFonts w:ascii="Arial" w:eastAsia="Times New Roman" w:hAnsi="Arial" w:cs="Arial"/>
          <w:color w:val="000000"/>
          <w:kern w:val="0"/>
          <w14:ligatures w14:val="none"/>
        </w:rPr>
        <w:t>cts of two concerning</w:t>
      </w:r>
      <w:r w:rsidR="00710DD7">
        <w:rPr>
          <w:rFonts w:ascii="Arial" w:eastAsia="Times New Roman" w:hAnsi="Arial" w:cs="Arial"/>
          <w:color w:val="000000"/>
          <w:kern w:val="0"/>
          <w14:ligatures w14:val="none"/>
        </w:rPr>
        <w:t xml:space="preserve"> and</w:t>
      </w:r>
      <w:r w:rsidRPr="003E7284">
        <w:rPr>
          <w:rFonts w:ascii="Arial" w:eastAsia="Times New Roman" w:hAnsi="Arial" w:cs="Arial"/>
          <w:color w:val="000000"/>
          <w:kern w:val="0"/>
          <w14:ligatures w14:val="none"/>
        </w:rPr>
        <w:t xml:space="preserve"> persistent </w:t>
      </w:r>
      <w:del w:id="742" w:author="Reviewer" w:date="2026-06-03T14:07:00Z" w16du:dateUtc="2026-06-03T19:07:00Z">
        <w:r w:rsidRPr="003E7284" w:rsidDel="000B29D5">
          <w:rPr>
            <w:rFonts w:ascii="Arial" w:eastAsia="Times New Roman" w:hAnsi="Arial" w:cs="Arial"/>
            <w:color w:val="000000"/>
            <w:kern w:val="0"/>
            <w14:ligatures w14:val="none"/>
          </w:rPr>
          <w:delText>toxins</w:delText>
        </w:r>
      </w:del>
      <w:ins w:id="743" w:author="Reviewer" w:date="2026-06-03T14:07:00Z" w16du:dateUtc="2026-06-03T19:07:00Z">
        <w:r w:rsidR="000B29D5">
          <w:rPr>
            <w:rFonts w:ascii="Arial" w:eastAsia="Times New Roman" w:hAnsi="Arial" w:cs="Arial"/>
            <w:color w:val="000000"/>
            <w:kern w:val="0"/>
            <w14:ligatures w14:val="none"/>
          </w:rPr>
          <w:t>contaminants</w:t>
        </w:r>
      </w:ins>
      <w:r w:rsidRPr="003E7284">
        <w:rPr>
          <w:rFonts w:ascii="Arial" w:eastAsia="Times New Roman" w:hAnsi="Arial" w:cs="Arial"/>
          <w:color w:val="000000"/>
          <w:kern w:val="0"/>
          <w14:ligatures w14:val="none"/>
        </w:rPr>
        <w:t>—</w:t>
      </w:r>
      <w:r w:rsidR="00621C62">
        <w:rPr>
          <w:rFonts w:ascii="Arial" w:eastAsia="Times New Roman" w:hAnsi="Arial" w:cs="Arial"/>
          <w:color w:val="000000"/>
          <w:kern w:val="0"/>
          <w14:ligatures w14:val="none"/>
        </w:rPr>
        <w:t>cadmium</w:t>
      </w:r>
      <w:r w:rsidR="00167D66">
        <w:rPr>
          <w:rFonts w:ascii="Arial" w:eastAsia="Times New Roman" w:hAnsi="Arial" w:cs="Arial"/>
          <w:color w:val="000000"/>
          <w:kern w:val="0"/>
          <w14:ligatures w14:val="none"/>
        </w:rPr>
        <w:t xml:space="preserve"> (Cd)</w:t>
      </w:r>
      <w:r w:rsidRPr="003E7284">
        <w:rPr>
          <w:rFonts w:ascii="Arial" w:eastAsia="Times New Roman" w:hAnsi="Arial" w:cs="Arial"/>
          <w:color w:val="000000"/>
          <w:kern w:val="0"/>
          <w14:ligatures w14:val="none"/>
        </w:rPr>
        <w:t xml:space="preserve"> and</w:t>
      </w:r>
      <w:r w:rsidR="00167D66">
        <w:rPr>
          <w:rFonts w:ascii="Arial" w:eastAsia="Times New Roman" w:hAnsi="Arial" w:cs="Arial"/>
          <w:color w:val="000000"/>
          <w:kern w:val="0"/>
          <w14:ligatures w14:val="none"/>
        </w:rPr>
        <w:t xml:space="preserve"> perfluoropentanoic acid</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w:t>
      </w:r>
      <w:proofErr w:type="spellStart"/>
      <w:r w:rsidRPr="003E7284">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—at </w:t>
      </w:r>
      <w:r w:rsidR="006D31C5">
        <w:rPr>
          <w:rFonts w:ascii="Arial" w:eastAsia="Times New Roman" w:hAnsi="Arial" w:cs="Arial"/>
          <w:color w:val="000000"/>
          <w:kern w:val="0"/>
          <w14:ligatures w14:val="none"/>
        </w:rPr>
        <w:t>different</w:t>
      </w:r>
      <w:r w:rsidRPr="003E7284">
        <w:rPr>
          <w:rFonts w:ascii="Arial" w:eastAsia="Times New Roman" w:hAnsi="Arial" w:cs="Arial"/>
          <w:color w:val="000000"/>
          <w:kern w:val="0"/>
          <w14:ligatures w14:val="none"/>
        </w:rPr>
        <w:t xml:space="preserve"> exposure</w:t>
      </w:r>
      <w:r w:rsidR="009D0723">
        <w:rPr>
          <w:rFonts w:ascii="Arial" w:eastAsia="Times New Roman" w:hAnsi="Arial" w:cs="Arial"/>
          <w:color w:val="000000"/>
          <w:kern w:val="0"/>
          <w14:ligatures w14:val="none"/>
        </w:rPr>
        <w:t xml:space="preserve"> level</w:t>
      </w:r>
      <w:r w:rsidRPr="003E7284">
        <w:rPr>
          <w:rFonts w:ascii="Arial" w:eastAsia="Times New Roman" w:hAnsi="Arial" w:cs="Arial"/>
          <w:color w:val="000000"/>
          <w:kern w:val="0"/>
          <w14:ligatures w14:val="none"/>
        </w:rPr>
        <w:t xml:space="preserve">s on </w:t>
      </w:r>
      <w:del w:id="744" w:author="Reviewer" w:date="2026-06-04T07:19:00Z" w16du:dateUtc="2026-06-04T12:19:00Z">
        <w:r w:rsidR="009A25A6" w:rsidDel="00CE5AB6">
          <w:rPr>
            <w:rFonts w:ascii="Arial" w:eastAsia="Times New Roman" w:hAnsi="Arial" w:cs="Arial"/>
            <w:color w:val="000000"/>
            <w:kern w:val="0"/>
            <w14:ligatures w14:val="none"/>
          </w:rPr>
          <w:delText>the</w:delText>
        </w:r>
      </w:del>
      <w:ins w:id="745" w:author="Reviewer" w:date="2026-06-03T14:07:00Z" w16du:dateUtc="2026-06-03T19:07:00Z">
        <w:r w:rsidR="000B29D5">
          <w:rPr>
            <w:rFonts w:ascii="Arial" w:eastAsia="Times New Roman" w:hAnsi="Arial" w:cs="Arial"/>
            <w:color w:val="000000"/>
            <w:kern w:val="0"/>
            <w14:ligatures w14:val="none"/>
          </w:rPr>
          <w:t>leukocyte-based</w:t>
        </w:r>
      </w:ins>
      <w:r w:rsidR="009A25A6">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stress</w:t>
      </w:r>
      <w:r w:rsidR="009A25A6">
        <w:rPr>
          <w:rFonts w:ascii="Arial" w:eastAsia="Times New Roman" w:hAnsi="Arial" w:cs="Arial"/>
          <w:color w:val="000000"/>
          <w:kern w:val="0"/>
          <w14:ligatures w14:val="none"/>
        </w:rPr>
        <w:t xml:space="preserve"> response</w:t>
      </w:r>
      <w:ins w:id="746" w:author="Reviewer" w:date="2026-06-03T14:07:00Z" w16du:dateUtc="2026-06-03T19:07:00Z">
        <w:r w:rsidR="000B29D5">
          <w:rPr>
            <w:rFonts w:ascii="Arial" w:eastAsia="Times New Roman" w:hAnsi="Arial" w:cs="Arial"/>
            <w:color w:val="000000"/>
            <w:kern w:val="0"/>
            <w14:ligatures w14:val="none"/>
          </w:rPr>
          <w:t>s</w:t>
        </w:r>
      </w:ins>
      <w:r w:rsidRPr="003E7284">
        <w:rPr>
          <w:rFonts w:ascii="Arial" w:eastAsia="Times New Roman" w:hAnsi="Arial" w:cs="Arial"/>
          <w:color w:val="000000"/>
          <w:kern w:val="0"/>
          <w14:ligatures w14:val="none"/>
        </w:rPr>
        <w:t xml:space="preserve"> </w:t>
      </w:r>
      <w:del w:id="747" w:author="Reviewer" w:date="2026-06-03T14:07:00Z" w16du:dateUtc="2026-06-03T19:07:00Z">
        <w:r w:rsidR="00710DD7" w:rsidDel="000B29D5">
          <w:rPr>
            <w:rFonts w:ascii="Arial" w:eastAsia="Times New Roman" w:hAnsi="Arial" w:cs="Arial"/>
            <w:color w:val="000000"/>
            <w:kern w:val="0"/>
            <w14:ligatures w14:val="none"/>
          </w:rPr>
          <w:delText>of</w:delText>
        </w:r>
        <w:r w:rsidRPr="003E7284" w:rsidDel="000B29D5">
          <w:rPr>
            <w:rFonts w:ascii="Arial" w:eastAsia="Times New Roman" w:hAnsi="Arial" w:cs="Arial"/>
            <w:color w:val="000000"/>
            <w:kern w:val="0"/>
            <w14:ligatures w14:val="none"/>
          </w:rPr>
          <w:delText xml:space="preserve"> </w:delText>
        </w:r>
      </w:del>
      <w:ins w:id="748" w:author="Reviewer" w:date="2026-06-03T14:07:00Z" w16du:dateUtc="2026-06-03T19:07:00Z">
        <w:r w:rsidR="000B29D5">
          <w:rPr>
            <w:rFonts w:ascii="Arial" w:eastAsia="Times New Roman" w:hAnsi="Arial" w:cs="Arial"/>
            <w:color w:val="000000"/>
            <w:kern w:val="0"/>
            <w14:ligatures w14:val="none"/>
          </w:rPr>
          <w:t>in</w:t>
        </w:r>
        <w:r w:rsidR="000B29D5" w:rsidRPr="003E7284">
          <w:rPr>
            <w:rFonts w:ascii="Arial" w:eastAsia="Times New Roman" w:hAnsi="Arial" w:cs="Arial"/>
            <w:color w:val="000000"/>
            <w:kern w:val="0"/>
            <w14:ligatures w14:val="none"/>
          </w:rPr>
          <w:t xml:space="preserve"> </w:t>
        </w:r>
      </w:ins>
      <w:r w:rsidR="00247A31">
        <w:rPr>
          <w:rFonts w:ascii="Arial" w:eastAsia="Times New Roman" w:hAnsi="Arial" w:cs="Arial"/>
          <w:color w:val="000000"/>
          <w:kern w:val="0"/>
          <w14:ligatures w14:val="none"/>
        </w:rPr>
        <w:t>l</w:t>
      </w:r>
      <w:r w:rsidRPr="003E7284">
        <w:rPr>
          <w:rFonts w:ascii="Arial" w:eastAsia="Times New Roman" w:hAnsi="Arial" w:cs="Arial"/>
          <w:color w:val="000000"/>
          <w:kern w:val="0"/>
          <w14:ligatures w14:val="none"/>
        </w:rPr>
        <w:t xml:space="preserve">argemouth </w:t>
      </w:r>
      <w:r w:rsidR="00247A31">
        <w:rPr>
          <w:rFonts w:ascii="Arial" w:eastAsia="Times New Roman" w:hAnsi="Arial" w:cs="Arial"/>
          <w:color w:val="000000"/>
          <w:kern w:val="0"/>
          <w14:ligatures w14:val="none"/>
        </w:rPr>
        <w:t>b</w:t>
      </w:r>
      <w:r w:rsidRPr="003E7284">
        <w:rPr>
          <w:rFonts w:ascii="Arial" w:eastAsia="Times New Roman" w:hAnsi="Arial" w:cs="Arial"/>
          <w:color w:val="000000"/>
          <w:kern w:val="0"/>
          <w14:ligatures w14:val="none"/>
        </w:rPr>
        <w:t xml:space="preserve">ass before and after </w:t>
      </w:r>
      <w:r w:rsidR="00247A31">
        <w:rPr>
          <w:rFonts w:ascii="Arial" w:eastAsia="Times New Roman" w:hAnsi="Arial" w:cs="Arial"/>
          <w:color w:val="000000"/>
          <w:kern w:val="0"/>
          <w14:ligatures w14:val="none"/>
        </w:rPr>
        <w:t xml:space="preserve">exposure to </w:t>
      </w:r>
      <w:r w:rsidRPr="003E7284">
        <w:rPr>
          <w:rFonts w:ascii="Arial" w:eastAsia="Times New Roman" w:hAnsi="Arial" w:cs="Arial"/>
          <w:color w:val="000000"/>
          <w:kern w:val="0"/>
          <w14:ligatures w14:val="none"/>
        </w:rPr>
        <w:t xml:space="preserve">a </w:t>
      </w:r>
      <w:r w:rsidR="00247A31">
        <w:rPr>
          <w:rFonts w:ascii="Arial" w:eastAsia="Times New Roman" w:hAnsi="Arial" w:cs="Arial"/>
          <w:color w:val="000000"/>
          <w:kern w:val="0"/>
          <w14:ligatures w14:val="none"/>
        </w:rPr>
        <w:t>known</w:t>
      </w:r>
      <w:ins w:id="749" w:author="Reviewer" w:date="2026-06-03T14:08:00Z" w16du:dateUtc="2026-06-03T19:08:00Z">
        <w:r w:rsidR="000B29D5">
          <w:rPr>
            <w:rFonts w:ascii="Arial" w:eastAsia="Times New Roman" w:hAnsi="Arial" w:cs="Arial"/>
            <w:color w:val="000000"/>
            <w:kern w:val="0"/>
            <w14:ligatures w14:val="none"/>
          </w:rPr>
          <w:t xml:space="preserve"> environmental</w:t>
        </w:r>
      </w:ins>
      <w:r w:rsidR="00247A31">
        <w:rPr>
          <w:rFonts w:ascii="Arial" w:eastAsia="Times New Roman" w:hAnsi="Arial" w:cs="Arial"/>
          <w:color w:val="000000"/>
          <w:kern w:val="0"/>
          <w14:ligatures w14:val="none"/>
        </w:rPr>
        <w:t xml:space="preserve"> stressor</w:t>
      </w:r>
      <w:r w:rsidR="00AE1B47">
        <w:rPr>
          <w:rFonts w:ascii="Arial" w:eastAsia="Times New Roman" w:hAnsi="Arial" w:cs="Arial"/>
          <w:color w:val="000000"/>
          <w:kern w:val="0"/>
          <w14:ligatures w14:val="none"/>
        </w:rPr>
        <w:t xml:space="preserve">. </w:t>
      </w:r>
      <w:r w:rsidR="00215459">
        <w:rPr>
          <w:rFonts w:ascii="Arial" w:eastAsia="Times New Roman" w:hAnsi="Arial" w:cs="Arial"/>
          <w:color w:val="000000"/>
          <w:kern w:val="0"/>
          <w14:ligatures w14:val="none"/>
        </w:rPr>
        <w:t xml:space="preserve">Our findings are </w:t>
      </w:r>
      <w:r w:rsidR="00AE1B47">
        <w:rPr>
          <w:rFonts w:ascii="Arial" w:eastAsia="Times New Roman" w:hAnsi="Arial" w:cs="Arial"/>
          <w:color w:val="000000"/>
          <w:kern w:val="0"/>
          <w14:ligatures w14:val="none"/>
        </w:rPr>
        <w:t>important because</w:t>
      </w:r>
      <w:r w:rsidRPr="003E7284">
        <w:rPr>
          <w:rFonts w:ascii="Arial" w:eastAsia="Times New Roman" w:hAnsi="Arial" w:cs="Arial"/>
          <w:color w:val="000000"/>
          <w:kern w:val="0"/>
          <w14:ligatures w14:val="none"/>
        </w:rPr>
        <w:t xml:space="preserve"> little is known about</w:t>
      </w:r>
      <w:ins w:id="750" w:author="Reviewer" w:date="2026-06-03T14:08:00Z" w16du:dateUtc="2026-06-03T19:08:00Z">
        <w:r w:rsidR="000B29D5">
          <w:rPr>
            <w:rFonts w:ascii="Arial" w:eastAsia="Times New Roman" w:hAnsi="Arial" w:cs="Arial"/>
            <w:color w:val="000000"/>
            <w:kern w:val="0"/>
            <w14:ligatures w14:val="none"/>
          </w:rPr>
          <w:t xml:space="preserve"> how</w:t>
        </w:r>
      </w:ins>
      <w:r w:rsidRPr="003E7284">
        <w:rPr>
          <w:rFonts w:ascii="Arial" w:eastAsia="Times New Roman" w:hAnsi="Arial" w:cs="Arial"/>
          <w:color w:val="000000"/>
          <w:kern w:val="0"/>
          <w14:ligatures w14:val="none"/>
        </w:rPr>
        <w:t xml:space="preserve"> these </w:t>
      </w:r>
      <w:del w:id="751" w:author="Reviewer" w:date="2026-06-03T14:08:00Z" w16du:dateUtc="2026-06-03T19:08:00Z">
        <w:r w:rsidRPr="003E7284" w:rsidDel="000B29D5">
          <w:rPr>
            <w:rFonts w:ascii="Arial" w:eastAsia="Times New Roman" w:hAnsi="Arial" w:cs="Arial"/>
            <w:color w:val="000000"/>
            <w:kern w:val="0"/>
            <w14:ligatures w14:val="none"/>
          </w:rPr>
          <w:delText xml:space="preserve">toxins </w:delText>
        </w:r>
      </w:del>
      <w:ins w:id="752" w:author="Reviewer" w:date="2026-06-03T14:08:00Z" w16du:dateUtc="2026-06-03T19:08:00Z">
        <w:r w:rsidR="000B29D5">
          <w:rPr>
            <w:rFonts w:ascii="Arial" w:eastAsia="Times New Roman" w:hAnsi="Arial" w:cs="Arial"/>
            <w:color w:val="000000"/>
            <w:kern w:val="0"/>
            <w14:ligatures w14:val="none"/>
          </w:rPr>
          <w:t>contaminants</w:t>
        </w:r>
        <w:r w:rsidR="000B29D5" w:rsidRPr="003E7284">
          <w:rPr>
            <w:rFonts w:ascii="Arial" w:eastAsia="Times New Roman" w:hAnsi="Arial" w:cs="Arial"/>
            <w:color w:val="000000"/>
            <w:kern w:val="0"/>
            <w14:ligatures w14:val="none"/>
          </w:rPr>
          <w:t xml:space="preserve"> </w:t>
        </w:r>
      </w:ins>
      <w:del w:id="753" w:author="Reviewer" w:date="2026-06-03T14:09:00Z" w16du:dateUtc="2026-06-03T19:09:00Z">
        <w:r w:rsidRPr="003E7284" w:rsidDel="000B29D5">
          <w:rPr>
            <w:rFonts w:ascii="Arial" w:eastAsia="Times New Roman" w:hAnsi="Arial" w:cs="Arial"/>
            <w:color w:val="000000"/>
            <w:kern w:val="0"/>
            <w14:ligatures w14:val="none"/>
          </w:rPr>
          <w:delText xml:space="preserve">and </w:delText>
        </w:r>
        <w:r w:rsidR="006D31C5" w:rsidDel="000B29D5">
          <w:rPr>
            <w:rFonts w:ascii="Arial" w:eastAsia="Times New Roman" w:hAnsi="Arial" w:cs="Arial"/>
            <w:color w:val="000000"/>
            <w:kern w:val="0"/>
            <w14:ligatures w14:val="none"/>
          </w:rPr>
          <w:delText>their</w:delText>
        </w:r>
        <w:r w:rsidRPr="003E7284" w:rsidDel="000B29D5">
          <w:rPr>
            <w:rFonts w:ascii="Arial" w:eastAsia="Times New Roman" w:hAnsi="Arial" w:cs="Arial"/>
            <w:color w:val="000000"/>
            <w:kern w:val="0"/>
            <w14:ligatures w14:val="none"/>
          </w:rPr>
          <w:delText xml:space="preserve"> </w:delText>
        </w:r>
        <w:r w:rsidR="006D31C5" w:rsidDel="000B29D5">
          <w:rPr>
            <w:rFonts w:ascii="Arial" w:eastAsia="Times New Roman" w:hAnsi="Arial" w:cs="Arial"/>
            <w:color w:val="000000"/>
            <w:kern w:val="0"/>
            <w14:ligatures w14:val="none"/>
          </w:rPr>
          <w:delText>potential</w:delText>
        </w:r>
        <w:r w:rsidRPr="003E7284" w:rsidDel="000B29D5">
          <w:rPr>
            <w:rFonts w:ascii="Arial" w:eastAsia="Times New Roman" w:hAnsi="Arial" w:cs="Arial"/>
            <w:color w:val="000000"/>
            <w:kern w:val="0"/>
            <w14:ligatures w14:val="none"/>
          </w:rPr>
          <w:delText xml:space="preserve"> </w:delText>
        </w:r>
      </w:del>
      <w:r w:rsidR="006D31C5">
        <w:rPr>
          <w:rFonts w:ascii="Arial" w:eastAsia="Times New Roman" w:hAnsi="Arial" w:cs="Arial"/>
          <w:color w:val="000000"/>
          <w:kern w:val="0"/>
          <w14:ligatures w14:val="none"/>
        </w:rPr>
        <w:t>influence</w:t>
      </w:r>
      <w:r w:rsidRPr="003E7284">
        <w:rPr>
          <w:rFonts w:ascii="Arial" w:eastAsia="Times New Roman" w:hAnsi="Arial" w:cs="Arial"/>
          <w:color w:val="000000"/>
          <w:kern w:val="0"/>
          <w14:ligatures w14:val="none"/>
        </w:rPr>
        <w:t xml:space="preserve"> </w:t>
      </w:r>
      <w:ins w:id="754" w:author="Reviewer" w:date="2026-06-03T14:09:00Z" w16du:dateUtc="2026-06-03T19:09:00Z">
        <w:r w:rsidR="000B29D5">
          <w:rPr>
            <w:rFonts w:ascii="Arial" w:eastAsia="Times New Roman" w:hAnsi="Arial" w:cs="Arial"/>
            <w:color w:val="000000"/>
            <w:kern w:val="0"/>
            <w14:ligatures w14:val="none"/>
          </w:rPr>
          <w:t xml:space="preserve">physiological biomarkers commonly used </w:t>
        </w:r>
      </w:ins>
      <w:del w:id="755" w:author="Reviewer" w:date="2026-06-03T14:09:00Z" w16du:dateUtc="2026-06-03T19:09:00Z">
        <w:r w:rsidR="006D31C5" w:rsidDel="000B29D5">
          <w:rPr>
            <w:rFonts w:ascii="Arial" w:eastAsia="Times New Roman" w:hAnsi="Arial" w:cs="Arial"/>
            <w:color w:val="000000"/>
            <w:kern w:val="0"/>
            <w14:ligatures w14:val="none"/>
          </w:rPr>
          <w:delText>on</w:delText>
        </w:r>
        <w:r w:rsidR="00AE1B47" w:rsidDel="000B29D5">
          <w:rPr>
            <w:rFonts w:ascii="Arial" w:eastAsia="Times New Roman" w:hAnsi="Arial" w:cs="Arial"/>
            <w:color w:val="000000"/>
            <w:kern w:val="0"/>
            <w14:ligatures w14:val="none"/>
          </w:rPr>
          <w:delText xml:space="preserve"> </w:delText>
        </w:r>
      </w:del>
      <w:ins w:id="756" w:author="Reviewer" w:date="2026-06-03T14:09:00Z" w16du:dateUtc="2026-06-03T19:09:00Z">
        <w:r w:rsidR="000B29D5">
          <w:rPr>
            <w:rFonts w:ascii="Arial" w:eastAsia="Times New Roman" w:hAnsi="Arial" w:cs="Arial"/>
            <w:color w:val="000000"/>
            <w:kern w:val="0"/>
            <w14:ligatures w14:val="none"/>
          </w:rPr>
          <w:t xml:space="preserve">in </w:t>
        </w:r>
      </w:ins>
      <w:r w:rsidR="00AE1B47">
        <w:rPr>
          <w:rFonts w:ascii="Arial" w:eastAsia="Times New Roman" w:hAnsi="Arial" w:cs="Arial"/>
          <w:color w:val="000000"/>
          <w:kern w:val="0"/>
          <w14:ligatures w14:val="none"/>
        </w:rPr>
        <w:t>fish</w:t>
      </w:r>
      <w:ins w:id="757" w:author="Reviewer" w:date="2026-06-03T14:09:00Z" w16du:dateUtc="2026-06-03T19:09:00Z">
        <w:r w:rsidR="000B29D5">
          <w:rPr>
            <w:rFonts w:ascii="Arial" w:eastAsia="Times New Roman" w:hAnsi="Arial" w:cs="Arial"/>
            <w:color w:val="000000"/>
            <w:kern w:val="0"/>
            <w14:ligatures w14:val="none"/>
          </w:rPr>
          <w:t>es</w:t>
        </w:r>
      </w:ins>
      <w:del w:id="758" w:author="Reviewer" w:date="2026-06-03T14:09:00Z" w16du:dateUtc="2026-06-03T19:09:00Z">
        <w:r w:rsidRPr="003E7284" w:rsidDel="000B29D5">
          <w:rPr>
            <w:rFonts w:ascii="Arial" w:eastAsia="Times New Roman" w:hAnsi="Arial" w:cs="Arial"/>
            <w:color w:val="000000"/>
            <w:kern w:val="0"/>
            <w14:ligatures w14:val="none"/>
          </w:rPr>
          <w:delText xml:space="preserve"> stress</w:delText>
        </w:r>
      </w:del>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T</w:t>
      </w:r>
      <w:r w:rsidR="00D31E11">
        <w:rPr>
          <w:rFonts w:ascii="Arial" w:eastAsia="Times New Roman" w:hAnsi="Arial" w:cs="Arial"/>
          <w:color w:val="000000"/>
          <w:kern w:val="0"/>
          <w14:ligatures w14:val="none"/>
        </w:rPr>
        <w:t>he control,</w:t>
      </w:r>
      <w:r w:rsidR="00207381">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Cd </w:t>
      </w:r>
      <w:r w:rsidR="00AE1B47">
        <w:rPr>
          <w:rFonts w:ascii="Arial" w:eastAsia="Times New Roman" w:hAnsi="Arial" w:cs="Arial"/>
          <w:color w:val="000000"/>
          <w:kern w:val="0"/>
          <w14:ligatures w14:val="none"/>
        </w:rPr>
        <w:t>low</w:t>
      </w:r>
      <w:r w:rsidR="00167D66">
        <w:rPr>
          <w:rFonts w:ascii="Arial" w:eastAsia="Times New Roman" w:hAnsi="Arial" w:cs="Arial"/>
          <w:color w:val="000000"/>
          <w:kern w:val="0"/>
          <w14:ligatures w14:val="none"/>
        </w:rPr>
        <w:t>, Cd</w:t>
      </w:r>
      <w:r w:rsidR="001A7A49">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high,</w:t>
      </w:r>
      <w:r w:rsidR="00207381">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and</w:t>
      </w:r>
      <w:r w:rsidR="001A7A49">
        <w:rPr>
          <w:rFonts w:ascii="Arial" w:eastAsia="Times New Roman" w:hAnsi="Arial" w:cs="Arial"/>
          <w:color w:val="000000"/>
          <w:kern w:val="0"/>
          <w14:ligatures w14:val="none"/>
        </w:rPr>
        <w:t xml:space="preserve"> </w:t>
      </w:r>
      <w:proofErr w:type="spellStart"/>
      <w:r w:rsidR="00AE1B47">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low</w:t>
      </w:r>
      <w:r w:rsidR="00207381">
        <w:rPr>
          <w:rFonts w:ascii="Arial" w:eastAsia="Times New Roman" w:hAnsi="Arial" w:cs="Arial"/>
          <w:color w:val="000000"/>
          <w:kern w:val="0"/>
          <w14:ligatures w14:val="none"/>
        </w:rPr>
        <w:t xml:space="preserve"> </w:t>
      </w:r>
      <w:r w:rsidR="00D31E11">
        <w:rPr>
          <w:rFonts w:ascii="Arial" w:eastAsia="Times New Roman" w:hAnsi="Arial" w:cs="Arial"/>
          <w:color w:val="000000"/>
          <w:kern w:val="0"/>
          <w14:ligatures w14:val="none"/>
        </w:rPr>
        <w:t>treatment</w:t>
      </w:r>
      <w:r w:rsidR="00167D66">
        <w:rPr>
          <w:rFonts w:ascii="Arial" w:eastAsia="Times New Roman" w:hAnsi="Arial" w:cs="Arial"/>
          <w:color w:val="000000"/>
          <w:kern w:val="0"/>
          <w14:ligatures w14:val="none"/>
        </w:rPr>
        <w:t>s</w:t>
      </w:r>
      <w:r w:rsidR="00207381">
        <w:rPr>
          <w:rFonts w:ascii="Arial" w:eastAsia="Times New Roman" w:hAnsi="Arial" w:cs="Arial"/>
          <w:color w:val="000000"/>
          <w:kern w:val="0"/>
          <w14:ligatures w14:val="none"/>
        </w:rPr>
        <w:t xml:space="preserve"> </w:t>
      </w:r>
      <w:del w:id="759" w:author="Reviewer" w:date="2026-06-03T14:09:00Z" w16du:dateUtc="2026-06-03T19:09:00Z">
        <w:r w:rsidR="001A7A49" w:rsidDel="000B29D5">
          <w:rPr>
            <w:rFonts w:ascii="Arial" w:eastAsia="Times New Roman" w:hAnsi="Arial" w:cs="Arial"/>
            <w:color w:val="000000"/>
            <w:kern w:val="0"/>
            <w14:ligatures w14:val="none"/>
          </w:rPr>
          <w:delText xml:space="preserve">did not induce a </w:delText>
        </w:r>
        <w:r w:rsidR="00AE1B47" w:rsidDel="000B29D5">
          <w:rPr>
            <w:rFonts w:ascii="Arial" w:eastAsia="Times New Roman" w:hAnsi="Arial" w:cs="Arial"/>
            <w:color w:val="000000"/>
            <w:kern w:val="0"/>
            <w14:ligatures w14:val="none"/>
          </w:rPr>
          <w:delText>stress response</w:delText>
        </w:r>
      </w:del>
      <w:ins w:id="760" w:author="Reviewer" w:date="2026-06-03T14:09:00Z" w16du:dateUtc="2026-06-03T19:09:00Z">
        <w:r w:rsidR="000B29D5">
          <w:rPr>
            <w:rFonts w:ascii="Arial" w:eastAsia="Times New Roman" w:hAnsi="Arial" w:cs="Arial"/>
            <w:color w:val="000000"/>
            <w:kern w:val="0"/>
            <w14:ligatures w14:val="none"/>
          </w:rPr>
          <w:t>exhibite</w:t>
        </w:r>
      </w:ins>
      <w:ins w:id="761" w:author="Reviewer" w:date="2026-06-03T14:10:00Z" w16du:dateUtc="2026-06-03T19:10:00Z">
        <w:r w:rsidR="000B29D5">
          <w:rPr>
            <w:rFonts w:ascii="Arial" w:eastAsia="Times New Roman" w:hAnsi="Arial" w:cs="Arial"/>
            <w:color w:val="000000"/>
            <w:kern w:val="0"/>
            <w14:ligatures w14:val="none"/>
          </w:rPr>
          <w:t>d relatively stable NLR values throughout the study</w:t>
        </w:r>
      </w:ins>
      <w:r w:rsidR="00167D66">
        <w:rPr>
          <w:rFonts w:ascii="Arial" w:eastAsia="Times New Roman" w:hAnsi="Arial" w:cs="Arial"/>
          <w:color w:val="000000"/>
          <w:kern w:val="0"/>
          <w14:ligatures w14:val="none"/>
        </w:rPr>
        <w:t xml:space="preserve">, </w:t>
      </w:r>
      <w:del w:id="762" w:author="Reviewer" w:date="2026-06-03T14:10:00Z" w16du:dateUtc="2026-06-03T19:10:00Z">
        <w:r w:rsidR="00167D66" w:rsidDel="000B29D5">
          <w:rPr>
            <w:rFonts w:ascii="Arial" w:eastAsia="Times New Roman" w:hAnsi="Arial" w:cs="Arial"/>
            <w:color w:val="000000"/>
            <w:kern w:val="0"/>
            <w14:ligatures w14:val="none"/>
          </w:rPr>
          <w:delText xml:space="preserve">while </w:delText>
        </w:r>
      </w:del>
      <w:ins w:id="763" w:author="Reviewer" w:date="2026-06-03T14:10:00Z" w16du:dateUtc="2026-06-03T19:10:00Z">
        <w:r w:rsidR="000B29D5">
          <w:rPr>
            <w:rFonts w:ascii="Arial" w:eastAsia="Times New Roman" w:hAnsi="Arial" w:cs="Arial"/>
            <w:color w:val="000000"/>
            <w:kern w:val="0"/>
            <w14:ligatures w14:val="none"/>
          </w:rPr>
          <w:t xml:space="preserve">whereas </w:t>
        </w:r>
      </w:ins>
      <w:r w:rsidR="00167D66">
        <w:rPr>
          <w:rFonts w:ascii="Arial" w:eastAsia="Times New Roman" w:hAnsi="Arial" w:cs="Arial"/>
          <w:color w:val="000000"/>
          <w:kern w:val="0"/>
          <w14:ligatures w14:val="none"/>
        </w:rPr>
        <w:t xml:space="preserve">bass exposed to high </w:t>
      </w:r>
      <w:proofErr w:type="spellStart"/>
      <w:r w:rsidR="00167D66">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concentrations exhibited </w:t>
      </w:r>
      <w:del w:id="764" w:author="Reviewer" w:date="2026-06-03T14:10:00Z" w16du:dateUtc="2026-06-03T19:10:00Z">
        <w:r w:rsidR="00167D66" w:rsidDel="000B29D5">
          <w:rPr>
            <w:rFonts w:ascii="Arial" w:eastAsia="Times New Roman" w:hAnsi="Arial" w:cs="Arial"/>
            <w:color w:val="000000"/>
            <w:kern w:val="0"/>
            <w14:ligatures w14:val="none"/>
          </w:rPr>
          <w:delText xml:space="preserve">a </w:delText>
        </w:r>
      </w:del>
      <w:r w:rsidR="00167D66">
        <w:rPr>
          <w:rFonts w:ascii="Arial" w:eastAsia="Times New Roman" w:hAnsi="Arial" w:cs="Arial"/>
          <w:color w:val="000000"/>
          <w:kern w:val="0"/>
          <w14:ligatures w14:val="none"/>
        </w:rPr>
        <w:t xml:space="preserve">sustained </w:t>
      </w:r>
      <w:del w:id="765" w:author="Reviewer" w:date="2026-06-03T14:10:00Z" w16du:dateUtc="2026-06-03T19:10:00Z">
        <w:r w:rsidR="00167D66" w:rsidDel="000B29D5">
          <w:rPr>
            <w:rFonts w:ascii="Arial" w:eastAsia="Times New Roman" w:hAnsi="Arial" w:cs="Arial"/>
            <w:color w:val="000000"/>
            <w:kern w:val="0"/>
            <w14:ligatures w14:val="none"/>
          </w:rPr>
          <w:delText>stress response</w:delText>
        </w:r>
      </w:del>
      <w:ins w:id="766" w:author="Reviewer" w:date="2026-06-03T14:10:00Z" w16du:dateUtc="2026-06-03T19:10:00Z">
        <w:r w:rsidR="000B29D5">
          <w:rPr>
            <w:rFonts w:ascii="Arial" w:eastAsia="Times New Roman" w:hAnsi="Arial" w:cs="Arial"/>
            <w:color w:val="000000"/>
            <w:kern w:val="0"/>
            <w14:ligatures w14:val="none"/>
          </w:rPr>
          <w:t>NLR elevation</w:t>
        </w:r>
      </w:ins>
      <w:r w:rsidR="001A7A49">
        <w:rPr>
          <w:rFonts w:ascii="Arial" w:eastAsia="Times New Roman" w:hAnsi="Arial" w:cs="Arial"/>
          <w:color w:val="000000"/>
          <w:kern w:val="0"/>
          <w14:ligatures w14:val="none"/>
        </w:rPr>
        <w:t xml:space="preserve">. </w:t>
      </w:r>
    </w:p>
    <w:p w14:paraId="04E2165E" w14:textId="39BFEBC0" w:rsidR="009D0723" w:rsidRDefault="001A7A49"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w:t>
      </w:r>
      <w:r w:rsidR="00167D66">
        <w:rPr>
          <w:rFonts w:ascii="Arial" w:eastAsia="Times New Roman" w:hAnsi="Arial" w:cs="Arial"/>
          <w:color w:val="000000"/>
          <w:kern w:val="0"/>
          <w14:ligatures w14:val="none"/>
        </w:rPr>
        <w:t xml:space="preserve">initially </w:t>
      </w:r>
      <w:r>
        <w:rPr>
          <w:rFonts w:ascii="Arial" w:eastAsia="Times New Roman" w:hAnsi="Arial" w:cs="Arial"/>
          <w:color w:val="000000"/>
          <w:kern w:val="0"/>
          <w14:ligatures w14:val="none"/>
        </w:rPr>
        <w:t xml:space="preserve">hypothesized that </w:t>
      </w:r>
      <w:r w:rsidR="00167D66">
        <w:rPr>
          <w:rFonts w:ascii="Arial" w:eastAsia="Times New Roman" w:hAnsi="Arial" w:cs="Arial"/>
          <w:color w:val="000000"/>
          <w:kern w:val="0"/>
          <w14:ligatures w14:val="none"/>
        </w:rPr>
        <w:t xml:space="preserve">Cd and </w:t>
      </w:r>
      <w:proofErr w:type="spellStart"/>
      <w:r w:rsidR="00167D66">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would increase </w:t>
      </w:r>
      <w:r w:rsidR="00AE1B47">
        <w:rPr>
          <w:rFonts w:ascii="Arial" w:eastAsia="Times New Roman" w:hAnsi="Arial" w:cs="Arial"/>
          <w:color w:val="000000"/>
          <w:kern w:val="0"/>
          <w14:ligatures w14:val="none"/>
        </w:rPr>
        <w:t>NLR,</w:t>
      </w:r>
      <w:r>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particularly </w:t>
      </w:r>
      <w:r w:rsidR="006724AA">
        <w:rPr>
          <w:rFonts w:ascii="Arial" w:eastAsia="Times New Roman" w:hAnsi="Arial" w:cs="Arial"/>
          <w:color w:val="000000"/>
          <w:kern w:val="0"/>
          <w14:ligatures w14:val="none"/>
        </w:rPr>
        <w:t>at higher doses</w:t>
      </w:r>
      <w:r w:rsidR="00D31E11">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that all groups would exhibit </w:t>
      </w:r>
      <w:del w:id="767" w:author="Reviewer" w:date="2026-06-03T14:11:00Z" w16du:dateUtc="2026-06-03T19:11:00Z">
        <w:r w:rsidR="006724AA" w:rsidDel="000B29D5">
          <w:rPr>
            <w:rFonts w:ascii="Arial" w:eastAsia="Times New Roman" w:hAnsi="Arial" w:cs="Arial"/>
            <w:color w:val="000000"/>
            <w:kern w:val="0"/>
            <w14:ligatures w14:val="none"/>
          </w:rPr>
          <w:delText>heightened stress</w:delText>
        </w:r>
      </w:del>
      <w:ins w:id="768" w:author="Reviewer" w:date="2026-06-03T14:11:00Z" w16du:dateUtc="2026-06-03T19:11:00Z">
        <w:r w:rsidR="000B29D5">
          <w:rPr>
            <w:rFonts w:ascii="Arial" w:eastAsia="Times New Roman" w:hAnsi="Arial" w:cs="Arial"/>
            <w:color w:val="000000"/>
            <w:kern w:val="0"/>
            <w14:ligatures w14:val="none"/>
          </w:rPr>
          <w:t>elevated leukocyte-based stress responses</w:t>
        </w:r>
      </w:ins>
      <w:r w:rsidR="006724AA">
        <w:rPr>
          <w:rFonts w:ascii="Arial" w:eastAsia="Times New Roman" w:hAnsi="Arial" w:cs="Arial"/>
          <w:color w:val="000000"/>
          <w:kern w:val="0"/>
          <w14:ligatures w14:val="none"/>
        </w:rPr>
        <w:t xml:space="preserve"> </w:t>
      </w:r>
      <w:del w:id="769" w:author="Reviewer" w:date="2026-06-04T07:17:00Z" w16du:dateUtc="2026-06-04T12:17:00Z">
        <w:r w:rsidR="006724AA" w:rsidDel="00CE5AB6">
          <w:rPr>
            <w:rFonts w:ascii="Arial" w:eastAsia="Times New Roman" w:hAnsi="Arial" w:cs="Arial"/>
            <w:color w:val="000000"/>
            <w:kern w:val="0"/>
            <w14:ligatures w14:val="none"/>
          </w:rPr>
          <w:delText xml:space="preserve">following </w:delText>
        </w:r>
      </w:del>
      <w:ins w:id="770" w:author="Reviewer" w:date="2026-06-04T07:17:00Z" w16du:dateUtc="2026-06-04T12:17:00Z">
        <w:r w:rsidR="00CE5AB6">
          <w:rPr>
            <w:rFonts w:ascii="Arial" w:eastAsia="Times New Roman" w:hAnsi="Arial" w:cs="Arial"/>
            <w:color w:val="000000"/>
            <w:kern w:val="0"/>
            <w14:ligatures w14:val="none"/>
          </w:rPr>
          <w:t xml:space="preserve">after </w:t>
        </w:r>
      </w:ins>
      <w:r w:rsidR="006724AA">
        <w:rPr>
          <w:rFonts w:ascii="Arial" w:eastAsia="Times New Roman" w:hAnsi="Arial" w:cs="Arial"/>
          <w:color w:val="000000"/>
          <w:kern w:val="0"/>
          <w14:ligatures w14:val="none"/>
        </w:rPr>
        <w:t>the salinity increase</w:t>
      </w:r>
      <w:ins w:id="771" w:author="Reviewer" w:date="2026-06-08T17:45:00Z" w16du:dateUtc="2026-06-08T22:45:00Z">
        <w:r w:rsidR="002B68C2">
          <w:rPr>
            <w:rFonts w:ascii="Arial" w:eastAsia="Times New Roman" w:hAnsi="Arial" w:cs="Arial"/>
            <w:color w:val="000000"/>
            <w:kern w:val="0"/>
            <w14:ligatures w14:val="none"/>
          </w:rPr>
          <w:t xml:space="preserve"> (Figure 1)</w:t>
        </w:r>
      </w:ins>
      <w:r w:rsidR="006724AA">
        <w:rPr>
          <w:rFonts w:ascii="Arial" w:eastAsia="Times New Roman" w:hAnsi="Arial" w:cs="Arial"/>
          <w:color w:val="000000"/>
          <w:kern w:val="0"/>
          <w14:ligatures w14:val="none"/>
        </w:rPr>
        <w:t>. However, only the</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group</w:t>
      </w:r>
      <w:r w:rsidR="006724AA">
        <w:rPr>
          <w:rFonts w:ascii="Arial" w:eastAsia="Times New Roman" w:hAnsi="Arial" w:cs="Arial"/>
          <w:color w:val="000000"/>
          <w:kern w:val="0"/>
          <w14:ligatures w14:val="none"/>
        </w:rPr>
        <w:t xml:space="preserve"> </w:t>
      </w:r>
      <w:del w:id="772" w:author="Reviewer" w:date="2026-06-04T07:17:00Z" w16du:dateUtc="2026-06-04T12:17:00Z">
        <w:r w:rsidR="006724AA" w:rsidDel="00CE5AB6">
          <w:rPr>
            <w:rFonts w:ascii="Arial" w:eastAsia="Times New Roman" w:hAnsi="Arial" w:cs="Arial"/>
            <w:color w:val="000000"/>
            <w:kern w:val="0"/>
            <w14:ligatures w14:val="none"/>
          </w:rPr>
          <w:delText xml:space="preserve">demonstrated </w:delText>
        </w:r>
      </w:del>
      <w:ins w:id="773" w:author="Reviewer" w:date="2026-06-04T07:17:00Z" w16du:dateUtc="2026-06-04T12:17:00Z">
        <w:r w:rsidR="00CE5AB6">
          <w:rPr>
            <w:rFonts w:ascii="Arial" w:eastAsia="Times New Roman" w:hAnsi="Arial" w:cs="Arial"/>
            <w:color w:val="000000"/>
            <w:kern w:val="0"/>
            <w14:ligatures w14:val="none"/>
          </w:rPr>
          <w:t xml:space="preserve">showed </w:t>
        </w:r>
      </w:ins>
      <w:del w:id="774" w:author="Reviewer" w:date="2026-06-03T14:11:00Z" w16du:dateUtc="2026-06-03T19:11:00Z">
        <w:r w:rsidR="006724AA" w:rsidDel="000B29D5">
          <w:rPr>
            <w:rFonts w:ascii="Arial" w:eastAsia="Times New Roman" w:hAnsi="Arial" w:cs="Arial"/>
            <w:color w:val="000000"/>
            <w:kern w:val="0"/>
            <w14:ligatures w14:val="none"/>
          </w:rPr>
          <w:delText xml:space="preserve">a </w:delText>
        </w:r>
      </w:del>
      <w:r w:rsidR="006724AA">
        <w:rPr>
          <w:rFonts w:ascii="Arial" w:eastAsia="Times New Roman" w:hAnsi="Arial" w:cs="Arial"/>
          <w:color w:val="000000"/>
          <w:kern w:val="0"/>
          <w14:ligatures w14:val="none"/>
        </w:rPr>
        <w:t>consistent</w:t>
      </w:r>
      <w:ins w:id="775" w:author="Reviewer" w:date="2026-06-03T14:11:00Z" w16du:dateUtc="2026-06-03T19:11:00Z">
        <w:r w:rsidR="000B29D5">
          <w:rPr>
            <w:rFonts w:ascii="Arial" w:eastAsia="Times New Roman" w:hAnsi="Arial" w:cs="Arial"/>
            <w:color w:val="000000"/>
            <w:kern w:val="0"/>
            <w14:ligatures w14:val="none"/>
          </w:rPr>
          <w:t>ly elevate</w:t>
        </w:r>
      </w:ins>
      <w:ins w:id="776" w:author="Reviewer" w:date="2026-06-03T14:12:00Z" w16du:dateUtc="2026-06-03T19:12:00Z">
        <w:r w:rsidR="000B29D5">
          <w:rPr>
            <w:rFonts w:ascii="Arial" w:eastAsia="Times New Roman" w:hAnsi="Arial" w:cs="Arial"/>
            <w:color w:val="000000"/>
            <w:kern w:val="0"/>
            <w14:ligatures w14:val="none"/>
          </w:rPr>
          <w:t xml:space="preserve">d NLR </w:t>
        </w:r>
      </w:ins>
      <w:del w:id="777" w:author="Reviewer" w:date="2026-06-03T14:12:00Z" w16du:dateUtc="2026-06-03T19:12:00Z">
        <w:r w:rsidR="006724AA" w:rsidDel="000B29D5">
          <w:rPr>
            <w:rFonts w:ascii="Arial" w:eastAsia="Times New Roman" w:hAnsi="Arial" w:cs="Arial"/>
            <w:color w:val="000000"/>
            <w:kern w:val="0"/>
            <w14:ligatures w14:val="none"/>
          </w:rPr>
          <w:delText xml:space="preserve"> and prolonged s</w:delText>
        </w:r>
        <w:r w:rsidR="002E15B0" w:rsidDel="000B29D5">
          <w:rPr>
            <w:rFonts w:ascii="Arial" w:eastAsia="Times New Roman" w:hAnsi="Arial" w:cs="Arial"/>
            <w:color w:val="000000"/>
            <w:kern w:val="0"/>
            <w14:ligatures w14:val="none"/>
          </w:rPr>
          <w:delText>t</w:delText>
        </w:r>
        <w:r w:rsidR="006724AA" w:rsidDel="000B29D5">
          <w:rPr>
            <w:rFonts w:ascii="Arial" w:eastAsia="Times New Roman" w:hAnsi="Arial" w:cs="Arial"/>
            <w:color w:val="000000"/>
            <w:kern w:val="0"/>
            <w14:ligatures w14:val="none"/>
          </w:rPr>
          <w:delText>ress response</w:delText>
        </w:r>
      </w:del>
      <w:del w:id="778" w:author="Reviewer" w:date="2026-06-04T07:18:00Z" w16du:dateUtc="2026-06-04T12:18:00Z">
        <w:r w:rsidR="006724AA" w:rsidDel="00CE5AB6">
          <w:rPr>
            <w:rFonts w:ascii="Arial" w:eastAsia="Times New Roman" w:hAnsi="Arial" w:cs="Arial"/>
            <w:color w:val="000000"/>
            <w:kern w:val="0"/>
            <w14:ligatures w14:val="none"/>
          </w:rPr>
          <w:delText xml:space="preserve"> </w:delText>
        </w:r>
      </w:del>
      <w:r w:rsidR="006724AA">
        <w:rPr>
          <w:rFonts w:ascii="Arial" w:eastAsia="Times New Roman" w:hAnsi="Arial" w:cs="Arial"/>
          <w:color w:val="000000"/>
          <w:kern w:val="0"/>
          <w14:ligatures w14:val="none"/>
        </w:rPr>
        <w:t>throughout our study. After salt exposure</w:t>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w:t>
      </w:r>
      <w:del w:id="779" w:author="Reviewer" w:date="2026-06-03T14:12:00Z" w16du:dateUtc="2026-06-03T19:12:00Z">
        <w:r w:rsidR="006724AA" w:rsidDel="000B29D5">
          <w:rPr>
            <w:rFonts w:ascii="Arial" w:eastAsia="Times New Roman" w:hAnsi="Arial" w:cs="Arial"/>
            <w:color w:val="000000"/>
            <w:kern w:val="0"/>
            <w14:ligatures w14:val="none"/>
          </w:rPr>
          <w:delText>stress levels</w:delText>
        </w:r>
      </w:del>
      <w:ins w:id="780" w:author="Reviewer" w:date="2026-06-03T14:12:00Z" w16du:dateUtc="2026-06-03T19:12:00Z">
        <w:r w:rsidR="000B29D5">
          <w:rPr>
            <w:rFonts w:ascii="Arial" w:eastAsia="Times New Roman" w:hAnsi="Arial" w:cs="Arial"/>
            <w:color w:val="000000"/>
            <w:kern w:val="0"/>
            <w14:ligatures w14:val="none"/>
          </w:rPr>
          <w:t xml:space="preserve">NLR </w:t>
        </w:r>
      </w:ins>
      <w:del w:id="781" w:author="Reviewer" w:date="2026-06-04T07:17:00Z" w16du:dateUtc="2026-06-04T12:17:00Z">
        <w:r w:rsidR="006724AA" w:rsidDel="00CE5AB6">
          <w:rPr>
            <w:rFonts w:ascii="Arial" w:eastAsia="Times New Roman" w:hAnsi="Arial" w:cs="Arial"/>
            <w:color w:val="000000"/>
            <w:kern w:val="0"/>
            <w14:ligatures w14:val="none"/>
          </w:rPr>
          <w:delText xml:space="preserve"> </w:delText>
        </w:r>
      </w:del>
      <w:r w:rsidR="006724AA">
        <w:rPr>
          <w:rFonts w:ascii="Arial" w:eastAsia="Times New Roman" w:hAnsi="Arial" w:cs="Arial"/>
          <w:color w:val="000000"/>
          <w:kern w:val="0"/>
          <w14:ligatures w14:val="none"/>
        </w:rPr>
        <w:t xml:space="preserve">in the other four groups declined to </w:t>
      </w:r>
      <w:del w:id="782" w:author="Reviewer" w:date="2026-06-03T14:12:00Z" w16du:dateUtc="2026-06-03T19:12:00Z">
        <w:r w:rsidR="006724AA" w:rsidDel="000B29D5">
          <w:rPr>
            <w:rFonts w:ascii="Arial" w:eastAsia="Times New Roman" w:hAnsi="Arial" w:cs="Arial"/>
            <w:color w:val="000000"/>
            <w:kern w:val="0"/>
            <w14:ligatures w14:val="none"/>
          </w:rPr>
          <w:delText xml:space="preserve">near </w:delText>
        </w:r>
      </w:del>
      <w:ins w:id="783" w:author="Reviewer" w:date="2026-06-03T14:12:00Z" w16du:dateUtc="2026-06-03T19:12:00Z">
        <w:r w:rsidR="000B29D5">
          <w:rPr>
            <w:rFonts w:ascii="Arial" w:eastAsia="Times New Roman" w:hAnsi="Arial" w:cs="Arial"/>
            <w:color w:val="000000"/>
            <w:kern w:val="0"/>
            <w14:ligatures w14:val="none"/>
          </w:rPr>
          <w:t>near-</w:t>
        </w:r>
      </w:ins>
      <w:r w:rsidR="006724AA">
        <w:rPr>
          <w:rFonts w:ascii="Arial" w:eastAsia="Times New Roman" w:hAnsi="Arial" w:cs="Arial"/>
          <w:color w:val="000000"/>
          <w:kern w:val="0"/>
          <w14:ligatures w14:val="none"/>
        </w:rPr>
        <w:t xml:space="preserve">baseline </w:t>
      </w:r>
      <w:del w:id="784" w:author="Reviewer" w:date="2026-06-03T14:12:00Z" w16du:dateUtc="2026-06-03T19:12:00Z">
        <w:r w:rsidR="006724AA" w:rsidDel="000B29D5">
          <w:rPr>
            <w:rFonts w:ascii="Arial" w:eastAsia="Times New Roman" w:hAnsi="Arial" w:cs="Arial"/>
            <w:color w:val="000000"/>
            <w:kern w:val="0"/>
            <w14:ligatures w14:val="none"/>
          </w:rPr>
          <w:delText>value</w:delText>
        </w:r>
      </w:del>
      <w:ins w:id="785" w:author="Reviewer" w:date="2026-06-03T14:12:00Z" w16du:dateUtc="2026-06-03T19:12:00Z">
        <w:r w:rsidR="000B29D5">
          <w:rPr>
            <w:rFonts w:ascii="Arial" w:eastAsia="Times New Roman" w:hAnsi="Arial" w:cs="Arial"/>
            <w:color w:val="000000"/>
            <w:kern w:val="0"/>
            <w14:ligatures w14:val="none"/>
          </w:rPr>
          <w:t>level</w:t>
        </w:r>
      </w:ins>
      <w:r w:rsidR="006724AA">
        <w:rPr>
          <w:rFonts w:ascii="Arial" w:eastAsia="Times New Roman" w:hAnsi="Arial" w:cs="Arial"/>
          <w:color w:val="000000"/>
          <w:kern w:val="0"/>
          <w14:ligatures w14:val="none"/>
        </w:rPr>
        <w:t xml:space="preserve">s, </w:t>
      </w:r>
      <w:ins w:id="786" w:author="Reviewer" w:date="2026-06-04T07:24:00Z" w16du:dateUtc="2026-06-04T12:24:00Z">
        <w:r w:rsidR="00377293">
          <w:rPr>
            <w:rFonts w:ascii="Arial" w:eastAsia="Times New Roman" w:hAnsi="Arial" w:cs="Arial"/>
            <w:color w:val="000000"/>
            <w:kern w:val="0"/>
            <w14:ligatures w14:val="none"/>
          </w:rPr>
          <w:t xml:space="preserve">suggesting that these fish recovered normally from the environmental disturbance, </w:t>
        </w:r>
      </w:ins>
      <w:ins w:id="787" w:author="Reviewer" w:date="2026-06-04T07:16:00Z" w16du:dateUtc="2026-06-04T12:16:00Z">
        <w:r w:rsidR="00CE5AB6">
          <w:rPr>
            <w:rFonts w:ascii="Arial" w:eastAsia="Times New Roman" w:hAnsi="Arial" w:cs="Arial"/>
            <w:color w:val="000000"/>
            <w:kern w:val="0"/>
            <w14:ligatures w14:val="none"/>
          </w:rPr>
          <w:t xml:space="preserve">whereas NLR </w:t>
        </w:r>
      </w:ins>
      <w:ins w:id="788" w:author="Reviewer" w:date="2026-06-04T07:17:00Z" w16du:dateUtc="2026-06-04T12:17:00Z">
        <w:r w:rsidR="00CE5AB6">
          <w:rPr>
            <w:rFonts w:ascii="Arial" w:eastAsia="Times New Roman" w:hAnsi="Arial" w:cs="Arial"/>
            <w:color w:val="000000"/>
            <w:kern w:val="0"/>
            <w14:ligatures w14:val="none"/>
          </w:rPr>
          <w:t>remained eleva</w:t>
        </w:r>
      </w:ins>
      <w:ins w:id="789" w:author="Reviewer" w:date="2026-06-04T07:16:00Z" w16du:dateUtc="2026-06-04T12:16:00Z">
        <w:r w:rsidR="00CE5AB6">
          <w:rPr>
            <w:rFonts w:ascii="Arial" w:eastAsia="Times New Roman" w:hAnsi="Arial" w:cs="Arial"/>
            <w:color w:val="000000"/>
            <w:kern w:val="0"/>
            <w14:ligatures w14:val="none"/>
          </w:rPr>
          <w:t xml:space="preserve">ted in the </w:t>
        </w:r>
        <w:proofErr w:type="spellStart"/>
        <w:r w:rsidR="00CE5AB6">
          <w:rPr>
            <w:rFonts w:ascii="Arial" w:eastAsia="Times New Roman" w:hAnsi="Arial" w:cs="Arial"/>
            <w:color w:val="000000"/>
            <w:kern w:val="0"/>
            <w14:ligatures w14:val="none"/>
          </w:rPr>
          <w:t>PFPeA</w:t>
        </w:r>
        <w:proofErr w:type="spellEnd"/>
        <w:r w:rsidR="00CE5AB6">
          <w:rPr>
            <w:rFonts w:ascii="Arial" w:eastAsia="Times New Roman" w:hAnsi="Arial" w:cs="Arial"/>
            <w:color w:val="000000"/>
            <w:kern w:val="0"/>
            <w14:ligatures w14:val="none"/>
          </w:rPr>
          <w:t xml:space="preserve"> high group</w:t>
        </w:r>
      </w:ins>
      <w:del w:id="790" w:author="Reviewer" w:date="2026-06-04T07:24:00Z" w16du:dateUtc="2026-06-04T12:24:00Z">
        <w:r w:rsidR="006724AA" w:rsidDel="00377293">
          <w:rPr>
            <w:rFonts w:ascii="Arial" w:eastAsia="Times New Roman" w:hAnsi="Arial" w:cs="Arial"/>
            <w:color w:val="000000"/>
            <w:kern w:val="0"/>
            <w14:ligatures w14:val="none"/>
          </w:rPr>
          <w:delText>suggesting that</w:delText>
        </w:r>
      </w:del>
      <w:del w:id="791" w:author="Reviewer" w:date="2026-06-04T07:23:00Z" w16du:dateUtc="2026-06-04T12:23:00Z">
        <w:r w:rsidR="006724AA" w:rsidDel="00CE5AB6">
          <w:rPr>
            <w:rFonts w:ascii="Arial" w:eastAsia="Times New Roman" w:hAnsi="Arial" w:cs="Arial"/>
            <w:color w:val="000000"/>
            <w:kern w:val="0"/>
            <w14:ligatures w14:val="none"/>
          </w:rPr>
          <w:delText xml:space="preserve"> </w:delText>
        </w:r>
      </w:del>
      <w:del w:id="792" w:author="Reviewer" w:date="2026-06-04T07:24:00Z" w16du:dateUtc="2026-06-04T12:24:00Z">
        <w:r w:rsidR="006724AA" w:rsidDel="00377293">
          <w:rPr>
            <w:rFonts w:ascii="Arial" w:eastAsia="Times New Roman" w:hAnsi="Arial" w:cs="Arial"/>
            <w:color w:val="000000"/>
            <w:kern w:val="0"/>
            <w14:ligatures w14:val="none"/>
          </w:rPr>
          <w:delText>these fish recovered normally from the environmental disturbance</w:delText>
        </w:r>
      </w:del>
      <w:r>
        <w:rPr>
          <w:rFonts w:ascii="Arial" w:eastAsia="Times New Roman" w:hAnsi="Arial" w:cs="Arial"/>
          <w:color w:val="000000"/>
          <w:kern w:val="0"/>
          <w14:ligatures w14:val="none"/>
        </w:rPr>
        <w:t>.</w:t>
      </w:r>
      <w:r w:rsidR="00215459">
        <w:rPr>
          <w:rFonts w:ascii="Arial" w:eastAsia="Times New Roman" w:hAnsi="Arial" w:cs="Arial"/>
          <w:color w:val="000000"/>
          <w:kern w:val="0"/>
          <w14:ligatures w14:val="none"/>
        </w:rPr>
        <w:t xml:space="preserve"> </w:t>
      </w:r>
    </w:p>
    <w:p w14:paraId="754F29E0" w14:textId="30880ADE" w:rsidR="00D8586B" w:rsidRDefault="00724787"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date, PFAS exposure has been associated with </w:t>
      </w:r>
      <w:r w:rsidR="006724AA">
        <w:rPr>
          <w:rFonts w:ascii="Arial" w:eastAsia="Times New Roman" w:hAnsi="Arial" w:cs="Arial"/>
          <w:color w:val="000000"/>
          <w:kern w:val="0"/>
          <w14:ligatures w14:val="none"/>
        </w:rPr>
        <w:t xml:space="preserve">diverse physiological disruptions with substantial ecological and health </w:t>
      </w:r>
      <w:r w:rsidR="007262FD">
        <w:rPr>
          <w:rFonts w:ascii="Arial" w:eastAsia="Times New Roman" w:hAnsi="Arial" w:cs="Arial"/>
          <w:color w:val="000000"/>
          <w:kern w:val="0"/>
          <w14:ligatures w14:val="none"/>
        </w:rPr>
        <w:t xml:space="preserve">consequences </w:t>
      </w:r>
      <w:r w:rsidR="007262FD">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{"citationID":"CzjbGmjZ","properties":{"formattedCitation":"(Mallett {\\i{}et al.}, 2024)","plainCitation":"(Mallett et al., 2024)","noteIndex":0},"citationItems":[{"id":112,"uris":["http://zotero.org/users/4161640/items/ELXL3KB9"],"itemData":{"id":112,"type":"article-journal","abstract":"Abstract\n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7262F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7262FD">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For instance, recent reviews have suggested that increased PFAS exposure increases rates of cancer</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{"citationID":"M1Vwcz74","properties":{"formattedCitation":"(Steenland and Winquist, 2021)","plainCitation":"(Steenland and Winquist, 2021)","noteIndex":0},"citationItems":[{"id":285,"uris":["http://zotero.org/users/4161640/items/KZNHGRVD"],"itemData":{"id":285,"type":"article-journal","container-title":"Environmental research","note":"publisher: Elsevier","page":"110690","title":"PFAS and cancer, a scoping review of the epidemiologic evidence","volume":"194","author":[{"family":"Steenland","given":"Kyle"},{"family":"Winquist","given":"Andrea"}],"issued":{"date-parts":[["2021"]]}}}],"schema":"https://github.com/citation-style-language/schema/raw/master/csl-citation.json"}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(Steenland and Winquist,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thyroid disruption</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{"citationID":"MT2HvUuS","properties":{"formattedCitation":"(Coperchini {\\i{}et al.}, 2021)","plainCitation":"(Coperchini et al., 2021)","noteIndex":0},"citationItems":[{"id":224,"uris":["http://zotero.org/users/4161640/items/HKTLFQVY"],"itemData":{"id":224,"type":"article-journal","abstract":"Per-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(Coperchini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and liver impairment</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{"citationID":"SXdRoVgV","properties":{"formattedCitation":"(Costello {\\i{}et al.}, 2022)","plainCitation":"(Costello et al., 2022)","noteIndex":0},"citationItems":[{"id":286,"uris":["http://zotero.org/users/4161640/items/RPWCUTSY"],"itemData":{"id":286,"type":"article-journal","container-title":"Environmental Health Perspectives","issue":"4","journalAbbreviation":"Environ. Health Perspect.","page":"046001","title":"Exposure to per-and polyfluoroalkyl substances and markers of liver injury: a systematic review and meta-analysis","volume":"130","author":[{"family":"Costello","given":"Elizabeth"},{"family":"Rock","given":"Sarah"},{"family":"Stratakis","given":"Nikos"},{"family":"Eckel","given":"Sandrah P"},{"family":"Walker","given":"Douglas I"},{"family":"Valvi","given":"Damaskini"},{"family":"Cserbik","given":"Dora"},{"family":"Jenkins","given":"Todd"},{"family":"Xanthakos","given":"Stavra A"},{"family":"Kohli","given":"Rohit"},{"literal":"others"}],"issued":{"date-parts":[["2022"]]}}}],"schema":"https://github.com/citation-style-language/schema/raw/master/csl-citation.json"}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(Costello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reduces </w:t>
      </w:r>
      <w:r>
        <w:rPr>
          <w:rFonts w:ascii="Arial" w:eastAsia="Times New Roman" w:hAnsi="Arial" w:cs="Arial"/>
          <w:color w:val="000000"/>
          <w:kern w:val="0"/>
          <w14:ligatures w14:val="none"/>
        </w:rPr>
        <w:t>reproductive potential and juvenile fitness</w:t>
      </w:r>
      <w:r w:rsidR="000430F0">
        <w:rPr>
          <w:rFonts w:ascii="Arial" w:eastAsia="Times New Roman" w:hAnsi="Arial" w:cs="Arial"/>
          <w:color w:val="000000"/>
          <w:kern w:val="0"/>
          <w14:ligatures w14:val="none"/>
        </w:rPr>
        <w:t xml:space="preserve"> in animals and humans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{"citationID":"d6i0IDr8","properties":{"formattedCitation":"(Chambers {\\i{}et al.}, 2021)","plainCitation":"(Chambers et al., 2021)","noteIndex":0},"citationItems":[{"id":287,"uris":["http://zotero.org/users/4161640/items/7SY2GIAP"],"itemData":{"id":287,"type":"article-journal","container-title":"Frontiers in toxicology","journalAbbreviation":"Front. Toxicol.","note":"publisher: Frontiers Media SA","page":"732436","title":"A review of per-and polyfluorinated alkyl substance impairment of reproduction","volume":"3","author":[{"family":"Chambers","given":"Weston S"},{"family":"Hopkins","given":"Jaida G"},{"family":"Richards","given":"Sean M"}],"issued":{"date-parts":[["2021"]]}}}],"schema":"https://github.com/citation-style-language/schema/raw/master/csl-citation.json"}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(Chambers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Despite these findings</w:t>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uncertainties remain</w:t>
      </w:r>
      <w:r w:rsidR="003160EE">
        <w:rPr>
          <w:rFonts w:ascii="Arial" w:eastAsia="Times New Roman" w:hAnsi="Arial" w:cs="Arial"/>
          <w:color w:val="000000"/>
          <w:kern w:val="0"/>
          <w14:ligatures w14:val="none"/>
        </w:rPr>
        <w:t xml:space="preserve"> </w:t>
      </w:r>
      <w:ins w:id="793" w:author="Reviewer" w:date="2026-06-04T07:07:00Z" w16du:dateUtc="2026-06-04T12:07:00Z">
        <w:r w:rsidR="005C7877">
          <w:rPr>
            <w:rFonts w:ascii="Arial" w:eastAsia="Times New Roman" w:hAnsi="Arial" w:cs="Arial"/>
            <w:color w:val="000000"/>
            <w:kern w:val="0"/>
            <w14:ligatures w14:val="none"/>
          </w:rPr>
          <w:t xml:space="preserve">because </w:t>
        </w:r>
      </w:ins>
      <w:del w:id="794" w:author="Reviewer" w:date="2026-06-04T07:07:00Z" w16du:dateUtc="2026-06-04T12:07:00Z">
        <w:r w:rsidR="003160EE" w:rsidDel="005C7877">
          <w:rPr>
            <w:rFonts w:ascii="Arial" w:eastAsia="Times New Roman" w:hAnsi="Arial" w:cs="Arial"/>
            <w:color w:val="000000"/>
            <w:kern w:val="0"/>
            <w14:ligatures w14:val="none"/>
          </w:rPr>
          <w:delText xml:space="preserve">as </w:delText>
        </w:r>
      </w:del>
      <w:r w:rsidR="003160EE">
        <w:rPr>
          <w:rFonts w:ascii="Arial" w:eastAsia="Times New Roman" w:hAnsi="Arial" w:cs="Arial"/>
          <w:color w:val="000000"/>
          <w:kern w:val="0"/>
          <w14:ligatures w14:val="none"/>
        </w:rPr>
        <w:t xml:space="preserve">research on PFAS exposure is relatively new, </w:t>
      </w:r>
      <w:del w:id="795" w:author="Reviewer" w:date="2026-06-04T07:12:00Z" w16du:dateUtc="2026-06-04T12:12:00Z">
        <w:r w:rsidR="003160EE" w:rsidDel="005C7877">
          <w:rPr>
            <w:rFonts w:ascii="Arial" w:eastAsia="Times New Roman" w:hAnsi="Arial" w:cs="Arial"/>
            <w:color w:val="000000"/>
            <w:kern w:val="0"/>
            <w14:ligatures w14:val="none"/>
          </w:rPr>
          <w:lastRenderedPageBreak/>
          <w:delText xml:space="preserve">sometimes yields conflicting results, </w:delText>
        </w:r>
      </w:del>
      <w:ins w:id="796" w:author="Reviewer" w:date="2026-06-04T07:08:00Z" w16du:dateUtc="2026-06-04T12:08:00Z">
        <w:r w:rsidR="005C7877">
          <w:rPr>
            <w:rFonts w:ascii="Arial" w:eastAsia="Times New Roman" w:hAnsi="Arial" w:cs="Arial"/>
            <w:color w:val="000000"/>
            <w:kern w:val="0"/>
            <w14:ligatures w14:val="none"/>
          </w:rPr>
          <w:t xml:space="preserve">often </w:t>
        </w:r>
      </w:ins>
      <w:del w:id="797" w:author="Reviewer" w:date="2026-06-04T07:08:00Z" w16du:dateUtc="2026-06-04T12:08:00Z">
        <w:r w:rsidR="003160EE" w:rsidDel="005C7877">
          <w:rPr>
            <w:rFonts w:ascii="Arial" w:eastAsia="Times New Roman" w:hAnsi="Arial" w:cs="Arial"/>
            <w:color w:val="000000"/>
            <w:kern w:val="0"/>
            <w14:ligatures w14:val="none"/>
          </w:rPr>
          <w:delText xml:space="preserve">primarily </w:delText>
        </w:r>
      </w:del>
      <w:r w:rsidR="003160EE">
        <w:rPr>
          <w:rFonts w:ascii="Arial" w:eastAsia="Times New Roman" w:hAnsi="Arial" w:cs="Arial"/>
          <w:color w:val="000000"/>
          <w:kern w:val="0"/>
          <w14:ligatures w14:val="none"/>
        </w:rPr>
        <w:t>focuses on a</w:t>
      </w:r>
      <w:del w:id="798" w:author="Reviewer" w:date="2026-06-04T07:08:00Z" w16du:dateUtc="2026-06-04T12:08:00Z">
        <w:r w:rsidR="003160EE" w:rsidDel="005C7877">
          <w:rPr>
            <w:rFonts w:ascii="Arial" w:eastAsia="Times New Roman" w:hAnsi="Arial" w:cs="Arial"/>
            <w:color w:val="000000"/>
            <w:kern w:val="0"/>
            <w14:ligatures w14:val="none"/>
          </w:rPr>
          <w:delText xml:space="preserve"> few</w:delText>
        </w:r>
      </w:del>
      <w:ins w:id="799" w:author="Reviewer" w:date="2026-06-04T07:08:00Z" w16du:dateUtc="2026-06-04T12:08:00Z">
        <w:r w:rsidR="005C7877">
          <w:rPr>
            <w:rFonts w:ascii="Arial" w:eastAsia="Times New Roman" w:hAnsi="Arial" w:cs="Arial"/>
            <w:color w:val="000000"/>
            <w:kern w:val="0"/>
            <w14:ligatures w14:val="none"/>
          </w:rPr>
          <w:t xml:space="preserve"> limited subset of</w:t>
        </w:r>
      </w:ins>
      <w:r w:rsidR="003160EE">
        <w:rPr>
          <w:rFonts w:ascii="Arial" w:eastAsia="Times New Roman" w:hAnsi="Arial" w:cs="Arial"/>
          <w:color w:val="000000"/>
          <w:kern w:val="0"/>
          <w14:ligatures w14:val="none"/>
        </w:rPr>
        <w:t xml:space="preserve"> PFAS</w:t>
      </w:r>
      <w:ins w:id="800" w:author="Reviewer" w:date="2026-06-04T07:08:00Z" w16du:dateUtc="2026-06-04T12:08:00Z">
        <w:r w:rsidR="005C7877">
          <w:rPr>
            <w:rFonts w:ascii="Arial" w:eastAsia="Times New Roman" w:hAnsi="Arial" w:cs="Arial"/>
            <w:color w:val="000000"/>
            <w:kern w:val="0"/>
            <w14:ligatures w14:val="none"/>
          </w:rPr>
          <w:t xml:space="preserve"> compounds</w:t>
        </w:r>
      </w:ins>
      <w:del w:id="801" w:author="Reviewer" w:date="2026-06-04T07:08:00Z" w16du:dateUtc="2026-06-04T12:08:00Z">
        <w:r w:rsidR="003160EE" w:rsidDel="005C7877">
          <w:rPr>
            <w:rFonts w:ascii="Arial" w:eastAsia="Times New Roman" w:hAnsi="Arial" w:cs="Arial"/>
            <w:color w:val="000000"/>
            <w:kern w:val="0"/>
            <w14:ligatures w14:val="none"/>
          </w:rPr>
          <w:delText>s</w:delText>
        </w:r>
      </w:del>
      <w:r w:rsidR="003160EE">
        <w:rPr>
          <w:rFonts w:ascii="Arial" w:eastAsia="Times New Roman" w:hAnsi="Arial" w:cs="Arial"/>
          <w:color w:val="000000"/>
          <w:kern w:val="0"/>
          <w14:ligatures w14:val="none"/>
        </w:rPr>
        <w:t xml:space="preserve">, </w:t>
      </w:r>
      <w:ins w:id="802" w:author="Reviewer" w:date="2026-06-04T07:12:00Z" w16du:dateUtc="2026-06-04T12:12:00Z">
        <w:r w:rsidR="005C7877">
          <w:rPr>
            <w:rFonts w:ascii="Arial" w:eastAsia="Times New Roman" w:hAnsi="Arial" w:cs="Arial"/>
            <w:color w:val="000000"/>
            <w:kern w:val="0"/>
            <w14:ligatures w14:val="none"/>
          </w:rPr>
          <w:t xml:space="preserve">sometimes yields conflicting results, </w:t>
        </w:r>
      </w:ins>
      <w:r w:rsidR="003160EE">
        <w:rPr>
          <w:rFonts w:ascii="Arial" w:eastAsia="Times New Roman" w:hAnsi="Arial" w:cs="Arial"/>
          <w:color w:val="000000"/>
          <w:kern w:val="0"/>
          <w14:ligatures w14:val="none"/>
        </w:rPr>
        <w:t>and</w:t>
      </w:r>
      <w:ins w:id="803" w:author="Reviewer" w:date="2026-06-04T07:08:00Z" w16du:dateUtc="2026-06-04T12:08:00Z">
        <w:r w:rsidR="005C7877">
          <w:rPr>
            <w:rFonts w:ascii="Arial" w:eastAsia="Times New Roman" w:hAnsi="Arial" w:cs="Arial"/>
            <w:color w:val="000000"/>
            <w:kern w:val="0"/>
            <w14:ligatures w14:val="none"/>
          </w:rPr>
          <w:t xml:space="preserve"> remains restricted to </w:t>
        </w:r>
      </w:ins>
      <w:del w:id="804" w:author="Reviewer" w:date="2026-06-04T07:08:00Z" w16du:dateUtc="2026-06-04T12:08:00Z">
        <w:r w:rsidR="003160EE" w:rsidDel="005C7877">
          <w:rPr>
            <w:rFonts w:ascii="Arial" w:eastAsia="Times New Roman" w:hAnsi="Arial" w:cs="Arial"/>
            <w:color w:val="000000"/>
            <w:kern w:val="0"/>
            <w14:ligatures w14:val="none"/>
          </w:rPr>
          <w:delText xml:space="preserve"> is mainly limited to </w:delText>
        </w:r>
      </w:del>
      <w:r w:rsidR="003160EE">
        <w:rPr>
          <w:rFonts w:ascii="Arial" w:eastAsia="Times New Roman" w:hAnsi="Arial" w:cs="Arial"/>
          <w:color w:val="000000"/>
          <w:kern w:val="0"/>
          <w14:ligatures w14:val="none"/>
        </w:rPr>
        <w:t>a few organisms</w:t>
      </w:r>
      <w:ins w:id="805" w:author="Reviewer" w:date="2026-06-04T07:08:00Z" w16du:dateUtc="2026-06-04T12:08:00Z">
        <w:r w:rsidR="005C7877">
          <w:rPr>
            <w:rFonts w:ascii="Arial" w:eastAsia="Times New Roman" w:hAnsi="Arial" w:cs="Arial"/>
            <w:color w:val="000000"/>
            <w:kern w:val="0"/>
            <w14:ligatures w14:val="none"/>
          </w:rPr>
          <w:t xml:space="preserve"> and exposure scenarios</w:t>
        </w:r>
      </w:ins>
      <w:r w:rsidR="003160EE">
        <w:rPr>
          <w:rFonts w:ascii="Arial" w:eastAsia="Times New Roman" w:hAnsi="Arial" w:cs="Arial"/>
          <w:color w:val="000000"/>
          <w:kern w:val="0"/>
          <w14:ligatures w14:val="none"/>
        </w:rPr>
        <w:t xml:space="preserve">. </w:t>
      </w:r>
      <w:del w:id="806" w:author="Reviewer" w:date="2026-06-04T07:09:00Z" w16du:dateUtc="2026-06-04T12:09:00Z">
        <w:r w:rsidR="003160EE" w:rsidDel="005C7877">
          <w:rPr>
            <w:rFonts w:ascii="Arial" w:eastAsia="Times New Roman" w:hAnsi="Arial" w:cs="Arial"/>
            <w:color w:val="000000"/>
            <w:kern w:val="0"/>
            <w14:ligatures w14:val="none"/>
          </w:rPr>
          <w:delText>We strongly believe o</w:delText>
        </w:r>
      </w:del>
      <w:ins w:id="807" w:author="Reviewer" w:date="2026-06-04T07:09:00Z" w16du:dateUtc="2026-06-04T12:09:00Z">
        <w:r w:rsidR="005C7877">
          <w:rPr>
            <w:rFonts w:ascii="Arial" w:eastAsia="Times New Roman" w:hAnsi="Arial" w:cs="Arial"/>
            <w:color w:val="000000"/>
            <w:kern w:val="0"/>
            <w14:ligatures w14:val="none"/>
          </w:rPr>
          <w:t>O</w:t>
        </w:r>
      </w:ins>
      <w:r w:rsidR="003160EE">
        <w:rPr>
          <w:rFonts w:ascii="Arial" w:eastAsia="Times New Roman" w:hAnsi="Arial" w:cs="Arial"/>
          <w:color w:val="000000"/>
          <w:kern w:val="0"/>
          <w14:ligatures w14:val="none"/>
        </w:rPr>
        <w:t xml:space="preserve">ur </w:t>
      </w:r>
      <w:r w:rsidR="006724AA">
        <w:rPr>
          <w:rFonts w:ascii="Arial" w:eastAsia="Times New Roman" w:hAnsi="Arial" w:cs="Arial"/>
          <w:color w:val="000000"/>
          <w:kern w:val="0"/>
          <w14:ligatures w14:val="none"/>
        </w:rPr>
        <w:t>results</w:t>
      </w:r>
      <w:r w:rsidR="003160EE">
        <w:rPr>
          <w:rFonts w:ascii="Arial" w:eastAsia="Times New Roman" w:hAnsi="Arial" w:cs="Arial"/>
          <w:color w:val="000000"/>
          <w:kern w:val="0"/>
          <w14:ligatures w14:val="none"/>
        </w:rPr>
        <w:t xml:space="preserve"> </w:t>
      </w:r>
      <w:del w:id="808" w:author="Reviewer" w:date="2026-06-04T07:09:00Z" w16du:dateUtc="2026-06-04T12:09:00Z">
        <w:r w:rsidR="006724AA" w:rsidDel="005C7877">
          <w:rPr>
            <w:rFonts w:ascii="Arial" w:eastAsia="Times New Roman" w:hAnsi="Arial" w:cs="Arial"/>
            <w:color w:val="000000"/>
            <w:kern w:val="0"/>
            <w14:ligatures w14:val="none"/>
          </w:rPr>
          <w:delText xml:space="preserve">add </w:delText>
        </w:r>
      </w:del>
      <w:ins w:id="809" w:author="Reviewer" w:date="2026-06-04T07:09:00Z" w16du:dateUtc="2026-06-04T12:09:00Z">
        <w:r w:rsidR="005C7877">
          <w:rPr>
            <w:rFonts w:ascii="Arial" w:eastAsia="Times New Roman" w:hAnsi="Arial" w:cs="Arial"/>
            <w:color w:val="000000"/>
            <w:kern w:val="0"/>
            <w14:ligatures w14:val="none"/>
          </w:rPr>
          <w:t xml:space="preserve">contribute </w:t>
        </w:r>
      </w:ins>
      <w:r w:rsidR="006724AA">
        <w:rPr>
          <w:rFonts w:ascii="Arial" w:eastAsia="Times New Roman" w:hAnsi="Arial" w:cs="Arial"/>
          <w:color w:val="000000"/>
          <w:kern w:val="0"/>
          <w14:ligatures w14:val="none"/>
        </w:rPr>
        <w:t xml:space="preserve">to this growing body of </w:t>
      </w:r>
      <w:del w:id="810" w:author="Reviewer" w:date="2026-06-04T07:09:00Z" w16du:dateUtc="2026-06-04T12:09:00Z">
        <w:r w:rsidR="006724AA" w:rsidDel="005C7877">
          <w:rPr>
            <w:rFonts w:ascii="Arial" w:eastAsia="Times New Roman" w:hAnsi="Arial" w:cs="Arial"/>
            <w:color w:val="000000"/>
            <w:kern w:val="0"/>
            <w14:ligatures w14:val="none"/>
          </w:rPr>
          <w:delText xml:space="preserve">evidence </w:delText>
        </w:r>
      </w:del>
      <w:ins w:id="811" w:author="Reviewer" w:date="2026-06-04T07:09:00Z" w16du:dateUtc="2026-06-04T12:09:00Z">
        <w:r w:rsidR="005C7877">
          <w:rPr>
            <w:rFonts w:ascii="Arial" w:eastAsia="Times New Roman" w:hAnsi="Arial" w:cs="Arial"/>
            <w:color w:val="000000"/>
            <w:kern w:val="0"/>
            <w14:ligatures w14:val="none"/>
          </w:rPr>
          <w:t xml:space="preserve">literature </w:t>
        </w:r>
      </w:ins>
      <w:r w:rsidR="006724AA">
        <w:rPr>
          <w:rFonts w:ascii="Arial" w:eastAsia="Times New Roman" w:hAnsi="Arial" w:cs="Arial"/>
          <w:color w:val="000000"/>
          <w:kern w:val="0"/>
          <w14:ligatures w14:val="none"/>
        </w:rPr>
        <w:t xml:space="preserve">by </w:t>
      </w:r>
      <w:del w:id="812" w:author="Reviewer" w:date="2026-06-04T07:09:00Z" w16du:dateUtc="2026-06-04T12:09:00Z">
        <w:r w:rsidR="006724AA" w:rsidDel="005C7877">
          <w:rPr>
            <w:rFonts w:ascii="Arial" w:eastAsia="Times New Roman" w:hAnsi="Arial" w:cs="Arial"/>
            <w:color w:val="000000"/>
            <w:kern w:val="0"/>
            <w14:ligatures w14:val="none"/>
          </w:rPr>
          <w:delText xml:space="preserve">demonstrating </w:delText>
        </w:r>
      </w:del>
      <w:ins w:id="813" w:author="Reviewer" w:date="2026-06-04T07:09:00Z" w16du:dateUtc="2026-06-04T12:09:00Z">
        <w:r w:rsidR="005C7877">
          <w:rPr>
            <w:rFonts w:ascii="Arial" w:eastAsia="Times New Roman" w:hAnsi="Arial" w:cs="Arial"/>
            <w:color w:val="000000"/>
            <w:kern w:val="0"/>
            <w14:ligatures w14:val="none"/>
          </w:rPr>
          <w:t xml:space="preserve">suggesting </w:t>
        </w:r>
      </w:ins>
      <w:r w:rsidR="006724AA">
        <w:rPr>
          <w:rFonts w:ascii="Arial" w:eastAsia="Times New Roman" w:hAnsi="Arial" w:cs="Arial"/>
          <w:color w:val="000000"/>
          <w:kern w:val="0"/>
          <w14:ligatures w14:val="none"/>
        </w:rPr>
        <w:t>th</w:t>
      </w:r>
      <w:ins w:id="814" w:author="Reviewer" w:date="2026-06-04T07:09:00Z" w16du:dateUtc="2026-06-04T12:09:00Z">
        <w:r w:rsidR="005C7877">
          <w:rPr>
            <w:rFonts w:ascii="Arial" w:eastAsia="Times New Roman" w:hAnsi="Arial" w:cs="Arial"/>
            <w:color w:val="000000"/>
            <w:kern w:val="0"/>
            <w14:ligatures w14:val="none"/>
          </w:rPr>
          <w:t>at</w:t>
        </w:r>
      </w:ins>
      <w:del w:id="815" w:author="Reviewer" w:date="2026-06-04T07:09:00Z" w16du:dateUtc="2026-06-04T12:09:00Z">
        <w:r w:rsidR="006724AA" w:rsidDel="005C7877">
          <w:rPr>
            <w:rFonts w:ascii="Arial" w:eastAsia="Times New Roman" w:hAnsi="Arial" w:cs="Arial"/>
            <w:color w:val="000000"/>
            <w:kern w:val="0"/>
            <w14:ligatures w14:val="none"/>
          </w:rPr>
          <w:delText>e</w:delText>
        </w:r>
      </w:del>
      <w:r w:rsidR="006724AA">
        <w:rPr>
          <w:rFonts w:ascii="Arial" w:eastAsia="Times New Roman" w:hAnsi="Arial" w:cs="Arial"/>
          <w:color w:val="000000"/>
          <w:kern w:val="0"/>
          <w14:ligatures w14:val="none"/>
        </w:rPr>
        <w:t xml:space="preserve"> </w:t>
      </w:r>
      <w:proofErr w:type="spellStart"/>
      <w:r w:rsidR="006724AA">
        <w:rPr>
          <w:rFonts w:ascii="Arial" w:eastAsia="Times New Roman" w:hAnsi="Arial" w:cs="Arial"/>
          <w:color w:val="000000"/>
          <w:kern w:val="0"/>
          <w14:ligatures w14:val="none"/>
        </w:rPr>
        <w:t>PFPeA</w:t>
      </w:r>
      <w:proofErr w:type="spellEnd"/>
      <w:r w:rsidR="006724AA">
        <w:rPr>
          <w:rFonts w:ascii="Arial" w:eastAsia="Times New Roman" w:hAnsi="Arial" w:cs="Arial"/>
          <w:color w:val="000000"/>
          <w:kern w:val="0"/>
          <w14:ligatures w14:val="none"/>
        </w:rPr>
        <w:t>, a short-chain PFAS</w:t>
      </w:r>
      <w:ins w:id="816" w:author="Reviewer" w:date="2026-06-04T07:09:00Z" w16du:dateUtc="2026-06-04T12:09:00Z">
        <w:r w:rsidR="005C7877">
          <w:rPr>
            <w:rFonts w:ascii="Arial" w:eastAsia="Times New Roman" w:hAnsi="Arial" w:cs="Arial"/>
            <w:color w:val="000000"/>
            <w:kern w:val="0"/>
            <w14:ligatures w14:val="none"/>
          </w:rPr>
          <w:t xml:space="preserve"> compound</w:t>
        </w:r>
      </w:ins>
      <w:r w:rsidR="006724AA">
        <w:rPr>
          <w:rFonts w:ascii="Arial" w:eastAsia="Times New Roman" w:hAnsi="Arial" w:cs="Arial"/>
          <w:color w:val="000000"/>
          <w:kern w:val="0"/>
          <w14:ligatures w14:val="none"/>
        </w:rPr>
        <w:t xml:space="preserve">, may alter </w:t>
      </w:r>
      <w:ins w:id="817" w:author="Reviewer" w:date="2026-06-04T07:10:00Z" w16du:dateUtc="2026-06-04T12:10:00Z">
        <w:r w:rsidR="005C7877">
          <w:rPr>
            <w:rFonts w:ascii="Arial" w:eastAsia="Times New Roman" w:hAnsi="Arial" w:cs="Arial"/>
            <w:color w:val="000000"/>
            <w:kern w:val="0"/>
            <w14:ligatures w14:val="none"/>
          </w:rPr>
          <w:t xml:space="preserve">leukocyte dynamics associated with physiological stress responses in </w:t>
        </w:r>
      </w:ins>
      <w:r w:rsidR="006724AA">
        <w:rPr>
          <w:rFonts w:ascii="Arial" w:eastAsia="Times New Roman" w:hAnsi="Arial" w:cs="Arial"/>
          <w:color w:val="000000"/>
          <w:kern w:val="0"/>
          <w14:ligatures w14:val="none"/>
        </w:rPr>
        <w:t>vertebrate</w:t>
      </w:r>
      <w:ins w:id="818" w:author="Reviewer" w:date="2026-06-04T07:10:00Z" w16du:dateUtc="2026-06-04T12:10:00Z">
        <w:r w:rsidR="005C7877">
          <w:rPr>
            <w:rFonts w:ascii="Arial" w:eastAsia="Times New Roman" w:hAnsi="Arial" w:cs="Arial"/>
            <w:color w:val="000000"/>
            <w:kern w:val="0"/>
            <w14:ligatures w14:val="none"/>
          </w:rPr>
          <w:t>s</w:t>
        </w:r>
      </w:ins>
      <w:del w:id="819" w:author="Reviewer" w:date="2026-06-04T07:10:00Z" w16du:dateUtc="2026-06-04T12:10:00Z">
        <w:r w:rsidR="006724AA" w:rsidDel="005C7877">
          <w:rPr>
            <w:rFonts w:ascii="Arial" w:eastAsia="Times New Roman" w:hAnsi="Arial" w:cs="Arial"/>
            <w:color w:val="000000"/>
            <w:kern w:val="0"/>
            <w14:ligatures w14:val="none"/>
          </w:rPr>
          <w:delText xml:space="preserve"> physiology</w:delText>
        </w:r>
      </w:del>
      <w:r w:rsidR="006724AA">
        <w:rPr>
          <w:rFonts w:ascii="Arial" w:eastAsia="Times New Roman" w:hAnsi="Arial" w:cs="Arial"/>
          <w:color w:val="000000"/>
          <w:kern w:val="0"/>
          <w14:ligatures w14:val="none"/>
        </w:rPr>
        <w:t xml:space="preserve">—a </w:t>
      </w:r>
      <w:ins w:id="820" w:author="Reviewer" w:date="2026-06-04T07:13:00Z" w16du:dateUtc="2026-06-04T12:13:00Z">
        <w:r w:rsidR="005C7877">
          <w:rPr>
            <w:rFonts w:ascii="Arial" w:eastAsia="Times New Roman" w:hAnsi="Arial" w:cs="Arial"/>
            <w:color w:val="000000"/>
            <w:kern w:val="0"/>
            <w14:ligatures w14:val="none"/>
          </w:rPr>
          <w:t xml:space="preserve">directly relevant </w:t>
        </w:r>
      </w:ins>
      <w:del w:id="821" w:author="Reviewer" w:date="2026-06-04T07:13:00Z" w16du:dateUtc="2026-06-04T12:13:00Z">
        <w:r w:rsidR="006724AA" w:rsidDel="005C7877">
          <w:rPr>
            <w:rFonts w:ascii="Arial" w:eastAsia="Times New Roman" w:hAnsi="Arial" w:cs="Arial"/>
            <w:color w:val="000000"/>
            <w:kern w:val="0"/>
            <w14:ligatures w14:val="none"/>
          </w:rPr>
          <w:delText xml:space="preserve">critical </w:delText>
        </w:r>
      </w:del>
      <w:r w:rsidR="006724AA">
        <w:rPr>
          <w:rFonts w:ascii="Arial" w:eastAsia="Times New Roman" w:hAnsi="Arial" w:cs="Arial"/>
          <w:color w:val="000000"/>
          <w:kern w:val="0"/>
          <w14:ligatures w14:val="none"/>
        </w:rPr>
        <w:t xml:space="preserve">component of </w:t>
      </w:r>
      <w:r w:rsidR="003160EE">
        <w:rPr>
          <w:rFonts w:ascii="Arial" w:eastAsia="Times New Roman" w:hAnsi="Arial" w:cs="Arial"/>
          <w:color w:val="000000"/>
          <w:kern w:val="0"/>
          <w14:ligatures w14:val="none"/>
        </w:rPr>
        <w:t xml:space="preserve">conservation physiology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{"citationID":"IdkrSge6","properties":{"formattedCitation":"(Cooke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(Cooke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3160EE">
        <w:rPr>
          <w:rFonts w:ascii="Arial" w:eastAsia="Times New Roman" w:hAnsi="Arial" w:cs="Arial"/>
          <w:color w:val="000000"/>
          <w:kern w:val="0"/>
          <w14:ligatures w14:val="none"/>
        </w:rPr>
        <w:fldChar w:fldCharType="end"/>
      </w:r>
      <w:r w:rsidR="005E1EBB">
        <w:rPr>
          <w:rFonts w:ascii="Arial" w:eastAsia="Times New Roman" w:hAnsi="Arial" w:cs="Arial"/>
          <w:color w:val="000000"/>
          <w:kern w:val="0"/>
          <w14:ligatures w14:val="none"/>
        </w:rPr>
        <w:t>.</w:t>
      </w:r>
    </w:p>
    <w:p w14:paraId="3E95451E" w14:textId="77777777" w:rsidR="002838B7" w:rsidRDefault="002838B7" w:rsidP="00D8586B">
      <w:pPr>
        <w:spacing w:line="480" w:lineRule="auto"/>
        <w:ind w:firstLine="720"/>
        <w:rPr>
          <w:rFonts w:ascii="Arial" w:eastAsia="Times New Roman" w:hAnsi="Arial" w:cs="Arial"/>
          <w:color w:val="000000"/>
          <w:kern w:val="0"/>
          <w14:ligatures w14:val="none"/>
        </w:rPr>
      </w:pPr>
    </w:p>
    <w:p w14:paraId="7C6141C1" w14:textId="19778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4.2. Biotic and </w:t>
      </w:r>
      <w:r w:rsidR="006724AA">
        <w:rPr>
          <w:rFonts w:ascii="Arial" w:eastAsia="Times New Roman" w:hAnsi="Arial" w:cs="Arial"/>
          <w:i/>
          <w:iCs/>
          <w:color w:val="000000"/>
          <w:kern w:val="0"/>
          <w14:ligatures w14:val="none"/>
        </w:rPr>
        <w:t>A</w:t>
      </w:r>
      <w:r>
        <w:rPr>
          <w:rFonts w:ascii="Arial" w:eastAsia="Times New Roman" w:hAnsi="Arial" w:cs="Arial"/>
          <w:i/>
          <w:iCs/>
          <w:color w:val="000000"/>
          <w:kern w:val="0"/>
          <w14:ligatures w14:val="none"/>
        </w:rPr>
        <w:t xml:space="preserve">biotic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onsistency</w:t>
      </w:r>
    </w:p>
    <w:p w14:paraId="5FE5D46C" w14:textId="170B54A8" w:rsidR="00BB2E67" w:rsidRDefault="009A25A6" w:rsidP="0020738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Throughout the </w:t>
      </w:r>
      <w:r>
        <w:rPr>
          <w:rFonts w:ascii="Arial" w:eastAsia="Times New Roman" w:hAnsi="Arial" w:cs="Arial"/>
          <w:color w:val="000000"/>
          <w:kern w:val="0"/>
          <w14:ligatures w14:val="none"/>
        </w:rPr>
        <w:t>study,</w:t>
      </w:r>
      <w:r w:rsidRPr="003E7284">
        <w:rPr>
          <w:rFonts w:ascii="Arial" w:eastAsia="Times New Roman" w:hAnsi="Arial" w:cs="Arial"/>
          <w:color w:val="000000"/>
          <w:kern w:val="0"/>
          <w14:ligatures w14:val="none"/>
        </w:rPr>
        <w:t xml:space="preserve"> we </w:t>
      </w:r>
      <w:r w:rsidR="00BB2E67">
        <w:rPr>
          <w:rFonts w:ascii="Arial" w:eastAsia="Times New Roman" w:hAnsi="Arial" w:cs="Arial"/>
          <w:color w:val="000000"/>
          <w:kern w:val="0"/>
          <w14:ligatures w14:val="none"/>
        </w:rPr>
        <w:t>took multiple steps</w:t>
      </w:r>
      <w:r w:rsidRPr="003E7284">
        <w:rPr>
          <w:rFonts w:ascii="Arial" w:eastAsia="Times New Roman" w:hAnsi="Arial" w:cs="Arial"/>
          <w:color w:val="000000"/>
          <w:kern w:val="0"/>
          <w14:ligatures w14:val="none"/>
        </w:rPr>
        <w:t xml:space="preserve"> to ensure</w:t>
      </w:r>
      <w:r w:rsidR="00BB2E67">
        <w:rPr>
          <w:rFonts w:ascii="Arial" w:eastAsia="Times New Roman" w:hAnsi="Arial" w:cs="Arial"/>
          <w:color w:val="000000"/>
          <w:kern w:val="0"/>
          <w14:ligatures w14:val="none"/>
        </w:rPr>
        <w:t xml:space="preserve"> biological and environmental</w:t>
      </w:r>
      <w:r w:rsidRPr="003E7284">
        <w:rPr>
          <w:rFonts w:ascii="Arial" w:eastAsia="Times New Roman" w:hAnsi="Arial" w:cs="Arial"/>
          <w:color w:val="000000"/>
          <w:kern w:val="0"/>
          <w14:ligatures w14:val="none"/>
        </w:rPr>
        <w:t xml:space="preserve"> consistency. </w:t>
      </w:r>
      <w:r w:rsidR="00BB2E67">
        <w:rPr>
          <w:rFonts w:ascii="Arial" w:eastAsia="Times New Roman" w:hAnsi="Arial" w:cs="Arial"/>
          <w:color w:val="000000"/>
          <w:kern w:val="0"/>
          <w14:ligatures w14:val="none"/>
        </w:rPr>
        <w:t xml:space="preserve">We </w:t>
      </w:r>
      <w:r w:rsidRPr="003E7284">
        <w:rPr>
          <w:rFonts w:ascii="Arial" w:eastAsia="Times New Roman" w:hAnsi="Arial" w:cs="Arial"/>
          <w:color w:val="000000"/>
          <w:kern w:val="0"/>
          <w14:ligatures w14:val="none"/>
        </w:rPr>
        <w:t xml:space="preserve">intentionally </w:t>
      </w:r>
      <w:r w:rsidR="00BB2E67">
        <w:rPr>
          <w:rFonts w:ascii="Arial" w:eastAsia="Times New Roman" w:hAnsi="Arial" w:cs="Arial"/>
          <w:color w:val="000000"/>
          <w:kern w:val="0"/>
          <w14:ligatures w14:val="none"/>
        </w:rPr>
        <w:t>used</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 xml:space="preserve">bass of similar </w:t>
      </w:r>
      <w:r w:rsidR="00BB2E67">
        <w:rPr>
          <w:rFonts w:ascii="Arial" w:eastAsia="Times New Roman" w:hAnsi="Arial" w:cs="Arial"/>
          <w:color w:val="000000"/>
          <w:kern w:val="0"/>
          <w14:ligatures w14:val="none"/>
        </w:rPr>
        <w:t xml:space="preserve">sizes because </w:t>
      </w:r>
      <w:del w:id="822" w:author="Reviewer" w:date="2026-06-04T07:25:00Z" w16du:dateUtc="2026-06-04T12:25:00Z">
        <w:r w:rsidR="00BB2E67" w:rsidDel="00377293">
          <w:rPr>
            <w:rFonts w:ascii="Arial" w:eastAsia="Times New Roman" w:hAnsi="Arial" w:cs="Arial"/>
            <w:color w:val="000000"/>
            <w:kern w:val="0"/>
            <w14:ligatures w14:val="none"/>
          </w:rPr>
          <w:delText xml:space="preserve">we believed that </w:delText>
        </w:r>
      </w:del>
      <w:r w:rsidR="00BB2E67">
        <w:rPr>
          <w:rFonts w:ascii="Arial" w:eastAsia="Times New Roman" w:hAnsi="Arial" w:cs="Arial"/>
          <w:color w:val="000000"/>
          <w:kern w:val="0"/>
          <w14:ligatures w14:val="none"/>
        </w:rPr>
        <w:t xml:space="preserve">reducing size variation was </w:t>
      </w:r>
      <w:del w:id="823" w:author="Reviewer" w:date="2026-06-04T07:25:00Z" w16du:dateUtc="2026-06-04T12:25:00Z">
        <w:r w:rsidR="00BB2E67" w:rsidDel="00377293">
          <w:rPr>
            <w:rFonts w:ascii="Arial" w:eastAsia="Times New Roman" w:hAnsi="Arial" w:cs="Arial"/>
            <w:color w:val="000000"/>
            <w:kern w:val="0"/>
            <w14:ligatures w14:val="none"/>
          </w:rPr>
          <w:delText xml:space="preserve">crucial </w:delText>
        </w:r>
      </w:del>
      <w:ins w:id="824" w:author="Reviewer" w:date="2026-06-04T07:25:00Z" w16du:dateUtc="2026-06-04T12:25:00Z">
        <w:r w:rsidR="00377293">
          <w:rPr>
            <w:rFonts w:ascii="Arial" w:eastAsia="Times New Roman" w:hAnsi="Arial" w:cs="Arial"/>
            <w:color w:val="000000"/>
            <w:kern w:val="0"/>
            <w14:ligatures w14:val="none"/>
          </w:rPr>
          <w:t xml:space="preserve">important </w:t>
        </w:r>
      </w:ins>
      <w:r w:rsidR="00BB2E67">
        <w:rPr>
          <w:rFonts w:ascii="Arial" w:eastAsia="Times New Roman" w:hAnsi="Arial" w:cs="Arial"/>
          <w:color w:val="000000"/>
          <w:kern w:val="0"/>
          <w14:ligatures w14:val="none"/>
        </w:rPr>
        <w:t xml:space="preserve">for this experiment, as </w:t>
      </w:r>
      <w:r w:rsidR="005032D7">
        <w:rPr>
          <w:rFonts w:ascii="Arial" w:eastAsia="Times New Roman" w:hAnsi="Arial" w:cs="Arial"/>
          <w:color w:val="000000"/>
          <w:kern w:val="0"/>
          <w14:ligatures w14:val="none"/>
        </w:rPr>
        <w:t>leukocyte</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profiles</w:t>
      </w:r>
      <w:r w:rsidRPr="003E7284">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 xml:space="preserve">may </w:t>
      </w:r>
      <w:r w:rsidRPr="003E7284">
        <w:rPr>
          <w:rFonts w:ascii="Arial" w:eastAsia="Times New Roman" w:hAnsi="Arial" w:cs="Arial"/>
          <w:color w:val="000000"/>
          <w:kern w:val="0"/>
          <w14:ligatures w14:val="none"/>
        </w:rPr>
        <w:t>positively correlate with vertebrate body size</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{"citationID":"QQ4Qlngg","properties":{"formattedCitation":"(Jaffer {\\i{}et al.}, 2017; Downs {\\i{}et al.}, 2020; Naidenko and Alshinetskiy, 2020; Cornelius Ruhs {\\i{}et al.}, 2021)","plainCitation":"(Jaffer et al., 2017; Downs et al., 2020; Naidenko and Alshinetskiy, 2020; Cornelius Ruhs et al., 2021)","noteIndex":0},"citationItems":[{"id":258,"uris":["http://zotero.org/users/4161640/items/Y9A4JMJM"],"itemData":{"id":258,"type":"article-journal","container-title":"Human and Ecological Risk Assessment: An International Journal","DOI":"10.1080/10807039.2016.1261626","ISSN":"1080-7039","issue":"3","journalAbbreviation":"Hum. Ecol. Risk Assess.","note":"publisher: Taylor &amp; Francis\n_eprint: https://doi.org/10.1080/10807039.2016.1261626","page":"605-616","source":"Taylor and Francis+NEJM","title":"Biochemical and hematological parameters and histological alterations in fish Cyprinus carpio L. as biomarkers for water pollution with chlorpyrifos","volume":"23","author":[{"family":"Jaffer","given":"Noor S."},{"family":"Rabee","given":"Adel M."},{"family":"Al-Chalabi","given":"Salah M. M."}],"issued":{"date-parts":[["2017",4,3]]}}},{"id":259,"uris":["http://zotero.org/users/4161640/items/5FJCH7ZB"],"itemData":{"id":259,"type":"article-journal","container-title":"The American Naturalist","issue":"1","journalAbbreviation":"Am Nat.","note":"publisher: The University of Chicago Press Chicago, IL","page":"107–114","title":"The effects of body mass on immune cell concentrations of mammals","volume":"195","author":[{"family":"Downs","given":"Cynthia J"},{"family":"Dochtermann","given":"Ned A"},{"family":"Ball","given":"Ray"},{"family":"Klasing","given":"Kirk C"},{"family":"Martin","given":"Lynn B"}],"issued":{"date-parts":[["2020"]]}}},{"id":261,"uris":["http://zotero.org/users/4161640/items/CJGF8FLV"],"itemData":{"id":261,"type":"article-journal","container-title":"Animals","issue":"6","note":"publisher: MDPI","page":"940","title":"Size matters: zoo data analysis shows that the white blood cell ratio differs between large and small felids","volume":"10","author":[{"family":"Naidenko","given":"Sergey V"},{"family":"Alshinetskiy","given":"Mikhail V"}],"issued":{"date-parts":[["2020"]]}}},{"id":260,"uris":["http://zotero.org/users/4161640/items/EHISG9UC"],"itemData":{"id":260,"type":"article-journal","container-title":"Journal of Experimental Biology","issue":"13","journalAbbreviation":"J. Exp. Biol.","note":"publisher: The Company of Biologists Ltd","page":"jeb241109","title":"Body size affects immune cell proportions in birds and non-volant mammals, but not bats","volume":"224","author":[{"family":"Cornelius Ruhs","given":"Emily"},{"family":"Becker","given":"Daniel J"},{"family":"Oakey","given":"Samantha J"},{"family":"Ogunsina","given":"Ololade"},{"family":"Fenton","given":"M Brock"},{"family":"Simmons","given":"Nancy B"},{"family":"Martin","given":"Lynn B"},{"family":"Downs","given":"Cynthia J"}],"issued":{"date-parts":[["2021"]]}}}],"schema":"https://github.com/citation-style-language/schema/raw/master/csl-citation.json"}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(Jaffer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Downs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Naidenko and Alshinetskiy, 2020; Cornelius Ruhs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BB2E67">
        <w:rPr>
          <w:rFonts w:ascii="Arial" w:eastAsia="Times New Roman" w:hAnsi="Arial" w:cs="Arial"/>
          <w:color w:val="000000"/>
          <w:kern w:val="0"/>
          <w14:ligatures w14:val="none"/>
        </w:rPr>
        <w:t xml:space="preserve">We </w:t>
      </w:r>
      <w:r>
        <w:rPr>
          <w:rFonts w:ascii="Arial" w:eastAsia="Times New Roman" w:hAnsi="Arial" w:cs="Arial"/>
          <w:color w:val="000000"/>
          <w:kern w:val="0"/>
          <w14:ligatures w14:val="none"/>
        </w:rPr>
        <w:t>restric</w:t>
      </w:r>
      <w:r w:rsidRPr="003E7284">
        <w:rPr>
          <w:rFonts w:ascii="Arial" w:eastAsia="Times New Roman" w:hAnsi="Arial" w:cs="Arial"/>
          <w:color w:val="000000"/>
          <w:kern w:val="0"/>
          <w14:ligatures w14:val="none"/>
        </w:rPr>
        <w:t>t</w:t>
      </w:r>
      <w:r w:rsidR="005032D7">
        <w:rPr>
          <w:rFonts w:ascii="Arial" w:eastAsia="Times New Roman" w:hAnsi="Arial" w:cs="Arial"/>
          <w:color w:val="000000"/>
          <w:kern w:val="0"/>
          <w14:ligatures w14:val="none"/>
        </w:rPr>
        <w:t>ed</w:t>
      </w:r>
      <w:r w:rsidRPr="003E7284">
        <w:rPr>
          <w:rFonts w:ascii="Arial" w:eastAsia="Times New Roman" w:hAnsi="Arial" w:cs="Arial"/>
          <w:color w:val="000000"/>
          <w:kern w:val="0"/>
          <w14:ligatures w14:val="none"/>
        </w:rPr>
        <w:t xml:space="preserve"> food </w:t>
      </w:r>
      <w:r w:rsidR="001B0B3B">
        <w:rPr>
          <w:rFonts w:ascii="Arial" w:eastAsia="Times New Roman" w:hAnsi="Arial" w:cs="Arial"/>
          <w:color w:val="000000"/>
          <w:kern w:val="0"/>
          <w14:ligatures w14:val="none"/>
        </w:rPr>
        <w:t>intake</w:t>
      </w:r>
      <w:r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during</w:t>
      </w:r>
      <w:r w:rsidRPr="003E7284">
        <w:rPr>
          <w:rFonts w:ascii="Arial" w:eastAsia="Times New Roman" w:hAnsi="Arial" w:cs="Arial"/>
          <w:color w:val="000000"/>
          <w:kern w:val="0"/>
          <w14:ligatures w14:val="none"/>
        </w:rPr>
        <w:t xml:space="preserve"> the study</w:t>
      </w:r>
      <w:r w:rsidR="009A4B3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as</w:t>
      </w:r>
      <w:r w:rsidR="001B0B3B">
        <w:rPr>
          <w:rFonts w:ascii="Arial" w:eastAsia="Times New Roman" w:hAnsi="Arial" w:cs="Arial"/>
          <w:color w:val="000000"/>
          <w:kern w:val="0"/>
          <w14:ligatures w14:val="none"/>
        </w:rPr>
        <w:t xml:space="preserve"> food consumption </w:t>
      </w:r>
      <w:r w:rsidR="00642F95">
        <w:rPr>
          <w:rFonts w:ascii="Arial" w:eastAsia="Times New Roman" w:hAnsi="Arial" w:cs="Arial"/>
          <w:color w:val="000000"/>
          <w:kern w:val="0"/>
          <w14:ligatures w14:val="none"/>
        </w:rPr>
        <w:t>c</w:t>
      </w:r>
      <w:r w:rsidR="009A4B3F">
        <w:rPr>
          <w:rFonts w:ascii="Arial" w:eastAsia="Times New Roman" w:hAnsi="Arial" w:cs="Arial"/>
          <w:color w:val="000000"/>
          <w:kern w:val="0"/>
          <w14:ligatures w14:val="none"/>
        </w:rPr>
        <w:t>an</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alter</w:t>
      </w:r>
      <w:r w:rsidRPr="003E7284">
        <w:rPr>
          <w:rFonts w:ascii="Arial" w:eastAsia="Times New Roman" w:hAnsi="Arial" w:cs="Arial"/>
          <w:color w:val="000000"/>
          <w:kern w:val="0"/>
          <w14:ligatures w14:val="none"/>
        </w:rPr>
        <w:t xml:space="preserve"> metabolic activity</w:t>
      </w:r>
      <w:r w:rsidR="005032D7">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increas</w:t>
      </w:r>
      <w:r w:rsidR="005032D7">
        <w:rPr>
          <w:rFonts w:ascii="Arial" w:eastAsia="Times New Roman" w:hAnsi="Arial" w:cs="Arial"/>
          <w:color w:val="000000"/>
          <w:kern w:val="0"/>
          <w14:ligatures w14:val="none"/>
        </w:rPr>
        <w:t>ing</w:t>
      </w:r>
      <w:r w:rsidR="001B0B3B">
        <w:rPr>
          <w:rFonts w:ascii="Arial" w:eastAsia="Times New Roman" w:hAnsi="Arial" w:cs="Arial"/>
          <w:color w:val="000000"/>
          <w:kern w:val="0"/>
          <w14:ligatures w14:val="none"/>
        </w:rPr>
        <w:t xml:space="preserve"> the risk of</w:t>
      </w:r>
      <w:r w:rsidRPr="003E7284">
        <w:rPr>
          <w:rFonts w:ascii="Arial" w:eastAsia="Times New Roman" w:hAnsi="Arial" w:cs="Arial"/>
          <w:color w:val="000000"/>
          <w:kern w:val="0"/>
          <w14:ligatures w14:val="none"/>
        </w:rPr>
        <w:t xml:space="preserve"> food-induced </w:t>
      </w:r>
      <w:r w:rsidR="001B0B3B">
        <w:rPr>
          <w:rFonts w:ascii="Arial" w:eastAsia="Times New Roman" w:hAnsi="Arial" w:cs="Arial"/>
          <w:color w:val="000000"/>
          <w:kern w:val="0"/>
          <w14:ligatures w14:val="none"/>
        </w:rPr>
        <w:t>chang</w:t>
      </w:r>
      <w:r w:rsidRPr="003E7284">
        <w:rPr>
          <w:rFonts w:ascii="Arial" w:eastAsia="Times New Roman" w:hAnsi="Arial" w:cs="Arial"/>
          <w:color w:val="000000"/>
          <w:kern w:val="0"/>
          <w14:ligatures w14:val="none"/>
        </w:rPr>
        <w:t>es in leukocyte circulation</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{"citationID":"bFrgCQNG","properties":{"formattedCitation":"(Song {\\i{}et al.}, 2024; Xie {\\i{}et al.}, 2024)","plainCitation":"(Song et al., 2024; Xie et al., 2024)","noteIndex":0},"citationItems":[{"id":262,"uris":["http://zotero.org/users/4161640/items/N3RR6T3U"],"itemData":{"id":262,"type":"article-journal","container-title":"Animals","issue":"5","note":"publisher: MDPI","page":"781","title":"Effects of five lipid sources on growth, hematological parameters, immunity and muscle quality in juvenile largemouth bass (&lt;i&gt;Micropterus salmoides&lt;/i&gt;)","volume":"14","author":[{"family":"Song","given":"Rui"},{"family":"Yao","given":"Xinfeng"},{"family":"Jing","given":"Futao"},{"family":"Yang","given":"Wenxue"},{"family":"Wu","given":"Jiaojiao"},{"family":"Zhang","given":"Hao"},{"family":"Zhang","given":"Penghui"},{"family":"Xie","given":"Yuanyuan"},{"family":"Pan","given":"Xuewen"},{"family":"Zhao","given":"Long"},{"literal":"others"}],"issued":{"date-parts":[["2024"]]}}},{"id":263,"uris":["http://zotero.org/users/4161640/items/ZJY57DUC"],"itemData":{"id":263,"type":"article-journal","container-title":"Metabolites","issue":"4","note":"publisher: MDPI","page":"236","title":"High starch induces hematological variations, metabolic changes, oxidative stress, inflammatory responses, and histopathological lesions in largemouth bass (&lt;i&gt;Micropterus salmoides&lt;/i&gt;)","volume":"14","author":[{"family":"Xie","given":"Yuanyuan"},{"family":"Shao","given":"Xianping"},{"family":"Zhang","given":"Penghui"},{"family":"Zhang","given":"Hao"},{"family":"Yu","given":"Jiaxing"},{"family":"Yao","given":"Xinfeng"},{"family":"Fu","given":"Yifan"},{"family":"Wei","given":"Jiao"},{"family":"Wu","given":"Chenglong"}],"issued":{"date-parts":[["2024"]]}}}],"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(Song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2024; Xie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sidRPr="003E7284">
        <w:rPr>
          <w:rFonts w:ascii="Arial" w:eastAsia="Times New Roman" w:hAnsi="Arial" w:cs="Arial"/>
          <w:color w:val="000000"/>
          <w:kern w:val="0"/>
          <w14:ligatures w14:val="none"/>
        </w:rPr>
        <w:t xml:space="preserve">nimals recently introduced to captivity </w:t>
      </w:r>
      <w:del w:id="825" w:author="Reviewer" w:date="2026-06-04T07:27:00Z" w16du:dateUtc="2026-06-04T12:27:00Z">
        <w:r w:rsidRPr="003E7284" w:rsidDel="00377293">
          <w:rPr>
            <w:rFonts w:ascii="Arial" w:eastAsia="Times New Roman" w:hAnsi="Arial" w:cs="Arial"/>
            <w:color w:val="000000"/>
            <w:kern w:val="0"/>
            <w14:ligatures w14:val="none"/>
          </w:rPr>
          <w:delText>m</w:delText>
        </w:r>
        <w:r w:rsidR="001B0B3B" w:rsidDel="00377293">
          <w:rPr>
            <w:rFonts w:ascii="Arial" w:eastAsia="Times New Roman" w:hAnsi="Arial" w:cs="Arial"/>
            <w:color w:val="000000"/>
            <w:kern w:val="0"/>
            <w14:ligatures w14:val="none"/>
          </w:rPr>
          <w:delText>ight</w:delText>
        </w:r>
        <w:r w:rsidRPr="003E7284" w:rsidDel="00377293">
          <w:rPr>
            <w:rFonts w:ascii="Arial" w:eastAsia="Times New Roman" w:hAnsi="Arial" w:cs="Arial"/>
            <w:color w:val="000000"/>
            <w:kern w:val="0"/>
            <w14:ligatures w14:val="none"/>
          </w:rPr>
          <w:delText xml:space="preserve"> </w:delText>
        </w:r>
      </w:del>
      <w:ins w:id="826" w:author="Reviewer" w:date="2026-06-04T07:27:00Z" w16du:dateUtc="2026-06-04T12:27:00Z">
        <w:r w:rsidR="00377293">
          <w:rPr>
            <w:rFonts w:ascii="Arial" w:eastAsia="Times New Roman" w:hAnsi="Arial" w:cs="Arial"/>
            <w:color w:val="000000"/>
            <w:kern w:val="0"/>
            <w14:ligatures w14:val="none"/>
          </w:rPr>
          <w:t>may</w:t>
        </w:r>
        <w:r w:rsidR="00377293" w:rsidRPr="003E7284">
          <w:rPr>
            <w:rFonts w:ascii="Arial" w:eastAsia="Times New Roman" w:hAnsi="Arial" w:cs="Arial"/>
            <w:color w:val="000000"/>
            <w:kern w:val="0"/>
            <w14:ligatures w14:val="none"/>
          </w:rPr>
          <w:t xml:space="preserve"> </w:t>
        </w:r>
      </w:ins>
      <w:r w:rsidR="001B0B3B">
        <w:rPr>
          <w:rFonts w:ascii="Arial" w:eastAsia="Times New Roman" w:hAnsi="Arial" w:cs="Arial"/>
          <w:color w:val="000000"/>
          <w:kern w:val="0"/>
          <w14:ligatures w14:val="none"/>
        </w:rPr>
        <w:t>begin</w:t>
      </w:r>
      <w:r w:rsidRPr="003E7284">
        <w:rPr>
          <w:rFonts w:ascii="Arial" w:eastAsia="Times New Roman" w:hAnsi="Arial" w:cs="Arial"/>
          <w:color w:val="000000"/>
          <w:kern w:val="0"/>
          <w14:ligatures w14:val="none"/>
        </w:rPr>
        <w:t xml:space="preserve"> feeding at different times</w:t>
      </w:r>
      <w:ins w:id="827" w:author="Reviewer" w:date="2026-06-04T07:27:00Z" w16du:dateUtc="2026-06-04T12:27:00Z">
        <w:r w:rsidR="00377293">
          <w:rPr>
            <w:rFonts w:ascii="Arial" w:eastAsia="Times New Roman" w:hAnsi="Arial" w:cs="Arial"/>
            <w:color w:val="000000"/>
            <w:kern w:val="0"/>
            <w14:ligatures w14:val="none"/>
          </w:rPr>
          <w:t xml:space="preserve"> and rates</w:t>
        </w:r>
      </w:ins>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lead</w:t>
      </w:r>
      <w:r w:rsidRPr="003E7284">
        <w:rPr>
          <w:rFonts w:ascii="Arial" w:eastAsia="Times New Roman" w:hAnsi="Arial" w:cs="Arial"/>
          <w:color w:val="000000"/>
          <w:kern w:val="0"/>
          <w14:ligatures w14:val="none"/>
        </w:rPr>
        <w:t xml:space="preserve">ing </w:t>
      </w:r>
      <w:r w:rsidR="005032D7">
        <w:rPr>
          <w:rFonts w:ascii="Arial" w:eastAsia="Times New Roman" w:hAnsi="Arial" w:cs="Arial"/>
          <w:color w:val="000000"/>
          <w:kern w:val="0"/>
          <w14:ligatures w14:val="none"/>
        </w:rPr>
        <w:t>to</w:t>
      </w:r>
      <w:r w:rsidRPr="003E7284">
        <w:rPr>
          <w:rFonts w:ascii="Arial" w:eastAsia="Times New Roman" w:hAnsi="Arial" w:cs="Arial"/>
          <w:color w:val="000000"/>
          <w:kern w:val="0"/>
          <w14:ligatures w14:val="none"/>
        </w:rPr>
        <w:t xml:space="preserve"> variability in metabolic </w:t>
      </w:r>
      <w:del w:id="828" w:author="Reviewer" w:date="2026-06-04T07:27:00Z" w16du:dateUtc="2026-06-04T12:27:00Z">
        <w:r w:rsidRPr="003E7284" w:rsidDel="00377293">
          <w:rPr>
            <w:rFonts w:ascii="Arial" w:eastAsia="Times New Roman" w:hAnsi="Arial" w:cs="Arial"/>
            <w:color w:val="000000"/>
            <w:kern w:val="0"/>
            <w14:ligatures w14:val="none"/>
          </w:rPr>
          <w:delText xml:space="preserve">rates </w:delText>
        </w:r>
      </w:del>
      <w:ins w:id="829" w:author="Reviewer" w:date="2026-06-04T07:27:00Z" w16du:dateUtc="2026-06-04T12:27:00Z">
        <w:r w:rsidR="00377293">
          <w:rPr>
            <w:rFonts w:ascii="Arial" w:eastAsia="Times New Roman" w:hAnsi="Arial" w:cs="Arial"/>
            <w:color w:val="000000"/>
            <w:kern w:val="0"/>
            <w14:ligatures w14:val="none"/>
          </w:rPr>
          <w:t>activity</w:t>
        </w:r>
        <w:r w:rsidR="00377293" w:rsidRPr="003E7284">
          <w:rPr>
            <w:rFonts w:ascii="Arial" w:eastAsia="Times New Roman" w:hAnsi="Arial" w:cs="Arial"/>
            <w:color w:val="000000"/>
            <w:kern w:val="0"/>
            <w14:ligatures w14:val="none"/>
          </w:rPr>
          <w:t xml:space="preserve"> </w:t>
        </w:r>
      </w:ins>
      <w:r w:rsidRPr="003E7284">
        <w:rPr>
          <w:rFonts w:ascii="Arial" w:eastAsia="Times New Roman" w:hAnsi="Arial" w:cs="Arial"/>
          <w:color w:val="000000"/>
          <w:kern w:val="0"/>
          <w14:ligatures w14:val="none"/>
        </w:rPr>
        <w:t xml:space="preserve">and immune responses </w:t>
      </w:r>
      <w:r w:rsidR="009A4B3F">
        <w:rPr>
          <w:rFonts w:ascii="Arial" w:eastAsia="Times New Roman" w:hAnsi="Arial" w:cs="Arial"/>
          <w:color w:val="000000"/>
          <w:kern w:val="0"/>
          <w14:ligatures w14:val="none"/>
        </w:rPr>
        <w:t>that</w:t>
      </w:r>
      <w:r w:rsidRPr="003E7284">
        <w:rPr>
          <w:rFonts w:ascii="Arial" w:eastAsia="Times New Roman" w:hAnsi="Arial" w:cs="Arial"/>
          <w:color w:val="000000"/>
          <w:kern w:val="0"/>
          <w14:ligatures w14:val="none"/>
        </w:rPr>
        <w:t xml:space="preserve"> could confound the effects of </w:t>
      </w:r>
      <w:del w:id="830" w:author="Reviewer" w:date="2026-06-04T07:32:00Z" w16du:dateUtc="2026-06-04T12:32:00Z">
        <w:r w:rsidRPr="003E7284" w:rsidDel="00377293">
          <w:rPr>
            <w:rFonts w:ascii="Arial" w:eastAsia="Times New Roman" w:hAnsi="Arial" w:cs="Arial"/>
            <w:color w:val="000000"/>
            <w:kern w:val="0"/>
            <w14:ligatures w14:val="none"/>
          </w:rPr>
          <w:delText xml:space="preserve">toxin </w:delText>
        </w:r>
      </w:del>
      <w:ins w:id="831" w:author="Reviewer" w:date="2026-06-04T07:32:00Z" w16du:dateUtc="2026-06-04T12:32:00Z">
        <w:r w:rsidR="00377293">
          <w:rPr>
            <w:rFonts w:ascii="Arial" w:eastAsia="Times New Roman" w:hAnsi="Arial" w:cs="Arial"/>
            <w:color w:val="000000"/>
            <w:kern w:val="0"/>
            <w14:ligatures w14:val="none"/>
          </w:rPr>
          <w:t>contaminant</w:t>
        </w:r>
        <w:r w:rsidR="00377293" w:rsidRPr="003E7284">
          <w:rPr>
            <w:rFonts w:ascii="Arial" w:eastAsia="Times New Roman" w:hAnsi="Arial" w:cs="Arial"/>
            <w:color w:val="000000"/>
            <w:kern w:val="0"/>
            <w14:ligatures w14:val="none"/>
          </w:rPr>
          <w:t xml:space="preserve"> </w:t>
        </w:r>
      </w:ins>
      <w:r w:rsidRPr="003E7284">
        <w:rPr>
          <w:rFonts w:ascii="Arial" w:eastAsia="Times New Roman" w:hAnsi="Arial" w:cs="Arial"/>
          <w:color w:val="000000"/>
          <w:kern w:val="0"/>
          <w14:ligatures w14:val="none"/>
        </w:rPr>
        <w:t>exposure.</w:t>
      </w:r>
      <w:r>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Pr>
          <w:rFonts w:ascii="Arial" w:eastAsia="Times New Roman" w:hAnsi="Arial" w:cs="Arial"/>
          <w:color w:val="000000"/>
          <w:kern w:val="0"/>
          <w14:ligatures w14:val="none"/>
        </w:rPr>
        <w:t xml:space="preserve">s </w:t>
      </w:r>
      <w:r w:rsidR="005032D7">
        <w:rPr>
          <w:rFonts w:ascii="Arial" w:eastAsia="Times New Roman" w:hAnsi="Arial" w:cs="Arial"/>
          <w:color w:val="000000"/>
          <w:kern w:val="0"/>
          <w14:ligatures w14:val="none"/>
        </w:rPr>
        <w:t>expec</w:t>
      </w:r>
      <w:r>
        <w:rPr>
          <w:rFonts w:ascii="Arial" w:eastAsia="Times New Roman" w:hAnsi="Arial" w:cs="Arial"/>
          <w:color w:val="000000"/>
          <w:kern w:val="0"/>
          <w14:ligatures w14:val="none"/>
        </w:rPr>
        <w:t>ted,</w:t>
      </w:r>
      <w:r w:rsidRPr="003E7284">
        <w:rPr>
          <w:rFonts w:ascii="Arial" w:eastAsia="Times New Roman" w:hAnsi="Arial" w:cs="Arial"/>
          <w:color w:val="000000"/>
          <w:kern w:val="0"/>
          <w14:ligatures w14:val="none"/>
        </w:rPr>
        <w:t xml:space="preserve"> we observed a slight decline in relative weight</w:t>
      </w:r>
      <w:r w:rsidR="005032D7">
        <w:rPr>
          <w:rFonts w:ascii="Arial" w:eastAsia="Times New Roman" w:hAnsi="Arial" w:cs="Arial"/>
          <w:color w:val="000000"/>
          <w:kern w:val="0"/>
          <w14:ligatures w14:val="none"/>
        </w:rPr>
        <w:t>,</w:t>
      </w:r>
      <w:r w:rsidR="00BB2E67">
        <w:rPr>
          <w:rFonts w:ascii="Arial" w:eastAsia="Times New Roman" w:hAnsi="Arial" w:cs="Arial"/>
          <w:color w:val="000000"/>
          <w:kern w:val="0"/>
          <w14:ligatures w14:val="none"/>
        </w:rPr>
        <w:t xml:space="preserve"> likely reflecting restricted feeding and confinement,</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which</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we</w:t>
      </w:r>
      <w:r>
        <w:rPr>
          <w:rFonts w:ascii="Arial" w:eastAsia="Times New Roman" w:hAnsi="Arial" w:cs="Arial"/>
          <w:color w:val="000000"/>
          <w:kern w:val="0"/>
          <w14:ligatures w14:val="none"/>
        </w:rPr>
        <w:t xml:space="preserve"> de</w:t>
      </w:r>
      <w:r w:rsidR="005032D7">
        <w:rPr>
          <w:rFonts w:ascii="Arial" w:eastAsia="Times New Roman" w:hAnsi="Arial" w:cs="Arial"/>
          <w:color w:val="000000"/>
          <w:kern w:val="0"/>
          <w14:ligatures w14:val="none"/>
        </w:rPr>
        <w:t>emed</w:t>
      </w:r>
      <w:r>
        <w:rPr>
          <w:rFonts w:ascii="Arial" w:eastAsia="Times New Roman" w:hAnsi="Arial" w:cs="Arial"/>
          <w:color w:val="000000"/>
          <w:kern w:val="0"/>
          <w14:ligatures w14:val="none"/>
        </w:rPr>
        <w:t xml:space="preserve"> acceptable</w:t>
      </w:r>
      <w:r w:rsidR="006D31C5">
        <w:rPr>
          <w:rFonts w:ascii="Arial" w:eastAsia="Times New Roman" w:hAnsi="Arial" w:cs="Arial"/>
          <w:color w:val="000000"/>
          <w:kern w:val="0"/>
          <w14:ligatures w14:val="none"/>
        </w:rPr>
        <w:t xml:space="preserve"> for our study</w:t>
      </w:r>
      <w:r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
    <w:p w14:paraId="48FEBCF8" w14:textId="511BDDEE" w:rsidR="009A25A6" w:rsidRDefault="00BB2E67"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9A25A6" w:rsidRPr="003E7284">
        <w:rPr>
          <w:rFonts w:ascii="Arial" w:eastAsia="Times New Roman" w:hAnsi="Arial" w:cs="Arial"/>
          <w:color w:val="000000"/>
          <w:kern w:val="0"/>
          <w14:ligatures w14:val="none"/>
        </w:rPr>
        <w:t>ater quality</w:t>
      </w:r>
      <w:r w:rsidR="001B0B3B">
        <w:rPr>
          <w:rFonts w:ascii="Arial" w:eastAsia="Times New Roman" w:hAnsi="Arial" w:cs="Arial"/>
          <w:color w:val="000000"/>
          <w:kern w:val="0"/>
          <w14:ligatures w14:val="none"/>
        </w:rPr>
        <w:t xml:space="preserve"> variables</w:t>
      </w:r>
      <w:r>
        <w:rPr>
          <w:rFonts w:ascii="Arial" w:eastAsia="Times New Roman" w:hAnsi="Arial" w:cs="Arial"/>
          <w:color w:val="000000"/>
          <w:kern w:val="0"/>
          <w14:ligatures w14:val="none"/>
        </w:rPr>
        <w:t xml:space="preserve"> remained stable across tanks, confirming consistent environmental conditions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Maintaining consistent</w:t>
      </w:r>
      <w:r>
        <w:rPr>
          <w:rFonts w:ascii="Arial" w:eastAsia="Times New Roman" w:hAnsi="Arial" w:cs="Arial"/>
          <w:color w:val="000000"/>
          <w:kern w:val="0"/>
          <w14:ligatures w14:val="none"/>
        </w:rPr>
        <w:t xml:space="preserve"> abiotic parameters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 xml:space="preserve">is </w:t>
      </w:r>
      <w:r w:rsidR="005032D7">
        <w:rPr>
          <w:rFonts w:ascii="Arial" w:eastAsia="Times New Roman" w:hAnsi="Arial" w:cs="Arial"/>
          <w:color w:val="000000"/>
          <w:kern w:val="0"/>
          <w14:ligatures w14:val="none"/>
        </w:rPr>
        <w:t>essenti</w:t>
      </w:r>
      <w:r w:rsidR="009A25A6">
        <w:rPr>
          <w:rFonts w:ascii="Arial" w:eastAsia="Times New Roman" w:hAnsi="Arial" w:cs="Arial"/>
          <w:color w:val="000000"/>
          <w:kern w:val="0"/>
          <w14:ligatures w14:val="none"/>
        </w:rPr>
        <w:t xml:space="preserve">al for this type of </w:t>
      </w:r>
      <w:r w:rsidR="005032D7">
        <w:rPr>
          <w:rFonts w:ascii="Arial" w:eastAsia="Times New Roman" w:hAnsi="Arial" w:cs="Arial"/>
          <w:color w:val="000000"/>
          <w:kern w:val="0"/>
          <w14:ligatures w14:val="none"/>
        </w:rPr>
        <w:t>research</w:t>
      </w:r>
      <w:r w:rsidR="001B0B3B">
        <w:rPr>
          <w:rFonts w:ascii="Arial" w:eastAsia="Times New Roman" w:hAnsi="Arial" w:cs="Arial"/>
          <w:color w:val="000000"/>
          <w:kern w:val="0"/>
          <w14:ligatures w14:val="none"/>
        </w:rPr>
        <w:t>,</w:t>
      </w:r>
      <w:r w:rsidR="009A25A6"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as</w:t>
      </w:r>
      <w:r w:rsidR="009A25A6" w:rsidRPr="003E7284">
        <w:rPr>
          <w:rFonts w:ascii="Arial" w:eastAsia="Times New Roman" w:hAnsi="Arial" w:cs="Arial"/>
          <w:color w:val="000000"/>
          <w:kern w:val="0"/>
          <w14:ligatures w14:val="none"/>
        </w:rPr>
        <w:t xml:space="preserve"> water conditions </w:t>
      </w:r>
      <w:r>
        <w:rPr>
          <w:rFonts w:ascii="Arial" w:eastAsia="Times New Roman" w:hAnsi="Arial" w:cs="Arial"/>
          <w:color w:val="000000"/>
          <w:kern w:val="0"/>
          <w14:ligatures w14:val="none"/>
        </w:rPr>
        <w:t>can</w:t>
      </w:r>
      <w:r w:rsidR="009A25A6"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influence</w:t>
      </w:r>
      <w:r w:rsidR="009A25A6" w:rsidRPr="003E7284">
        <w:rPr>
          <w:rFonts w:ascii="Arial" w:eastAsia="Times New Roman" w:hAnsi="Arial" w:cs="Arial"/>
          <w:color w:val="000000"/>
          <w:kern w:val="0"/>
          <w14:ligatures w14:val="none"/>
        </w:rPr>
        <w:t xml:space="preserve"> the prevalence of various circulating </w:t>
      </w:r>
      <w:r w:rsidR="009A25A6" w:rsidRPr="003E7284">
        <w:rPr>
          <w:rFonts w:ascii="Arial" w:eastAsia="Times New Roman" w:hAnsi="Arial" w:cs="Arial"/>
          <w:color w:val="000000"/>
          <w:kern w:val="0"/>
          <w14:ligatures w14:val="none"/>
        </w:rPr>
        <w:lastRenderedPageBreak/>
        <w:t>leukocytes in fish species</w:t>
      </w:r>
      <w:r w:rsidR="009A4B3F">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{"citationID":"NFaSiRe7","properties":{"formattedCitation":"(Corr\\uc0\\u234{}a {\\i{}et al.}, 2017; Shahjahan {\\i{}et al.}, 2018; Hertika {\\i{}et al.}, 2022, 2025)","plainCitation":"(Corrêa et al., 2017; Shahjahan et al., 2018; Hertika et al., 2022, 2025)","noteIndex":0},"citationItems":[{"id":189,"uris":["http://zotero.org/users/4161640/items/73C7NNIY"],"itemData":{"id":189,"type":"article-journal","container-title":"Toxicological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Bezerra"},{"family":"Seriani","given":"Robson"}],"issued":{"date-parts":[["2017",3,16]]}}},{"id":264,"uris":["http://zotero.org/users/4161640/items/AX9JKHZM"],"itemData":{"id":264,"type":"article-journal","container-title":"Fish Physiology and Biochemistry","issue":"5","journalAbbreviation":"FISH","note":"publisher: Springer","page":"1309–1318","title":"Increased water temperature altered hemato-biochemical parameters and structure of peripheral erythrocytes in striped catfish Pangasianodon hypophthalmus","volume":"44","author":[{"family":"Shahjahan","given":"MD"},{"family":"Uddin","given":"Md Helal"},{"family":"Bain","given":"Victor"},{"family":"Haque","given":"Md Mahfuzul"}],"issued":{"date-parts":[["2018"]]}}},{"id":265,"uris":["http://zotero.org/users/4161640/items/QRAC4K4U"],"itemData":{"id":265,"type":"article-journal","container-title":"F1000Research","page":"1169","title":"Effect of environmental factors on blood counts of Gambusia affinis caught at brantas river watershed, Indonesia","volume":"10","author":[{"family":"Hertika","given":"Asus Maizar Suryanto"},{"family":"Arfiati","given":"Diana"},{"family":"Lusiana","given":"Evellin Dewi"},{"family":"Putra","given":"Renanda BDS"}],"issued":{"date-parts":[["2022"]]}}},{"id":266,"uris":["http://zotero.org/users/4161640/items/L3BG9L4E"],"itemData":{"id":266,"type":"article-journal","container-title":"Water Environment Research","issue":"6","journalAbbreviation":"Water Environ. Res.","note":"publisher: Wiley Online Library","page":"e70126","title":"Analysis of fish hematological profiles as bioindicators of water pollution in fish conservation areas, East Java, Indonesia","volume":"97","author":[{"family":"Hertika","given":"Asus Maizar Suryanto"},{"family":"Musa","given":"Muhammad"},{"family":"Amron","given":"Kasyful"},{"family":"Putra","given":"Renanda Baghaz Dzulhamdani Surya"},{"family":"Alfarisi","given":"Muhammad Asnin"},{"family":"Putra","given":"Andhika Farras Rahardian"},{"family":"Halimah","given":"Marsa Fatin"},{"family":"Wijanata","given":"Ida Bagus Pascad"}],"issued":{"date-parts":[["2025"]]}}}],"schema":"https://github.com/citation-style-language/schema/raw/master/csl-citation.json"}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(Corrêa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Shahjahan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Hertika </w:t>
      </w:r>
      <w:r w:rsidR="002838B7" w:rsidRPr="002838B7">
        <w:rPr>
          <w:rFonts w:ascii="Arial" w:hAnsi="Arial" w:cs="Arial"/>
          <w:i/>
          <w:iCs/>
          <w:color w:val="000000"/>
          <w:kern w:val="0"/>
        </w:rPr>
        <w:t>et al.</w:t>
      </w:r>
      <w:r w:rsidR="002838B7" w:rsidRPr="002838B7">
        <w:rPr>
          <w:rFonts w:ascii="Arial" w:hAnsi="Arial" w:cs="Arial"/>
          <w:color w:val="000000"/>
          <w:kern w:val="0"/>
        </w:rPr>
        <w:t>, 2022, 2025)</w:t>
      </w:r>
      <w:r w:rsidR="004D1032">
        <w:rPr>
          <w:rFonts w:ascii="Arial" w:eastAsia="Times New Roman" w:hAnsi="Arial" w:cs="Arial"/>
          <w:color w:val="000000"/>
          <w:kern w:val="0"/>
          <w14:ligatures w14:val="none"/>
        </w:rPr>
        <w:fldChar w:fldCharType="end"/>
      </w:r>
      <w:r w:rsidR="009A25A6">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By maintaining constant</w:t>
      </w:r>
      <w:ins w:id="832" w:author="Reviewer" w:date="2026-06-04T07:33:00Z" w16du:dateUtc="2026-06-04T12:33:00Z">
        <w:r w:rsidR="00377293">
          <w:rPr>
            <w:rFonts w:ascii="Arial" w:eastAsia="Times New Roman" w:hAnsi="Arial" w:cs="Arial"/>
            <w:color w:val="000000"/>
            <w:kern w:val="0"/>
            <w14:ligatures w14:val="none"/>
          </w:rPr>
          <w:t xml:space="preserve"> environmental</w:t>
        </w:r>
      </w:ins>
      <w:r>
        <w:rPr>
          <w:rFonts w:ascii="Arial" w:eastAsia="Times New Roman" w:hAnsi="Arial" w:cs="Arial"/>
          <w:color w:val="000000"/>
          <w:kern w:val="0"/>
          <w14:ligatures w14:val="none"/>
        </w:rPr>
        <w:t xml:space="preserve"> conditions, we </w:t>
      </w:r>
      <w:del w:id="833" w:author="Reviewer" w:date="2026-06-04T07:33:00Z" w16du:dateUtc="2026-06-04T12:33:00Z">
        <w:r w:rsidDel="00377293">
          <w:rPr>
            <w:rFonts w:ascii="Arial" w:eastAsia="Times New Roman" w:hAnsi="Arial" w:cs="Arial"/>
            <w:color w:val="000000"/>
            <w:kern w:val="0"/>
            <w14:ligatures w14:val="none"/>
          </w:rPr>
          <w:delText xml:space="preserve">ensured </w:delText>
        </w:r>
      </w:del>
      <w:ins w:id="834" w:author="Reviewer" w:date="2026-06-04T07:33:00Z" w16du:dateUtc="2026-06-04T12:33:00Z">
        <w:r w:rsidR="00377293">
          <w:rPr>
            <w:rFonts w:ascii="Arial" w:eastAsia="Times New Roman" w:hAnsi="Arial" w:cs="Arial"/>
            <w:color w:val="000000"/>
            <w:kern w:val="0"/>
            <w14:ligatures w14:val="none"/>
          </w:rPr>
          <w:t xml:space="preserve">reduced the likelihood </w:t>
        </w:r>
      </w:ins>
      <w:r>
        <w:rPr>
          <w:rFonts w:ascii="Arial" w:eastAsia="Times New Roman" w:hAnsi="Arial" w:cs="Arial"/>
          <w:color w:val="000000"/>
          <w:kern w:val="0"/>
          <w14:ligatures w14:val="none"/>
        </w:rPr>
        <w:t>that observed differences in NLR reflected</w:t>
      </w:r>
      <w:ins w:id="835" w:author="Reviewer" w:date="2026-06-04T07:33:00Z" w16du:dateUtc="2026-06-04T12:33:00Z">
        <w:r w:rsidR="00377293">
          <w:rPr>
            <w:rFonts w:ascii="Arial" w:eastAsia="Times New Roman" w:hAnsi="Arial" w:cs="Arial"/>
            <w:color w:val="000000"/>
            <w:kern w:val="0"/>
            <w14:ligatures w14:val="none"/>
          </w:rPr>
          <w:t xml:space="preserve"> abiotic variation</w:t>
        </w:r>
      </w:ins>
      <w:ins w:id="836" w:author="Reviewer" w:date="2026-06-04T07:34:00Z" w16du:dateUtc="2026-06-04T12:34:00Z">
        <w:r w:rsidR="00377293">
          <w:rPr>
            <w:rFonts w:ascii="Arial" w:eastAsia="Times New Roman" w:hAnsi="Arial" w:cs="Arial"/>
            <w:color w:val="000000"/>
            <w:kern w:val="0"/>
            <w14:ligatures w14:val="none"/>
          </w:rPr>
          <w:t xml:space="preserve"> among tanks</w:t>
        </w:r>
      </w:ins>
      <w:del w:id="837" w:author="Reviewer" w:date="2026-06-04T07:35:00Z" w16du:dateUtc="2026-06-04T12:35:00Z">
        <w:r w:rsidDel="00765946">
          <w:rPr>
            <w:rFonts w:ascii="Arial" w:eastAsia="Times New Roman" w:hAnsi="Arial" w:cs="Arial"/>
            <w:color w:val="000000"/>
            <w:kern w:val="0"/>
            <w14:ligatures w14:val="none"/>
          </w:rPr>
          <w:delText xml:space="preserve"> treatment effects rather than environmental variation</w:delText>
        </w:r>
      </w:del>
      <w:r>
        <w:rPr>
          <w:rFonts w:ascii="Arial" w:eastAsia="Times New Roman" w:hAnsi="Arial" w:cs="Arial"/>
          <w:color w:val="000000"/>
          <w:kern w:val="0"/>
          <w14:ligatures w14:val="none"/>
        </w:rPr>
        <w:t>.</w:t>
      </w:r>
    </w:p>
    <w:p w14:paraId="30118E31" w14:textId="77777777" w:rsidR="00D8586B" w:rsidRDefault="00D8586B" w:rsidP="00207381">
      <w:pPr>
        <w:spacing w:line="480" w:lineRule="auto"/>
        <w:ind w:firstLine="720"/>
        <w:rPr>
          <w:rFonts w:ascii="Arial" w:eastAsia="Times New Roman" w:hAnsi="Arial" w:cs="Arial"/>
          <w:color w:val="000000"/>
          <w:kern w:val="0"/>
          <w14:ligatures w14:val="none"/>
        </w:rPr>
      </w:pPr>
    </w:p>
    <w:p w14:paraId="04E9C3B9" w14:textId="1B38B210"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4.3. </w:t>
      </w:r>
      <w:del w:id="838" w:author="Reviewer" w:date="2026-06-04T07:42:00Z" w16du:dateUtc="2026-06-04T12:42:00Z">
        <w:r w:rsidR="000B2425" w:rsidDel="00765946">
          <w:rPr>
            <w:rFonts w:ascii="Arial" w:eastAsia="Times New Roman" w:hAnsi="Arial" w:cs="Arial"/>
            <w:i/>
            <w:iCs/>
            <w:color w:val="000000"/>
            <w:kern w:val="0"/>
            <w14:ligatures w14:val="none"/>
          </w:rPr>
          <w:delText xml:space="preserve">Toxin </w:delText>
        </w:r>
      </w:del>
      <w:ins w:id="839" w:author="Reviewer" w:date="2026-06-04T07:42:00Z" w16du:dateUtc="2026-06-04T12:42:00Z">
        <w:r w:rsidR="00765946">
          <w:rPr>
            <w:rFonts w:ascii="Arial" w:eastAsia="Times New Roman" w:hAnsi="Arial" w:cs="Arial"/>
            <w:i/>
            <w:iCs/>
            <w:color w:val="000000"/>
            <w:kern w:val="0"/>
            <w14:ligatures w14:val="none"/>
          </w:rPr>
          <w:t xml:space="preserve">Contaminant </w:t>
        </w:r>
      </w:ins>
      <w:r w:rsidR="000B2425">
        <w:rPr>
          <w:rFonts w:ascii="Arial" w:eastAsia="Times New Roman" w:hAnsi="Arial" w:cs="Arial"/>
          <w:i/>
          <w:iCs/>
          <w:color w:val="000000"/>
          <w:kern w:val="0"/>
          <w14:ligatures w14:val="none"/>
        </w:rPr>
        <w:t>Exposure (</w:t>
      </w:r>
      <w:r>
        <w:rPr>
          <w:rFonts w:ascii="Arial" w:hAnsi="Arial" w:cs="Arial"/>
          <w:i/>
          <w:iCs/>
        </w:rPr>
        <w:t xml:space="preserve">Blood </w:t>
      </w:r>
      <w:r w:rsidR="000B2425">
        <w:rPr>
          <w:rFonts w:ascii="Arial" w:hAnsi="Arial" w:cs="Arial"/>
          <w:i/>
          <w:iCs/>
        </w:rPr>
        <w:t>S</w:t>
      </w:r>
      <w:r>
        <w:rPr>
          <w:rFonts w:ascii="Arial" w:hAnsi="Arial" w:cs="Arial"/>
          <w:i/>
          <w:iCs/>
        </w:rPr>
        <w:t xml:space="preserve">amples 1 </w:t>
      </w:r>
      <w:r w:rsidR="000B2425">
        <w:rPr>
          <w:rFonts w:ascii="Arial" w:hAnsi="Arial" w:cs="Arial"/>
          <w:i/>
          <w:iCs/>
        </w:rPr>
        <w:t>vs.</w:t>
      </w:r>
      <w:r>
        <w:rPr>
          <w:rFonts w:ascii="Arial" w:hAnsi="Arial" w:cs="Arial"/>
          <w:i/>
          <w:iCs/>
        </w:rPr>
        <w:t xml:space="preserve"> 2</w:t>
      </w:r>
      <w:r w:rsidR="000B2425">
        <w:rPr>
          <w:rFonts w:ascii="Arial" w:hAnsi="Arial" w:cs="Arial"/>
          <w:i/>
          <w:iCs/>
        </w:rPr>
        <w:t>)</w:t>
      </w:r>
    </w:p>
    <w:p w14:paraId="550F74FF" w14:textId="35354A20" w:rsidR="00CA091B" w:rsidRDefault="003E7284" w:rsidP="004B615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Ou</w:t>
      </w:r>
      <w:r w:rsidR="009D0723">
        <w:rPr>
          <w:rFonts w:ascii="Arial" w:eastAsia="Times New Roman" w:hAnsi="Arial" w:cs="Arial"/>
          <w:color w:val="000000"/>
          <w:kern w:val="0"/>
          <w14:ligatures w14:val="none"/>
        </w:rPr>
        <w:t>r</w:t>
      </w:r>
      <w:r w:rsidRPr="003E7284">
        <w:rPr>
          <w:rFonts w:ascii="Arial" w:eastAsia="Times New Roman" w:hAnsi="Arial" w:cs="Arial"/>
          <w:color w:val="000000"/>
          <w:kern w:val="0"/>
          <w14:ligatures w14:val="none"/>
        </w:rPr>
        <w:t xml:space="preserve"> study </w:t>
      </w:r>
      <w:r w:rsidR="004B6151">
        <w:rPr>
          <w:rFonts w:ascii="Arial" w:eastAsia="Times New Roman" w:hAnsi="Arial" w:cs="Arial"/>
          <w:color w:val="000000"/>
          <w:kern w:val="0"/>
          <w14:ligatures w14:val="none"/>
        </w:rPr>
        <w:t>provide</w:t>
      </w:r>
      <w:r w:rsidRPr="003E7284">
        <w:rPr>
          <w:rFonts w:ascii="Arial" w:eastAsia="Times New Roman" w:hAnsi="Arial" w:cs="Arial"/>
          <w:color w:val="000000"/>
          <w:kern w:val="0"/>
          <w14:ligatures w14:val="none"/>
        </w:rPr>
        <w:t xml:space="preserve">s </w:t>
      </w:r>
      <w:r w:rsidR="000B2425">
        <w:rPr>
          <w:rFonts w:ascii="Arial" w:eastAsia="Times New Roman" w:hAnsi="Arial" w:cs="Arial"/>
          <w:color w:val="000000"/>
          <w:kern w:val="0"/>
          <w14:ligatures w14:val="none"/>
        </w:rPr>
        <w:t xml:space="preserve">new evidence that </w:t>
      </w:r>
      <w:proofErr w:type="spellStart"/>
      <w:r w:rsidR="000B2425">
        <w:rPr>
          <w:rFonts w:ascii="Arial" w:eastAsia="Times New Roman" w:hAnsi="Arial" w:cs="Arial"/>
          <w:color w:val="000000"/>
          <w:kern w:val="0"/>
          <w14:ligatures w14:val="none"/>
        </w:rPr>
        <w:t>PFPeA</w:t>
      </w:r>
      <w:proofErr w:type="spellEnd"/>
      <w:r w:rsidR="000B2425">
        <w:rPr>
          <w:rFonts w:ascii="Arial" w:eastAsia="Times New Roman" w:hAnsi="Arial" w:cs="Arial"/>
          <w:color w:val="000000"/>
          <w:kern w:val="0"/>
          <w14:ligatures w14:val="none"/>
        </w:rPr>
        <w:t xml:space="preserve"> exposure </w:t>
      </w:r>
      <w:ins w:id="840" w:author="Reviewer" w:date="2026-06-04T07:44:00Z" w16du:dateUtc="2026-06-04T12:44:00Z">
        <w:r w:rsidR="00765946">
          <w:rPr>
            <w:rFonts w:ascii="Arial" w:eastAsia="Times New Roman" w:hAnsi="Arial" w:cs="Arial"/>
            <w:color w:val="000000"/>
            <w:kern w:val="0"/>
            <w14:ligatures w14:val="none"/>
          </w:rPr>
          <w:t>may alter leukocyte-based</w:t>
        </w:r>
      </w:ins>
      <w:del w:id="841" w:author="Reviewer" w:date="2026-06-04T07:44:00Z" w16du:dateUtc="2026-06-04T12:44:00Z">
        <w:r w:rsidR="000B2425" w:rsidDel="00765946">
          <w:rPr>
            <w:rFonts w:ascii="Arial" w:eastAsia="Times New Roman" w:hAnsi="Arial" w:cs="Arial"/>
            <w:color w:val="000000"/>
            <w:kern w:val="0"/>
            <w14:ligatures w14:val="none"/>
          </w:rPr>
          <w:delText>can elevate</w:delText>
        </w:r>
      </w:del>
      <w:r w:rsidR="000B2425">
        <w:rPr>
          <w:rFonts w:ascii="Arial" w:eastAsia="Times New Roman" w:hAnsi="Arial" w:cs="Arial"/>
          <w:color w:val="000000"/>
          <w:kern w:val="0"/>
          <w14:ligatures w14:val="none"/>
        </w:rPr>
        <w:t xml:space="preserve"> stress</w:t>
      </w:r>
      <w:ins w:id="842" w:author="Reviewer" w:date="2026-06-04T07:44:00Z" w16du:dateUtc="2026-06-04T12:44:00Z">
        <w:r w:rsidR="00765946">
          <w:rPr>
            <w:rFonts w:ascii="Arial" w:eastAsia="Times New Roman" w:hAnsi="Arial" w:cs="Arial"/>
            <w:color w:val="000000"/>
            <w:kern w:val="0"/>
            <w14:ligatures w14:val="none"/>
          </w:rPr>
          <w:t xml:space="preserve"> responses</w:t>
        </w:r>
      </w:ins>
      <w:r w:rsidR="000B2425">
        <w:rPr>
          <w:rFonts w:ascii="Arial" w:eastAsia="Times New Roman" w:hAnsi="Arial" w:cs="Arial"/>
          <w:color w:val="000000"/>
          <w:kern w:val="0"/>
          <w14:ligatures w14:val="none"/>
        </w:rPr>
        <w:t xml:space="preserve"> in freshwater fishes</w:t>
      </w:r>
      <w:r w:rsidR="005032D7">
        <w:rPr>
          <w:rFonts w:ascii="Arial" w:eastAsia="Times New Roman" w:hAnsi="Arial" w:cs="Arial"/>
          <w:color w:val="000000"/>
          <w:kern w:val="0"/>
          <w14:ligatures w14:val="none"/>
        </w:rPr>
        <w:t xml:space="preserve"> and </w:t>
      </w:r>
      <w:ins w:id="843" w:author="Reviewer" w:date="2026-06-04T07:44:00Z" w16du:dateUtc="2026-06-04T12:44:00Z">
        <w:r w:rsidR="00765946">
          <w:rPr>
            <w:rFonts w:ascii="Arial" w:eastAsia="Times New Roman" w:hAnsi="Arial" w:cs="Arial"/>
            <w:color w:val="000000"/>
            <w:kern w:val="0"/>
            <w14:ligatures w14:val="none"/>
          </w:rPr>
          <w:t xml:space="preserve">further supports the utility </w:t>
        </w:r>
        <w:r w:rsidR="00944D34">
          <w:rPr>
            <w:rFonts w:ascii="Arial" w:eastAsia="Times New Roman" w:hAnsi="Arial" w:cs="Arial"/>
            <w:color w:val="000000"/>
            <w:kern w:val="0"/>
            <w14:ligatures w14:val="none"/>
          </w:rPr>
          <w:t>o</w:t>
        </w:r>
      </w:ins>
      <w:ins w:id="844" w:author="Reviewer" w:date="2026-06-04T07:45:00Z" w16du:dateUtc="2026-06-04T12:45:00Z">
        <w:r w:rsidR="00944D34">
          <w:rPr>
            <w:rFonts w:ascii="Arial" w:eastAsia="Times New Roman" w:hAnsi="Arial" w:cs="Arial"/>
            <w:color w:val="000000"/>
            <w:kern w:val="0"/>
            <w14:ligatures w14:val="none"/>
          </w:rPr>
          <w:t xml:space="preserve">f </w:t>
        </w:r>
      </w:ins>
      <w:del w:id="845" w:author="Reviewer" w:date="2026-06-04T07:45:00Z" w16du:dateUtc="2026-06-04T12:45:00Z">
        <w:r w:rsidR="000B2425" w:rsidDel="00944D34">
          <w:rPr>
            <w:rFonts w:ascii="Arial" w:eastAsia="Times New Roman" w:hAnsi="Arial" w:cs="Arial"/>
            <w:color w:val="000000"/>
            <w:kern w:val="0"/>
            <w14:ligatures w14:val="none"/>
          </w:rPr>
          <w:delText>reinforces</w:delText>
        </w:r>
        <w:r w:rsidR="005032D7" w:rsidDel="00944D34">
          <w:rPr>
            <w:rFonts w:ascii="Arial" w:eastAsia="Times New Roman" w:hAnsi="Arial" w:cs="Arial"/>
            <w:color w:val="000000"/>
            <w:kern w:val="0"/>
            <w14:ligatures w14:val="none"/>
          </w:rPr>
          <w:delText xml:space="preserve"> </w:delText>
        </w:r>
      </w:del>
      <w:r w:rsidR="005032D7">
        <w:rPr>
          <w:rFonts w:ascii="Arial" w:eastAsia="Times New Roman" w:hAnsi="Arial" w:cs="Arial"/>
          <w:color w:val="000000"/>
          <w:kern w:val="0"/>
          <w14:ligatures w14:val="none"/>
        </w:rPr>
        <w:t xml:space="preserve">NLR as a </w:t>
      </w:r>
      <w:ins w:id="846" w:author="Reviewer" w:date="2026-06-04T07:45:00Z" w16du:dateUtc="2026-06-04T12:45:00Z">
        <w:r w:rsidR="00944D34">
          <w:rPr>
            <w:rFonts w:ascii="Arial" w:eastAsia="Times New Roman" w:hAnsi="Arial" w:cs="Arial"/>
            <w:color w:val="000000"/>
            <w:kern w:val="0"/>
            <w14:ligatures w14:val="none"/>
          </w:rPr>
          <w:t xml:space="preserve">physiological </w:t>
        </w:r>
      </w:ins>
      <w:del w:id="847" w:author="Reviewer" w:date="2026-06-04T07:45:00Z" w16du:dateUtc="2026-06-04T12:45:00Z">
        <w:r w:rsidR="00CA091B" w:rsidDel="00944D34">
          <w:rPr>
            <w:rFonts w:ascii="Arial" w:eastAsia="Times New Roman" w:hAnsi="Arial" w:cs="Arial"/>
            <w:color w:val="000000"/>
            <w:kern w:val="0"/>
            <w14:ligatures w14:val="none"/>
          </w:rPr>
          <w:delText xml:space="preserve">reliable stress </w:delText>
        </w:r>
      </w:del>
      <w:r w:rsidR="00CA091B">
        <w:rPr>
          <w:rFonts w:ascii="Arial" w:eastAsia="Times New Roman" w:hAnsi="Arial" w:cs="Arial"/>
          <w:color w:val="000000"/>
          <w:kern w:val="0"/>
          <w14:ligatures w14:val="none"/>
        </w:rPr>
        <w:t>biomarker</w:t>
      </w:r>
      <w:ins w:id="848" w:author="Reviewer" w:date="2026-06-04T07:45:00Z" w16du:dateUtc="2026-06-04T12:45:00Z">
        <w:r w:rsidR="00944D34">
          <w:rPr>
            <w:rFonts w:ascii="Arial" w:eastAsia="Times New Roman" w:hAnsi="Arial" w:cs="Arial"/>
            <w:color w:val="000000"/>
            <w:kern w:val="0"/>
            <w14:ligatures w14:val="none"/>
          </w:rPr>
          <w:t xml:space="preserve"> associated with stress responses</w:t>
        </w:r>
      </w:ins>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{"citationID":"M9xZuEpN","properties":{"formattedCitation":"(Davis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2008; Goessling </w:t>
      </w:r>
      <w:r w:rsidR="002838B7" w:rsidRPr="002838B7">
        <w:rPr>
          <w:rFonts w:ascii="Arial" w:hAnsi="Arial" w:cs="Arial"/>
          <w:i/>
          <w:iCs/>
          <w:color w:val="000000"/>
          <w:kern w:val="0"/>
        </w:rPr>
        <w:t>et al.</w:t>
      </w:r>
      <w:r w:rsidR="002838B7" w:rsidRPr="002838B7">
        <w:rPr>
          <w:rFonts w:ascii="Arial" w:hAnsi="Arial" w:cs="Arial"/>
          <w:color w:val="000000"/>
          <w:kern w:val="0"/>
        </w:rPr>
        <w:t>, 2015)</w:t>
      </w:r>
      <w:r w:rsidR="004D1032">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After</w:t>
      </w:r>
      <w:r w:rsidR="00C77121">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introducing</w:t>
      </w:r>
      <w:r w:rsidR="00F57B95">
        <w:rPr>
          <w:rFonts w:ascii="Arial" w:eastAsia="Times New Roman" w:hAnsi="Arial" w:cs="Arial"/>
          <w:color w:val="000000"/>
          <w:kern w:val="0"/>
          <w14:ligatures w14:val="none"/>
        </w:rPr>
        <w:t xml:space="preserve"> the </w:t>
      </w:r>
      <w:del w:id="849" w:author="Reviewer" w:date="2026-06-04T07:45:00Z" w16du:dateUtc="2026-06-04T12:45:00Z">
        <w:r w:rsidR="00F57B95" w:rsidDel="00944D34">
          <w:rPr>
            <w:rFonts w:ascii="Arial" w:eastAsia="Times New Roman" w:hAnsi="Arial" w:cs="Arial"/>
            <w:color w:val="000000"/>
            <w:kern w:val="0"/>
            <w14:ligatures w14:val="none"/>
          </w:rPr>
          <w:delText>toxins</w:delText>
        </w:r>
      </w:del>
      <w:ins w:id="850" w:author="Reviewer" w:date="2026-06-04T07:45:00Z" w16du:dateUtc="2026-06-04T12:45:00Z">
        <w:r w:rsidR="00944D34">
          <w:rPr>
            <w:rFonts w:ascii="Arial" w:eastAsia="Times New Roman" w:hAnsi="Arial" w:cs="Arial"/>
            <w:color w:val="000000"/>
            <w:kern w:val="0"/>
            <w14:ligatures w14:val="none"/>
          </w:rPr>
          <w:t>contaminants</w:t>
        </w:r>
      </w:ins>
      <w:r w:rsidR="00F57B95">
        <w:rPr>
          <w:rFonts w:ascii="Arial" w:eastAsia="Times New Roman" w:hAnsi="Arial" w:cs="Arial"/>
          <w:color w:val="000000"/>
          <w:kern w:val="0"/>
          <w14:ligatures w14:val="none"/>
        </w:rPr>
        <w:t xml:space="preserve">, we </w:t>
      </w:r>
      <w:r w:rsidR="004B6151">
        <w:rPr>
          <w:rFonts w:ascii="Arial" w:eastAsia="Times New Roman" w:hAnsi="Arial" w:cs="Arial"/>
          <w:color w:val="000000"/>
          <w:kern w:val="0"/>
          <w14:ligatures w14:val="none"/>
        </w:rPr>
        <w:t>observ</w:t>
      </w:r>
      <w:r w:rsidR="00F57B95">
        <w:rPr>
          <w:rFonts w:ascii="Arial" w:eastAsia="Times New Roman" w:hAnsi="Arial" w:cs="Arial"/>
          <w:color w:val="000000"/>
          <w:kern w:val="0"/>
          <w14:ligatures w14:val="none"/>
        </w:rPr>
        <w:t>ed</w:t>
      </w:r>
      <w:ins w:id="851" w:author="Reviewer" w:date="2026-06-04T07:45:00Z" w16du:dateUtc="2026-06-04T12:45:00Z">
        <w:r w:rsidR="00944D34">
          <w:rPr>
            <w:rFonts w:ascii="Arial" w:eastAsia="Times New Roman" w:hAnsi="Arial" w:cs="Arial"/>
            <w:color w:val="000000"/>
            <w:kern w:val="0"/>
            <w14:ligatures w14:val="none"/>
          </w:rPr>
          <w:t xml:space="preserve"> </w:t>
        </w:r>
      </w:ins>
      <w:ins w:id="852" w:author="Reviewer" w:date="2026-06-04T07:46:00Z" w16du:dateUtc="2026-06-04T12:46:00Z">
        <w:r w:rsidR="00944D34">
          <w:rPr>
            <w:rFonts w:ascii="Arial" w:eastAsia="Times New Roman" w:hAnsi="Arial" w:cs="Arial"/>
            <w:color w:val="000000"/>
            <w:kern w:val="0"/>
            <w14:ligatures w14:val="none"/>
          </w:rPr>
          <w:t>sustained NLR elevation in</w:t>
        </w:r>
      </w:ins>
      <w:del w:id="853" w:author="Reviewer" w:date="2026-06-04T07:46:00Z" w16du:dateUtc="2026-06-04T12:46:00Z">
        <w:r w:rsidR="00F57B95" w:rsidDel="00944D34">
          <w:rPr>
            <w:rFonts w:ascii="Arial" w:eastAsia="Times New Roman" w:hAnsi="Arial" w:cs="Arial"/>
            <w:color w:val="000000"/>
            <w:kern w:val="0"/>
            <w14:ligatures w14:val="none"/>
          </w:rPr>
          <w:delText xml:space="preserve"> a </w:delText>
        </w:r>
        <w:r w:rsidR="00CA091B" w:rsidDel="00944D34">
          <w:rPr>
            <w:rFonts w:ascii="Arial" w:eastAsia="Times New Roman" w:hAnsi="Arial" w:cs="Arial"/>
            <w:color w:val="000000"/>
            <w:kern w:val="0"/>
            <w14:ligatures w14:val="none"/>
          </w:rPr>
          <w:delText xml:space="preserve">clear </w:delText>
        </w:r>
        <w:r w:rsidR="00F57B95" w:rsidDel="00944D34">
          <w:rPr>
            <w:rFonts w:ascii="Arial" w:eastAsia="Times New Roman" w:hAnsi="Arial" w:cs="Arial"/>
            <w:color w:val="000000"/>
            <w:kern w:val="0"/>
            <w14:ligatures w14:val="none"/>
          </w:rPr>
          <w:delText>stress response in</w:delText>
        </w:r>
      </w:del>
      <w:r w:rsidR="00F57B95">
        <w:rPr>
          <w:rFonts w:ascii="Arial" w:eastAsia="Times New Roman" w:hAnsi="Arial" w:cs="Arial"/>
          <w:color w:val="000000"/>
          <w:kern w:val="0"/>
          <w14:ligatures w14:val="none"/>
        </w:rPr>
        <w:t xml:space="preserve"> the </w:t>
      </w:r>
      <w:proofErr w:type="spellStart"/>
      <w:r w:rsidR="00F57B95">
        <w:rPr>
          <w:rFonts w:ascii="Arial" w:eastAsia="Times New Roman" w:hAnsi="Arial" w:cs="Arial"/>
          <w:color w:val="000000"/>
          <w:kern w:val="0"/>
          <w14:ligatures w14:val="none"/>
        </w:rPr>
        <w:t>PFPeA</w:t>
      </w:r>
      <w:proofErr w:type="spellEnd"/>
      <w:r w:rsidR="00F57B95">
        <w:rPr>
          <w:rFonts w:ascii="Arial" w:eastAsia="Times New Roman" w:hAnsi="Arial" w:cs="Arial"/>
          <w:color w:val="000000"/>
          <w:kern w:val="0"/>
          <w14:ligatures w14:val="none"/>
        </w:rPr>
        <w:t xml:space="preserve"> high group</w:t>
      </w:r>
      <w:r w:rsidR="00CA091B">
        <w:rPr>
          <w:rFonts w:ascii="Arial" w:eastAsia="Times New Roman" w:hAnsi="Arial" w:cs="Arial"/>
          <w:color w:val="000000"/>
          <w:kern w:val="0"/>
          <w14:ligatures w14:val="none"/>
        </w:rPr>
        <w:t xml:space="preserve">, </w:t>
      </w:r>
      <w:del w:id="854" w:author="Reviewer" w:date="2026-06-04T07:46:00Z" w16du:dateUtc="2026-06-04T12:46:00Z">
        <w:r w:rsidR="00CA091B" w:rsidDel="00944D34">
          <w:rPr>
            <w:rFonts w:ascii="Arial" w:eastAsia="Times New Roman" w:hAnsi="Arial" w:cs="Arial"/>
            <w:color w:val="000000"/>
            <w:kern w:val="0"/>
            <w14:ligatures w14:val="none"/>
          </w:rPr>
          <w:delText xml:space="preserve">while </w:delText>
        </w:r>
      </w:del>
      <w:ins w:id="855" w:author="Reviewer" w:date="2026-06-04T07:46:00Z" w16du:dateUtc="2026-06-04T12:46:00Z">
        <w:r w:rsidR="00944D34">
          <w:rPr>
            <w:rFonts w:ascii="Arial" w:eastAsia="Times New Roman" w:hAnsi="Arial" w:cs="Arial"/>
            <w:color w:val="000000"/>
            <w:kern w:val="0"/>
            <w14:ligatures w14:val="none"/>
          </w:rPr>
          <w:t xml:space="preserve">whereas NLR remained comparatively stable in </w:t>
        </w:r>
      </w:ins>
      <w:r w:rsidR="00CA091B">
        <w:rPr>
          <w:rFonts w:ascii="Arial" w:eastAsia="Times New Roman" w:hAnsi="Arial" w:cs="Arial"/>
          <w:color w:val="000000"/>
          <w:kern w:val="0"/>
          <w14:ligatures w14:val="none"/>
        </w:rPr>
        <w:t>the</w:t>
      </w:r>
      <w:ins w:id="856" w:author="Reviewer" w:date="2026-06-04T07:46:00Z" w16du:dateUtc="2026-06-04T12:46:00Z">
        <w:r w:rsidR="00944D34">
          <w:rPr>
            <w:rFonts w:ascii="Arial" w:eastAsia="Times New Roman" w:hAnsi="Arial" w:cs="Arial"/>
            <w:color w:val="000000"/>
            <w:kern w:val="0"/>
            <w14:ligatures w14:val="none"/>
          </w:rPr>
          <w:t xml:space="preserve"> </w:t>
        </w:r>
      </w:ins>
      <w:del w:id="857" w:author="Reviewer" w:date="2026-06-04T07:46:00Z" w16du:dateUtc="2026-06-04T12:46:00Z">
        <w:r w:rsidR="00CA091B" w:rsidDel="00944D34">
          <w:rPr>
            <w:rFonts w:ascii="Arial" w:eastAsia="Times New Roman" w:hAnsi="Arial" w:cs="Arial"/>
            <w:color w:val="000000"/>
            <w:kern w:val="0"/>
            <w14:ligatures w14:val="none"/>
          </w:rPr>
          <w:delText xml:space="preserve"> </w:delText>
        </w:r>
        <w:r w:rsidR="00F57B95" w:rsidDel="00944D34">
          <w:rPr>
            <w:rFonts w:ascii="Arial" w:eastAsia="Times New Roman" w:hAnsi="Arial" w:cs="Arial"/>
            <w:color w:val="000000"/>
            <w:kern w:val="0"/>
            <w14:ligatures w14:val="none"/>
          </w:rPr>
          <w:delText>other groups</w:delText>
        </w:r>
        <w:r w:rsidR="00C77121" w:rsidDel="00944D34">
          <w:rPr>
            <w:rFonts w:ascii="Arial" w:eastAsia="Times New Roman" w:hAnsi="Arial" w:cs="Arial"/>
            <w:color w:val="000000"/>
            <w:kern w:val="0"/>
            <w14:ligatures w14:val="none"/>
          </w:rPr>
          <w:delText>—</w:delText>
        </w:r>
      </w:del>
      <w:r w:rsidR="00CA091B">
        <w:rPr>
          <w:rFonts w:ascii="Arial" w:eastAsia="Times New Roman" w:hAnsi="Arial" w:cs="Arial"/>
          <w:color w:val="000000"/>
          <w:kern w:val="0"/>
          <w14:ligatures w14:val="none"/>
        </w:rPr>
        <w:t xml:space="preserve">Cd </w:t>
      </w:r>
      <w:r w:rsidR="00C77121">
        <w:rPr>
          <w:rFonts w:ascii="Arial" w:eastAsia="Times New Roman" w:hAnsi="Arial" w:cs="Arial"/>
          <w:color w:val="000000"/>
          <w:kern w:val="0"/>
          <w14:ligatures w14:val="none"/>
        </w:rPr>
        <w:t>low</w:t>
      </w:r>
      <w:ins w:id="858" w:author="Reviewer" w:date="2026-06-04T07:47:00Z" w16du:dateUtc="2026-06-04T12:47:00Z">
        <w:r w:rsidR="00944D34">
          <w:rPr>
            <w:rFonts w:ascii="Arial" w:eastAsia="Times New Roman" w:hAnsi="Arial" w:cs="Arial"/>
            <w:color w:val="000000"/>
            <w:kern w:val="0"/>
            <w14:ligatures w14:val="none"/>
          </w:rPr>
          <w:t xml:space="preserve">, Cd </w:t>
        </w:r>
      </w:ins>
      <w:del w:id="859" w:author="Reviewer" w:date="2026-06-04T07:46:00Z" w16du:dateUtc="2026-06-04T12:46:00Z">
        <w:r w:rsidR="00C77121" w:rsidDel="00944D34">
          <w:rPr>
            <w:rFonts w:ascii="Arial" w:eastAsia="Times New Roman" w:hAnsi="Arial" w:cs="Arial"/>
            <w:color w:val="000000"/>
            <w:kern w:val="0"/>
            <w14:ligatures w14:val="none"/>
          </w:rPr>
          <w:delText xml:space="preserve"> and </w:delText>
        </w:r>
      </w:del>
      <w:r w:rsidR="00C77121">
        <w:rPr>
          <w:rFonts w:ascii="Arial" w:eastAsia="Times New Roman" w:hAnsi="Arial" w:cs="Arial"/>
          <w:color w:val="000000"/>
          <w:kern w:val="0"/>
          <w14:ligatures w14:val="none"/>
        </w:rPr>
        <w:t xml:space="preserve">high, </w:t>
      </w:r>
      <w:proofErr w:type="spellStart"/>
      <w:r w:rsidR="00C77121">
        <w:rPr>
          <w:rFonts w:ascii="Arial" w:eastAsia="Times New Roman" w:hAnsi="Arial" w:cs="Arial"/>
          <w:color w:val="000000"/>
          <w:kern w:val="0"/>
          <w14:ligatures w14:val="none"/>
        </w:rPr>
        <w:t>PFPeA</w:t>
      </w:r>
      <w:proofErr w:type="spellEnd"/>
      <w:r w:rsidR="00C77121">
        <w:rPr>
          <w:rFonts w:ascii="Arial" w:eastAsia="Times New Roman" w:hAnsi="Arial" w:cs="Arial"/>
          <w:color w:val="000000"/>
          <w:kern w:val="0"/>
          <w14:ligatures w14:val="none"/>
        </w:rPr>
        <w:t xml:space="preserve"> low, and control</w:t>
      </w:r>
      <w:del w:id="860" w:author="Reviewer" w:date="2026-06-04T07:47:00Z" w16du:dateUtc="2026-06-04T12:47:00Z">
        <w:r w:rsidR="00C77121" w:rsidDel="00944D34">
          <w:rPr>
            <w:rFonts w:ascii="Arial" w:eastAsia="Times New Roman" w:hAnsi="Arial" w:cs="Arial"/>
            <w:color w:val="000000"/>
            <w:kern w:val="0"/>
            <w14:ligatures w14:val="none"/>
          </w:rPr>
          <w:delText>—</w:delText>
        </w:r>
        <w:r w:rsidR="00F57B95" w:rsidDel="00944D34">
          <w:rPr>
            <w:rFonts w:ascii="Arial" w:eastAsia="Times New Roman" w:hAnsi="Arial" w:cs="Arial"/>
            <w:color w:val="000000"/>
            <w:kern w:val="0"/>
            <w14:ligatures w14:val="none"/>
          </w:rPr>
          <w:delText>remained at baseline levels</w:delText>
        </w:r>
      </w:del>
      <w:ins w:id="861" w:author="Reviewer" w:date="2026-06-04T07:47:00Z" w16du:dateUtc="2026-06-04T12:47:00Z">
        <w:r w:rsidR="00944D34">
          <w:rPr>
            <w:rFonts w:ascii="Arial" w:eastAsia="Times New Roman" w:hAnsi="Arial" w:cs="Arial"/>
            <w:color w:val="000000"/>
            <w:kern w:val="0"/>
            <w14:ligatures w14:val="none"/>
          </w:rPr>
          <w:t xml:space="preserve"> groups</w:t>
        </w:r>
      </w:ins>
      <w:r w:rsidR="00F57B95">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As </w:t>
      </w:r>
      <w:r w:rsidR="004B6151">
        <w:rPr>
          <w:rFonts w:ascii="Arial" w:eastAsia="Times New Roman" w:hAnsi="Arial" w:cs="Arial"/>
          <w:color w:val="000000"/>
          <w:kern w:val="0"/>
          <w14:ligatures w14:val="none"/>
        </w:rPr>
        <w:t>noted</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earlier</w:t>
      </w:r>
      <w:r w:rsidR="003A5F48">
        <w:rPr>
          <w:rFonts w:ascii="Arial" w:eastAsia="Times New Roman" w:hAnsi="Arial" w:cs="Arial"/>
          <w:color w:val="000000"/>
          <w:kern w:val="0"/>
          <w14:ligatures w14:val="none"/>
        </w:rPr>
        <w:t xml:space="preserve">, the high </w:t>
      </w:r>
      <w:proofErr w:type="spellStart"/>
      <w:r w:rsidR="003A5F48">
        <w:rPr>
          <w:rFonts w:ascii="Arial" w:eastAsia="Times New Roman" w:hAnsi="Arial" w:cs="Arial"/>
          <w:color w:val="000000"/>
          <w:kern w:val="0"/>
          <w14:ligatures w14:val="none"/>
        </w:rPr>
        <w:t>PFPeA</w:t>
      </w:r>
      <w:proofErr w:type="spellEnd"/>
      <w:r w:rsidR="003A5F48">
        <w:rPr>
          <w:rFonts w:ascii="Arial" w:eastAsia="Times New Roman" w:hAnsi="Arial" w:cs="Arial"/>
          <w:color w:val="000000"/>
          <w:kern w:val="0"/>
          <w14:ligatures w14:val="none"/>
        </w:rPr>
        <w:t xml:space="preserve"> and </w:t>
      </w:r>
      <w:r w:rsidR="00CA091B">
        <w:rPr>
          <w:rFonts w:ascii="Arial" w:eastAsia="Times New Roman" w:hAnsi="Arial" w:cs="Arial"/>
          <w:color w:val="000000"/>
          <w:kern w:val="0"/>
          <w14:ligatures w14:val="none"/>
        </w:rPr>
        <w:t>Cd</w:t>
      </w:r>
      <w:r w:rsidR="003A5F48">
        <w:rPr>
          <w:rFonts w:ascii="Arial" w:eastAsia="Times New Roman" w:hAnsi="Arial" w:cs="Arial"/>
          <w:color w:val="000000"/>
          <w:kern w:val="0"/>
          <w14:ligatures w14:val="none"/>
        </w:rPr>
        <w:t xml:space="preserve"> doses</w:t>
      </w:r>
      <w:r w:rsidR="00CA091B">
        <w:rPr>
          <w:rFonts w:ascii="Arial" w:eastAsia="Times New Roman" w:hAnsi="Arial" w:cs="Arial"/>
          <w:color w:val="000000"/>
          <w:kern w:val="0"/>
          <w14:ligatures w14:val="none"/>
        </w:rPr>
        <w:t xml:space="preserve"> exceeded </w:t>
      </w:r>
      <w:del w:id="862" w:author="Reviewer" w:date="2026-06-04T07:50:00Z" w16du:dateUtc="2026-06-04T12:50:00Z">
        <w:r w:rsidR="00CA091B" w:rsidDel="00944D34">
          <w:rPr>
            <w:rFonts w:ascii="Arial" w:eastAsia="Times New Roman" w:hAnsi="Arial" w:cs="Arial"/>
            <w:color w:val="000000"/>
            <w:kern w:val="0"/>
            <w14:ligatures w14:val="none"/>
          </w:rPr>
          <w:delText>levels</w:delText>
        </w:r>
        <w:r w:rsidR="003A5F48" w:rsidDel="00944D34">
          <w:rPr>
            <w:rFonts w:ascii="Arial" w:eastAsia="Times New Roman" w:hAnsi="Arial" w:cs="Arial"/>
            <w:color w:val="000000"/>
            <w:kern w:val="0"/>
            <w14:ligatures w14:val="none"/>
          </w:rPr>
          <w:delText xml:space="preserve"> </w:delText>
        </w:r>
      </w:del>
      <w:ins w:id="863" w:author="Reviewer" w:date="2026-06-04T07:50:00Z" w16du:dateUtc="2026-06-04T12:50:00Z">
        <w:r w:rsidR="00944D34">
          <w:rPr>
            <w:rFonts w:ascii="Arial" w:eastAsia="Times New Roman" w:hAnsi="Arial" w:cs="Arial"/>
            <w:color w:val="000000"/>
            <w:kern w:val="0"/>
            <w14:ligatures w14:val="none"/>
          </w:rPr>
          <w:t xml:space="preserve">concentrations </w:t>
        </w:r>
      </w:ins>
      <w:r w:rsidR="003A5F48">
        <w:rPr>
          <w:rFonts w:ascii="Arial" w:eastAsia="Times New Roman" w:hAnsi="Arial" w:cs="Arial"/>
          <w:color w:val="000000"/>
          <w:kern w:val="0"/>
          <w14:ligatures w14:val="none"/>
        </w:rPr>
        <w:t>currently detected in natural</w:t>
      </w:r>
      <w:ins w:id="864" w:author="Reviewer" w:date="2026-06-04T07:50:00Z" w16du:dateUtc="2026-06-04T12:50:00Z">
        <w:r w:rsidR="00944D34">
          <w:rPr>
            <w:rFonts w:ascii="Arial" w:eastAsia="Times New Roman" w:hAnsi="Arial" w:cs="Arial"/>
            <w:color w:val="000000"/>
            <w:kern w:val="0"/>
            <w14:ligatures w14:val="none"/>
          </w:rPr>
          <w:t xml:space="preserve"> aquatic</w:t>
        </w:r>
      </w:ins>
      <w:r w:rsidR="003A5F48">
        <w:rPr>
          <w:rFonts w:ascii="Arial" w:eastAsia="Times New Roman" w:hAnsi="Arial" w:cs="Arial"/>
          <w:color w:val="000000"/>
          <w:kern w:val="0"/>
          <w14:ligatures w14:val="none"/>
        </w:rPr>
        <w:t xml:space="preserve"> systems.</w:t>
      </w:r>
      <w:ins w:id="865" w:author="Reviewer" w:date="2026-06-04T07:50:00Z" w16du:dateUtc="2026-06-04T12:50:00Z">
        <w:r w:rsidR="00944D34">
          <w:rPr>
            <w:rFonts w:ascii="Arial" w:eastAsia="Times New Roman" w:hAnsi="Arial" w:cs="Arial"/>
            <w:color w:val="000000"/>
            <w:kern w:val="0"/>
            <w14:ligatures w14:val="none"/>
          </w:rPr>
          <w:t xml:space="preserve"> We </w:t>
        </w:r>
      </w:ins>
      <w:ins w:id="866" w:author="Reviewer" w:date="2026-06-04T07:51:00Z" w16du:dateUtc="2026-06-04T12:51:00Z">
        <w:r w:rsidR="00944D34">
          <w:rPr>
            <w:rFonts w:ascii="Arial" w:eastAsia="Times New Roman" w:hAnsi="Arial" w:cs="Arial"/>
            <w:color w:val="000000"/>
            <w:kern w:val="0"/>
            <w14:ligatures w14:val="none"/>
          </w:rPr>
          <w:t>intentionally incorporated an</w:t>
        </w:r>
      </w:ins>
      <w:del w:id="867" w:author="Reviewer" w:date="2026-06-04T07:51:00Z" w16du:dateUtc="2026-06-04T12:51:00Z">
        <w:r w:rsidR="003A5F48" w:rsidDel="00944D34">
          <w:rPr>
            <w:rFonts w:ascii="Arial" w:eastAsia="Times New Roman" w:hAnsi="Arial" w:cs="Arial"/>
            <w:color w:val="000000"/>
            <w:kern w:val="0"/>
            <w14:ligatures w14:val="none"/>
          </w:rPr>
          <w:delText xml:space="preserve"> </w:delText>
        </w:r>
        <w:r w:rsidR="00CA091B" w:rsidDel="00944D34">
          <w:rPr>
            <w:rFonts w:ascii="Arial" w:eastAsia="Times New Roman" w:hAnsi="Arial" w:cs="Arial"/>
            <w:color w:val="000000"/>
            <w:kern w:val="0"/>
            <w14:ligatures w14:val="none"/>
          </w:rPr>
          <w:delText>The</w:delText>
        </w:r>
      </w:del>
      <w:r w:rsidR="003A5F48">
        <w:rPr>
          <w:rFonts w:ascii="Arial" w:eastAsia="Times New Roman" w:hAnsi="Arial" w:cs="Arial"/>
          <w:color w:val="000000"/>
          <w:kern w:val="0"/>
          <w14:ligatures w14:val="none"/>
        </w:rPr>
        <w:t xml:space="preserve"> order-of-magnitude dosing scale</w:t>
      </w:r>
      <w:r w:rsidR="00CA091B">
        <w:rPr>
          <w:rFonts w:ascii="Arial" w:eastAsia="Times New Roman" w:hAnsi="Arial" w:cs="Arial"/>
          <w:color w:val="000000"/>
          <w:kern w:val="0"/>
          <w14:ligatures w14:val="none"/>
        </w:rPr>
        <w:t xml:space="preserve"> approach</w:t>
      </w:r>
      <w:ins w:id="868" w:author="Reviewer" w:date="2026-06-04T07:51:00Z" w16du:dateUtc="2026-06-04T12:51:00Z">
        <w:r w:rsidR="00944D34">
          <w:rPr>
            <w:rFonts w:ascii="Arial" w:eastAsia="Times New Roman" w:hAnsi="Arial" w:cs="Arial"/>
            <w:color w:val="000000"/>
            <w:kern w:val="0"/>
            <w14:ligatures w14:val="none"/>
          </w:rPr>
          <w:t xml:space="preserve"> to evaluate physiological responses across a </w:t>
        </w:r>
      </w:ins>
      <w:ins w:id="869" w:author="Reviewer" w:date="2026-06-04T07:52:00Z" w16du:dateUtc="2026-06-04T12:52:00Z">
        <w:r w:rsidR="00944D34">
          <w:rPr>
            <w:rFonts w:ascii="Arial" w:eastAsia="Times New Roman" w:hAnsi="Arial" w:cs="Arial"/>
            <w:color w:val="000000"/>
            <w:kern w:val="0"/>
            <w14:ligatures w14:val="none"/>
          </w:rPr>
          <w:t>range of contaminant concentrations under</w:t>
        </w:r>
      </w:ins>
      <w:del w:id="870" w:author="Reviewer" w:date="2026-06-04T07:52:00Z" w16du:dateUtc="2026-06-04T12:52:00Z">
        <w:r w:rsidR="003A5F48" w:rsidDel="00944D34">
          <w:rPr>
            <w:rFonts w:ascii="Arial" w:eastAsia="Times New Roman" w:hAnsi="Arial" w:cs="Arial"/>
            <w:color w:val="000000"/>
            <w:kern w:val="0"/>
            <w14:ligatures w14:val="none"/>
          </w:rPr>
          <w:delText xml:space="preserve"> in our</w:delText>
        </w:r>
      </w:del>
      <w:r w:rsidR="003A5F48">
        <w:rPr>
          <w:rFonts w:ascii="Arial" w:eastAsia="Times New Roman" w:hAnsi="Arial" w:cs="Arial"/>
          <w:color w:val="000000"/>
          <w:kern w:val="0"/>
          <w14:ligatures w14:val="none"/>
        </w:rPr>
        <w:t xml:space="preserve"> controlled</w:t>
      </w:r>
      <w:ins w:id="871" w:author="Reviewer" w:date="2026-06-04T07:52:00Z" w16du:dateUtc="2026-06-04T12:52:00Z">
        <w:r w:rsidR="00944D34">
          <w:rPr>
            <w:rFonts w:ascii="Arial" w:eastAsia="Times New Roman" w:hAnsi="Arial" w:cs="Arial"/>
            <w:color w:val="000000"/>
            <w:kern w:val="0"/>
            <w14:ligatures w14:val="none"/>
          </w:rPr>
          <w:t xml:space="preserve"> laboratory conditions. Such approaches are</w:t>
        </w:r>
      </w:ins>
      <w:del w:id="872" w:author="Reviewer" w:date="2026-06-04T07:52:00Z" w16du:dateUtc="2026-06-04T12:52:00Z">
        <w:r w:rsidR="003A5F48" w:rsidDel="00944D34">
          <w:rPr>
            <w:rFonts w:ascii="Arial" w:eastAsia="Times New Roman" w:hAnsi="Arial" w:cs="Arial"/>
            <w:color w:val="000000"/>
            <w:kern w:val="0"/>
            <w14:ligatures w14:val="none"/>
          </w:rPr>
          <w:delText xml:space="preserve"> setting </w:delText>
        </w:r>
        <w:r w:rsidR="00CA091B" w:rsidDel="00944D34">
          <w:rPr>
            <w:rFonts w:ascii="Arial" w:eastAsia="Times New Roman" w:hAnsi="Arial" w:cs="Arial"/>
            <w:color w:val="000000"/>
            <w:kern w:val="0"/>
            <w14:ligatures w14:val="none"/>
          </w:rPr>
          <w:delText xml:space="preserve">is </w:delText>
        </w:r>
        <w:r w:rsidR="003A5F48" w:rsidDel="00944D34">
          <w:rPr>
            <w:rFonts w:ascii="Arial" w:eastAsia="Times New Roman" w:hAnsi="Arial" w:cs="Arial"/>
            <w:color w:val="000000"/>
            <w:kern w:val="0"/>
            <w14:ligatures w14:val="none"/>
          </w:rPr>
          <w:delText>a</w:delText>
        </w:r>
      </w:del>
      <w:r w:rsidR="003A5F48">
        <w:rPr>
          <w:rFonts w:ascii="Arial" w:eastAsia="Times New Roman" w:hAnsi="Arial" w:cs="Arial"/>
          <w:color w:val="000000"/>
          <w:kern w:val="0"/>
          <w14:ligatures w14:val="none"/>
        </w:rPr>
        <w:t xml:space="preserve"> common </w:t>
      </w:r>
      <w:del w:id="873" w:author="Reviewer" w:date="2026-06-04T07:52:00Z" w16du:dateUtc="2026-06-04T12:52:00Z">
        <w:r w:rsidR="003A5F48" w:rsidDel="00944D34">
          <w:rPr>
            <w:rFonts w:ascii="Arial" w:eastAsia="Times New Roman" w:hAnsi="Arial" w:cs="Arial"/>
            <w:color w:val="000000"/>
            <w:kern w:val="0"/>
            <w14:ligatures w14:val="none"/>
          </w:rPr>
          <w:delText xml:space="preserve">strategy </w:delText>
        </w:r>
      </w:del>
      <w:ins w:id="874" w:author="Reviewer" w:date="2026-06-04T07:52:00Z" w16du:dateUtc="2026-06-04T12:52:00Z">
        <w:r w:rsidR="00944D34">
          <w:rPr>
            <w:rFonts w:ascii="Arial" w:eastAsia="Times New Roman" w:hAnsi="Arial" w:cs="Arial"/>
            <w:color w:val="000000"/>
            <w:kern w:val="0"/>
            <w14:ligatures w14:val="none"/>
          </w:rPr>
          <w:t>in explor</w:t>
        </w:r>
      </w:ins>
      <w:ins w:id="875" w:author="Reviewer" w:date="2026-06-04T07:53:00Z" w16du:dateUtc="2026-06-04T12:53:00Z">
        <w:r w:rsidR="00944D34">
          <w:rPr>
            <w:rFonts w:ascii="Arial" w:eastAsia="Times New Roman" w:hAnsi="Arial" w:cs="Arial"/>
            <w:color w:val="000000"/>
            <w:kern w:val="0"/>
            <w14:ligatures w14:val="none"/>
          </w:rPr>
          <w:t>atory</w:t>
        </w:r>
      </w:ins>
      <w:ins w:id="876" w:author="Reviewer" w:date="2026-06-04T07:56:00Z" w16du:dateUtc="2026-06-04T12:56:00Z">
        <w:r w:rsidR="001452D5">
          <w:rPr>
            <w:rFonts w:ascii="Arial" w:eastAsia="Times New Roman" w:hAnsi="Arial" w:cs="Arial"/>
            <w:color w:val="000000"/>
            <w:kern w:val="0"/>
            <w14:ligatures w14:val="none"/>
          </w:rPr>
          <w:t xml:space="preserve"> toxicology because physiological thresholds and biomarker res</w:t>
        </w:r>
      </w:ins>
      <w:ins w:id="877" w:author="Reviewer" w:date="2026-06-04T07:57:00Z" w16du:dateUtc="2026-06-04T12:57:00Z">
        <w:r w:rsidR="001452D5">
          <w:rPr>
            <w:rFonts w:ascii="Arial" w:eastAsia="Times New Roman" w:hAnsi="Arial" w:cs="Arial"/>
            <w:color w:val="000000"/>
            <w:kern w:val="0"/>
            <w14:ligatures w14:val="none"/>
          </w:rPr>
          <w:t>ponses are often poorly understood, especially</w:t>
        </w:r>
      </w:ins>
      <w:ins w:id="878" w:author="Reviewer" w:date="2026-06-04T07:52:00Z" w16du:dateUtc="2026-06-04T12:52:00Z">
        <w:r w:rsidR="00944D34">
          <w:rPr>
            <w:rFonts w:ascii="Arial" w:eastAsia="Times New Roman" w:hAnsi="Arial" w:cs="Arial"/>
            <w:color w:val="000000"/>
            <w:kern w:val="0"/>
            <w14:ligatures w14:val="none"/>
          </w:rPr>
          <w:t xml:space="preserve"> </w:t>
        </w:r>
      </w:ins>
      <w:del w:id="879" w:author="Reviewer" w:date="2026-06-04T07:58:00Z" w16du:dateUtc="2026-06-04T12:58:00Z">
        <w:r w:rsidR="00C77121" w:rsidDel="001452D5">
          <w:rPr>
            <w:rFonts w:ascii="Arial" w:eastAsia="Times New Roman" w:hAnsi="Arial" w:cs="Arial"/>
            <w:color w:val="000000"/>
            <w:kern w:val="0"/>
            <w14:ligatures w14:val="none"/>
          </w:rPr>
          <w:delText>for</w:delText>
        </w:r>
        <w:r w:rsidR="003A5F48" w:rsidDel="001452D5">
          <w:rPr>
            <w:rFonts w:ascii="Arial" w:eastAsia="Times New Roman" w:hAnsi="Arial" w:cs="Arial"/>
            <w:color w:val="000000"/>
            <w:kern w:val="0"/>
            <w14:ligatures w14:val="none"/>
          </w:rPr>
          <w:delText xml:space="preserve"> </w:delText>
        </w:r>
      </w:del>
      <w:ins w:id="880" w:author="Reviewer" w:date="2026-06-04T07:58:00Z" w16du:dateUtc="2026-06-04T12:58:00Z">
        <w:r w:rsidR="001452D5">
          <w:rPr>
            <w:rFonts w:ascii="Arial" w:eastAsia="Times New Roman" w:hAnsi="Arial" w:cs="Arial"/>
            <w:color w:val="000000"/>
            <w:kern w:val="0"/>
            <w14:ligatures w14:val="none"/>
          </w:rPr>
          <w:t xml:space="preserve">when </w:t>
        </w:r>
      </w:ins>
      <w:r w:rsidR="003A5F48">
        <w:rPr>
          <w:rFonts w:ascii="Arial" w:eastAsia="Times New Roman" w:hAnsi="Arial" w:cs="Arial"/>
          <w:color w:val="000000"/>
          <w:kern w:val="0"/>
          <w14:ligatures w14:val="none"/>
        </w:rPr>
        <w:t>investigat</w:t>
      </w:r>
      <w:r w:rsidR="00C77121">
        <w:rPr>
          <w:rFonts w:ascii="Arial" w:eastAsia="Times New Roman" w:hAnsi="Arial" w:cs="Arial"/>
          <w:color w:val="000000"/>
          <w:kern w:val="0"/>
          <w14:ligatures w14:val="none"/>
        </w:rPr>
        <w:t>ing</w:t>
      </w:r>
      <w:ins w:id="881" w:author="Reviewer" w:date="2026-06-04T07:58:00Z" w16du:dateUtc="2026-06-04T12:58:00Z">
        <w:r w:rsidR="001452D5">
          <w:rPr>
            <w:rFonts w:ascii="Arial" w:eastAsia="Times New Roman" w:hAnsi="Arial" w:cs="Arial"/>
            <w:color w:val="000000"/>
            <w:kern w:val="0"/>
            <w14:ligatures w14:val="none"/>
          </w:rPr>
          <w:t xml:space="preserve"> understudied compounds, such as short-chain PFASs.</w:t>
        </w:r>
      </w:ins>
      <w:ins w:id="882" w:author="Reviewer" w:date="2026-06-04T07:59:00Z" w16du:dateUtc="2026-06-04T12:59:00Z">
        <w:r w:rsidR="001452D5">
          <w:rPr>
            <w:rFonts w:ascii="Arial" w:eastAsia="Times New Roman" w:hAnsi="Arial" w:cs="Arial"/>
            <w:color w:val="000000"/>
            <w:kern w:val="0"/>
            <w14:ligatures w14:val="none"/>
          </w:rPr>
          <w:t xml:space="preserve"> These order-of-magnitude approaches</w:t>
        </w:r>
      </w:ins>
      <w:del w:id="883" w:author="Reviewer" w:date="2026-06-04T07:58:00Z" w16du:dateUtc="2026-06-04T12:58:00Z">
        <w:r w:rsidR="003A5F48" w:rsidDel="001452D5">
          <w:rPr>
            <w:rFonts w:ascii="Arial" w:eastAsia="Times New Roman" w:hAnsi="Arial" w:cs="Arial"/>
            <w:color w:val="000000"/>
            <w:kern w:val="0"/>
            <w14:ligatures w14:val="none"/>
          </w:rPr>
          <w:delText xml:space="preserve"> the potential effects of toxin exposure on animal stress responses and</w:delText>
        </w:r>
      </w:del>
      <w:r w:rsidR="003A5F48">
        <w:rPr>
          <w:rFonts w:ascii="Arial" w:eastAsia="Times New Roman" w:hAnsi="Arial" w:cs="Arial"/>
          <w:color w:val="000000"/>
          <w:kern w:val="0"/>
          <w14:ligatures w14:val="none"/>
        </w:rPr>
        <w:t xml:space="preserve"> enhance</w:t>
      </w:r>
      <w:del w:id="884" w:author="Reviewer" w:date="2026-06-04T07:59:00Z" w16du:dateUtc="2026-06-04T12:59:00Z">
        <w:r w:rsidR="003A5F48" w:rsidDel="001452D5">
          <w:rPr>
            <w:rFonts w:ascii="Arial" w:eastAsia="Times New Roman" w:hAnsi="Arial" w:cs="Arial"/>
            <w:color w:val="000000"/>
            <w:kern w:val="0"/>
            <w14:ligatures w14:val="none"/>
          </w:rPr>
          <w:delText>s</w:delText>
        </w:r>
      </w:del>
      <w:r w:rsidR="003A5F48">
        <w:rPr>
          <w:rFonts w:ascii="Arial" w:eastAsia="Times New Roman" w:hAnsi="Arial" w:cs="Arial"/>
          <w:color w:val="000000"/>
          <w:kern w:val="0"/>
          <w14:ligatures w14:val="none"/>
        </w:rPr>
        <w:t xml:space="preserve"> our understanding for future </w:t>
      </w:r>
      <w:r w:rsidR="00C77121">
        <w:rPr>
          <w:rFonts w:ascii="Arial" w:eastAsia="Times New Roman" w:hAnsi="Arial" w:cs="Arial"/>
          <w:color w:val="000000"/>
          <w:kern w:val="0"/>
          <w14:ligatures w14:val="none"/>
        </w:rPr>
        <w:t>research</w:t>
      </w:r>
      <w:r w:rsidR="003A5F48">
        <w:rPr>
          <w:rFonts w:ascii="Arial" w:eastAsia="Times New Roman" w:hAnsi="Arial" w:cs="Arial"/>
          <w:color w:val="000000"/>
          <w:kern w:val="0"/>
          <w14:ligatures w14:val="none"/>
        </w:rPr>
        <w:t xml:space="preserve">. </w:t>
      </w:r>
    </w:p>
    <w:p w14:paraId="564D1AD4" w14:textId="27CCD749" w:rsidR="003E7284" w:rsidRDefault="00CA091B" w:rsidP="004B615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w:t>
      </w:r>
      <w:r w:rsidR="00C77121">
        <w:rPr>
          <w:rFonts w:ascii="Arial" w:eastAsia="Times New Roman" w:hAnsi="Arial" w:cs="Arial"/>
          <w:color w:val="000000"/>
          <w:kern w:val="0"/>
          <w14:ligatures w14:val="none"/>
        </w:rPr>
        <w:t xml:space="preserve">ur findings </w:t>
      </w:r>
      <w:r>
        <w:rPr>
          <w:rFonts w:ascii="Arial" w:eastAsia="Times New Roman" w:hAnsi="Arial" w:cs="Arial"/>
          <w:color w:val="000000"/>
          <w:kern w:val="0"/>
          <w14:ligatures w14:val="none"/>
        </w:rPr>
        <w:t>align with</w:t>
      </w:r>
      <w:r w:rsidR="00C77121">
        <w:rPr>
          <w:rFonts w:ascii="Arial" w:eastAsia="Times New Roman" w:hAnsi="Arial" w:cs="Arial"/>
          <w:color w:val="000000"/>
          <w:kern w:val="0"/>
          <w14:ligatures w14:val="none"/>
        </w:rPr>
        <w:t xml:space="preserve"> previous studies indicating that PFAS </w:t>
      </w:r>
      <w:r>
        <w:rPr>
          <w:rFonts w:ascii="Arial" w:eastAsia="Times New Roman" w:hAnsi="Arial" w:cs="Arial"/>
          <w:color w:val="000000"/>
          <w:kern w:val="0"/>
          <w14:ligatures w14:val="none"/>
        </w:rPr>
        <w:t>exposure</w:t>
      </w:r>
      <w:ins w:id="885" w:author="Reviewer" w:date="2026-06-04T09:09:00Z" w16du:dateUtc="2026-06-04T14:09:00Z">
        <w:r w:rsidR="00C5742F">
          <w:rPr>
            <w:rFonts w:ascii="Arial" w:eastAsia="Times New Roman" w:hAnsi="Arial" w:cs="Arial"/>
            <w:color w:val="000000"/>
            <w:kern w:val="0"/>
            <w14:ligatures w14:val="none"/>
          </w:rPr>
          <w:t xml:space="preserve"> can alter</w:t>
        </w:r>
      </w:ins>
      <w:del w:id="886" w:author="Reviewer" w:date="2026-06-04T09:09:00Z" w16du:dateUtc="2026-06-04T14:09:00Z">
        <w:r w:rsidDel="00C5742F">
          <w:rPr>
            <w:rFonts w:ascii="Arial" w:eastAsia="Times New Roman" w:hAnsi="Arial" w:cs="Arial"/>
            <w:color w:val="000000"/>
            <w:kern w:val="0"/>
            <w14:ligatures w14:val="none"/>
          </w:rPr>
          <w:delText xml:space="preserve"> increases</w:delText>
        </w:r>
      </w:del>
      <w:r>
        <w:rPr>
          <w:rFonts w:ascii="Arial" w:eastAsia="Times New Roman" w:hAnsi="Arial" w:cs="Arial"/>
          <w:color w:val="000000"/>
          <w:kern w:val="0"/>
          <w14:ligatures w14:val="none"/>
        </w:rPr>
        <w:t xml:space="preserve"> physiological</w:t>
      </w:r>
      <w:r w:rsidR="00C77121">
        <w:rPr>
          <w:rFonts w:ascii="Arial" w:eastAsia="Times New Roman" w:hAnsi="Arial" w:cs="Arial"/>
          <w:color w:val="000000"/>
          <w:kern w:val="0"/>
          <w14:ligatures w14:val="none"/>
        </w:rPr>
        <w:t xml:space="preserve"> </w:t>
      </w:r>
      <w:del w:id="887" w:author="Reviewer" w:date="2026-06-04T09:09:00Z" w16du:dateUtc="2026-06-04T14:09:00Z">
        <w:r w:rsidR="00C77121" w:rsidDel="00C5742F">
          <w:rPr>
            <w:rFonts w:ascii="Arial" w:eastAsia="Times New Roman" w:hAnsi="Arial" w:cs="Arial"/>
            <w:color w:val="000000"/>
            <w:kern w:val="0"/>
            <w14:ligatures w14:val="none"/>
          </w:rPr>
          <w:delText xml:space="preserve">stress </w:delText>
        </w:r>
      </w:del>
      <w:ins w:id="888" w:author="Reviewer" w:date="2026-06-04T09:09:00Z" w16du:dateUtc="2026-06-04T14:09:00Z">
        <w:r w:rsidR="00C5742F">
          <w:rPr>
            <w:rFonts w:ascii="Arial" w:eastAsia="Times New Roman" w:hAnsi="Arial" w:cs="Arial"/>
            <w:color w:val="000000"/>
            <w:kern w:val="0"/>
            <w14:ligatures w14:val="none"/>
          </w:rPr>
          <w:t xml:space="preserve">processes associated with stress responses </w:t>
        </w:r>
      </w:ins>
      <w:r w:rsidR="00C77121">
        <w:rPr>
          <w:rFonts w:ascii="Arial" w:eastAsia="Times New Roman" w:hAnsi="Arial" w:cs="Arial"/>
          <w:color w:val="000000"/>
          <w:kern w:val="0"/>
          <w14:ligatures w14:val="none"/>
        </w:rPr>
        <w:t>in fishes. For instance,</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{"citationID":"flwjpA6e","properties":{"formattedCitation":"(Schumann {\\i{}et al.}, 2024)","plainCitation":"(Schumann et al., 2024)","dontUpdate":true,"noteIndex":0},"citationItems":[{"id":267,"uris":["http://zotero.org/users/4161640/items/DLBFZ6CQ"],"itemData":{"id":267,"type":"article-journal","container-title":"Chemosphere","note":"publisher: Elsevier","page":"142925","title":"Cortisol levels reveal species-specific stress condition in fish from PFAS polluted rivers","volume":"363","author":[{"family":"Schumann","given":"Sophia"},{"family":"Negrato","given":"Elena"},{"family":"Piva","given":"Elisabetta"},{"family":"Pietropoli","given":"Edoardo"},{"family":"Bonato","given":"Marco"},{"family":"Irato","given":"Paola"},{"family":"Marion","given":"Andrea"},{"family":"Santovito","given":"Gianfranco"},{"family":"Bertotto","given":"Daniela"}],"issued":{"date-parts":[["2024"]]}}}],"schema":"https://github.com/citation-style-language/schema/raw/master/csl-citation.json"} </w:instrText>
      </w:r>
      <w:r w:rsidR="004D1032">
        <w:rPr>
          <w:rFonts w:ascii="Arial" w:eastAsia="Times New Roman" w:hAnsi="Arial" w:cs="Arial"/>
          <w:color w:val="000000"/>
          <w:kern w:val="0"/>
          <w14:ligatures w14:val="none"/>
        </w:rPr>
        <w:fldChar w:fldCharType="separate"/>
      </w:r>
      <w:r w:rsidR="004D1032" w:rsidRPr="004D1032">
        <w:rPr>
          <w:rFonts w:ascii="Arial" w:hAnsi="Arial" w:cs="Arial"/>
          <w:color w:val="000000"/>
          <w:kern w:val="0"/>
        </w:rPr>
        <w:t xml:space="preserve">Schumann </w:t>
      </w:r>
      <w:r w:rsidR="004D1032" w:rsidRPr="004D1032">
        <w:rPr>
          <w:rFonts w:ascii="Arial" w:hAnsi="Arial" w:cs="Arial"/>
          <w:i/>
          <w:iCs/>
          <w:color w:val="000000"/>
          <w:kern w:val="0"/>
        </w:rPr>
        <w:t>et al.</w:t>
      </w:r>
      <w:r w:rsidR="004D1032" w:rsidRPr="004D1032">
        <w:rPr>
          <w:rFonts w:ascii="Arial" w:hAnsi="Arial" w:cs="Arial"/>
          <w:color w:val="000000"/>
          <w:kern w:val="0"/>
        </w:rPr>
        <w:t xml:space="preserve"> </w:t>
      </w:r>
      <w:r w:rsidR="004D1032">
        <w:rPr>
          <w:rFonts w:ascii="Arial" w:hAnsi="Arial" w:cs="Arial"/>
          <w:color w:val="000000"/>
          <w:kern w:val="0"/>
        </w:rPr>
        <w:t>(</w:t>
      </w:r>
      <w:r w:rsidR="004D1032" w:rsidRPr="004D1032">
        <w:rPr>
          <w:rFonts w:ascii="Arial" w:hAnsi="Arial" w:cs="Arial"/>
          <w:color w:val="000000"/>
          <w:kern w:val="0"/>
        </w:rPr>
        <w:t>2024)</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found</w:t>
      </w:r>
      <w:r w:rsidR="00C77121">
        <w:rPr>
          <w:rFonts w:ascii="Arial" w:eastAsia="Times New Roman" w:hAnsi="Arial" w:cs="Arial"/>
          <w:color w:val="000000"/>
          <w:kern w:val="0"/>
          <w14:ligatures w14:val="none"/>
        </w:rPr>
        <w:t xml:space="preserve"> that freshwater lotic systems with higher PFAS exposure rates were </w:t>
      </w:r>
      <w:r w:rsidR="004D1032">
        <w:rPr>
          <w:rFonts w:ascii="Arial" w:eastAsia="Times New Roman" w:hAnsi="Arial" w:cs="Arial"/>
          <w:color w:val="000000"/>
          <w:kern w:val="0"/>
          <w14:ligatures w14:val="none"/>
        </w:rPr>
        <w:t>associat</w:t>
      </w:r>
      <w:r w:rsidR="00C77121">
        <w:rPr>
          <w:rFonts w:ascii="Arial" w:eastAsia="Times New Roman" w:hAnsi="Arial" w:cs="Arial"/>
          <w:color w:val="000000"/>
          <w:kern w:val="0"/>
          <w14:ligatures w14:val="none"/>
        </w:rPr>
        <w:t xml:space="preserve">ed </w:t>
      </w:r>
      <w:r w:rsidR="004D1032">
        <w:rPr>
          <w:rFonts w:ascii="Arial" w:eastAsia="Times New Roman" w:hAnsi="Arial" w:cs="Arial"/>
          <w:color w:val="000000"/>
          <w:kern w:val="0"/>
          <w14:ligatures w14:val="none"/>
        </w:rPr>
        <w:t>with</w:t>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higher</w:t>
      </w:r>
      <w:r w:rsidR="00C77121">
        <w:rPr>
          <w:rFonts w:ascii="Arial" w:eastAsia="Times New Roman" w:hAnsi="Arial" w:cs="Arial"/>
          <w:color w:val="000000"/>
          <w:kern w:val="0"/>
          <w14:ligatures w14:val="none"/>
        </w:rPr>
        <w:t xml:space="preserve"> plasma cortisol levels. </w:t>
      </w:r>
      <w:r w:rsidR="00642F95">
        <w:rPr>
          <w:rFonts w:ascii="Arial" w:eastAsia="Times New Roman" w:hAnsi="Arial" w:cs="Arial"/>
          <w:color w:val="000000"/>
          <w:kern w:val="0"/>
          <w14:ligatures w14:val="none"/>
        </w:rPr>
        <w:t>Notab</w:t>
      </w:r>
      <w:r w:rsidR="00C77121">
        <w:rPr>
          <w:rFonts w:ascii="Arial" w:eastAsia="Times New Roman" w:hAnsi="Arial" w:cs="Arial"/>
          <w:color w:val="000000"/>
          <w:kern w:val="0"/>
          <w14:ligatures w14:val="none"/>
        </w:rPr>
        <w:t xml:space="preserve">ly, </w:t>
      </w:r>
      <w:r w:rsidR="004D1032">
        <w:rPr>
          <w:rFonts w:ascii="Arial" w:eastAsia="Times New Roman" w:hAnsi="Arial" w:cs="Arial"/>
          <w:color w:val="000000"/>
          <w:kern w:val="0"/>
          <w14:ligatures w14:val="none"/>
        </w:rPr>
        <w:t>PFAS</w:t>
      </w:r>
      <w:ins w:id="889" w:author="Reviewer" w:date="2026-06-04T08:00:00Z" w16du:dateUtc="2026-06-04T13:00:00Z">
        <w:r w:rsidR="001452D5">
          <w:rPr>
            <w:rFonts w:ascii="Arial" w:eastAsia="Times New Roman" w:hAnsi="Arial" w:cs="Arial"/>
            <w:color w:val="000000"/>
            <w:kern w:val="0"/>
            <w14:ligatures w14:val="none"/>
          </w:rPr>
          <w:t xml:space="preserve"> compounds</w:t>
        </w:r>
      </w:ins>
      <w:ins w:id="890" w:author="Reviewer" w:date="2026-06-04T09:10:00Z" w16du:dateUtc="2026-06-04T14:10:00Z">
        <w:r w:rsidR="00C5742F">
          <w:rPr>
            <w:rFonts w:ascii="Arial" w:eastAsia="Times New Roman" w:hAnsi="Arial" w:cs="Arial"/>
            <w:color w:val="000000"/>
            <w:kern w:val="0"/>
            <w14:ligatures w14:val="none"/>
          </w:rPr>
          <w:t>’</w:t>
        </w:r>
      </w:ins>
      <w:del w:id="891" w:author="Reviewer" w:date="2026-06-04T08:00:00Z" w16du:dateUtc="2026-06-04T13:00:00Z">
        <w:r w:rsidR="004D1032" w:rsidDel="001452D5">
          <w:rPr>
            <w:rFonts w:ascii="Arial" w:eastAsia="Times New Roman" w:hAnsi="Arial" w:cs="Arial"/>
            <w:color w:val="000000"/>
            <w:kern w:val="0"/>
            <w14:ligatures w14:val="none"/>
          </w:rPr>
          <w:delText>'s</w:delText>
        </w:r>
      </w:del>
      <w:r w:rsidR="004D1032">
        <w:rPr>
          <w:rFonts w:ascii="Arial" w:eastAsia="Times New Roman" w:hAnsi="Arial" w:cs="Arial"/>
          <w:color w:val="000000"/>
          <w:kern w:val="0"/>
          <w14:ligatures w14:val="none"/>
        </w:rPr>
        <w:t xml:space="preserve"> potential to influence stress</w:t>
      </w:r>
      <w:ins w:id="892" w:author="Reviewer" w:date="2026-06-04T09:10:00Z" w16du:dateUtc="2026-06-04T14:10:00Z">
        <w:r w:rsidR="00C5742F">
          <w:rPr>
            <w:rFonts w:ascii="Arial" w:eastAsia="Times New Roman" w:hAnsi="Arial" w:cs="Arial"/>
            <w:color w:val="000000"/>
            <w:kern w:val="0"/>
            <w14:ligatures w14:val="none"/>
          </w:rPr>
          <w:t>-associated physiological processes</w:t>
        </w:r>
      </w:ins>
      <w:r w:rsidR="004D1032">
        <w:rPr>
          <w:rFonts w:ascii="Arial" w:eastAsia="Times New Roman" w:hAnsi="Arial" w:cs="Arial"/>
          <w:color w:val="000000"/>
          <w:kern w:val="0"/>
          <w14:ligatures w14:val="none"/>
        </w:rPr>
        <w:t xml:space="preserve"> may pose a significant </w:t>
      </w:r>
      <w:r w:rsidR="004D1032">
        <w:rPr>
          <w:rFonts w:ascii="Arial" w:eastAsia="Times New Roman" w:hAnsi="Arial" w:cs="Arial"/>
          <w:color w:val="000000"/>
          <w:kern w:val="0"/>
          <w14:ligatures w14:val="none"/>
        </w:rPr>
        <w:lastRenderedPageBreak/>
        <w:t>challenge for fisheries conservation and management, as chronic stress may reduce growth and reproductive rates and increase</w:t>
      </w:r>
      <w:r w:rsidR="00C77121">
        <w:rPr>
          <w:rFonts w:ascii="Arial" w:eastAsia="Times New Roman" w:hAnsi="Arial" w:cs="Arial"/>
          <w:color w:val="000000"/>
          <w:kern w:val="0"/>
          <w14:ligatures w14:val="none"/>
        </w:rPr>
        <w:t xml:space="preserve"> mortality</w:t>
      </w:r>
      <w:r w:rsidR="00C77121" w:rsidRPr="003E7284">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{"citationID":"aDYSCrkx","properties":{"formattedCitation":"(Pankhurst and Van Der Kraak, 1997; Schreck, 2010)","plainCitation":"(Pankhurst and Van Der Kraak, 1997; Schreck, 2010)","noteIndex":0},"citationItems":[{"id":151,"uris":["http://zotero.org/users/4161640/items/JT79CDVS"],"itemData":{"id":151,"type":"chapter","container-title":"Fish stress and Health in Aquaculture","page":"73–93","title":"Effects of stress on reproduction and growth of fish","volume":"1","author":[{"family":"Pankhurst","given":"NW"},{"family":"Van Der Kraak","given":"G"}],"issued":{"date-parts":[["1997"]]}}},{"id":154,"uris":["http://zotero.org/users/4161640/items/E3SB6KUL"],"itemData":{"id":154,"type":"article-journal","container-title":"General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(Pankhurst and Van Der Kraak, 1997; Schreck, 2010)</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w:t>
      </w:r>
    </w:p>
    <w:p w14:paraId="17C61FA3" w14:textId="24320F22" w:rsidR="002A1E95" w:rsidRDefault="00D0262C" w:rsidP="002A1E95">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Unlike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exposure, o</w:t>
      </w:r>
      <w:r w:rsidRPr="003E7284">
        <w:rPr>
          <w:rFonts w:ascii="Arial" w:eastAsia="Times New Roman" w:hAnsi="Arial" w:cs="Arial"/>
          <w:color w:val="000000"/>
          <w:kern w:val="0"/>
          <w14:ligatures w14:val="none"/>
        </w:rPr>
        <w:t xml:space="preserve">ur study </w:t>
      </w:r>
      <w:r w:rsidR="001C65FA">
        <w:rPr>
          <w:rFonts w:ascii="Arial" w:eastAsia="Times New Roman" w:hAnsi="Arial" w:cs="Arial"/>
          <w:color w:val="000000"/>
          <w:kern w:val="0"/>
          <w14:ligatures w14:val="none"/>
        </w:rPr>
        <w:t>suggest</w:t>
      </w:r>
      <w:r w:rsidRPr="003E7284">
        <w:rPr>
          <w:rFonts w:ascii="Arial" w:eastAsia="Times New Roman" w:hAnsi="Arial" w:cs="Arial"/>
          <w:color w:val="000000"/>
          <w:kern w:val="0"/>
          <w14:ligatures w14:val="none"/>
        </w:rPr>
        <w:t xml:space="preserve">s that </w:t>
      </w:r>
      <w:r w:rsidR="00CA091B">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w:t>
      </w:r>
      <w:r w:rsidR="002A1E95">
        <w:rPr>
          <w:rFonts w:ascii="Arial" w:eastAsia="Times New Roman" w:hAnsi="Arial" w:cs="Arial"/>
          <w:color w:val="000000"/>
          <w:kern w:val="0"/>
          <w14:ligatures w14:val="none"/>
        </w:rPr>
        <w:t>may</w:t>
      </w:r>
      <w:r w:rsidRPr="003E7284">
        <w:rPr>
          <w:rFonts w:ascii="Arial" w:eastAsia="Times New Roman" w:hAnsi="Arial" w:cs="Arial"/>
          <w:color w:val="000000"/>
          <w:kern w:val="0"/>
          <w14:ligatures w14:val="none"/>
        </w:rPr>
        <w:t xml:space="preserve"> not</w:t>
      </w:r>
      <w:r w:rsidR="002A1E95">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induc</w:t>
      </w:r>
      <w:r w:rsidR="002A1E95">
        <w:rPr>
          <w:rFonts w:ascii="Arial" w:eastAsia="Times New Roman" w:hAnsi="Arial" w:cs="Arial"/>
          <w:color w:val="000000"/>
          <w:kern w:val="0"/>
          <w14:ligatures w14:val="none"/>
        </w:rPr>
        <w:t>e a</w:t>
      </w:r>
      <w:r w:rsidRPr="003E7284">
        <w:rPr>
          <w:rFonts w:ascii="Arial" w:eastAsia="Times New Roman" w:hAnsi="Arial" w:cs="Arial"/>
          <w:color w:val="000000"/>
          <w:kern w:val="0"/>
          <w14:ligatures w14:val="none"/>
        </w:rPr>
        <w:t xml:space="preserve"> stress response in bass. </w:t>
      </w:r>
      <w:r w:rsidR="00621C62">
        <w:rPr>
          <w:rFonts w:ascii="Arial" w:eastAsia="Times New Roman" w:hAnsi="Arial" w:cs="Arial"/>
          <w:color w:val="000000"/>
          <w:kern w:val="0"/>
          <w14:ligatures w14:val="none"/>
        </w:rPr>
        <w:t xml:space="preserve">The </w:t>
      </w:r>
      <w:r w:rsidR="001C65FA">
        <w:rPr>
          <w:rFonts w:ascii="Arial" w:eastAsia="Times New Roman" w:hAnsi="Arial" w:cs="Arial"/>
          <w:color w:val="000000"/>
          <w:kern w:val="0"/>
          <w14:ligatures w14:val="none"/>
        </w:rPr>
        <w:t>absence</w:t>
      </w:r>
      <w:r w:rsidR="00621C62">
        <w:rPr>
          <w:rFonts w:ascii="Arial" w:eastAsia="Times New Roman" w:hAnsi="Arial" w:cs="Arial"/>
          <w:color w:val="000000"/>
          <w:kern w:val="0"/>
          <w14:ligatures w14:val="none"/>
        </w:rPr>
        <w:t xml:space="preserve"> of</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 xml:space="preserve">a </w:t>
      </w:r>
      <w:r w:rsidR="00CA091B">
        <w:rPr>
          <w:rFonts w:ascii="Arial" w:eastAsia="Times New Roman" w:hAnsi="Arial" w:cs="Arial"/>
          <w:color w:val="000000"/>
          <w:kern w:val="0"/>
          <w14:ligatures w14:val="none"/>
        </w:rPr>
        <w:t>Cd</w:t>
      </w:r>
      <w:r w:rsidR="007549CF">
        <w:rPr>
          <w:rFonts w:ascii="Arial" w:eastAsia="Times New Roman" w:hAnsi="Arial" w:cs="Arial"/>
          <w:color w:val="000000"/>
          <w:kern w:val="0"/>
          <w14:ligatures w14:val="none"/>
        </w:rPr>
        <w:t xml:space="preserve"> effect</w:t>
      </w:r>
      <w:r w:rsidR="003E7284" w:rsidRPr="003E7284">
        <w:rPr>
          <w:rFonts w:ascii="Arial" w:eastAsia="Times New Roman" w:hAnsi="Arial" w:cs="Arial"/>
          <w:color w:val="000000"/>
          <w:kern w:val="0"/>
          <w14:ligatures w14:val="none"/>
        </w:rPr>
        <w:t xml:space="preserve"> was</w:t>
      </w:r>
      <w:r w:rsidR="004B6151">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unexpected</w:t>
      </w:r>
      <w:r w:rsidR="002A1E95">
        <w:rPr>
          <w:rFonts w:ascii="Arial" w:eastAsia="Times New Roman" w:hAnsi="Arial" w:cs="Arial"/>
          <w:color w:val="000000"/>
          <w:kern w:val="0"/>
          <w14:ligatures w14:val="none"/>
        </w:rPr>
        <w:t xml:space="preserve"> but </w:t>
      </w:r>
      <w:r w:rsidR="004B6151">
        <w:rPr>
          <w:rFonts w:ascii="Arial" w:eastAsia="Times New Roman" w:hAnsi="Arial" w:cs="Arial"/>
          <w:color w:val="000000"/>
          <w:kern w:val="0"/>
          <w14:ligatures w14:val="none"/>
        </w:rPr>
        <w:t>aligns with pr</w:t>
      </w:r>
      <w:r w:rsidR="001C65FA">
        <w:rPr>
          <w:rFonts w:ascii="Arial" w:eastAsia="Times New Roman" w:hAnsi="Arial" w:cs="Arial"/>
          <w:color w:val="000000"/>
          <w:kern w:val="0"/>
          <w14:ligatures w14:val="none"/>
        </w:rPr>
        <w:t>evious</w:t>
      </w:r>
      <w:r w:rsidR="004B6151">
        <w:rPr>
          <w:rFonts w:ascii="Arial" w:eastAsia="Times New Roman" w:hAnsi="Arial" w:cs="Arial"/>
          <w:color w:val="000000"/>
          <w:kern w:val="0"/>
          <w14:ligatures w14:val="none"/>
        </w:rPr>
        <w:t xml:space="preserve"> research </w:t>
      </w:r>
      <w:r w:rsidR="001C65FA">
        <w:rPr>
          <w:rFonts w:ascii="Arial" w:eastAsia="Times New Roman" w:hAnsi="Arial" w:cs="Arial"/>
          <w:color w:val="000000"/>
          <w:kern w:val="0"/>
          <w14:ligatures w14:val="none"/>
        </w:rPr>
        <w:t>on</w:t>
      </w:r>
      <w:r w:rsidR="004B6151">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Cd</w:t>
      </w:r>
      <w:r w:rsidR="004B6151">
        <w:rPr>
          <w:rFonts w:ascii="Arial" w:eastAsia="Times New Roman" w:hAnsi="Arial" w:cs="Arial"/>
          <w:color w:val="000000"/>
          <w:kern w:val="0"/>
          <w14:ligatures w14:val="none"/>
        </w:rPr>
        <w:t xml:space="preserve"> exposure and fish leukocytes</w:t>
      </w:r>
      <w:r w:rsidR="004D1032">
        <w:rPr>
          <w:rFonts w:ascii="Arial" w:eastAsia="Times New Roman" w:hAnsi="Arial" w:cs="Arial"/>
          <w:color w:val="000000"/>
          <w:kern w:val="0"/>
          <w14:ligatures w14:val="none"/>
        </w:rPr>
        <w:t>,</w:t>
      </w:r>
      <w:r w:rsidR="00642F95">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given</w:t>
      </w:r>
      <w:r w:rsidR="00642F95">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 xml:space="preserve">the duration of </w:t>
      </w:r>
      <w:r w:rsidR="00CA091B">
        <w:rPr>
          <w:rFonts w:ascii="Arial" w:eastAsia="Times New Roman" w:hAnsi="Arial" w:cs="Arial"/>
          <w:color w:val="000000"/>
          <w:kern w:val="0"/>
          <w14:ligatures w14:val="none"/>
        </w:rPr>
        <w:t>our</w:t>
      </w:r>
      <w:r w:rsidR="004D1032">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study</w:t>
      </w:r>
      <w:r w:rsidR="004B6151">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For </w:t>
      </w:r>
      <w:r w:rsidR="001C65FA">
        <w:rPr>
          <w:rFonts w:ascii="Arial" w:eastAsia="Times New Roman" w:hAnsi="Arial" w:cs="Arial"/>
          <w:color w:val="000000"/>
          <w:kern w:val="0"/>
          <w14:ligatures w14:val="none"/>
        </w:rPr>
        <w:t>exampl</w:t>
      </w:r>
      <w:r w:rsidR="004B6151">
        <w:rPr>
          <w:rFonts w:ascii="Arial" w:eastAsia="Times New Roman" w:hAnsi="Arial" w:cs="Arial"/>
          <w:color w:val="000000"/>
          <w:kern w:val="0"/>
          <w14:ligatures w14:val="none"/>
        </w:rPr>
        <w:t>e,</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the adverse effects</w:t>
      </w:r>
      <w:r w:rsidR="007549CF"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of Cd on fishes often emerge</w:t>
      </w:r>
      <w:r w:rsidR="00CA091B">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with</w:t>
      </w:r>
      <w:r w:rsidR="00CA091B">
        <w:rPr>
          <w:rFonts w:ascii="Arial" w:eastAsia="Times New Roman" w:hAnsi="Arial" w:cs="Arial"/>
          <w:color w:val="000000"/>
          <w:kern w:val="0"/>
          <w14:ligatures w14:val="none"/>
        </w:rPr>
        <w:t xml:space="preserve"> longer</w:t>
      </w:r>
      <w:r w:rsidR="00F433B8">
        <w:rPr>
          <w:rFonts w:ascii="Arial" w:eastAsia="Times New Roman" w:hAnsi="Arial" w:cs="Arial"/>
          <w:color w:val="000000"/>
          <w:kern w:val="0"/>
          <w14:ligatures w14:val="none"/>
        </w:rPr>
        <w:t xml:space="preserve"> exposure</w:t>
      </w:r>
      <w:r w:rsidR="00CA091B">
        <w:rPr>
          <w:rFonts w:ascii="Arial" w:eastAsia="Times New Roman" w:hAnsi="Arial" w:cs="Arial"/>
          <w:color w:val="000000"/>
          <w:kern w:val="0"/>
          <w14:ligatures w14:val="none"/>
        </w:rPr>
        <w:t xml:space="preserve"> durations</w:t>
      </w:r>
      <w:r w:rsidR="007549CF">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{"citationID":"GOJkDMBX","properties":{"formattedCitation":"(Cai {\\i{}et al.}, 2020; Hu {\\i{}et al.}, 2021; Liu {\\i{}et al.}, 2022)","plainCitation":"(Cai et al., 2020; Hu et al., 2021; Liu et al., 2022)","noteIndex":0},"citationItems":[{"id":269,"uris":["http://zotero.org/users/4161640/items/29RP7VTN"],"itemData":{"id":269,"type":"article-journal","container-title":"Fish Physiology and Biochemistry","issue":"1","journalAbbreviation":"FPB","note":"publisher: Springer","page":"187–197","title":"Cadmium exposure affects growth performance, energy metabolism, and neuropeptide expression in Carassius auratus gibelio","volume":"46","author":[{"family":"Cai","given":"Yanan"},{"family":"Yin","given":"Yuwei"},{"family":"Li","given":"Yueru"},{"family":"Guan","given":"Lili"},{"family":"Zhang","given":"Peijun"},{"family":"Qin","given":"Yue"},{"family":"Wang","given":"Yunxiang"},{"family":"Li","given":"Yuehong"}],"issued":{"date-parts":[["2020"]]}}},{"id":268,"uris":["http://zotero.org/users/4161640/items/6A274R9Y"],"itemData":{"id":268,"type":"article-journal","container-title":"Aquatic Toxicology","journalAbbreviation":"Aquat Toxicol","note":"publisher: Elsevier","page":"106014","title":"Effects of long-term cadmium exposure on growth, antioxidant defense and DNA methylation in juvenile Nile tilapia (Oreochromis niloticus)","volume":"241","author":[{"family":"Hu","given":"Fengxiao"},{"family":"Yin","given":"Li"},{"family":"Dong","given":"Feilong"},{"family":"Zheng","given":"Mengyan"},{"family":"Zhao","given":"Yixin"},{"family":"Fu","given":"Shirong"},{"family":"Zhang","given":"Weini"},{"family":"Chen","given":"Xinhua"}],"issued":{"date-parts":[["2021"]]}}},{"id":208,"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Hu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Liu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and other heavy metals </w:t>
      </w:r>
      <w:r w:rsidR="00F433B8">
        <w:rPr>
          <w:rFonts w:ascii="Arial" w:eastAsia="Times New Roman" w:hAnsi="Arial" w:cs="Arial"/>
          <w:color w:val="000000"/>
          <w:kern w:val="0"/>
          <w14:ligatures w14:val="none"/>
        </w:rPr>
        <w:t>can</w:t>
      </w:r>
      <w:r w:rsidR="00C73E19">
        <w:rPr>
          <w:rFonts w:ascii="Arial" w:eastAsia="Times New Roman" w:hAnsi="Arial" w:cs="Arial"/>
          <w:color w:val="000000"/>
          <w:kern w:val="0"/>
          <w14:ligatures w14:val="none"/>
        </w:rPr>
        <w:t xml:space="preserve"> significantly affect hematological parameters over</w:t>
      </w:r>
      <w:r w:rsidR="00642F95">
        <w:rPr>
          <w:rFonts w:ascii="Arial" w:eastAsia="Times New Roman" w:hAnsi="Arial" w:cs="Arial"/>
          <w:color w:val="000000"/>
          <w:kern w:val="0"/>
          <w14:ligatures w14:val="none"/>
        </w:rPr>
        <w:t xml:space="preserve"> time</w:t>
      </w:r>
      <w:r w:rsidR="00C73E19">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{"citationID":"T99z0Cvf","properties":{"formattedCitation":"(Seriani {\\i{}et al.}, 2015b)","plainCitation":"(Seriani et al., 2015b)","noteIndex":0},"citationItems":[{"id":186,"uris":["http://zotero.org/users/4161640/items/WUSVHIZ6"],"itemData":{"id":186,"type":"article-journal","container-title":"Fish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(Seriani </w:t>
      </w:r>
      <w:r w:rsidR="002838B7" w:rsidRPr="002838B7">
        <w:rPr>
          <w:rFonts w:ascii="Arial" w:hAnsi="Arial" w:cs="Arial"/>
          <w:i/>
          <w:iCs/>
          <w:color w:val="000000"/>
          <w:kern w:val="0"/>
        </w:rPr>
        <w:t>et al.</w:t>
      </w:r>
      <w:r w:rsidR="002838B7" w:rsidRPr="002838B7">
        <w:rPr>
          <w:rFonts w:ascii="Arial" w:hAnsi="Arial" w:cs="Arial"/>
          <w:color w:val="000000"/>
          <w:kern w:val="0"/>
        </w:rPr>
        <w:t>, 2015b)</w:t>
      </w:r>
      <w:r w:rsidR="00C73E19">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sidR="00C73E19">
        <w:rPr>
          <w:rFonts w:ascii="Arial" w:eastAsia="Times New Roman" w:hAnsi="Arial" w:cs="Arial"/>
          <w:color w:val="000000"/>
          <w:kern w:val="0"/>
          <w14:ligatures w14:val="none"/>
        </w:rPr>
        <w:t xml:space="preserve"> In the freshwater rosy barb (</w:t>
      </w:r>
      <w:r w:rsidR="00C73E19">
        <w:rPr>
          <w:rFonts w:ascii="Arial" w:eastAsia="Times New Roman" w:hAnsi="Arial" w:cs="Arial"/>
          <w:i/>
          <w:iCs/>
          <w:color w:val="000000"/>
          <w:kern w:val="0"/>
          <w14:ligatures w14:val="none"/>
        </w:rPr>
        <w:t xml:space="preserve">Puntius </w:t>
      </w:r>
      <w:proofErr w:type="spellStart"/>
      <w:r w:rsidR="00C73E19">
        <w:rPr>
          <w:rFonts w:ascii="Arial" w:eastAsia="Times New Roman" w:hAnsi="Arial" w:cs="Arial"/>
          <w:i/>
          <w:iCs/>
          <w:color w:val="000000"/>
          <w:kern w:val="0"/>
          <w14:ligatures w14:val="none"/>
        </w:rPr>
        <w:t>conchonius</w:t>
      </w:r>
      <w:proofErr w:type="spellEnd"/>
      <w:r w:rsidR="00C73E19">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{"citationID":"9R87IiLe","properties":{"formattedCitation":"(Gill and Pant, 1985)","plainCitation":"(Gill and Pant, 1985)","dontUpdate":true,"noteIndex":0},"citationItems":[{"id":271,"uris":["http://zotero.org/users/4161640/items/LJNQABG2"],"itemData":{"id":271,"type":"article-journal","abstract":"Chronically sublethal concentrations of cadmium caused conspicuous hematological anomalies in the cyprinid fish, Puntius conchonius. Exposure to 0.63 and 0.84 mg/liter cadmium chloride (120 and 115 of 96-hr LC50) induced morphological aberrations in mature erythrocytes including cytoplasmic vacuolation, hypochromia, deterioration of cellular membrane, basophilic stippling of cytoplasm, clumping of chromatin material and extrusion of nuclei, and schistocytosis. Anomalous basophils and monocytes were also encountered though less frequently. Decreased erythrocyte counts, hemoglobin and hematocrit values were also associated with chronic cadmium poisoning. The mean corpuscular hemoglobin and mean corpuscular volume increased (30 days) but mean corpuscular hemoglobin concentration showed no obvious change. A significant thrombocytopenia (90 days), elevated small lymphocyte and basophil populations, and a mild neutropenia were manifested in the cadmium-exposed fish. Large lymphocytes were not significantly affected.","container-title":"Environmental Research","DOI":"10.1016/0013-9351(85)90028-3","ISSN":"0013-9351","issue":"2","journalAbbreviation":"Environ. Res.","page":"327-337","source":"ScienceDirect","title":"Erythrocytic and leukocytic responses to cadmium poisoning in a freshwater fish, &lt;i&gt;Puntius conchonius&lt;/i&gt; ham","volume":"36","author":[{"family":"Gill","given":"Tejendra S."},{"family":"Pant","given":"Jagdish C."}],"issued":{"date-parts":[["1985",4,1]]}}}],"schema":"https://github.com/citation-style-language/schema/raw/master/csl-citation.json"} </w:instrText>
      </w:r>
      <w:r w:rsidR="00C73E19">
        <w:rPr>
          <w:rFonts w:ascii="Arial" w:eastAsia="Times New Roman" w:hAnsi="Arial" w:cs="Arial"/>
          <w:color w:val="000000"/>
          <w:kern w:val="0"/>
          <w14:ligatures w14:val="none"/>
        </w:rPr>
        <w:fldChar w:fldCharType="separate"/>
      </w:r>
      <w:r w:rsidR="00C73E19">
        <w:rPr>
          <w:rFonts w:ascii="Arial" w:eastAsia="Times New Roman" w:hAnsi="Arial" w:cs="Arial"/>
          <w:noProof/>
          <w:color w:val="000000"/>
          <w:kern w:val="0"/>
          <w14:ligatures w14:val="none"/>
        </w:rPr>
        <w:t>Gill and Pant (1985)</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discovere</w:t>
      </w:r>
      <w:r w:rsidR="003E7284" w:rsidRPr="003E7284">
        <w:rPr>
          <w:rFonts w:ascii="Arial" w:eastAsia="Times New Roman" w:hAnsi="Arial" w:cs="Arial"/>
          <w:color w:val="000000"/>
          <w:kern w:val="0"/>
          <w14:ligatures w14:val="none"/>
        </w:rPr>
        <w:t xml:space="preserve">d that circulating lymphocytes increased </w:t>
      </w:r>
      <w:r w:rsidR="001C65FA">
        <w:rPr>
          <w:rFonts w:ascii="Arial" w:eastAsia="Times New Roman" w:hAnsi="Arial" w:cs="Arial"/>
          <w:color w:val="000000"/>
          <w:kern w:val="0"/>
          <w14:ligatures w14:val="none"/>
        </w:rPr>
        <w:t>after</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exposure</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while</w:t>
      </w:r>
      <w:r w:rsidR="003E7284" w:rsidRPr="003E7284">
        <w:rPr>
          <w:rFonts w:ascii="Arial" w:eastAsia="Times New Roman" w:hAnsi="Arial" w:cs="Arial"/>
          <w:color w:val="000000"/>
          <w:kern w:val="0"/>
          <w14:ligatures w14:val="none"/>
        </w:rPr>
        <w:t xml:space="preserve"> neutrophils did not</w:t>
      </w:r>
      <w:r w:rsidR="00642F95">
        <w:rPr>
          <w:rFonts w:ascii="Arial" w:eastAsia="Times New Roman" w:hAnsi="Arial" w:cs="Arial"/>
          <w:color w:val="000000"/>
          <w:kern w:val="0"/>
          <w14:ligatures w14:val="none"/>
        </w:rPr>
        <w:t xml:space="preserve">, at 0.63 and 0.84 mg/L </w:t>
      </w:r>
      <w:r w:rsidR="00C73E19">
        <w:rPr>
          <w:rFonts w:ascii="Arial" w:eastAsia="Times New Roman" w:hAnsi="Arial" w:cs="Arial"/>
          <w:color w:val="000000"/>
          <w:kern w:val="0"/>
          <w14:ligatures w14:val="none"/>
        </w:rPr>
        <w:t xml:space="preserve">of </w:t>
      </w:r>
      <w:r w:rsidR="00F433B8">
        <w:rPr>
          <w:rFonts w:ascii="Arial" w:eastAsia="Times New Roman" w:hAnsi="Arial" w:cs="Arial"/>
          <w:color w:val="000000"/>
          <w:kern w:val="0"/>
          <w14:ligatures w14:val="none"/>
        </w:rPr>
        <w:t>Cd</w:t>
      </w:r>
      <w:r w:rsidR="00642F95">
        <w:rPr>
          <w:rFonts w:ascii="Arial" w:eastAsia="Times New Roman" w:hAnsi="Arial" w:cs="Arial"/>
          <w:color w:val="000000"/>
          <w:kern w:val="0"/>
          <w14:ligatures w14:val="none"/>
        </w:rPr>
        <w:t xml:space="preserve"> exposure over 90 days</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These </w:t>
      </w:r>
      <w:r w:rsidR="001C65FA">
        <w:rPr>
          <w:rFonts w:ascii="Arial" w:eastAsia="Times New Roman" w:hAnsi="Arial" w:cs="Arial"/>
          <w:color w:val="000000"/>
          <w:kern w:val="0"/>
          <w14:ligatures w14:val="none"/>
        </w:rPr>
        <w:t>result</w:t>
      </w:r>
      <w:r w:rsidR="004B6151">
        <w:rPr>
          <w:rFonts w:ascii="Arial" w:eastAsia="Times New Roman" w:hAnsi="Arial" w:cs="Arial"/>
          <w:color w:val="000000"/>
          <w:kern w:val="0"/>
          <w14:ligatures w14:val="none"/>
        </w:rPr>
        <w:t xml:space="preserve">s </w:t>
      </w:r>
      <w:del w:id="893" w:author="Reviewer" w:date="2026-06-04T08:54:00Z" w16du:dateUtc="2026-06-04T13:54:00Z">
        <w:r w:rsidR="001C65FA" w:rsidDel="00E83A2F">
          <w:rPr>
            <w:rFonts w:ascii="Arial" w:eastAsia="Times New Roman" w:hAnsi="Arial" w:cs="Arial"/>
            <w:color w:val="000000"/>
            <w:kern w:val="0"/>
            <w14:ligatures w14:val="none"/>
          </w:rPr>
          <w:delText>imply</w:delText>
        </w:r>
        <w:r w:rsidR="002A1E95" w:rsidDel="00E83A2F">
          <w:rPr>
            <w:rFonts w:ascii="Arial" w:eastAsia="Times New Roman" w:hAnsi="Arial" w:cs="Arial"/>
            <w:color w:val="000000"/>
            <w:kern w:val="0"/>
            <w14:ligatures w14:val="none"/>
          </w:rPr>
          <w:delText xml:space="preserve"> </w:delText>
        </w:r>
      </w:del>
      <w:ins w:id="894" w:author="Reviewer" w:date="2026-06-04T08:54:00Z" w16du:dateUtc="2026-06-04T13:54:00Z">
        <w:r w:rsidR="00E83A2F">
          <w:rPr>
            <w:rFonts w:ascii="Arial" w:eastAsia="Times New Roman" w:hAnsi="Arial" w:cs="Arial"/>
            <w:color w:val="000000"/>
            <w:kern w:val="0"/>
            <w14:ligatures w14:val="none"/>
          </w:rPr>
          <w:t xml:space="preserve">suggest </w:t>
        </w:r>
      </w:ins>
      <w:r w:rsidR="002A1E95">
        <w:rPr>
          <w:rFonts w:ascii="Arial" w:eastAsia="Times New Roman" w:hAnsi="Arial" w:cs="Arial"/>
          <w:color w:val="000000"/>
          <w:kern w:val="0"/>
          <w14:ligatures w14:val="none"/>
        </w:rPr>
        <w:t>that</w:t>
      </w:r>
      <w:r w:rsidR="004B6151">
        <w:rPr>
          <w:rFonts w:ascii="Arial" w:eastAsia="Times New Roman" w:hAnsi="Arial" w:cs="Arial"/>
          <w:color w:val="000000"/>
          <w:kern w:val="0"/>
          <w14:ligatures w14:val="none"/>
        </w:rPr>
        <w:t xml:space="preserve"> </w:t>
      </w:r>
      <w:del w:id="895" w:author="Reviewer" w:date="2026-06-04T08:54:00Z" w16du:dateUtc="2026-06-04T13:54:00Z">
        <w:r w:rsidR="00C73E19" w:rsidDel="00E83A2F">
          <w:rPr>
            <w:rFonts w:ascii="Arial" w:eastAsia="Times New Roman" w:hAnsi="Arial" w:cs="Arial"/>
            <w:color w:val="000000"/>
            <w:kern w:val="0"/>
            <w14:ligatures w14:val="none"/>
          </w:rPr>
          <w:delText xml:space="preserve">a </w:delText>
        </w:r>
      </w:del>
      <w:r w:rsidR="00F433B8">
        <w:rPr>
          <w:rFonts w:ascii="Arial" w:eastAsia="Times New Roman" w:hAnsi="Arial" w:cs="Arial"/>
          <w:color w:val="000000"/>
          <w:kern w:val="0"/>
          <w14:ligatures w14:val="none"/>
        </w:rPr>
        <w:t>Cd</w:t>
      </w:r>
      <w:ins w:id="896" w:author="Reviewer" w:date="2026-06-04T08:54:00Z" w16du:dateUtc="2026-06-04T13:54:00Z">
        <w:r w:rsidR="00E83A2F">
          <w:rPr>
            <w:rFonts w:ascii="Arial" w:eastAsia="Times New Roman" w:hAnsi="Arial" w:cs="Arial"/>
            <w:color w:val="000000"/>
            <w:kern w:val="0"/>
            <w14:ligatures w14:val="none"/>
          </w:rPr>
          <w:t xml:space="preserve">-associated changes in leukocyte profiles </w:t>
        </w:r>
      </w:ins>
      <w:del w:id="897" w:author="Reviewer" w:date="2026-06-04T08:54:00Z" w16du:dateUtc="2026-06-04T13:54:00Z">
        <w:r w:rsidR="00C73E19" w:rsidDel="00E83A2F">
          <w:rPr>
            <w:rFonts w:ascii="Arial" w:eastAsia="Times New Roman" w:hAnsi="Arial" w:cs="Arial"/>
            <w:color w:val="000000"/>
            <w:kern w:val="0"/>
            <w14:ligatures w14:val="none"/>
          </w:rPr>
          <w:delText xml:space="preserve"> </w:delText>
        </w:r>
        <w:r w:rsidR="004B6151" w:rsidDel="00E83A2F">
          <w:rPr>
            <w:rFonts w:ascii="Arial" w:eastAsia="Times New Roman" w:hAnsi="Arial" w:cs="Arial"/>
            <w:color w:val="000000"/>
            <w:kern w:val="0"/>
            <w14:ligatures w14:val="none"/>
          </w:rPr>
          <w:delText xml:space="preserve">stress response </w:delText>
        </w:r>
      </w:del>
      <w:r w:rsidR="001C65FA">
        <w:rPr>
          <w:rFonts w:ascii="Arial" w:eastAsia="Times New Roman" w:hAnsi="Arial" w:cs="Arial"/>
          <w:color w:val="000000"/>
          <w:kern w:val="0"/>
          <w14:ligatures w14:val="none"/>
        </w:rPr>
        <w:t>may</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be</w:t>
      </w:r>
      <w:r w:rsidR="004B6151">
        <w:rPr>
          <w:rFonts w:ascii="Arial" w:eastAsia="Times New Roman" w:hAnsi="Arial" w:cs="Arial"/>
          <w:color w:val="000000"/>
          <w:kern w:val="0"/>
          <w14:ligatures w14:val="none"/>
        </w:rPr>
        <w:t xml:space="preserve"> less </w:t>
      </w:r>
      <w:r w:rsidR="001C65FA">
        <w:rPr>
          <w:rFonts w:ascii="Arial" w:eastAsia="Times New Roman" w:hAnsi="Arial" w:cs="Arial"/>
          <w:color w:val="000000"/>
          <w:kern w:val="0"/>
          <w14:ligatures w14:val="none"/>
        </w:rPr>
        <w:t>detect</w:t>
      </w:r>
      <w:r w:rsidR="004B6151">
        <w:rPr>
          <w:rFonts w:ascii="Arial" w:eastAsia="Times New Roman" w:hAnsi="Arial" w:cs="Arial"/>
          <w:color w:val="000000"/>
          <w:kern w:val="0"/>
          <w14:ligatures w14:val="none"/>
        </w:rPr>
        <w:t>able</w:t>
      </w:r>
      <w:ins w:id="898" w:author="Reviewer" w:date="2026-06-04T08:55:00Z" w16du:dateUtc="2026-06-04T13:55:00Z">
        <w:r w:rsidR="00E83A2F">
          <w:rPr>
            <w:rFonts w:ascii="Arial" w:eastAsia="Times New Roman" w:hAnsi="Arial" w:cs="Arial"/>
            <w:color w:val="000000"/>
            <w:kern w:val="0"/>
            <w14:ligatures w14:val="none"/>
          </w:rPr>
          <w:t xml:space="preserve"> over</w:t>
        </w:r>
      </w:ins>
      <w:del w:id="899" w:author="Reviewer" w:date="2026-06-04T08:55:00Z" w16du:dateUtc="2026-06-04T13:55:00Z">
        <w:r w:rsidR="00C73E19" w:rsidDel="00E83A2F">
          <w:rPr>
            <w:rFonts w:ascii="Arial" w:eastAsia="Times New Roman" w:hAnsi="Arial" w:cs="Arial"/>
            <w:color w:val="000000"/>
            <w:kern w:val="0"/>
            <w14:ligatures w14:val="none"/>
          </w:rPr>
          <w:delText xml:space="preserve"> </w:delText>
        </w:r>
        <w:r w:rsidR="00F433B8" w:rsidDel="00E83A2F">
          <w:rPr>
            <w:rFonts w:ascii="Arial" w:eastAsia="Times New Roman" w:hAnsi="Arial" w:cs="Arial"/>
            <w:color w:val="000000"/>
            <w:kern w:val="0"/>
            <w14:ligatures w14:val="none"/>
          </w:rPr>
          <w:delText>given</w:delText>
        </w:r>
      </w:del>
      <w:r w:rsidR="00F433B8">
        <w:rPr>
          <w:rFonts w:ascii="Arial" w:eastAsia="Times New Roman" w:hAnsi="Arial" w:cs="Arial"/>
          <w:color w:val="000000"/>
          <w:kern w:val="0"/>
          <w14:ligatures w14:val="none"/>
        </w:rPr>
        <w:t xml:space="preserve"> our</w:t>
      </w:r>
      <w:ins w:id="900" w:author="Reviewer" w:date="2026-06-04T08:55:00Z" w16du:dateUtc="2026-06-04T13:55:00Z">
        <w:r w:rsidR="00E83A2F">
          <w:rPr>
            <w:rFonts w:ascii="Arial" w:eastAsia="Times New Roman" w:hAnsi="Arial" w:cs="Arial"/>
            <w:color w:val="000000"/>
            <w:kern w:val="0"/>
            <w14:ligatures w14:val="none"/>
          </w:rPr>
          <w:t xml:space="preserve"> relatively short</w:t>
        </w:r>
      </w:ins>
      <w:r w:rsidR="00F433B8">
        <w:rPr>
          <w:rFonts w:ascii="Arial" w:eastAsia="Times New Roman" w:hAnsi="Arial" w:cs="Arial"/>
          <w:color w:val="000000"/>
          <w:kern w:val="0"/>
          <w14:ligatures w14:val="none"/>
        </w:rPr>
        <w:t xml:space="preserve"> 12-day exposure window</w:t>
      </w:r>
      <w:r w:rsidR="002A1E95">
        <w:rPr>
          <w:rFonts w:ascii="Arial" w:eastAsia="Times New Roman" w:hAnsi="Arial" w:cs="Arial"/>
          <w:color w:val="000000"/>
          <w:kern w:val="0"/>
          <w14:ligatures w14:val="none"/>
        </w:rPr>
        <w:t>. N</w:t>
      </w:r>
      <w:r w:rsidR="001C65FA">
        <w:rPr>
          <w:rFonts w:ascii="Arial" w:eastAsia="Times New Roman" w:hAnsi="Arial" w:cs="Arial"/>
          <w:color w:val="000000"/>
          <w:kern w:val="0"/>
          <w14:ligatures w14:val="none"/>
        </w:rPr>
        <w:t>ever</w:t>
      </w:r>
      <w:r w:rsidR="002A1E95">
        <w:rPr>
          <w:rFonts w:ascii="Arial" w:eastAsia="Times New Roman" w:hAnsi="Arial" w:cs="Arial"/>
          <w:color w:val="000000"/>
          <w:kern w:val="0"/>
          <w14:ligatures w14:val="none"/>
        </w:rPr>
        <w:t>theless, t</w:t>
      </w:r>
      <w:r w:rsidRPr="003E7284">
        <w:rPr>
          <w:rFonts w:ascii="Arial" w:eastAsia="Times New Roman" w:hAnsi="Arial" w:cs="Arial"/>
          <w:color w:val="000000"/>
          <w:kern w:val="0"/>
          <w14:ligatures w14:val="none"/>
        </w:rPr>
        <w:t xml:space="preserve">he potential </w:t>
      </w:r>
      <w:r w:rsidR="007549CF">
        <w:rPr>
          <w:rFonts w:ascii="Arial" w:eastAsia="Times New Roman" w:hAnsi="Arial" w:cs="Arial"/>
          <w:color w:val="000000"/>
          <w:kern w:val="0"/>
          <w14:ligatures w14:val="none"/>
        </w:rPr>
        <w:t>i</w:t>
      </w:r>
      <w:r w:rsidR="001C65FA">
        <w:rPr>
          <w:rFonts w:ascii="Arial" w:eastAsia="Times New Roman" w:hAnsi="Arial" w:cs="Arial"/>
          <w:color w:val="000000"/>
          <w:kern w:val="0"/>
          <w14:ligatures w14:val="none"/>
        </w:rPr>
        <w:t>mpact</w:t>
      </w:r>
      <w:r w:rsidRPr="003E7284">
        <w:rPr>
          <w:rFonts w:ascii="Arial" w:eastAsia="Times New Roman" w:hAnsi="Arial" w:cs="Arial"/>
          <w:color w:val="000000"/>
          <w:kern w:val="0"/>
          <w14:ligatures w14:val="none"/>
        </w:rPr>
        <w:t xml:space="preserve"> of </w:t>
      </w:r>
      <w:r w:rsidR="00F433B8">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on </w:t>
      </w:r>
      <w:r w:rsidR="00F433B8">
        <w:rPr>
          <w:rFonts w:ascii="Arial" w:eastAsia="Times New Roman" w:hAnsi="Arial" w:cs="Arial"/>
          <w:color w:val="000000"/>
          <w:kern w:val="0"/>
          <w14:ligatures w14:val="none"/>
        </w:rPr>
        <w:t xml:space="preserve">aquatic organism </w:t>
      </w:r>
      <w:r w:rsidRPr="003E7284">
        <w:rPr>
          <w:rFonts w:ascii="Arial" w:eastAsia="Times New Roman" w:hAnsi="Arial" w:cs="Arial"/>
          <w:color w:val="000000"/>
          <w:kern w:val="0"/>
          <w14:ligatures w14:val="none"/>
        </w:rPr>
        <w:t xml:space="preserve">stress should not be </w:t>
      </w:r>
      <w:r w:rsidR="001C65FA">
        <w:rPr>
          <w:rFonts w:ascii="Arial" w:eastAsia="Times New Roman" w:hAnsi="Arial" w:cs="Arial"/>
          <w:color w:val="000000"/>
          <w:kern w:val="0"/>
          <w14:ligatures w14:val="none"/>
        </w:rPr>
        <w:t>dismiss</w:t>
      </w:r>
      <w:r w:rsidRPr="003E7284">
        <w:rPr>
          <w:rFonts w:ascii="Arial" w:eastAsia="Times New Roman" w:hAnsi="Arial" w:cs="Arial"/>
          <w:color w:val="000000"/>
          <w:kern w:val="0"/>
          <w14:ligatures w14:val="none"/>
        </w:rPr>
        <w:t>ed.</w:t>
      </w:r>
      <w:r w:rsidR="002A1E95">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remains a </w:t>
      </w:r>
      <w:r w:rsidR="001C65FA">
        <w:rPr>
          <w:rFonts w:ascii="Arial" w:eastAsia="Times New Roman" w:hAnsi="Arial" w:cs="Arial"/>
          <w:color w:val="000000"/>
          <w:kern w:val="0"/>
          <w14:ligatures w14:val="none"/>
        </w:rPr>
        <w:t>major</w:t>
      </w:r>
      <w:r w:rsidRPr="003E7284">
        <w:rPr>
          <w:rFonts w:ascii="Arial" w:eastAsia="Times New Roman" w:hAnsi="Arial" w:cs="Arial"/>
          <w:color w:val="000000"/>
          <w:kern w:val="0"/>
          <w14:ligatures w14:val="none"/>
        </w:rPr>
        <w:t xml:space="preserve"> </w:t>
      </w:r>
      <w:del w:id="901" w:author="Reviewer" w:date="2026-06-04T08:52:00Z" w16du:dateUtc="2026-06-04T13:52:00Z">
        <w:r w:rsidRPr="003E7284" w:rsidDel="00E83A2F">
          <w:rPr>
            <w:rFonts w:ascii="Arial" w:eastAsia="Times New Roman" w:hAnsi="Arial" w:cs="Arial"/>
            <w:color w:val="000000"/>
            <w:kern w:val="0"/>
            <w14:ligatures w14:val="none"/>
          </w:rPr>
          <w:delText xml:space="preserve">heavy </w:delText>
        </w:r>
      </w:del>
      <w:ins w:id="902" w:author="Reviewer" w:date="2026-06-04T08:52:00Z" w16du:dateUtc="2026-06-04T13:52:00Z">
        <w:r w:rsidR="00E83A2F" w:rsidRPr="003E7284">
          <w:rPr>
            <w:rFonts w:ascii="Arial" w:eastAsia="Times New Roman" w:hAnsi="Arial" w:cs="Arial"/>
            <w:color w:val="000000"/>
            <w:kern w:val="0"/>
            <w14:ligatures w14:val="none"/>
          </w:rPr>
          <w:t>heavy</w:t>
        </w:r>
        <w:r w:rsidR="00E83A2F">
          <w:rPr>
            <w:rFonts w:ascii="Arial" w:eastAsia="Times New Roman" w:hAnsi="Arial" w:cs="Arial"/>
            <w:color w:val="000000"/>
            <w:kern w:val="0"/>
            <w14:ligatures w14:val="none"/>
          </w:rPr>
          <w:t>-</w:t>
        </w:r>
      </w:ins>
      <w:r w:rsidRPr="003E7284">
        <w:rPr>
          <w:rFonts w:ascii="Arial" w:eastAsia="Times New Roman" w:hAnsi="Arial" w:cs="Arial"/>
          <w:color w:val="000000"/>
          <w:kern w:val="0"/>
          <w14:ligatures w14:val="none"/>
        </w:rPr>
        <w:t xml:space="preserve">metal toxicant with </w:t>
      </w:r>
      <w:r w:rsidR="001C65FA">
        <w:rPr>
          <w:rFonts w:ascii="Arial" w:eastAsia="Times New Roman" w:hAnsi="Arial" w:cs="Arial"/>
          <w:color w:val="000000"/>
          <w:kern w:val="0"/>
          <w14:ligatures w14:val="none"/>
        </w:rPr>
        <w:t>detrimental</w:t>
      </w:r>
      <w:r w:rsidRPr="003E7284">
        <w:rPr>
          <w:rFonts w:ascii="Arial" w:eastAsia="Times New Roman" w:hAnsi="Arial" w:cs="Arial"/>
          <w:color w:val="000000"/>
          <w:kern w:val="0"/>
          <w14:ligatures w14:val="none"/>
        </w:rPr>
        <w:t xml:space="preserve"> effects in aquatic ecosystems</w:t>
      </w:r>
      <w:ins w:id="903" w:author="Reviewer" w:date="2026-06-04T08:52:00Z" w16du:dateUtc="2026-06-04T13:52:00Z">
        <w:r w:rsidR="00E83A2F">
          <w:rPr>
            <w:rFonts w:ascii="Arial" w:eastAsia="Times New Roman" w:hAnsi="Arial" w:cs="Arial"/>
            <w:color w:val="000000"/>
            <w:kern w:val="0"/>
            <w14:ligatures w14:val="none"/>
          </w:rPr>
          <w:t>,</w:t>
        </w:r>
      </w:ins>
      <w:r w:rsidR="007549CF">
        <w:rPr>
          <w:rFonts w:ascii="Arial" w:eastAsia="Times New Roman" w:hAnsi="Arial" w:cs="Arial"/>
          <w:color w:val="000000"/>
          <w:kern w:val="0"/>
          <w14:ligatures w14:val="none"/>
        </w:rPr>
        <w:t xml:space="preserve"> </w:t>
      </w:r>
      <w:del w:id="904" w:author="Reviewer" w:date="2026-06-04T08:52:00Z" w16du:dateUtc="2026-06-04T13:52:00Z">
        <w:r w:rsidR="007549CF" w:rsidDel="00E83A2F">
          <w:rPr>
            <w:rFonts w:ascii="Arial" w:eastAsia="Times New Roman" w:hAnsi="Arial" w:cs="Arial"/>
            <w:color w:val="000000"/>
            <w:kern w:val="0"/>
            <w14:ligatures w14:val="none"/>
          </w:rPr>
          <w:delText xml:space="preserve">that </w:delText>
        </w:r>
        <w:r w:rsidR="002A1E95" w:rsidDel="00E83A2F">
          <w:rPr>
            <w:rFonts w:ascii="Arial" w:eastAsia="Times New Roman" w:hAnsi="Arial" w:cs="Arial"/>
            <w:color w:val="000000"/>
            <w:kern w:val="0"/>
            <w14:ligatures w14:val="none"/>
          </w:rPr>
          <w:delText>require</w:delText>
        </w:r>
      </w:del>
      <w:ins w:id="905" w:author="Reviewer" w:date="2026-06-04T08:52:00Z" w16du:dateUtc="2026-06-04T13:52:00Z">
        <w:r w:rsidR="00E83A2F">
          <w:rPr>
            <w:rFonts w:ascii="Arial" w:eastAsia="Times New Roman" w:hAnsi="Arial" w:cs="Arial"/>
            <w:color w:val="000000"/>
            <w:kern w:val="0"/>
            <w14:ligatures w14:val="none"/>
          </w:rPr>
          <w:t>warranting</w:t>
        </w:r>
      </w:ins>
      <w:r w:rsidR="007549CF">
        <w:rPr>
          <w:rFonts w:ascii="Arial" w:eastAsia="Times New Roman" w:hAnsi="Arial" w:cs="Arial"/>
          <w:color w:val="000000"/>
          <w:kern w:val="0"/>
          <w14:ligatures w14:val="none"/>
        </w:rPr>
        <w:t xml:space="preserve"> further </w:t>
      </w:r>
      <w:r w:rsidR="001C65FA">
        <w:rPr>
          <w:rFonts w:ascii="Arial" w:eastAsia="Times New Roman" w:hAnsi="Arial" w:cs="Arial"/>
          <w:color w:val="000000"/>
          <w:kern w:val="0"/>
          <w14:ligatures w14:val="none"/>
        </w:rPr>
        <w:t>explor</w:t>
      </w:r>
      <w:r w:rsidR="007549CF">
        <w:rPr>
          <w:rFonts w:ascii="Arial" w:eastAsia="Times New Roman" w:hAnsi="Arial" w:cs="Arial"/>
          <w:color w:val="000000"/>
          <w:kern w:val="0"/>
          <w14:ligatures w14:val="none"/>
        </w:rPr>
        <w:t>ation</w:t>
      </w:r>
      <w:r w:rsidRPr="003E7284">
        <w:rPr>
          <w:rFonts w:ascii="Arial" w:eastAsia="Times New Roman" w:hAnsi="Arial" w:cs="Arial"/>
          <w:color w:val="000000"/>
          <w:kern w:val="0"/>
          <w14:ligatures w14:val="none"/>
        </w:rPr>
        <w:t>.</w:t>
      </w:r>
    </w:p>
    <w:p w14:paraId="55CD9FC6" w14:textId="77777777" w:rsidR="00D8586B" w:rsidRDefault="00D8586B" w:rsidP="002A1E95">
      <w:pPr>
        <w:spacing w:line="480" w:lineRule="auto"/>
        <w:ind w:firstLine="720"/>
        <w:rPr>
          <w:rFonts w:ascii="Arial" w:eastAsia="Times New Roman" w:hAnsi="Arial" w:cs="Arial"/>
          <w:color w:val="000000"/>
          <w:kern w:val="0"/>
          <w14:ligatures w14:val="none"/>
        </w:rPr>
      </w:pPr>
    </w:p>
    <w:p w14:paraId="622593F5" w14:textId="220EFB90"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4.4.</w:t>
      </w:r>
      <w:del w:id="906" w:author="Reviewer" w:date="2026-06-04T09:14:00Z" w16du:dateUtc="2026-06-04T14:14:00Z">
        <w:r w:rsidDel="00DF62DA">
          <w:rPr>
            <w:rFonts w:ascii="Arial" w:hAnsi="Arial" w:cs="Arial"/>
            <w:i/>
            <w:iCs/>
          </w:rPr>
          <w:delText xml:space="preserve"> </w:delText>
        </w:r>
        <w:r w:rsidR="00FB2272" w:rsidDel="00DF62DA">
          <w:rPr>
            <w:rFonts w:ascii="Arial" w:hAnsi="Arial" w:cs="Arial"/>
            <w:i/>
            <w:iCs/>
          </w:rPr>
          <w:delText>Interaction with an Environmental Stressor</w:delText>
        </w:r>
      </w:del>
      <w:ins w:id="907" w:author="Reviewer" w:date="2026-06-04T09:14:00Z" w16du:dateUtc="2026-06-04T14:14:00Z">
        <w:r w:rsidR="00DF62DA">
          <w:rPr>
            <w:rFonts w:ascii="Arial" w:hAnsi="Arial" w:cs="Arial"/>
            <w:i/>
            <w:iCs/>
          </w:rPr>
          <w:t xml:space="preserve"> Acute Salinity Exposure</w:t>
        </w:r>
      </w:ins>
      <w:r w:rsidR="00FB2272">
        <w:rPr>
          <w:rFonts w:ascii="Arial" w:hAnsi="Arial" w:cs="Arial"/>
          <w:i/>
          <w:iCs/>
        </w:rPr>
        <w:t xml:space="preserve"> (</w:t>
      </w:r>
      <w:r>
        <w:rPr>
          <w:rFonts w:ascii="Arial" w:hAnsi="Arial" w:cs="Arial"/>
          <w:i/>
          <w:iCs/>
        </w:rPr>
        <w:t xml:space="preserve">Blood </w:t>
      </w:r>
      <w:r w:rsidR="00FB2272">
        <w:rPr>
          <w:rFonts w:ascii="Arial" w:hAnsi="Arial" w:cs="Arial"/>
          <w:i/>
          <w:iCs/>
        </w:rPr>
        <w:t>S</w:t>
      </w:r>
      <w:r>
        <w:rPr>
          <w:rFonts w:ascii="Arial" w:hAnsi="Arial" w:cs="Arial"/>
          <w:i/>
          <w:iCs/>
        </w:rPr>
        <w:t>amples 2 v</w:t>
      </w:r>
      <w:r w:rsidR="00FB2272">
        <w:rPr>
          <w:rFonts w:ascii="Arial" w:hAnsi="Arial" w:cs="Arial"/>
          <w:i/>
          <w:iCs/>
        </w:rPr>
        <w:t>s.</w:t>
      </w:r>
      <w:r>
        <w:rPr>
          <w:rFonts w:ascii="Arial" w:hAnsi="Arial" w:cs="Arial"/>
          <w:i/>
          <w:iCs/>
        </w:rPr>
        <w:t xml:space="preserve"> 3</w:t>
      </w:r>
      <w:r w:rsidR="00FB2272">
        <w:rPr>
          <w:rFonts w:ascii="Arial" w:hAnsi="Arial" w:cs="Arial"/>
          <w:i/>
          <w:iCs/>
        </w:rPr>
        <w:t>)</w:t>
      </w:r>
    </w:p>
    <w:p w14:paraId="7499BA02" w14:textId="189043DD" w:rsidR="00FB2272" w:rsidRDefault="003E7284" w:rsidP="002A1E95">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Saltwater intrusion </w:t>
      </w:r>
      <w:r w:rsidR="00104F83">
        <w:rPr>
          <w:rFonts w:ascii="Arial" w:eastAsia="Times New Roman" w:hAnsi="Arial" w:cs="Arial"/>
          <w:color w:val="000000"/>
          <w:kern w:val="0"/>
          <w14:ligatures w14:val="none"/>
        </w:rPr>
        <w:t>pose</w:t>
      </w:r>
      <w:r w:rsidRPr="003E7284">
        <w:rPr>
          <w:rFonts w:ascii="Arial" w:eastAsia="Times New Roman" w:hAnsi="Arial" w:cs="Arial"/>
          <w:color w:val="000000"/>
          <w:kern w:val="0"/>
          <w14:ligatures w14:val="none"/>
        </w:rPr>
        <w:t xml:space="preserve">s a </w:t>
      </w:r>
      <w:r w:rsidR="00FB2272">
        <w:rPr>
          <w:rFonts w:ascii="Arial" w:eastAsia="Times New Roman" w:hAnsi="Arial" w:cs="Arial"/>
          <w:color w:val="000000"/>
          <w:kern w:val="0"/>
          <w14:ligatures w14:val="none"/>
        </w:rPr>
        <w:t>major</w:t>
      </w:r>
      <w:r w:rsidR="00104F83">
        <w:rPr>
          <w:rFonts w:ascii="Arial" w:eastAsia="Times New Roman" w:hAnsi="Arial" w:cs="Arial"/>
          <w:color w:val="000000"/>
          <w:kern w:val="0"/>
          <w14:ligatures w14:val="none"/>
        </w:rPr>
        <w:t xml:space="preserve"> challenge</w:t>
      </w:r>
      <w:r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for</w:t>
      </w:r>
      <w:r w:rsidRPr="003E7284">
        <w:rPr>
          <w:rFonts w:ascii="Arial" w:eastAsia="Times New Roman" w:hAnsi="Arial" w:cs="Arial"/>
          <w:color w:val="000000"/>
          <w:kern w:val="0"/>
          <w14:ligatures w14:val="none"/>
        </w:rPr>
        <w:t xml:space="preserve"> coastal communities</w:t>
      </w:r>
      <w:r w:rsidR="007C1291">
        <w:rPr>
          <w:rFonts w:ascii="Arial" w:eastAsia="Times New Roman" w:hAnsi="Arial" w:cs="Arial"/>
          <w:color w:val="000000"/>
          <w:kern w:val="0"/>
          <w14:ligatures w14:val="none"/>
        </w:rPr>
        <w:t xml:space="preserve"> and ecosystem managers</w:t>
      </w:r>
      <w:r w:rsidRPr="003E7284">
        <w:rPr>
          <w:rFonts w:ascii="Arial" w:eastAsia="Times New Roman" w:hAnsi="Arial" w:cs="Arial"/>
          <w:color w:val="000000"/>
          <w:kern w:val="0"/>
          <w14:ligatures w14:val="none"/>
        </w:rPr>
        <w:t xml:space="preserve">, </w:t>
      </w:r>
      <w:r w:rsidR="00104F83">
        <w:rPr>
          <w:rFonts w:ascii="Arial" w:eastAsia="Times New Roman" w:hAnsi="Arial" w:cs="Arial"/>
          <w:color w:val="000000"/>
          <w:kern w:val="0"/>
          <w14:ligatures w14:val="none"/>
        </w:rPr>
        <w:t>particular</w:t>
      </w:r>
      <w:r w:rsidR="007549CF">
        <w:rPr>
          <w:rFonts w:ascii="Arial" w:eastAsia="Times New Roman" w:hAnsi="Arial" w:cs="Arial"/>
          <w:color w:val="000000"/>
          <w:kern w:val="0"/>
          <w14:ligatures w14:val="none"/>
        </w:rPr>
        <w:t>ly</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because</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it</w:t>
      </w:r>
      <w:r w:rsidRPr="003E7284">
        <w:rPr>
          <w:rFonts w:ascii="Arial" w:eastAsia="Times New Roman" w:hAnsi="Arial" w:cs="Arial"/>
          <w:color w:val="000000"/>
          <w:kern w:val="0"/>
          <w14:ligatures w14:val="none"/>
        </w:rPr>
        <w:t xml:space="preserve"> can </w:t>
      </w:r>
      <w:r w:rsidR="009A25A6">
        <w:rPr>
          <w:rFonts w:ascii="Arial" w:eastAsia="Times New Roman" w:hAnsi="Arial" w:cs="Arial"/>
          <w:color w:val="000000"/>
          <w:kern w:val="0"/>
          <w14:ligatures w14:val="none"/>
        </w:rPr>
        <w:t>hav</w:t>
      </w:r>
      <w:r w:rsidR="00F708FE">
        <w:rPr>
          <w:rFonts w:ascii="Arial" w:eastAsia="Times New Roman" w:hAnsi="Arial" w:cs="Arial"/>
          <w:color w:val="000000"/>
          <w:kern w:val="0"/>
          <w14:ligatures w14:val="none"/>
        </w:rPr>
        <w:t>e</w:t>
      </w:r>
      <w:r w:rsidRPr="003E7284">
        <w:rPr>
          <w:rFonts w:ascii="Arial" w:eastAsia="Times New Roman" w:hAnsi="Arial" w:cs="Arial"/>
          <w:color w:val="000000"/>
          <w:kern w:val="0"/>
          <w14:ligatures w14:val="none"/>
        </w:rPr>
        <w:t xml:space="preserve"> additive, synergistic, or antagonistic effects on </w:t>
      </w:r>
      <w:r w:rsidR="000430F0">
        <w:rPr>
          <w:rFonts w:ascii="Arial" w:eastAsia="Times New Roman" w:hAnsi="Arial" w:cs="Arial"/>
          <w:color w:val="000000"/>
          <w:kern w:val="0"/>
          <w14:ligatures w14:val="none"/>
        </w:rPr>
        <w:t xml:space="preserve">freshwater, estuarine, and coastal </w:t>
      </w:r>
      <w:r w:rsidRPr="003E7284">
        <w:rPr>
          <w:rFonts w:ascii="Arial" w:eastAsia="Times New Roman" w:hAnsi="Arial" w:cs="Arial"/>
          <w:color w:val="000000"/>
          <w:kern w:val="0"/>
          <w14:ligatures w14:val="none"/>
        </w:rPr>
        <w:t xml:space="preserve">aquatic organisms </w:t>
      </w:r>
      <w:r w:rsidR="007549CF">
        <w:rPr>
          <w:rFonts w:ascii="Arial" w:eastAsia="Times New Roman" w:hAnsi="Arial" w:cs="Arial"/>
          <w:color w:val="000000"/>
          <w:kern w:val="0"/>
          <w14:ligatures w14:val="none"/>
        </w:rPr>
        <w:t>when combined with other stressor</w:t>
      </w:r>
      <w:r w:rsidR="00A713E8">
        <w:rPr>
          <w:rFonts w:ascii="Arial" w:eastAsia="Times New Roman" w:hAnsi="Arial" w:cs="Arial"/>
          <w:color w:val="000000"/>
          <w:kern w:val="0"/>
          <w14:ligatures w14:val="none"/>
        </w:rPr>
        <w:t xml:space="preserve">s </w:t>
      </w:r>
      <w:r w:rsidR="00A713E8">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{"citationID":"KQuzSz04","properties":{"formattedCitation":"(Barlow and Reichard, 2010; Velasco {\\i{}et al.}, 2018; Bhattachan {\\i{}et al.}, 2019; Tully {\\i{}et al.}, 2019; Cao {\\i{}et al.}, 2024)","plainCitation":"(Barlow and Reichard, 2010; Velasco et al., 2018; Bhattachan et al., 2019; Tully et al., 2019; Cao et al., 2024)","noteIndex":0},"citationItems":[{"id":275,"uris":["http://zotero.org/users/4161640/items/XATR2V8B"],"itemData":{"id":275,"type":"article-journal","container-title":"Hydrogeology Journal","issue":"1","journalAbbreviation":"Hydrogeol. J.","note":"publisher: Springer","page":"247–260","title":"Saltwater intrusion in coastal regions of North America","volume":"18","author":[{"family":"Barlow","given":"Paul M"},{"family":"Reichard","given":"Eric G"}],"issued":{"date-parts":[["2010"]]}}},{"id":276,"uris":["http://zotero.org/users/4161640/items/9A6AXFHZ"],"itemData":{"id":276,"type":"article-journal","container-title":"Journal for Nature Conservation","journalAbbreviation":"J. Nat. Conserv.","note":"publisher: Elsevier","page":"180–189","title":"Ecosystem services and main environmental risks in a coastal lagoon (Mar Menor, Murcia, SE Spain): The public perception","volume":"43","author":[{"family":"Velasco","given":"Ana María"},{"family":"Pérez-Ruzafa","given":"Angel"},{"family":"Martínez-Paz","given":"José Miguel"},{"family":"Marcos","given":"Concepción"}],"issued":{"date-parts":[["2018"]]}}},{"id":273,"uris":["http://zotero.org/users/4161640/items/FB74CL2E"],"itemData":{"id":273,"type":"article-journal","container-title":"Natural Hazards","issue":"3","journalAbbreviation":"Nat. Hazards","note":"publisher: Springer","page":"1277–1295","title":"Linking residential saltwater intrusion risk perceptions to physical exposure of climate change impacts in rural coastal communities of North Carolina","volume":"97","author":[{"family":"Bhattachan","given":"Abinash"},{"family":"Jurjonas","given":"Matthew D"},{"family":"Morris","given":"Priscilla R"},{"family":"Taillie","given":"Paul J"},{"family":"Smart","given":"Lindsey S"},{"family":"Emanuel","given":"Ryan E"},{"family":"Seekamp","given":"Erin L"}],"issued":{"date-parts":[["2019"]]}}},{"id":274,"uris":["http://zotero.org/users/4161640/items/VGN2DCC7"],"itemData":{"id":274,"type":"article-journal","container-title":"BioScience","issue":"5","journalAbbreviation":"Biosci","note":"publisher: Oxford University Press","page":"368–378","title":"The invisible flood: the chemistry, ecology, and social implications of coastal saltwater intrusion","volume":"69","author":[{"family":"Tully","given":"Kate"},{"family":"Gedan","given":"Keryn"},{"family":"Epanchin-Niell","given":"Rebecca"},{"family":"Strong","given":"Aaron"},{"family":"Bernhardt","given":"Emily S"},{"family":"BenDor","given":"Todd"},{"family":"Mitchell","given":"Molly"},{"family":"Kominoski","given":"John"},{"family":"Jordan","given":"Thomas E"},{"family":"Neubauer","given":"Scott C"},{"literal":"others"}],"issued":{"date-parts":[["2019"]]}}},{"id":272,"uris":["http://zotero.org/users/4161640/items/LS9KWK44"],"itemData":{"id":272,"type":"article-journal","container-title":"Water","issue":"23","journalAbbreviation":"Water","note":"publisher: MDPI","page":"3457","title":"Research on the patterns of seawater intrusion in coastal aquifers induced by sea level rise under the influence of multiple factors","volume":"16","author":[{"family":"Cao","given":"Xinzhe"},{"family":"Guo","given":"Qiaona"},{"family":"Liu","given":"Wenheng"}],"issued":{"date-parts":[["2024"]]}}}],"schema":"https://github.com/citation-style-language/schema/raw/master/csl-citation.json"} </w:instrText>
      </w:r>
      <w:r w:rsidR="00A713E8">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(Barlow and Reichard, 2010; Velasco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Bhattachan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Tully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Cao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A713E8">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A713E8">
        <w:rPr>
          <w:rFonts w:ascii="Arial" w:eastAsia="Times New Roman" w:hAnsi="Arial" w:cs="Arial"/>
          <w:color w:val="000000"/>
          <w:kern w:val="0"/>
          <w14:ligatures w14:val="none"/>
        </w:rPr>
        <w:t>We introduced</w:t>
      </w:r>
      <w:r w:rsidR="00FB2272">
        <w:rPr>
          <w:rFonts w:ascii="Arial" w:eastAsia="Times New Roman" w:hAnsi="Arial" w:cs="Arial"/>
          <w:color w:val="000000"/>
          <w:kern w:val="0"/>
          <w14:ligatures w14:val="none"/>
        </w:rPr>
        <w:t xml:space="preserve"> a 5 ppt </w:t>
      </w:r>
      <w:r w:rsidR="00FB2272">
        <w:rPr>
          <w:rFonts w:ascii="Arial" w:eastAsia="Times New Roman" w:hAnsi="Arial" w:cs="Arial"/>
          <w:color w:val="000000"/>
          <w:kern w:val="0"/>
          <w14:ligatures w14:val="none"/>
        </w:rPr>
        <w:lastRenderedPageBreak/>
        <w:t>salinity increase</w:t>
      </w:r>
      <w:r w:rsidR="00A713E8">
        <w:rPr>
          <w:rFonts w:ascii="Arial" w:eastAsia="Times New Roman" w:hAnsi="Arial" w:cs="Arial"/>
          <w:color w:val="000000"/>
          <w:kern w:val="0"/>
          <w14:ligatures w14:val="none"/>
        </w:rPr>
        <w:t xml:space="preserve"> to induce a</w:t>
      </w:r>
      <w:ins w:id="908" w:author="Reviewer" w:date="2026-06-04T09:47:00Z" w16du:dateUtc="2026-06-04T14:47:00Z">
        <w:r w:rsidR="00184BE1">
          <w:rPr>
            <w:rFonts w:ascii="Arial" w:eastAsia="Times New Roman" w:hAnsi="Arial" w:cs="Arial"/>
            <w:color w:val="000000"/>
            <w:kern w:val="0"/>
            <w14:ligatures w14:val="none"/>
          </w:rPr>
          <w:t xml:space="preserve"> mea</w:t>
        </w:r>
      </w:ins>
      <w:ins w:id="909" w:author="Reviewer" w:date="2026-06-04T09:48:00Z" w16du:dateUtc="2026-06-04T14:48:00Z">
        <w:r w:rsidR="00184BE1">
          <w:rPr>
            <w:rFonts w:ascii="Arial" w:eastAsia="Times New Roman" w:hAnsi="Arial" w:cs="Arial"/>
            <w:color w:val="000000"/>
            <w:kern w:val="0"/>
            <w14:ligatures w14:val="none"/>
          </w:rPr>
          <w:t>surable physiological</w:t>
        </w:r>
      </w:ins>
      <w:del w:id="910" w:author="Reviewer" w:date="2026-06-04T09:48:00Z" w16du:dateUtc="2026-06-04T14:48:00Z">
        <w:r w:rsidR="00A713E8" w:rsidDel="00184BE1">
          <w:rPr>
            <w:rFonts w:ascii="Arial" w:eastAsia="Times New Roman" w:hAnsi="Arial" w:cs="Arial"/>
            <w:color w:val="000000"/>
            <w:kern w:val="0"/>
            <w14:ligatures w14:val="none"/>
          </w:rPr>
          <w:delText xml:space="preserve"> stress</w:delText>
        </w:r>
      </w:del>
      <w:r w:rsidR="00A713E8">
        <w:rPr>
          <w:rFonts w:ascii="Arial" w:eastAsia="Times New Roman" w:hAnsi="Arial" w:cs="Arial"/>
          <w:color w:val="000000"/>
          <w:kern w:val="0"/>
          <w14:ligatures w14:val="none"/>
        </w:rPr>
        <w:t xml:space="preserve"> response</w:t>
      </w:r>
      <w:r w:rsidR="00FB2272">
        <w:rPr>
          <w:rFonts w:ascii="Arial" w:eastAsia="Times New Roman" w:hAnsi="Arial" w:cs="Arial"/>
          <w:color w:val="000000"/>
          <w:kern w:val="0"/>
          <w14:ligatures w14:val="none"/>
        </w:rPr>
        <w:t xml:space="preserve"> and simulate saltwater intrusion</w:t>
      </w:r>
      <w:r w:rsidR="00A713E8">
        <w:rPr>
          <w:rFonts w:ascii="Arial" w:eastAsia="Times New Roman" w:hAnsi="Arial" w:cs="Arial"/>
          <w:color w:val="000000"/>
          <w:kern w:val="0"/>
          <w14:ligatures w14:val="none"/>
        </w:rPr>
        <w:t xml:space="preserve">, allowing us to assess the potential effects of </w:t>
      </w:r>
      <w:del w:id="911" w:author="Reviewer" w:date="2026-06-04T09:23:00Z" w16du:dateUtc="2026-06-04T14:23:00Z">
        <w:r w:rsidR="00A713E8" w:rsidDel="00F85BCA">
          <w:rPr>
            <w:rFonts w:ascii="Arial" w:eastAsia="Times New Roman" w:hAnsi="Arial" w:cs="Arial"/>
            <w:color w:val="000000"/>
            <w:kern w:val="0"/>
            <w14:ligatures w14:val="none"/>
          </w:rPr>
          <w:delText xml:space="preserve">toxins </w:delText>
        </w:r>
      </w:del>
      <w:ins w:id="912" w:author="Reviewer" w:date="2026-06-04T09:23:00Z" w16du:dateUtc="2026-06-04T14:23:00Z">
        <w:r w:rsidR="00F85BCA">
          <w:rPr>
            <w:rFonts w:ascii="Arial" w:eastAsia="Times New Roman" w:hAnsi="Arial" w:cs="Arial"/>
            <w:color w:val="000000"/>
            <w:kern w:val="0"/>
            <w14:ligatures w14:val="none"/>
          </w:rPr>
          <w:t xml:space="preserve">contaminants </w:t>
        </w:r>
      </w:ins>
      <w:r w:rsidR="00A713E8">
        <w:rPr>
          <w:rFonts w:ascii="Arial" w:eastAsia="Times New Roman" w:hAnsi="Arial" w:cs="Arial"/>
          <w:color w:val="000000"/>
          <w:kern w:val="0"/>
          <w14:ligatures w14:val="none"/>
        </w:rPr>
        <w:t>interacting with a natural environmental stressor</w:t>
      </w:r>
      <w:r w:rsidRPr="003E7284">
        <w:rPr>
          <w:rFonts w:ascii="Arial" w:eastAsia="Times New Roman" w:hAnsi="Arial" w:cs="Arial"/>
          <w:color w:val="000000"/>
          <w:kern w:val="0"/>
          <w14:ligatures w14:val="none"/>
        </w:rPr>
        <w:t xml:space="preserve">. </w:t>
      </w:r>
    </w:p>
    <w:p w14:paraId="64698740" w14:textId="627570CA" w:rsidR="00BB30DD" w:rsidRDefault="003E7284" w:rsidP="00CD225C">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We </w:t>
      </w:r>
      <w:r w:rsidR="00104F83">
        <w:rPr>
          <w:rFonts w:ascii="Arial" w:eastAsia="Times New Roman" w:hAnsi="Arial" w:cs="Arial"/>
          <w:color w:val="000000"/>
          <w:kern w:val="0"/>
          <w14:ligatures w14:val="none"/>
        </w:rPr>
        <w:t>observe</w:t>
      </w:r>
      <w:r w:rsidR="00F708FE">
        <w:rPr>
          <w:rFonts w:ascii="Arial" w:eastAsia="Times New Roman" w:hAnsi="Arial" w:cs="Arial"/>
          <w:color w:val="000000"/>
          <w:kern w:val="0"/>
          <w14:ligatures w14:val="none"/>
        </w:rPr>
        <w:t>d</w:t>
      </w:r>
      <w:r w:rsidRPr="003E7284">
        <w:rPr>
          <w:rFonts w:ascii="Arial" w:eastAsia="Times New Roman" w:hAnsi="Arial" w:cs="Arial"/>
          <w:color w:val="000000"/>
          <w:kern w:val="0"/>
          <w14:ligatures w14:val="none"/>
        </w:rPr>
        <w:t xml:space="preserve"> that a </w:t>
      </w:r>
      <w:r w:rsidR="009A25A6">
        <w:rPr>
          <w:rFonts w:ascii="Arial" w:eastAsia="Times New Roman" w:hAnsi="Arial" w:cs="Arial"/>
          <w:color w:val="000000"/>
          <w:kern w:val="0"/>
          <w14:ligatures w14:val="none"/>
        </w:rPr>
        <w:t>sudden</w:t>
      </w:r>
      <w:r w:rsidRPr="003E7284">
        <w:rPr>
          <w:rFonts w:ascii="Arial" w:eastAsia="Times New Roman" w:hAnsi="Arial" w:cs="Arial"/>
          <w:color w:val="000000"/>
          <w:kern w:val="0"/>
          <w14:ligatures w14:val="none"/>
        </w:rPr>
        <w:t xml:space="preserve"> increase </w:t>
      </w:r>
      <w:r w:rsidR="007549CF">
        <w:rPr>
          <w:rFonts w:ascii="Arial" w:eastAsia="Times New Roman" w:hAnsi="Arial" w:cs="Arial"/>
          <w:color w:val="000000"/>
          <w:kern w:val="0"/>
          <w14:ligatures w14:val="none"/>
        </w:rPr>
        <w:t>in</w:t>
      </w:r>
      <w:r w:rsidRPr="003E7284">
        <w:rPr>
          <w:rFonts w:ascii="Arial" w:eastAsia="Times New Roman" w:hAnsi="Arial" w:cs="Arial"/>
          <w:color w:val="000000"/>
          <w:kern w:val="0"/>
          <w14:ligatures w14:val="none"/>
        </w:rPr>
        <w:t xml:space="preserve"> salinity</w:t>
      </w:r>
      <w:r w:rsidR="00FB2272">
        <w:rPr>
          <w:rFonts w:ascii="Arial" w:eastAsia="Times New Roman" w:hAnsi="Arial" w:cs="Arial"/>
          <w:color w:val="000000"/>
          <w:kern w:val="0"/>
          <w14:ligatures w14:val="none"/>
        </w:rPr>
        <w:t xml:space="preserve"> </w:t>
      </w:r>
      <w:del w:id="913" w:author="Reviewer" w:date="2026-06-04T09:25:00Z" w16du:dateUtc="2026-06-04T14:25:00Z">
        <w:r w:rsidR="009A25A6" w:rsidDel="00F85BCA">
          <w:rPr>
            <w:rFonts w:ascii="Arial" w:eastAsia="Times New Roman" w:hAnsi="Arial" w:cs="Arial"/>
            <w:color w:val="000000"/>
            <w:kern w:val="0"/>
            <w14:ligatures w14:val="none"/>
          </w:rPr>
          <w:delText>trigger</w:delText>
        </w:r>
        <w:r w:rsidRPr="003E7284" w:rsidDel="00F85BCA">
          <w:rPr>
            <w:rFonts w:ascii="Arial" w:eastAsia="Times New Roman" w:hAnsi="Arial" w:cs="Arial"/>
            <w:color w:val="000000"/>
            <w:kern w:val="0"/>
            <w14:ligatures w14:val="none"/>
          </w:rPr>
          <w:delText xml:space="preserve">ed </w:delText>
        </w:r>
      </w:del>
      <w:ins w:id="914" w:author="Reviewer" w:date="2026-06-04T09:24:00Z" w16du:dateUtc="2026-06-04T14:24:00Z">
        <w:r w:rsidR="00F85BCA">
          <w:rPr>
            <w:rFonts w:ascii="Arial" w:eastAsia="Times New Roman" w:hAnsi="Arial" w:cs="Arial"/>
            <w:color w:val="000000"/>
            <w:kern w:val="0"/>
            <w14:ligatures w14:val="none"/>
          </w:rPr>
          <w:t>elevated NLR in all groups</w:t>
        </w:r>
      </w:ins>
      <w:del w:id="915" w:author="Reviewer" w:date="2026-06-04T09:24:00Z" w16du:dateUtc="2026-06-04T14:24:00Z">
        <w:r w:rsidRPr="003E7284" w:rsidDel="00F85BCA">
          <w:rPr>
            <w:rFonts w:ascii="Arial" w:eastAsia="Times New Roman" w:hAnsi="Arial" w:cs="Arial"/>
            <w:color w:val="000000"/>
            <w:kern w:val="0"/>
            <w14:ligatures w14:val="none"/>
          </w:rPr>
          <w:delText>a</w:delText>
        </w:r>
        <w:r w:rsidR="00FB2272" w:rsidDel="00F85BCA">
          <w:rPr>
            <w:rFonts w:ascii="Arial" w:eastAsia="Times New Roman" w:hAnsi="Arial" w:cs="Arial"/>
            <w:color w:val="000000"/>
            <w:kern w:val="0"/>
            <w14:ligatures w14:val="none"/>
          </w:rPr>
          <w:delText>n acute</w:delText>
        </w:r>
        <w:r w:rsidRPr="003E7284" w:rsidDel="00F85BCA">
          <w:rPr>
            <w:rFonts w:ascii="Arial" w:eastAsia="Times New Roman" w:hAnsi="Arial" w:cs="Arial"/>
            <w:color w:val="000000"/>
            <w:kern w:val="0"/>
            <w14:ligatures w14:val="none"/>
          </w:rPr>
          <w:delText xml:space="preserve"> stress response in all </w:delText>
        </w:r>
        <w:r w:rsidR="007549CF" w:rsidDel="00F85BCA">
          <w:rPr>
            <w:rFonts w:ascii="Arial" w:eastAsia="Times New Roman" w:hAnsi="Arial" w:cs="Arial"/>
            <w:color w:val="000000"/>
            <w:kern w:val="0"/>
            <w14:ligatures w14:val="none"/>
          </w:rPr>
          <w:delText>bass</w:delText>
        </w:r>
      </w:del>
      <w:r w:rsidR="00FB27A1">
        <w:rPr>
          <w:rFonts w:ascii="Arial" w:eastAsia="Times New Roman" w:hAnsi="Arial" w:cs="Arial"/>
          <w:color w:val="000000"/>
          <w:kern w:val="0"/>
          <w14:ligatures w14:val="none"/>
        </w:rPr>
        <w:t>.</w:t>
      </w:r>
      <w:ins w:id="916" w:author="Reviewer" w:date="2026-06-04T09:25:00Z" w16du:dateUtc="2026-06-04T14:25:00Z">
        <w:r w:rsidR="00F85BCA">
          <w:rPr>
            <w:rFonts w:ascii="Arial" w:eastAsia="Times New Roman" w:hAnsi="Arial" w:cs="Arial"/>
            <w:color w:val="000000"/>
            <w:kern w:val="0"/>
            <w14:ligatures w14:val="none"/>
          </w:rPr>
          <w:t xml:space="preserve"> However,</w:t>
        </w:r>
      </w:ins>
      <w:r w:rsidR="00FB2272">
        <w:rPr>
          <w:rFonts w:ascii="Arial" w:eastAsia="Times New Roman" w:hAnsi="Arial" w:cs="Arial"/>
          <w:color w:val="000000"/>
          <w:kern w:val="0"/>
          <w14:ligatures w14:val="none"/>
        </w:rPr>
        <w:t xml:space="preserve"> </w:t>
      </w:r>
      <w:del w:id="917" w:author="Reviewer" w:date="2026-06-04T09:25:00Z" w16du:dateUtc="2026-06-04T14:25:00Z">
        <w:r w:rsidR="00FB2272" w:rsidDel="00F85BCA">
          <w:rPr>
            <w:rFonts w:ascii="Arial" w:eastAsia="Times New Roman" w:hAnsi="Arial" w:cs="Arial"/>
            <w:color w:val="000000"/>
            <w:kern w:val="0"/>
            <w14:ligatures w14:val="none"/>
          </w:rPr>
          <w:delText>T</w:delText>
        </w:r>
      </w:del>
      <w:ins w:id="918" w:author="Reviewer" w:date="2026-06-04T09:25:00Z" w16du:dateUtc="2026-06-04T14:25:00Z">
        <w:r w:rsidR="00F85BCA">
          <w:rPr>
            <w:rFonts w:ascii="Arial" w:eastAsia="Times New Roman" w:hAnsi="Arial" w:cs="Arial"/>
            <w:color w:val="000000"/>
            <w:kern w:val="0"/>
            <w14:ligatures w14:val="none"/>
          </w:rPr>
          <w:t>t</w:t>
        </w:r>
      </w:ins>
      <w:r w:rsidRPr="003E7284">
        <w:rPr>
          <w:rFonts w:ascii="Arial" w:eastAsia="Times New Roman" w:hAnsi="Arial" w:cs="Arial"/>
          <w:color w:val="000000"/>
          <w:kern w:val="0"/>
          <w14:ligatures w14:val="none"/>
        </w:rPr>
        <w:t xml:space="preserve">he </w:t>
      </w:r>
      <w:r w:rsidR="009A25A6">
        <w:rPr>
          <w:rFonts w:ascii="Arial" w:eastAsia="Times New Roman" w:hAnsi="Arial" w:cs="Arial"/>
          <w:color w:val="000000"/>
          <w:kern w:val="0"/>
          <w14:ligatures w14:val="none"/>
        </w:rPr>
        <w:t>intensity</w:t>
      </w:r>
      <w:r w:rsidRPr="003E7284">
        <w:rPr>
          <w:rFonts w:ascii="Arial" w:eastAsia="Times New Roman" w:hAnsi="Arial" w:cs="Arial"/>
          <w:color w:val="000000"/>
          <w:kern w:val="0"/>
          <w14:ligatures w14:val="none"/>
        </w:rPr>
        <w:t xml:space="preserve"> of this response </w:t>
      </w:r>
      <w:del w:id="919" w:author="Reviewer" w:date="2026-06-04T09:25:00Z" w16du:dateUtc="2026-06-04T14:25:00Z">
        <w:r w:rsidRPr="003E7284" w:rsidDel="00F85BCA">
          <w:rPr>
            <w:rFonts w:ascii="Arial" w:eastAsia="Times New Roman" w:hAnsi="Arial" w:cs="Arial"/>
            <w:color w:val="000000"/>
            <w:kern w:val="0"/>
            <w14:ligatures w14:val="none"/>
          </w:rPr>
          <w:delText xml:space="preserve">varied </w:delText>
        </w:r>
      </w:del>
      <w:ins w:id="920" w:author="Reviewer" w:date="2026-06-04T09:25:00Z" w16du:dateUtc="2026-06-04T14:25:00Z">
        <w:r w:rsidR="00F85BCA">
          <w:rPr>
            <w:rFonts w:ascii="Arial" w:eastAsia="Times New Roman" w:hAnsi="Arial" w:cs="Arial"/>
            <w:color w:val="000000"/>
            <w:kern w:val="0"/>
            <w14:ligatures w14:val="none"/>
          </w:rPr>
          <w:t>differed</w:t>
        </w:r>
        <w:r w:rsidR="00F85BCA" w:rsidRPr="003E7284">
          <w:rPr>
            <w:rFonts w:ascii="Arial" w:eastAsia="Times New Roman" w:hAnsi="Arial" w:cs="Arial"/>
            <w:color w:val="000000"/>
            <w:kern w:val="0"/>
            <w14:ligatures w14:val="none"/>
          </w:rPr>
          <w:t xml:space="preserve"> </w:t>
        </w:r>
      </w:ins>
      <w:r w:rsidRPr="003E7284">
        <w:rPr>
          <w:rFonts w:ascii="Arial" w:eastAsia="Times New Roman" w:hAnsi="Arial" w:cs="Arial"/>
          <w:color w:val="000000"/>
          <w:kern w:val="0"/>
          <w14:ligatures w14:val="none"/>
        </w:rPr>
        <w:t xml:space="preserve">among </w:t>
      </w:r>
      <w:r w:rsidR="00FB27A1">
        <w:rPr>
          <w:rFonts w:ascii="Arial" w:eastAsia="Times New Roman" w:hAnsi="Arial" w:cs="Arial"/>
          <w:color w:val="000000"/>
          <w:kern w:val="0"/>
          <w14:ligatures w14:val="none"/>
        </w:rPr>
        <w:t>the five groups</w:t>
      </w:r>
      <w:r w:rsidRPr="003E7284">
        <w:rPr>
          <w:rFonts w:ascii="Arial" w:eastAsia="Times New Roman" w:hAnsi="Arial" w:cs="Arial"/>
          <w:color w:val="000000"/>
          <w:kern w:val="0"/>
          <w14:ligatures w14:val="none"/>
        </w:rPr>
        <w:t>.</w:t>
      </w:r>
      <w:r w:rsidR="00FB27A1">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NLR increases were smaller in the </w:t>
      </w:r>
      <w:proofErr w:type="spellStart"/>
      <w:r w:rsidR="00FB2272">
        <w:rPr>
          <w:rFonts w:ascii="Arial" w:eastAsia="Times New Roman" w:hAnsi="Arial" w:cs="Arial"/>
          <w:color w:val="000000"/>
          <w:kern w:val="0"/>
          <w14:ligatures w14:val="none"/>
        </w:rPr>
        <w:t>PFPeA</w:t>
      </w:r>
      <w:proofErr w:type="spellEnd"/>
      <w:r w:rsidR="00FB2272">
        <w:rPr>
          <w:rFonts w:ascii="Arial" w:eastAsia="Times New Roman" w:hAnsi="Arial" w:cs="Arial"/>
          <w:color w:val="000000"/>
          <w:kern w:val="0"/>
          <w14:ligatures w14:val="none"/>
        </w:rPr>
        <w:t xml:space="preserve"> high group compared to the</w:t>
      </w:r>
      <w:r w:rsidR="00104F83">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Cd </w:t>
      </w:r>
      <w:r w:rsidR="00FB27A1">
        <w:rPr>
          <w:rFonts w:ascii="Arial" w:eastAsia="Times New Roman" w:hAnsi="Arial" w:cs="Arial"/>
          <w:color w:val="000000"/>
          <w:kern w:val="0"/>
          <w14:ligatures w14:val="none"/>
        </w:rPr>
        <w:t xml:space="preserve">low, </w:t>
      </w:r>
      <w:r w:rsidR="00FB2272">
        <w:rPr>
          <w:rFonts w:ascii="Arial" w:eastAsia="Times New Roman" w:hAnsi="Arial" w:cs="Arial"/>
          <w:color w:val="000000"/>
          <w:kern w:val="0"/>
          <w14:ligatures w14:val="none"/>
        </w:rPr>
        <w:t>Cd</w:t>
      </w:r>
      <w:r w:rsidR="00FB27A1">
        <w:rPr>
          <w:rFonts w:ascii="Arial" w:eastAsia="Times New Roman" w:hAnsi="Arial" w:cs="Arial"/>
          <w:color w:val="000000"/>
          <w:kern w:val="0"/>
          <w14:ligatures w14:val="none"/>
        </w:rPr>
        <w:t xml:space="preserve"> high, </w:t>
      </w:r>
      <w:proofErr w:type="spellStart"/>
      <w:r w:rsidR="00FB27A1">
        <w:rPr>
          <w:rFonts w:ascii="Arial" w:eastAsia="Times New Roman" w:hAnsi="Arial" w:cs="Arial"/>
          <w:color w:val="000000"/>
          <w:kern w:val="0"/>
          <w14:ligatures w14:val="none"/>
        </w:rPr>
        <w:t>PFPeA</w:t>
      </w:r>
      <w:proofErr w:type="spellEnd"/>
      <w:r w:rsidR="00FB27A1">
        <w:rPr>
          <w:rFonts w:ascii="Arial" w:eastAsia="Times New Roman" w:hAnsi="Arial" w:cs="Arial"/>
          <w:color w:val="000000"/>
          <w:kern w:val="0"/>
          <w14:ligatures w14:val="none"/>
        </w:rPr>
        <w:t xml:space="preserve"> low, and control groups.</w:t>
      </w:r>
      <w:r w:rsidR="00FB2272">
        <w:rPr>
          <w:rFonts w:ascii="Arial" w:eastAsia="Times New Roman" w:hAnsi="Arial" w:cs="Arial"/>
          <w:color w:val="000000"/>
          <w:kern w:val="0"/>
          <w14:ligatures w14:val="none"/>
        </w:rPr>
        <w:t xml:space="preserve"> </w:t>
      </w:r>
      <w:ins w:id="921" w:author="Reviewer" w:date="2026-06-04T09:26:00Z" w16du:dateUtc="2026-06-04T14:26:00Z">
        <w:r w:rsidR="00F85BCA">
          <w:rPr>
            <w:rFonts w:ascii="Arial" w:eastAsia="Times New Roman" w:hAnsi="Arial" w:cs="Arial"/>
            <w:color w:val="000000"/>
            <w:kern w:val="0"/>
            <w14:ligatures w14:val="none"/>
          </w:rPr>
          <w:t xml:space="preserve">One possible explanation </w:t>
        </w:r>
      </w:ins>
      <w:del w:id="922" w:author="Reviewer" w:date="2026-06-04T09:26:00Z" w16du:dateUtc="2026-06-04T14:26:00Z">
        <w:r w:rsidR="003A0468" w:rsidDel="00F85BCA">
          <w:rPr>
            <w:rFonts w:ascii="Arial" w:eastAsia="Times New Roman" w:hAnsi="Arial" w:cs="Arial"/>
            <w:color w:val="000000"/>
            <w:kern w:val="0"/>
            <w14:ligatures w14:val="none"/>
          </w:rPr>
          <w:delText>Our results</w:delText>
        </w:r>
        <w:r w:rsidR="00BB30DD" w:rsidDel="00F85BCA">
          <w:rPr>
            <w:rFonts w:ascii="Arial" w:eastAsia="Times New Roman" w:hAnsi="Arial" w:cs="Arial"/>
            <w:color w:val="000000"/>
            <w:kern w:val="0"/>
            <w14:ligatures w14:val="none"/>
          </w:rPr>
          <w:delText xml:space="preserve"> could </w:delText>
        </w:r>
        <w:r w:rsidR="003A0468" w:rsidDel="00F85BCA">
          <w:rPr>
            <w:rFonts w:ascii="Arial" w:eastAsia="Times New Roman" w:hAnsi="Arial" w:cs="Arial"/>
            <w:color w:val="000000"/>
            <w:kern w:val="0"/>
            <w14:ligatures w14:val="none"/>
          </w:rPr>
          <w:delText>indicate</w:delText>
        </w:r>
      </w:del>
      <w:ins w:id="923" w:author="Reviewer" w:date="2026-06-04T09:26:00Z" w16du:dateUtc="2026-06-04T14:26:00Z">
        <w:r w:rsidR="00F85BCA">
          <w:rPr>
            <w:rFonts w:ascii="Arial" w:eastAsia="Times New Roman" w:hAnsi="Arial" w:cs="Arial"/>
            <w:color w:val="000000"/>
            <w:kern w:val="0"/>
            <w14:ligatures w14:val="none"/>
          </w:rPr>
          <w:t>is</w:t>
        </w:r>
      </w:ins>
      <w:r w:rsidR="00BB30DD">
        <w:rPr>
          <w:rFonts w:ascii="Arial" w:eastAsia="Times New Roman" w:hAnsi="Arial" w:cs="Arial"/>
          <w:color w:val="000000"/>
          <w:kern w:val="0"/>
          <w14:ligatures w14:val="none"/>
        </w:rPr>
        <w:t xml:space="preserve"> that </w:t>
      </w:r>
      <w:del w:id="924" w:author="Reviewer" w:date="2026-06-04T09:51:00Z" w16du:dateUtc="2026-06-04T14:51:00Z">
        <w:r w:rsidR="00BB30DD" w:rsidDel="00184BE1">
          <w:rPr>
            <w:rFonts w:ascii="Arial" w:eastAsia="Times New Roman" w:hAnsi="Arial" w:cs="Arial"/>
            <w:color w:val="000000"/>
            <w:kern w:val="0"/>
            <w14:ligatures w14:val="none"/>
          </w:rPr>
          <w:delText xml:space="preserve">fish already experiencing </w:delText>
        </w:r>
      </w:del>
      <w:r w:rsidR="00BB30DD">
        <w:rPr>
          <w:rFonts w:ascii="Arial" w:eastAsia="Times New Roman" w:hAnsi="Arial" w:cs="Arial"/>
          <w:color w:val="000000"/>
          <w:kern w:val="0"/>
          <w14:ligatures w14:val="none"/>
        </w:rPr>
        <w:t>elevated</w:t>
      </w:r>
      <w:ins w:id="925" w:author="Reviewer" w:date="2026-06-04T09:27:00Z" w16du:dateUtc="2026-06-04T14:27:00Z">
        <w:r w:rsidR="00F85BCA">
          <w:rPr>
            <w:rFonts w:ascii="Arial" w:eastAsia="Times New Roman" w:hAnsi="Arial" w:cs="Arial"/>
            <w:color w:val="000000"/>
            <w:kern w:val="0"/>
            <w14:ligatures w14:val="none"/>
          </w:rPr>
          <w:t xml:space="preserve"> pre-salinity </w:t>
        </w:r>
      </w:ins>
      <w:ins w:id="926" w:author="Reviewer" w:date="2026-06-04T09:52:00Z" w16du:dateUtc="2026-06-04T14:52:00Z">
        <w:r w:rsidR="00184BE1">
          <w:rPr>
            <w:rFonts w:ascii="Arial" w:eastAsia="Times New Roman" w:hAnsi="Arial" w:cs="Arial"/>
            <w:color w:val="000000"/>
            <w:kern w:val="0"/>
            <w14:ligatures w14:val="none"/>
          </w:rPr>
          <w:t>NLR</w:t>
        </w:r>
      </w:ins>
      <w:del w:id="927" w:author="Reviewer" w:date="2026-06-04T09:52:00Z" w16du:dateUtc="2026-06-04T14:52:00Z">
        <w:r w:rsidR="00BB30DD" w:rsidDel="00184BE1">
          <w:rPr>
            <w:rFonts w:ascii="Arial" w:eastAsia="Times New Roman" w:hAnsi="Arial" w:cs="Arial"/>
            <w:color w:val="000000"/>
            <w:kern w:val="0"/>
            <w14:ligatures w14:val="none"/>
          </w:rPr>
          <w:delText xml:space="preserve"> stress</w:delText>
        </w:r>
      </w:del>
      <w:ins w:id="928" w:author="Reviewer" w:date="2026-06-04T09:27:00Z" w16du:dateUtc="2026-06-04T14:27:00Z">
        <w:r w:rsidR="00F85BCA">
          <w:rPr>
            <w:rFonts w:ascii="Arial" w:eastAsia="Times New Roman" w:hAnsi="Arial" w:cs="Arial"/>
            <w:color w:val="000000"/>
            <w:kern w:val="0"/>
            <w14:ligatures w14:val="none"/>
          </w:rPr>
          <w:t xml:space="preserve"> in the </w:t>
        </w:r>
        <w:proofErr w:type="spellStart"/>
        <w:r w:rsidR="00F85BCA">
          <w:rPr>
            <w:rFonts w:ascii="Arial" w:eastAsia="Times New Roman" w:hAnsi="Arial" w:cs="Arial"/>
            <w:color w:val="000000"/>
            <w:kern w:val="0"/>
            <w14:ligatures w14:val="none"/>
          </w:rPr>
          <w:t>PFPeA</w:t>
        </w:r>
      </w:ins>
      <w:proofErr w:type="spellEnd"/>
      <w:ins w:id="929" w:author="Reviewer" w:date="2026-06-04T09:28:00Z" w16du:dateUtc="2026-06-04T14:28:00Z">
        <w:r w:rsidR="00F85BCA">
          <w:rPr>
            <w:rFonts w:ascii="Arial" w:eastAsia="Times New Roman" w:hAnsi="Arial" w:cs="Arial"/>
            <w:color w:val="000000"/>
            <w:kern w:val="0"/>
            <w14:ligatures w14:val="none"/>
          </w:rPr>
          <w:t xml:space="preserve"> high</w:t>
        </w:r>
      </w:ins>
      <w:ins w:id="930" w:author="Reviewer" w:date="2026-06-04T09:27:00Z" w16du:dateUtc="2026-06-04T14:27:00Z">
        <w:r w:rsidR="00F85BCA">
          <w:rPr>
            <w:rFonts w:ascii="Arial" w:eastAsia="Times New Roman" w:hAnsi="Arial" w:cs="Arial"/>
            <w:color w:val="000000"/>
            <w:kern w:val="0"/>
            <w14:ligatures w14:val="none"/>
          </w:rPr>
          <w:t xml:space="preserve"> group</w:t>
        </w:r>
      </w:ins>
      <w:ins w:id="931" w:author="Reviewer" w:date="2026-06-04T09:29:00Z" w16du:dateUtc="2026-06-04T14:29:00Z">
        <w:r w:rsidR="00F85BCA">
          <w:rPr>
            <w:rFonts w:ascii="Arial" w:eastAsia="Times New Roman" w:hAnsi="Arial" w:cs="Arial"/>
            <w:color w:val="000000"/>
            <w:kern w:val="0"/>
            <w14:ligatures w14:val="none"/>
          </w:rPr>
          <w:t xml:space="preserve"> limited the magnitude of subsequent leukocyte redistribution following salt exposure, </w:t>
        </w:r>
      </w:ins>
      <w:ins w:id="932" w:author="Reviewer" w:date="2026-06-04T09:52:00Z" w16du:dateUtc="2026-06-04T14:52:00Z">
        <w:r w:rsidR="00184BE1">
          <w:rPr>
            <w:rFonts w:ascii="Arial" w:eastAsia="Times New Roman" w:hAnsi="Arial" w:cs="Arial"/>
            <w:color w:val="000000"/>
            <w:kern w:val="0"/>
            <w14:ligatures w14:val="none"/>
          </w:rPr>
          <w:t xml:space="preserve">resulting in a smaller relative change in </w:t>
        </w:r>
      </w:ins>
      <w:ins w:id="933" w:author="Reviewer" w:date="2026-06-04T09:29:00Z" w16du:dateUtc="2026-06-04T14:29:00Z">
        <w:r w:rsidR="00F85BCA">
          <w:rPr>
            <w:rFonts w:ascii="Arial" w:eastAsia="Times New Roman" w:hAnsi="Arial" w:cs="Arial"/>
            <w:color w:val="000000"/>
            <w:kern w:val="0"/>
            <w14:ligatures w14:val="none"/>
          </w:rPr>
          <w:t xml:space="preserve">NLR. Alternatively, </w:t>
        </w:r>
      </w:ins>
      <w:proofErr w:type="spellStart"/>
      <w:ins w:id="934" w:author="Reviewer" w:date="2026-06-04T09:30:00Z" w16du:dateUtc="2026-06-04T14:30:00Z">
        <w:r w:rsidR="00F85BCA">
          <w:rPr>
            <w:rFonts w:ascii="Arial" w:eastAsia="Times New Roman" w:hAnsi="Arial" w:cs="Arial"/>
            <w:color w:val="000000"/>
            <w:kern w:val="0"/>
            <w14:ligatures w14:val="none"/>
          </w:rPr>
          <w:t>PFPeA</w:t>
        </w:r>
        <w:proofErr w:type="spellEnd"/>
        <w:r w:rsidR="00F85BCA">
          <w:rPr>
            <w:rFonts w:ascii="Arial" w:eastAsia="Times New Roman" w:hAnsi="Arial" w:cs="Arial"/>
            <w:color w:val="000000"/>
            <w:kern w:val="0"/>
            <w14:ligatures w14:val="none"/>
          </w:rPr>
          <w:t xml:space="preserve"> exposure</w:t>
        </w:r>
      </w:ins>
      <w:r w:rsidR="00BB30DD">
        <w:rPr>
          <w:rFonts w:ascii="Arial" w:eastAsia="Times New Roman" w:hAnsi="Arial" w:cs="Arial"/>
          <w:color w:val="000000"/>
          <w:kern w:val="0"/>
          <w14:ligatures w14:val="none"/>
        </w:rPr>
        <w:t xml:space="preserve"> may</w:t>
      </w:r>
      <w:del w:id="935" w:author="Reviewer" w:date="2026-06-04T09:30:00Z" w16du:dateUtc="2026-06-04T14:30:00Z">
        <w:r w:rsidR="00BB30DD" w:rsidDel="00F85BCA">
          <w:rPr>
            <w:rFonts w:ascii="Arial" w:eastAsia="Times New Roman" w:hAnsi="Arial" w:cs="Arial"/>
            <w:color w:val="000000"/>
            <w:kern w:val="0"/>
            <w14:ligatures w14:val="none"/>
          </w:rPr>
          <w:delText xml:space="preserve"> not</w:delText>
        </w:r>
      </w:del>
      <w:ins w:id="936" w:author="Reviewer" w:date="2026-06-04T09:30:00Z" w16du:dateUtc="2026-06-04T14:30:00Z">
        <w:r w:rsidR="00F85BCA">
          <w:rPr>
            <w:rFonts w:ascii="Arial" w:eastAsia="Times New Roman" w:hAnsi="Arial" w:cs="Arial"/>
            <w:color w:val="000000"/>
            <w:kern w:val="0"/>
            <w14:ligatures w14:val="none"/>
          </w:rPr>
          <w:t xml:space="preserve"> have altered physiological pathways associated with leukocyte dynamics, resulting in a different response pattern following the environmental p</w:t>
        </w:r>
      </w:ins>
      <w:ins w:id="937" w:author="Reviewer" w:date="2026-06-04T09:31:00Z" w16du:dateUtc="2026-06-04T14:31:00Z">
        <w:r w:rsidR="00F85BCA">
          <w:rPr>
            <w:rFonts w:ascii="Arial" w:eastAsia="Times New Roman" w:hAnsi="Arial" w:cs="Arial"/>
            <w:color w:val="000000"/>
            <w:kern w:val="0"/>
            <w14:ligatures w14:val="none"/>
          </w:rPr>
          <w:t>erturbation</w:t>
        </w:r>
      </w:ins>
      <w:ins w:id="938" w:author="Reviewer" w:date="2026-06-04T09:53:00Z" w16du:dateUtc="2026-06-04T14:53:00Z">
        <w:r w:rsidR="00184BE1">
          <w:rPr>
            <w:rFonts w:ascii="Arial" w:eastAsia="Times New Roman" w:hAnsi="Arial" w:cs="Arial"/>
            <w:color w:val="000000"/>
            <w:kern w:val="0"/>
            <w14:ligatures w14:val="none"/>
          </w:rPr>
          <w:t>.</w:t>
        </w:r>
      </w:ins>
      <w:del w:id="939" w:author="Reviewer" w:date="2026-06-04T09:31:00Z" w16du:dateUtc="2026-06-04T14:31:00Z">
        <w:r w:rsidR="003A0468" w:rsidDel="00F85BCA">
          <w:rPr>
            <w:rFonts w:ascii="Arial" w:eastAsia="Times New Roman" w:hAnsi="Arial" w:cs="Arial"/>
            <w:color w:val="000000"/>
            <w:kern w:val="0"/>
            <w14:ligatures w14:val="none"/>
          </w:rPr>
          <w:delText xml:space="preserve"> mount an expected response to an additional stressor, or </w:delText>
        </w:r>
      </w:del>
      <w:del w:id="940" w:author="Reviewer" w:date="2026-06-04T09:53:00Z" w16du:dateUtc="2026-06-04T14:53:00Z">
        <w:r w:rsidR="003A0468" w:rsidDel="00184BE1">
          <w:rPr>
            <w:rFonts w:ascii="Arial" w:eastAsia="Times New Roman" w:hAnsi="Arial" w:cs="Arial"/>
            <w:color w:val="000000"/>
            <w:kern w:val="0"/>
            <w14:ligatures w14:val="none"/>
          </w:rPr>
          <w:delText>may not</w:delText>
        </w:r>
        <w:r w:rsidR="00BB30DD" w:rsidDel="00184BE1">
          <w:rPr>
            <w:rFonts w:ascii="Arial" w:eastAsia="Times New Roman" w:hAnsi="Arial" w:cs="Arial"/>
            <w:color w:val="000000"/>
            <w:kern w:val="0"/>
            <w14:ligatures w14:val="none"/>
          </w:rPr>
          <w:delText xml:space="preserve"> be able to support a proportional response </w:delText>
        </w:r>
        <w:r w:rsidR="003A0468" w:rsidDel="00184BE1">
          <w:rPr>
            <w:rFonts w:ascii="Arial" w:eastAsia="Times New Roman" w:hAnsi="Arial" w:cs="Arial"/>
            <w:color w:val="000000"/>
            <w:kern w:val="0"/>
            <w14:ligatures w14:val="none"/>
          </w:rPr>
          <w:delText xml:space="preserve">when </w:delText>
        </w:r>
      </w:del>
      <w:del w:id="941" w:author="Reviewer" w:date="2026-06-04T09:32:00Z" w16du:dateUtc="2026-06-04T14:32:00Z">
        <w:r w:rsidR="003A0468" w:rsidDel="00F85BCA">
          <w:rPr>
            <w:rFonts w:ascii="Arial" w:eastAsia="Times New Roman" w:hAnsi="Arial" w:cs="Arial"/>
            <w:color w:val="000000"/>
            <w:kern w:val="0"/>
            <w14:ligatures w14:val="none"/>
          </w:rPr>
          <w:delText xml:space="preserve">initial </w:delText>
        </w:r>
      </w:del>
      <w:del w:id="942" w:author="Reviewer" w:date="2026-06-04T09:53:00Z" w16du:dateUtc="2026-06-04T14:53:00Z">
        <w:r w:rsidR="003A0468" w:rsidDel="00184BE1">
          <w:rPr>
            <w:rFonts w:ascii="Arial" w:eastAsia="Times New Roman" w:hAnsi="Arial" w:cs="Arial"/>
            <w:color w:val="000000"/>
            <w:kern w:val="0"/>
            <w14:ligatures w14:val="none"/>
          </w:rPr>
          <w:delText>responses are robust</w:delText>
        </w:r>
        <w:r w:rsidR="00BB30DD" w:rsidDel="00184BE1">
          <w:rPr>
            <w:rFonts w:ascii="Arial" w:eastAsia="Times New Roman" w:hAnsi="Arial" w:cs="Arial"/>
            <w:color w:val="000000"/>
            <w:kern w:val="0"/>
            <w14:ligatures w14:val="none"/>
          </w:rPr>
          <w:delText>.</w:delText>
        </w:r>
      </w:del>
      <w:r w:rsidR="006C1949">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The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low, Cd-exposed, and control bass, which began at lower </w:t>
      </w:r>
      <w:del w:id="943" w:author="Reviewer" w:date="2026-06-04T09:32:00Z" w16du:dateUtc="2026-06-04T14:32:00Z">
        <w:r w:rsidR="00BB30DD" w:rsidDel="00F85BCA">
          <w:rPr>
            <w:rFonts w:ascii="Arial" w:eastAsia="Times New Roman" w:hAnsi="Arial" w:cs="Arial"/>
            <w:color w:val="000000"/>
            <w:kern w:val="0"/>
            <w14:ligatures w14:val="none"/>
          </w:rPr>
          <w:delText xml:space="preserve">stress </w:delText>
        </w:r>
      </w:del>
      <w:ins w:id="944" w:author="Reviewer" w:date="2026-06-04T09:32:00Z" w16du:dateUtc="2026-06-04T14:32:00Z">
        <w:r w:rsidR="00F85BCA">
          <w:rPr>
            <w:rFonts w:ascii="Arial" w:eastAsia="Times New Roman" w:hAnsi="Arial" w:cs="Arial"/>
            <w:color w:val="000000"/>
            <w:kern w:val="0"/>
            <w14:ligatures w14:val="none"/>
          </w:rPr>
          <w:t xml:space="preserve">NLR </w:t>
        </w:r>
      </w:ins>
      <w:r w:rsidR="00BB30DD">
        <w:rPr>
          <w:rFonts w:ascii="Arial" w:eastAsia="Times New Roman" w:hAnsi="Arial" w:cs="Arial"/>
          <w:color w:val="000000"/>
          <w:kern w:val="0"/>
          <w14:ligatures w14:val="none"/>
        </w:rPr>
        <w:t>levels, displayed more substantial</w:t>
      </w:r>
      <w:ins w:id="945" w:author="Reviewer" w:date="2026-06-04T09:33:00Z" w16du:dateUtc="2026-06-04T14:33:00Z">
        <w:r w:rsidR="00F85BCA">
          <w:rPr>
            <w:rFonts w:ascii="Arial" w:eastAsia="Times New Roman" w:hAnsi="Arial" w:cs="Arial"/>
            <w:color w:val="000000"/>
            <w:kern w:val="0"/>
            <w14:ligatures w14:val="none"/>
          </w:rPr>
          <w:t>—</w:t>
        </w:r>
      </w:ins>
      <w:del w:id="946" w:author="Reviewer" w:date="2026-06-04T09:33:00Z" w16du:dateUtc="2026-06-04T14:33:00Z">
        <w:r w:rsidR="00BB30DD" w:rsidDel="00F85BCA">
          <w:rPr>
            <w:rFonts w:ascii="Arial" w:eastAsia="Times New Roman" w:hAnsi="Arial" w:cs="Arial"/>
            <w:color w:val="000000"/>
            <w:kern w:val="0"/>
            <w14:ligatures w14:val="none"/>
          </w:rPr>
          <w:delText xml:space="preserve"> </w:delText>
        </w:r>
      </w:del>
      <w:r w:rsidR="00BB30DD">
        <w:rPr>
          <w:rFonts w:ascii="Arial" w:eastAsia="Times New Roman" w:hAnsi="Arial" w:cs="Arial"/>
          <w:color w:val="000000"/>
          <w:kern w:val="0"/>
          <w14:ligatures w14:val="none"/>
        </w:rPr>
        <w:t>but temporary</w:t>
      </w:r>
      <w:ins w:id="947" w:author="Reviewer" w:date="2026-06-04T09:33:00Z" w16du:dateUtc="2026-06-04T14:33:00Z">
        <w:r w:rsidR="00F85BCA">
          <w:rPr>
            <w:rFonts w:ascii="Arial" w:eastAsia="Times New Roman" w:hAnsi="Arial" w:cs="Arial"/>
            <w:color w:val="000000"/>
            <w:kern w:val="0"/>
            <w14:ligatures w14:val="none"/>
          </w:rPr>
          <w:t>—</w:t>
        </w:r>
      </w:ins>
      <w:del w:id="948" w:author="Reviewer" w:date="2026-06-04T09:33:00Z" w16du:dateUtc="2026-06-04T14:33:00Z">
        <w:r w:rsidR="00BB30DD" w:rsidDel="00F85BCA">
          <w:rPr>
            <w:rFonts w:ascii="Arial" w:eastAsia="Times New Roman" w:hAnsi="Arial" w:cs="Arial"/>
            <w:color w:val="000000"/>
            <w:kern w:val="0"/>
            <w14:ligatures w14:val="none"/>
          </w:rPr>
          <w:delText xml:space="preserve"> </w:delText>
        </w:r>
      </w:del>
      <w:r w:rsidR="00BB30DD">
        <w:rPr>
          <w:rFonts w:ascii="Arial" w:eastAsia="Times New Roman" w:hAnsi="Arial" w:cs="Arial"/>
          <w:color w:val="000000"/>
          <w:kern w:val="0"/>
          <w14:ligatures w14:val="none"/>
        </w:rPr>
        <w:t>NLR increases</w:t>
      </w:r>
      <w:r w:rsidR="00685B95">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w:t>
      </w:r>
      <w:ins w:id="949" w:author="Reviewer" w:date="2026-06-04T09:33:00Z" w16du:dateUtc="2026-06-04T14:33:00Z">
        <w:r w:rsidR="00FF08B1">
          <w:rPr>
            <w:rFonts w:ascii="Arial" w:eastAsia="Times New Roman" w:hAnsi="Arial" w:cs="Arial"/>
            <w:color w:val="000000"/>
            <w:kern w:val="0"/>
            <w14:ligatures w14:val="none"/>
          </w:rPr>
          <w:t xml:space="preserve">Although the direct mechanisms underlying </w:t>
        </w:r>
      </w:ins>
      <w:ins w:id="950" w:author="Reviewer" w:date="2026-06-04T09:45:00Z" w16du:dateUtc="2026-06-04T14:45:00Z">
        <w:r w:rsidR="00184BE1">
          <w:rPr>
            <w:rFonts w:ascii="Arial" w:eastAsia="Times New Roman" w:hAnsi="Arial" w:cs="Arial"/>
            <w:color w:val="000000"/>
            <w:kern w:val="0"/>
            <w14:ligatures w14:val="none"/>
          </w:rPr>
          <w:t>our observed</w:t>
        </w:r>
      </w:ins>
      <w:ins w:id="951" w:author="Reviewer" w:date="2026-06-04T09:33:00Z" w16du:dateUtc="2026-06-04T14:33:00Z">
        <w:r w:rsidR="00FF08B1">
          <w:rPr>
            <w:rFonts w:ascii="Arial" w:eastAsia="Times New Roman" w:hAnsi="Arial" w:cs="Arial"/>
            <w:color w:val="000000"/>
            <w:kern w:val="0"/>
            <w14:ligatures w14:val="none"/>
          </w:rPr>
          <w:t xml:space="preserve"> patterns</w:t>
        </w:r>
      </w:ins>
      <w:ins w:id="952" w:author="Reviewer" w:date="2026-06-04T09:42:00Z" w16du:dateUtc="2026-06-04T14:42:00Z">
        <w:r w:rsidR="00B229BE">
          <w:rPr>
            <w:rFonts w:ascii="Arial" w:eastAsia="Times New Roman" w:hAnsi="Arial" w:cs="Arial"/>
            <w:color w:val="000000"/>
            <w:kern w:val="0"/>
            <w14:ligatures w14:val="none"/>
          </w:rPr>
          <w:t xml:space="preserve"> remain un</w:t>
        </w:r>
      </w:ins>
      <w:ins w:id="953" w:author="Reviewer" w:date="2026-06-04T09:43:00Z" w16du:dateUtc="2026-06-04T14:43:00Z">
        <w:r w:rsidR="00B229BE">
          <w:rPr>
            <w:rFonts w:ascii="Arial" w:eastAsia="Times New Roman" w:hAnsi="Arial" w:cs="Arial"/>
            <w:color w:val="000000"/>
            <w:kern w:val="0"/>
            <w14:ligatures w14:val="none"/>
          </w:rPr>
          <w:t xml:space="preserve">clear, </w:t>
        </w:r>
      </w:ins>
      <w:del w:id="954" w:author="Reviewer" w:date="2026-06-04T09:43:00Z" w16du:dateUtc="2026-06-04T14:43:00Z">
        <w:r w:rsidR="00BB30DD" w:rsidDel="00B229BE">
          <w:rPr>
            <w:rFonts w:ascii="Arial" w:eastAsia="Times New Roman" w:hAnsi="Arial" w:cs="Arial"/>
            <w:color w:val="000000"/>
            <w:kern w:val="0"/>
            <w14:ligatures w14:val="none"/>
          </w:rPr>
          <w:delText>O</w:delText>
        </w:r>
      </w:del>
      <w:ins w:id="955" w:author="Reviewer" w:date="2026-06-04T09:43:00Z" w16du:dateUtc="2026-06-04T14:43:00Z">
        <w:r w:rsidR="00B229BE">
          <w:rPr>
            <w:rFonts w:ascii="Arial" w:eastAsia="Times New Roman" w:hAnsi="Arial" w:cs="Arial"/>
            <w:color w:val="000000"/>
            <w:kern w:val="0"/>
            <w14:ligatures w14:val="none"/>
          </w:rPr>
          <w:t>o</w:t>
        </w:r>
      </w:ins>
      <w:r w:rsidR="00BB30DD">
        <w:rPr>
          <w:rFonts w:ascii="Arial" w:eastAsia="Times New Roman" w:hAnsi="Arial" w:cs="Arial"/>
          <w:color w:val="000000"/>
          <w:kern w:val="0"/>
          <w14:ligatures w14:val="none"/>
        </w:rPr>
        <w:t xml:space="preserve">ur </w:t>
      </w:r>
      <w:del w:id="956" w:author="Reviewer" w:date="2026-06-04T09:45:00Z" w16du:dateUtc="2026-06-04T14:45:00Z">
        <w:r w:rsidR="00BB30DD" w:rsidDel="00184BE1">
          <w:rPr>
            <w:rFonts w:ascii="Arial" w:eastAsia="Times New Roman" w:hAnsi="Arial" w:cs="Arial"/>
            <w:color w:val="000000"/>
            <w:kern w:val="0"/>
            <w14:ligatures w14:val="none"/>
          </w:rPr>
          <w:delText xml:space="preserve">observed </w:delText>
        </w:r>
      </w:del>
      <w:del w:id="957" w:author="Reviewer" w:date="2026-06-04T09:43:00Z" w16du:dateUtc="2026-06-04T14:43:00Z">
        <w:r w:rsidR="00BB30DD" w:rsidDel="00B229BE">
          <w:rPr>
            <w:rFonts w:ascii="Arial" w:eastAsia="Times New Roman" w:hAnsi="Arial" w:cs="Arial"/>
            <w:color w:val="000000"/>
            <w:kern w:val="0"/>
            <w14:ligatures w14:val="none"/>
          </w:rPr>
          <w:delText xml:space="preserve">patterns </w:delText>
        </w:r>
      </w:del>
      <w:ins w:id="958" w:author="Reviewer" w:date="2026-06-04T09:43:00Z" w16du:dateUtc="2026-06-04T14:43:00Z">
        <w:r w:rsidR="00B229BE">
          <w:rPr>
            <w:rFonts w:ascii="Arial" w:eastAsia="Times New Roman" w:hAnsi="Arial" w:cs="Arial"/>
            <w:color w:val="000000"/>
            <w:kern w:val="0"/>
            <w14:ligatures w14:val="none"/>
          </w:rPr>
          <w:t xml:space="preserve">results </w:t>
        </w:r>
      </w:ins>
      <w:r w:rsidR="00BB30DD">
        <w:rPr>
          <w:rFonts w:ascii="Arial" w:eastAsia="Times New Roman" w:hAnsi="Arial" w:cs="Arial"/>
          <w:color w:val="000000"/>
          <w:kern w:val="0"/>
          <w14:ligatures w14:val="none"/>
        </w:rPr>
        <w:t>suggest that</w:t>
      </w:r>
      <w:ins w:id="959" w:author="Reviewer" w:date="2026-06-04T09:43:00Z" w16du:dateUtc="2026-06-04T14:43:00Z">
        <w:r w:rsidR="00B229BE">
          <w:rPr>
            <w:rFonts w:ascii="Arial" w:eastAsia="Times New Roman" w:hAnsi="Arial" w:cs="Arial"/>
            <w:color w:val="000000"/>
            <w:kern w:val="0"/>
            <w14:ligatures w14:val="none"/>
          </w:rPr>
          <w:t xml:space="preserve"> </w:t>
        </w:r>
        <w:r w:rsidR="00184BE1">
          <w:rPr>
            <w:rFonts w:ascii="Arial" w:eastAsia="Times New Roman" w:hAnsi="Arial" w:cs="Arial"/>
            <w:color w:val="000000"/>
            <w:kern w:val="0"/>
            <w14:ligatures w14:val="none"/>
          </w:rPr>
          <w:t>contaminant</w:t>
        </w:r>
      </w:ins>
      <w:del w:id="960" w:author="Reviewer" w:date="2026-06-04T09:43:00Z" w16du:dateUtc="2026-06-04T14:43:00Z">
        <w:r w:rsidR="00BB30DD" w:rsidDel="00184BE1">
          <w:rPr>
            <w:rFonts w:ascii="Arial" w:eastAsia="Times New Roman" w:hAnsi="Arial" w:cs="Arial"/>
            <w:color w:val="000000"/>
            <w:kern w:val="0"/>
            <w14:ligatures w14:val="none"/>
          </w:rPr>
          <w:delText xml:space="preserve"> high PFPeA</w:delText>
        </w:r>
      </w:del>
      <w:r w:rsidR="00BB30DD">
        <w:rPr>
          <w:rFonts w:ascii="Arial" w:eastAsia="Times New Roman" w:hAnsi="Arial" w:cs="Arial"/>
          <w:color w:val="000000"/>
          <w:kern w:val="0"/>
          <w14:ligatures w14:val="none"/>
        </w:rPr>
        <w:t xml:space="preserve"> exposure</w:t>
      </w:r>
      <w:ins w:id="961" w:author="Reviewer" w:date="2026-06-04T09:44:00Z" w16du:dateUtc="2026-06-04T14:44:00Z">
        <w:r w:rsidR="00184BE1">
          <w:rPr>
            <w:rFonts w:ascii="Arial" w:eastAsia="Times New Roman" w:hAnsi="Arial" w:cs="Arial"/>
            <w:color w:val="000000"/>
            <w:kern w:val="0"/>
            <w14:ligatures w14:val="none"/>
          </w:rPr>
          <w:t xml:space="preserve"> may influence the interpretation of leukocyte-based stress biomarkers</w:t>
        </w:r>
      </w:ins>
      <w:ins w:id="962" w:author="Reviewer" w:date="2026-06-04T09:45:00Z" w16du:dateUtc="2026-06-04T14:45:00Z">
        <w:r w:rsidR="00184BE1">
          <w:rPr>
            <w:rFonts w:ascii="Arial" w:eastAsia="Times New Roman" w:hAnsi="Arial" w:cs="Arial"/>
            <w:color w:val="000000"/>
            <w:kern w:val="0"/>
            <w14:ligatures w14:val="none"/>
          </w:rPr>
          <w:t>, and potentially other stress biomarkers,</w:t>
        </w:r>
      </w:ins>
      <w:ins w:id="963" w:author="Reviewer" w:date="2026-06-04T09:44:00Z" w16du:dateUtc="2026-06-04T14:44:00Z">
        <w:r w:rsidR="00184BE1">
          <w:rPr>
            <w:rFonts w:ascii="Arial" w:eastAsia="Times New Roman" w:hAnsi="Arial" w:cs="Arial"/>
            <w:color w:val="000000"/>
            <w:kern w:val="0"/>
            <w14:ligatures w14:val="none"/>
          </w:rPr>
          <w:t xml:space="preserve"> when</w:t>
        </w:r>
      </w:ins>
      <w:del w:id="964" w:author="Reviewer" w:date="2026-06-04T09:44:00Z" w16du:dateUtc="2026-06-04T14:44:00Z">
        <w:r w:rsidR="00BB30DD" w:rsidDel="00184BE1">
          <w:rPr>
            <w:rFonts w:ascii="Arial" w:eastAsia="Times New Roman" w:hAnsi="Arial" w:cs="Arial"/>
            <w:color w:val="000000"/>
            <w:kern w:val="0"/>
            <w14:ligatures w14:val="none"/>
          </w:rPr>
          <w:delText xml:space="preserve"> not only increases baseline stress but also reduces an individual's capacity to respond to </w:delText>
        </w:r>
      </w:del>
      <w:ins w:id="965" w:author="Reviewer" w:date="2026-06-04T09:44:00Z" w16du:dateUtc="2026-06-04T14:44:00Z">
        <w:r w:rsidR="00184BE1">
          <w:rPr>
            <w:rFonts w:ascii="Arial" w:eastAsia="Times New Roman" w:hAnsi="Arial" w:cs="Arial"/>
            <w:color w:val="000000"/>
            <w:kern w:val="0"/>
            <w14:ligatures w14:val="none"/>
          </w:rPr>
          <w:t xml:space="preserve"> o</w:t>
        </w:r>
      </w:ins>
      <w:ins w:id="966" w:author="Reviewer" w:date="2026-06-04T09:45:00Z" w16du:dateUtc="2026-06-04T14:45:00Z">
        <w:r w:rsidR="00184BE1">
          <w:rPr>
            <w:rFonts w:ascii="Arial" w:eastAsia="Times New Roman" w:hAnsi="Arial" w:cs="Arial"/>
            <w:color w:val="000000"/>
            <w:kern w:val="0"/>
            <w14:ligatures w14:val="none"/>
          </w:rPr>
          <w:t>rganisms exp</w:t>
        </w:r>
      </w:ins>
      <w:ins w:id="967" w:author="Reviewer" w:date="2026-06-04T09:46:00Z" w16du:dateUtc="2026-06-04T14:46:00Z">
        <w:r w:rsidR="00184BE1">
          <w:rPr>
            <w:rFonts w:ascii="Arial" w:eastAsia="Times New Roman" w:hAnsi="Arial" w:cs="Arial"/>
            <w:color w:val="000000"/>
            <w:kern w:val="0"/>
            <w14:ligatures w14:val="none"/>
          </w:rPr>
          <w:t>e</w:t>
        </w:r>
      </w:ins>
      <w:ins w:id="968" w:author="Reviewer" w:date="2026-06-04T09:45:00Z" w16du:dateUtc="2026-06-04T14:45:00Z">
        <w:r w:rsidR="00184BE1">
          <w:rPr>
            <w:rFonts w:ascii="Arial" w:eastAsia="Times New Roman" w:hAnsi="Arial" w:cs="Arial"/>
            <w:color w:val="000000"/>
            <w:kern w:val="0"/>
            <w14:ligatures w14:val="none"/>
          </w:rPr>
          <w:t xml:space="preserve">rience </w:t>
        </w:r>
      </w:ins>
      <w:r w:rsidR="00BB30DD">
        <w:rPr>
          <w:rFonts w:ascii="Arial" w:eastAsia="Times New Roman" w:hAnsi="Arial" w:cs="Arial"/>
          <w:color w:val="000000"/>
          <w:kern w:val="0"/>
          <w14:ligatures w14:val="none"/>
        </w:rPr>
        <w:t>new environmental challenges. Such</w:t>
      </w:r>
      <w:ins w:id="969" w:author="Reviewer" w:date="2026-06-04T09:46:00Z" w16du:dateUtc="2026-06-04T14:46:00Z">
        <w:r w:rsidR="00184BE1">
          <w:rPr>
            <w:rFonts w:ascii="Arial" w:eastAsia="Times New Roman" w:hAnsi="Arial" w:cs="Arial"/>
            <w:color w:val="000000"/>
            <w:kern w:val="0"/>
            <w14:ligatures w14:val="none"/>
          </w:rPr>
          <w:t xml:space="preserve"> </w:t>
        </w:r>
      </w:ins>
      <w:ins w:id="970" w:author="Reviewer" w:date="2026-06-04T09:54:00Z" w16du:dateUtc="2026-06-04T14:54:00Z">
        <w:r w:rsidR="00BD59E1">
          <w:rPr>
            <w:rFonts w:ascii="Arial" w:eastAsia="Times New Roman" w:hAnsi="Arial" w:cs="Arial"/>
            <w:color w:val="000000"/>
            <w:kern w:val="0"/>
            <w14:ligatures w14:val="none"/>
          </w:rPr>
          <w:t xml:space="preserve">contaminant-associated changes in </w:t>
        </w:r>
      </w:ins>
      <w:ins w:id="971" w:author="Reviewer" w:date="2026-06-04T09:46:00Z" w16du:dateUtc="2026-06-04T14:46:00Z">
        <w:r w:rsidR="00184BE1">
          <w:rPr>
            <w:rFonts w:ascii="Arial" w:eastAsia="Times New Roman" w:hAnsi="Arial" w:cs="Arial"/>
            <w:color w:val="000000"/>
            <w:kern w:val="0"/>
            <w14:ligatures w14:val="none"/>
          </w:rPr>
          <w:t>physiological</w:t>
        </w:r>
      </w:ins>
      <w:del w:id="972" w:author="Reviewer" w:date="2026-06-04T09:54:00Z" w16du:dateUtc="2026-06-04T14:54:00Z">
        <w:r w:rsidR="00BB30DD" w:rsidDel="00BD59E1">
          <w:rPr>
            <w:rFonts w:ascii="Arial" w:eastAsia="Times New Roman" w:hAnsi="Arial" w:cs="Arial"/>
            <w:color w:val="000000"/>
            <w:kern w:val="0"/>
            <w14:ligatures w14:val="none"/>
          </w:rPr>
          <w:delText xml:space="preserve"> impairment</w:delText>
        </w:r>
      </w:del>
      <w:ins w:id="973" w:author="Reviewer" w:date="2026-06-04T09:54:00Z" w16du:dateUtc="2026-06-04T14:54:00Z">
        <w:r w:rsidR="00BD59E1">
          <w:rPr>
            <w:rFonts w:ascii="Arial" w:eastAsia="Times New Roman" w:hAnsi="Arial" w:cs="Arial"/>
            <w:color w:val="000000"/>
            <w:kern w:val="0"/>
            <w14:ligatures w14:val="none"/>
          </w:rPr>
          <w:t xml:space="preserve"> responses</w:t>
        </w:r>
      </w:ins>
      <w:r w:rsidR="00BB30DD">
        <w:rPr>
          <w:rFonts w:ascii="Arial" w:eastAsia="Times New Roman" w:hAnsi="Arial" w:cs="Arial"/>
          <w:color w:val="000000"/>
          <w:kern w:val="0"/>
          <w14:ligatures w14:val="none"/>
        </w:rPr>
        <w:t xml:space="preserve"> may</w:t>
      </w:r>
      <w:ins w:id="974" w:author="Reviewer" w:date="2026-06-04T09:54:00Z" w16du:dateUtc="2026-06-04T14:54:00Z">
        <w:r w:rsidR="00BD59E1">
          <w:rPr>
            <w:rFonts w:ascii="Arial" w:eastAsia="Times New Roman" w:hAnsi="Arial" w:cs="Arial"/>
            <w:color w:val="000000"/>
            <w:kern w:val="0"/>
            <w14:ligatures w14:val="none"/>
          </w:rPr>
          <w:t xml:space="preserve"> have implications for </w:t>
        </w:r>
      </w:ins>
      <w:del w:id="975" w:author="Reviewer" w:date="2026-06-04T09:54:00Z" w16du:dateUtc="2026-06-04T14:54:00Z">
        <w:r w:rsidR="00BB30DD" w:rsidDel="00BD59E1">
          <w:rPr>
            <w:rFonts w:ascii="Arial" w:eastAsia="Times New Roman" w:hAnsi="Arial" w:cs="Arial"/>
            <w:color w:val="000000"/>
            <w:kern w:val="0"/>
            <w14:ligatures w14:val="none"/>
          </w:rPr>
          <w:delText xml:space="preserve"> reduce </w:delText>
        </w:r>
      </w:del>
      <w:r w:rsidR="00BB30DD">
        <w:rPr>
          <w:rFonts w:ascii="Arial" w:eastAsia="Times New Roman" w:hAnsi="Arial" w:cs="Arial"/>
          <w:color w:val="000000"/>
          <w:kern w:val="0"/>
          <w14:ligatures w14:val="none"/>
        </w:rPr>
        <w:t xml:space="preserve">resilience in natural populations exposed to chronic </w:t>
      </w:r>
      <w:del w:id="976" w:author="Reviewer" w:date="2026-06-04T09:46:00Z" w16du:dateUtc="2026-06-04T14:46:00Z">
        <w:r w:rsidR="00BB30DD" w:rsidDel="00184BE1">
          <w:rPr>
            <w:rFonts w:ascii="Arial" w:eastAsia="Times New Roman" w:hAnsi="Arial" w:cs="Arial"/>
            <w:color w:val="000000"/>
            <w:kern w:val="0"/>
            <w14:ligatures w14:val="none"/>
          </w:rPr>
          <w:delText xml:space="preserve">PFAS </w:delText>
        </w:r>
      </w:del>
      <w:r w:rsidR="00BB30DD">
        <w:rPr>
          <w:rFonts w:ascii="Arial" w:eastAsia="Times New Roman" w:hAnsi="Arial" w:cs="Arial"/>
          <w:color w:val="000000"/>
          <w:kern w:val="0"/>
          <w14:ligatures w14:val="none"/>
        </w:rPr>
        <w:t>contamination.</w:t>
      </w:r>
    </w:p>
    <w:p w14:paraId="01E4BCFB" w14:textId="77777777" w:rsidR="00685B95" w:rsidRDefault="00685B95" w:rsidP="002A1E95">
      <w:pPr>
        <w:spacing w:line="480" w:lineRule="auto"/>
        <w:ind w:firstLine="720"/>
        <w:rPr>
          <w:rFonts w:ascii="Arial" w:eastAsia="Times New Roman" w:hAnsi="Arial" w:cs="Arial"/>
          <w:color w:val="000000"/>
          <w:kern w:val="0"/>
          <w14:ligatures w14:val="none"/>
        </w:rPr>
      </w:pPr>
    </w:p>
    <w:p w14:paraId="31D992C3" w14:textId="05F05A30"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4.5. </w:t>
      </w:r>
      <w:del w:id="977" w:author="Reviewer" w:date="2026-06-04T10:05:00Z" w16du:dateUtc="2026-06-04T15:05:00Z">
        <w:r w:rsidR="00CD225C" w:rsidDel="00C06430">
          <w:rPr>
            <w:rFonts w:ascii="Arial" w:hAnsi="Arial" w:cs="Arial"/>
            <w:i/>
            <w:iCs/>
          </w:rPr>
          <w:delText>Recovery Phase</w:delText>
        </w:r>
      </w:del>
      <w:ins w:id="978" w:author="Reviewer" w:date="2026-06-04T10:05:00Z" w16du:dateUtc="2026-06-04T15:05:00Z">
        <w:r w:rsidR="00C06430">
          <w:rPr>
            <w:rFonts w:ascii="Arial" w:hAnsi="Arial" w:cs="Arial"/>
            <w:i/>
            <w:iCs/>
          </w:rPr>
          <w:t>Post-Salinity Exposure</w:t>
        </w:r>
      </w:ins>
      <w:r w:rsidR="00CD225C">
        <w:rPr>
          <w:rFonts w:ascii="Arial" w:hAnsi="Arial" w:cs="Arial"/>
          <w:i/>
          <w:iCs/>
        </w:rPr>
        <w:t xml:space="preserve"> (</w:t>
      </w:r>
      <w:r>
        <w:rPr>
          <w:rFonts w:ascii="Arial" w:hAnsi="Arial" w:cs="Arial"/>
          <w:i/>
          <w:iCs/>
        </w:rPr>
        <w:t xml:space="preserve">Blood </w:t>
      </w:r>
      <w:r w:rsidR="00CD225C">
        <w:rPr>
          <w:rFonts w:ascii="Arial" w:hAnsi="Arial" w:cs="Arial"/>
          <w:i/>
          <w:iCs/>
        </w:rPr>
        <w:t>S</w:t>
      </w:r>
      <w:r>
        <w:rPr>
          <w:rFonts w:ascii="Arial" w:hAnsi="Arial" w:cs="Arial"/>
          <w:i/>
          <w:iCs/>
        </w:rPr>
        <w:t>amples 3</w:t>
      </w:r>
      <w:r w:rsidR="00CD225C">
        <w:rPr>
          <w:rFonts w:ascii="Arial" w:hAnsi="Arial" w:cs="Arial"/>
          <w:i/>
          <w:iCs/>
        </w:rPr>
        <w:t xml:space="preserve"> vs.</w:t>
      </w:r>
      <w:r>
        <w:rPr>
          <w:rFonts w:ascii="Arial" w:hAnsi="Arial" w:cs="Arial"/>
          <w:i/>
          <w:iCs/>
        </w:rPr>
        <w:t xml:space="preserve"> 4</w:t>
      </w:r>
      <w:r w:rsidR="00CD225C">
        <w:rPr>
          <w:rFonts w:ascii="Arial" w:hAnsi="Arial" w:cs="Arial"/>
          <w:i/>
          <w:iCs/>
        </w:rPr>
        <w:t>)</w:t>
      </w:r>
    </w:p>
    <w:p w14:paraId="1C00D2C9" w14:textId="502860E0" w:rsidR="00CD225C" w:rsidRDefault="00E2531B"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Seven days after the environmental stressor was introduced,</w:t>
      </w:r>
      <w:ins w:id="979" w:author="Reviewer" w:date="2026-06-04T10:57:00Z" w16du:dateUtc="2026-06-04T15:57:00Z">
        <w:r w:rsidR="006A42DC">
          <w:rPr>
            <w:rFonts w:ascii="Arial" w:eastAsia="Times New Roman" w:hAnsi="Arial" w:cs="Arial"/>
            <w:color w:val="000000"/>
            <w:kern w:val="0"/>
            <w14:ligatures w14:val="none"/>
          </w:rPr>
          <w:t xml:space="preserve"> NLR values in</w:t>
        </w:r>
      </w:ins>
      <w:r>
        <w:rPr>
          <w:rFonts w:ascii="Arial" w:eastAsia="Times New Roman" w:hAnsi="Arial" w:cs="Arial"/>
          <w:color w:val="000000"/>
          <w:kern w:val="0"/>
          <w14:ligatures w14:val="none"/>
        </w:rPr>
        <w:t xml:space="preserve"> all groups except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w:t>
      </w:r>
      <w:del w:id="980" w:author="Reviewer" w:date="2026-06-04T10:57:00Z" w16du:dateUtc="2026-06-04T15:57:00Z">
        <w:r w:rsidDel="006A42DC">
          <w:rPr>
            <w:rFonts w:ascii="Arial" w:eastAsia="Times New Roman" w:hAnsi="Arial" w:cs="Arial"/>
            <w:color w:val="000000"/>
            <w:kern w:val="0"/>
            <w14:ligatures w14:val="none"/>
          </w:rPr>
          <w:delText xml:space="preserve">habituated </w:delText>
        </w:r>
      </w:del>
      <w:del w:id="981" w:author="Reviewer" w:date="2026-06-04T10:58:00Z" w16du:dateUtc="2026-06-04T15:58:00Z">
        <w:r w:rsidDel="006A42DC">
          <w:rPr>
            <w:rFonts w:ascii="Arial" w:eastAsia="Times New Roman" w:hAnsi="Arial" w:cs="Arial"/>
            <w:color w:val="000000"/>
            <w:kern w:val="0"/>
            <w14:ligatures w14:val="none"/>
          </w:rPr>
          <w:delText>to the increased salinity, as NLR returned</w:delText>
        </w:r>
      </w:del>
      <w:ins w:id="982" w:author="Reviewer" w:date="2026-06-04T10:58:00Z" w16du:dateUtc="2026-06-04T15:58:00Z">
        <w:r w:rsidR="006A42DC">
          <w:rPr>
            <w:rFonts w:ascii="Arial" w:eastAsia="Times New Roman" w:hAnsi="Arial" w:cs="Arial"/>
            <w:color w:val="000000"/>
            <w:kern w:val="0"/>
            <w14:ligatures w14:val="none"/>
          </w:rPr>
          <w:t>declined</w:t>
        </w:r>
      </w:ins>
      <w:r>
        <w:rPr>
          <w:rFonts w:ascii="Arial" w:eastAsia="Times New Roman" w:hAnsi="Arial" w:cs="Arial"/>
          <w:color w:val="000000"/>
          <w:kern w:val="0"/>
          <w14:ligatures w14:val="none"/>
        </w:rPr>
        <w:t xml:space="preserve"> to</w:t>
      </w:r>
      <w:ins w:id="983" w:author="Reviewer" w:date="2026-06-04T10:58:00Z" w16du:dateUtc="2026-06-04T15:58:00Z">
        <w:r w:rsidR="006A42DC">
          <w:rPr>
            <w:rFonts w:ascii="Arial" w:eastAsia="Times New Roman" w:hAnsi="Arial" w:cs="Arial"/>
            <w:color w:val="000000"/>
            <w:kern w:val="0"/>
            <w14:ligatures w14:val="none"/>
          </w:rPr>
          <w:t>ward</w:t>
        </w:r>
      </w:ins>
      <w:r>
        <w:rPr>
          <w:rFonts w:ascii="Arial" w:eastAsia="Times New Roman" w:hAnsi="Arial" w:cs="Arial"/>
          <w:color w:val="000000"/>
          <w:kern w:val="0"/>
          <w14:ligatures w14:val="none"/>
        </w:rPr>
        <w:t xml:space="preserve"> baseline levels.</w:t>
      </w:r>
      <w:ins w:id="984" w:author="Reviewer" w:date="2026-06-04T10:58:00Z" w16du:dateUtc="2026-06-04T15:58:00Z">
        <w:r w:rsidR="006A42DC">
          <w:rPr>
            <w:rFonts w:ascii="Arial" w:eastAsia="Times New Roman" w:hAnsi="Arial" w:cs="Arial"/>
            <w:color w:val="000000"/>
            <w:kern w:val="0"/>
            <w14:ligatures w14:val="none"/>
          </w:rPr>
          <w:t xml:space="preserve"> I</w:t>
        </w:r>
      </w:ins>
      <w:ins w:id="985" w:author="Reviewer" w:date="2026-06-04T10:59:00Z" w16du:dateUtc="2026-06-04T15:59:00Z">
        <w:r w:rsidR="006A42DC">
          <w:rPr>
            <w:rFonts w:ascii="Arial" w:eastAsia="Times New Roman" w:hAnsi="Arial" w:cs="Arial"/>
            <w:color w:val="000000"/>
            <w:kern w:val="0"/>
            <w14:ligatures w14:val="none"/>
          </w:rPr>
          <w:t xml:space="preserve">n contrast, NLR remained </w:t>
        </w:r>
        <w:r w:rsidR="006A42DC">
          <w:rPr>
            <w:rFonts w:ascii="Arial" w:eastAsia="Times New Roman" w:hAnsi="Arial" w:cs="Arial"/>
            <w:color w:val="000000"/>
            <w:kern w:val="0"/>
            <w14:ligatures w14:val="none"/>
          </w:rPr>
          <w:lastRenderedPageBreak/>
          <w:t xml:space="preserve">elevated in the </w:t>
        </w:r>
        <w:proofErr w:type="spellStart"/>
        <w:r w:rsidR="006A42DC">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high group throughout the study period.</w:t>
        </w:r>
      </w:ins>
      <w:r>
        <w:rPr>
          <w:rFonts w:ascii="Arial" w:eastAsia="Times New Roman" w:hAnsi="Arial" w:cs="Arial"/>
          <w:color w:val="000000"/>
          <w:kern w:val="0"/>
          <w14:ligatures w14:val="none"/>
        </w:rPr>
        <w:t xml:space="preserve"> The persistent rise </w:t>
      </w:r>
      <w:del w:id="986" w:author="Reviewer" w:date="2026-06-04T11:00:00Z" w16du:dateUtc="2026-06-04T16:00:00Z">
        <w:r w:rsidDel="006A42DC">
          <w:rPr>
            <w:rFonts w:ascii="Arial" w:eastAsia="Times New Roman" w:hAnsi="Arial" w:cs="Arial"/>
            <w:color w:val="000000"/>
            <w:kern w:val="0"/>
            <w14:ligatures w14:val="none"/>
          </w:rPr>
          <w:delText>in stress</w:delText>
        </w:r>
      </w:del>
      <w:ins w:id="987" w:author="Reviewer" w:date="2026-06-04T11:00:00Z" w16du:dateUtc="2026-06-04T16:00:00Z">
        <w:r w:rsidR="006A42DC">
          <w:rPr>
            <w:rFonts w:ascii="Arial" w:eastAsia="Times New Roman" w:hAnsi="Arial" w:cs="Arial"/>
            <w:color w:val="000000"/>
            <w:kern w:val="0"/>
            <w14:ligatures w14:val="none"/>
          </w:rPr>
          <w:t xml:space="preserve">of </w:t>
        </w:r>
      </w:ins>
      <w:ins w:id="988" w:author="Reviewer" w:date="2026-06-04T11:02:00Z" w16du:dateUtc="2026-06-04T16:02:00Z">
        <w:r w:rsidR="006A42DC">
          <w:rPr>
            <w:rFonts w:ascii="Arial" w:eastAsia="Times New Roman" w:hAnsi="Arial" w:cs="Arial"/>
            <w:color w:val="000000"/>
            <w:kern w:val="0"/>
            <w14:ligatures w14:val="none"/>
          </w:rPr>
          <w:t>NLR</w:t>
        </w:r>
      </w:ins>
      <w:ins w:id="989" w:author="Reviewer" w:date="2026-06-04T11:00:00Z" w16du:dateUtc="2026-06-04T16:00:00Z">
        <w:r w:rsidR="006A42DC">
          <w:rPr>
            <w:rFonts w:ascii="Arial" w:eastAsia="Times New Roman" w:hAnsi="Arial" w:cs="Arial"/>
            <w:color w:val="000000"/>
            <w:kern w:val="0"/>
            <w14:ligatures w14:val="none"/>
          </w:rPr>
          <w:t xml:space="preserve"> in </w:t>
        </w:r>
      </w:ins>
      <w:ins w:id="990" w:author="Reviewer" w:date="2026-06-04T11:01:00Z" w16du:dateUtc="2026-06-04T16:01:00Z">
        <w:r w:rsidR="006A42DC">
          <w:rPr>
            <w:rFonts w:ascii="Arial" w:eastAsia="Times New Roman" w:hAnsi="Arial" w:cs="Arial"/>
            <w:color w:val="000000"/>
            <w:kern w:val="0"/>
            <w14:ligatures w14:val="none"/>
          </w:rPr>
          <w:t xml:space="preserve">the </w:t>
        </w:r>
      </w:ins>
      <w:del w:id="991" w:author="Reviewer" w:date="2026-06-04T11:01:00Z" w16du:dateUtc="2026-06-04T16:01:00Z">
        <w:r w:rsidDel="006A42DC">
          <w:rPr>
            <w:rFonts w:ascii="Arial" w:eastAsia="Times New Roman" w:hAnsi="Arial" w:cs="Arial"/>
            <w:color w:val="000000"/>
            <w:kern w:val="0"/>
            <w14:ligatures w14:val="none"/>
          </w:rPr>
          <w:delText xml:space="preserve"> indicates that high doses of </w:delText>
        </w:r>
      </w:del>
      <w:proofErr w:type="spellStart"/>
      <w:r>
        <w:rPr>
          <w:rFonts w:ascii="Arial" w:eastAsia="Times New Roman" w:hAnsi="Arial" w:cs="Arial"/>
          <w:color w:val="000000"/>
          <w:kern w:val="0"/>
          <w14:ligatures w14:val="none"/>
        </w:rPr>
        <w:t>PFPeA</w:t>
      </w:r>
      <w:proofErr w:type="spellEnd"/>
      <w:ins w:id="992" w:author="Reviewer" w:date="2026-06-04T11:01:00Z" w16du:dateUtc="2026-06-04T16:01:00Z">
        <w:r w:rsidR="006A42DC">
          <w:rPr>
            <w:rFonts w:ascii="Arial" w:eastAsia="Times New Roman" w:hAnsi="Arial" w:cs="Arial"/>
            <w:color w:val="000000"/>
            <w:kern w:val="0"/>
            <w14:ligatures w14:val="none"/>
          </w:rPr>
          <w:t xml:space="preserve"> high group suggests that </w:t>
        </w:r>
        <w:proofErr w:type="spellStart"/>
        <w:r w:rsidR="006A42DC">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exposure</w:t>
        </w:r>
      </w:ins>
      <w:r>
        <w:rPr>
          <w:rFonts w:ascii="Arial" w:eastAsia="Times New Roman" w:hAnsi="Arial" w:cs="Arial"/>
          <w:color w:val="000000"/>
          <w:kern w:val="0"/>
          <w14:ligatures w14:val="none"/>
        </w:rPr>
        <w:t xml:space="preserve"> may alter </w:t>
      </w:r>
      <w:del w:id="993" w:author="Reviewer" w:date="2026-06-04T11:01:00Z" w16du:dateUtc="2026-06-04T16:01:00Z">
        <w:r w:rsidDel="006A42DC">
          <w:rPr>
            <w:rFonts w:ascii="Arial" w:eastAsia="Times New Roman" w:hAnsi="Arial" w:cs="Arial"/>
            <w:color w:val="000000"/>
            <w:kern w:val="0"/>
            <w14:ligatures w14:val="none"/>
          </w:rPr>
          <w:delText xml:space="preserve">the </w:delText>
        </w:r>
      </w:del>
      <w:ins w:id="994" w:author="Reviewer" w:date="2026-06-04T11:01:00Z" w16du:dateUtc="2026-06-04T16:01:00Z">
        <w:r w:rsidR="006A42DC">
          <w:rPr>
            <w:rFonts w:ascii="Arial" w:eastAsia="Times New Roman" w:hAnsi="Arial" w:cs="Arial"/>
            <w:color w:val="000000"/>
            <w:kern w:val="0"/>
            <w14:ligatures w14:val="none"/>
          </w:rPr>
          <w:t xml:space="preserve">leukocyte dynamics associated with physiological </w:t>
        </w:r>
      </w:ins>
      <w:r>
        <w:rPr>
          <w:rFonts w:ascii="Arial" w:eastAsia="Times New Roman" w:hAnsi="Arial" w:cs="Arial"/>
          <w:color w:val="000000"/>
          <w:kern w:val="0"/>
          <w14:ligatures w14:val="none"/>
        </w:rPr>
        <w:t>stress response</w:t>
      </w:r>
      <w:ins w:id="995" w:author="Reviewer" w:date="2026-06-04T11:02:00Z" w16du:dateUtc="2026-06-04T16:02:00Z">
        <w:r w:rsidR="006A42DC">
          <w:rPr>
            <w:rFonts w:ascii="Arial" w:eastAsia="Times New Roman" w:hAnsi="Arial" w:cs="Arial"/>
            <w:color w:val="000000"/>
            <w:kern w:val="0"/>
            <w14:ligatures w14:val="none"/>
          </w:rPr>
          <w:t>s</w:t>
        </w:r>
      </w:ins>
      <w:r>
        <w:rPr>
          <w:rFonts w:ascii="Arial" w:eastAsia="Times New Roman" w:hAnsi="Arial" w:cs="Arial"/>
          <w:color w:val="000000"/>
          <w:kern w:val="0"/>
          <w14:ligatures w14:val="none"/>
        </w:rPr>
        <w:t xml:space="preserve"> in</w:t>
      </w:r>
      <w:ins w:id="996" w:author="Reviewer" w:date="2026-06-04T11:02:00Z" w16du:dateUtc="2026-06-04T16:02:00Z">
        <w:r w:rsidR="006A42DC">
          <w:rPr>
            <w:rFonts w:ascii="Arial" w:eastAsia="Times New Roman" w:hAnsi="Arial" w:cs="Arial"/>
            <w:color w:val="000000"/>
            <w:kern w:val="0"/>
            <w14:ligatures w14:val="none"/>
          </w:rPr>
          <w:t xml:space="preserve"> largemouth</w:t>
        </w:r>
      </w:ins>
      <w:r>
        <w:rPr>
          <w:rFonts w:ascii="Arial" w:eastAsia="Times New Roman" w:hAnsi="Arial" w:cs="Arial"/>
          <w:color w:val="000000"/>
          <w:kern w:val="0"/>
          <w14:ligatures w14:val="none"/>
        </w:rPr>
        <w:t xml:space="preserve"> bass</w:t>
      </w:r>
      <w:ins w:id="997" w:author="Reviewer" w:date="2026-06-04T11:02:00Z" w16du:dateUtc="2026-06-04T16:02:00Z">
        <w:r w:rsidR="006A42DC">
          <w:rPr>
            <w:rFonts w:ascii="Arial" w:eastAsia="Times New Roman" w:hAnsi="Arial" w:cs="Arial"/>
            <w:color w:val="000000"/>
            <w:kern w:val="0"/>
            <w14:ligatures w14:val="none"/>
          </w:rPr>
          <w:t>.</w:t>
        </w:r>
      </w:ins>
      <w:del w:id="998" w:author="Reviewer" w:date="2026-06-04T11:02:00Z" w16du:dateUtc="2026-06-04T16:02:00Z">
        <w:r w:rsidDel="006A42DC">
          <w:rPr>
            <w:rFonts w:ascii="Arial" w:eastAsia="Times New Roman" w:hAnsi="Arial" w:cs="Arial"/>
            <w:color w:val="000000"/>
            <w:kern w:val="0"/>
            <w14:ligatures w14:val="none"/>
          </w:rPr>
          <w:delText xml:space="preserve"> and that</w:delText>
        </w:r>
      </w:del>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along with other PFAS compounds, may </w:t>
      </w:r>
      <w:del w:id="999" w:author="Reviewer" w:date="2026-06-04T11:16:00Z" w16du:dateUtc="2026-06-04T16:16:00Z">
        <w:r w:rsidDel="005F37E3">
          <w:rPr>
            <w:rFonts w:ascii="Arial" w:eastAsia="Times New Roman" w:hAnsi="Arial" w:cs="Arial"/>
            <w:color w:val="000000"/>
            <w:kern w:val="0"/>
            <w14:ligatures w14:val="none"/>
          </w:rPr>
          <w:delText xml:space="preserve">impair </w:delText>
        </w:r>
      </w:del>
      <w:ins w:id="1000" w:author="Reviewer" w:date="2026-06-04T11:16:00Z" w16du:dateUtc="2026-06-04T16:16:00Z">
        <w:r w:rsidR="005F37E3">
          <w:rPr>
            <w:rFonts w:ascii="Arial" w:eastAsia="Times New Roman" w:hAnsi="Arial" w:cs="Arial"/>
            <w:color w:val="000000"/>
            <w:kern w:val="0"/>
            <w14:ligatures w14:val="none"/>
          </w:rPr>
          <w:t xml:space="preserve">influence </w:t>
        </w:r>
      </w:ins>
      <w:r>
        <w:rPr>
          <w:rFonts w:ascii="Arial" w:eastAsia="Times New Roman" w:hAnsi="Arial" w:cs="Arial"/>
          <w:color w:val="000000"/>
          <w:kern w:val="0"/>
          <w14:ligatures w14:val="none"/>
        </w:rPr>
        <w:t>a</w:t>
      </w:r>
      <w:ins w:id="1001" w:author="Reviewer" w:date="2026-06-04T11:03:00Z" w16du:dateUtc="2026-06-04T16:03:00Z">
        <w:r w:rsidR="006A42DC">
          <w:rPr>
            <w:rFonts w:ascii="Arial" w:eastAsia="Times New Roman" w:hAnsi="Arial" w:cs="Arial"/>
            <w:color w:val="000000"/>
            <w:kern w:val="0"/>
            <w14:ligatures w14:val="none"/>
          </w:rPr>
          <w:t>n</w:t>
        </w:r>
      </w:ins>
      <w:r>
        <w:rPr>
          <w:rFonts w:ascii="Arial" w:eastAsia="Times New Roman" w:hAnsi="Arial" w:cs="Arial"/>
          <w:color w:val="000000"/>
          <w:kern w:val="0"/>
          <w14:ligatures w14:val="none"/>
        </w:rPr>
        <w:t xml:space="preserve"> </w:t>
      </w:r>
      <w:del w:id="1002" w:author="Reviewer" w:date="2026-06-04T11:02:00Z" w16du:dateUtc="2026-06-04T16:02:00Z">
        <w:r w:rsidDel="006A42DC">
          <w:rPr>
            <w:rFonts w:ascii="Arial" w:eastAsia="Times New Roman" w:hAnsi="Arial" w:cs="Arial"/>
            <w:color w:val="000000"/>
            <w:kern w:val="0"/>
            <w14:ligatures w14:val="none"/>
          </w:rPr>
          <w:delText xml:space="preserve">fish's </w:delText>
        </w:r>
      </w:del>
      <w:ins w:id="1003" w:author="Reviewer" w:date="2026-06-04T11:03:00Z" w16du:dateUtc="2026-06-04T16:03:00Z">
        <w:r w:rsidR="006A42DC">
          <w:rPr>
            <w:rFonts w:ascii="Arial" w:eastAsia="Times New Roman" w:hAnsi="Arial" w:cs="Arial"/>
            <w:color w:val="000000"/>
            <w:kern w:val="0"/>
            <w14:ligatures w14:val="none"/>
          </w:rPr>
          <w:t>individual’s</w:t>
        </w:r>
      </w:ins>
      <w:ins w:id="1004" w:author="Reviewer" w:date="2026-06-04T11:02:00Z" w16du:dateUtc="2026-06-04T16:02:00Z">
        <w:r w:rsidR="006A42DC">
          <w:rPr>
            <w:rFonts w:ascii="Arial" w:eastAsia="Times New Roman" w:hAnsi="Arial" w:cs="Arial"/>
            <w:color w:val="000000"/>
            <w:kern w:val="0"/>
            <w14:ligatures w14:val="none"/>
          </w:rPr>
          <w:t xml:space="preserve"> </w:t>
        </w:r>
      </w:ins>
      <w:r>
        <w:rPr>
          <w:rFonts w:ascii="Arial" w:eastAsia="Times New Roman" w:hAnsi="Arial" w:cs="Arial"/>
          <w:color w:val="000000"/>
          <w:kern w:val="0"/>
          <w14:ligatures w14:val="none"/>
        </w:rPr>
        <w:t xml:space="preserve">ability to adapt to </w:t>
      </w:r>
      <w:del w:id="1005" w:author="Reviewer" w:date="2026-06-04T11:16:00Z" w16du:dateUtc="2026-06-04T16:16:00Z">
        <w:r w:rsidDel="005F37E3">
          <w:rPr>
            <w:rFonts w:ascii="Arial" w:eastAsia="Times New Roman" w:hAnsi="Arial" w:cs="Arial"/>
            <w:color w:val="000000"/>
            <w:kern w:val="0"/>
            <w14:ligatures w14:val="none"/>
          </w:rPr>
          <w:delText xml:space="preserve">various </w:delText>
        </w:r>
      </w:del>
      <w:ins w:id="1006" w:author="Reviewer" w:date="2026-06-04T11:16:00Z" w16du:dateUtc="2026-06-04T16:16:00Z">
        <w:r w:rsidR="005F37E3">
          <w:rPr>
            <w:rFonts w:ascii="Arial" w:eastAsia="Times New Roman" w:hAnsi="Arial" w:cs="Arial"/>
            <w:color w:val="000000"/>
            <w:kern w:val="0"/>
            <w14:ligatures w14:val="none"/>
          </w:rPr>
          <w:t xml:space="preserve">additional environmental </w:t>
        </w:r>
      </w:ins>
      <w:r>
        <w:rPr>
          <w:rFonts w:ascii="Arial" w:eastAsia="Times New Roman" w:hAnsi="Arial" w:cs="Arial"/>
          <w:color w:val="000000"/>
          <w:kern w:val="0"/>
          <w14:ligatures w14:val="none"/>
        </w:rPr>
        <w:t xml:space="preserve">stressors. Our findings suggest that PFAS exposure </w:t>
      </w:r>
      <w:del w:id="1007" w:author="Reviewer" w:date="2026-06-04T11:03:00Z" w16du:dateUtc="2026-06-04T16:03:00Z">
        <w:r w:rsidDel="006A42DC">
          <w:rPr>
            <w:rFonts w:ascii="Arial" w:eastAsia="Times New Roman" w:hAnsi="Arial" w:cs="Arial"/>
            <w:color w:val="000000"/>
            <w:kern w:val="0"/>
            <w14:ligatures w14:val="none"/>
          </w:rPr>
          <w:delText xml:space="preserve">can </w:delText>
        </w:r>
      </w:del>
      <w:ins w:id="1008" w:author="Reviewer" w:date="2026-06-04T11:03:00Z" w16du:dateUtc="2026-06-04T16:03:00Z">
        <w:r w:rsidR="006A42DC">
          <w:rPr>
            <w:rFonts w:ascii="Arial" w:eastAsia="Times New Roman" w:hAnsi="Arial" w:cs="Arial"/>
            <w:color w:val="000000"/>
            <w:kern w:val="0"/>
            <w14:ligatures w14:val="none"/>
          </w:rPr>
          <w:t xml:space="preserve">may </w:t>
        </w:r>
      </w:ins>
      <w:del w:id="1009" w:author="Reviewer" w:date="2026-06-04T11:19:00Z" w16du:dateUtc="2026-06-04T16:19:00Z">
        <w:r w:rsidDel="006878AD">
          <w:rPr>
            <w:rFonts w:ascii="Arial" w:eastAsia="Times New Roman" w:hAnsi="Arial" w:cs="Arial"/>
            <w:color w:val="000000"/>
            <w:kern w:val="0"/>
            <w14:ligatures w14:val="none"/>
          </w:rPr>
          <w:delText xml:space="preserve">prolong </w:delText>
        </w:r>
      </w:del>
      <w:ins w:id="1010" w:author="Reviewer" w:date="2026-06-04T11:19:00Z" w16du:dateUtc="2026-06-04T16:19:00Z">
        <w:r w:rsidR="006878AD">
          <w:rPr>
            <w:rFonts w:ascii="Arial" w:eastAsia="Times New Roman" w:hAnsi="Arial" w:cs="Arial"/>
            <w:color w:val="000000"/>
            <w:kern w:val="0"/>
            <w14:ligatures w14:val="none"/>
          </w:rPr>
          <w:t>contribute to sustained physiological</w:t>
        </w:r>
      </w:ins>
      <w:del w:id="1011" w:author="Reviewer" w:date="2026-06-04T11:19:00Z" w16du:dateUtc="2026-06-04T16:19:00Z">
        <w:r w:rsidDel="006878AD">
          <w:rPr>
            <w:rFonts w:ascii="Arial" w:eastAsia="Times New Roman" w:hAnsi="Arial" w:cs="Arial"/>
            <w:color w:val="000000"/>
            <w:kern w:val="0"/>
            <w14:ligatures w14:val="none"/>
          </w:rPr>
          <w:delText>stress</w:delText>
        </w:r>
      </w:del>
      <w:r>
        <w:rPr>
          <w:rFonts w:ascii="Arial" w:eastAsia="Times New Roman" w:hAnsi="Arial" w:cs="Arial"/>
          <w:color w:val="000000"/>
          <w:kern w:val="0"/>
          <w14:ligatures w14:val="none"/>
        </w:rPr>
        <w:t xml:space="preserve"> responses and disrupt physiological allostasis. Previous research supports this </w:t>
      </w:r>
      <w:del w:id="1012" w:author="Reviewer" w:date="2026-06-04T11:04:00Z" w16du:dateUtc="2026-06-04T16:04:00Z">
        <w:r w:rsidDel="006A42DC">
          <w:rPr>
            <w:rFonts w:ascii="Arial" w:eastAsia="Times New Roman" w:hAnsi="Arial" w:cs="Arial"/>
            <w:color w:val="000000"/>
            <w:kern w:val="0"/>
            <w14:ligatures w14:val="none"/>
          </w:rPr>
          <w:delText>view</w:delText>
        </w:r>
      </w:del>
      <w:ins w:id="1013" w:author="Reviewer" w:date="2026-06-04T11:04:00Z" w16du:dateUtc="2026-06-04T16:04:00Z">
        <w:r w:rsidR="006A42DC">
          <w:rPr>
            <w:rFonts w:ascii="Arial" w:eastAsia="Times New Roman" w:hAnsi="Arial" w:cs="Arial"/>
            <w:color w:val="000000"/>
            <w:kern w:val="0"/>
            <w14:ligatures w14:val="none"/>
          </w:rPr>
          <w:t>interpretation</w:t>
        </w:r>
      </w:ins>
      <w:r>
        <w:rPr>
          <w:rFonts w:ascii="Arial" w:eastAsia="Times New Roman" w:hAnsi="Arial" w:cs="Arial"/>
          <w:color w:val="000000"/>
          <w:kern w:val="0"/>
          <w14:ligatures w14:val="none"/>
        </w:rPr>
        <w:t xml:space="preserve">, as PFAS exposure has altered fish leukocyte counts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{"citationID":"wQGsT8k6","properties":{"formattedCitation":"(Guillette {\\i{}et al.}, 2020)","plainCitation":"(Guillette et al., 2020)","noteIndex":0},"citationItems":[{"id":232,"uris":["http://zotero.org/users/4161640/items/ZTG72BVU"],"itemData":{"id":232,"type":"article-journal","abstract":"Per-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(Guillette </w:t>
      </w:r>
      <w:r>
        <w:rPr>
          <w:rFonts w:ascii="Arial" w:hAnsi="Arial" w:cs="Arial"/>
          <w:i/>
          <w:iCs/>
          <w:color w:val="000000"/>
          <w:kern w:val="0"/>
          <w14:ligatures w14:val="none"/>
        </w:rPr>
        <w:t>et al.</w:t>
      </w:r>
      <w:r>
        <w:rPr>
          <w:rFonts w:ascii="Arial" w:hAnsi="Arial" w:cs="Arial"/>
          <w:color w:val="000000"/>
          <w:kern w:val="0"/>
          <w14:ligatures w14:val="none"/>
        </w:rPr>
        <w:t>, 2020)</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affected other physiological processes, including liver morphology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{"citationID":"FI1oPVof","properties":{"formattedCitation":"(Piva {\\i{}et al.}, 2022)","plainCitation":"(Piva et al., 2022)","noteIndex":0},"citationItems":[{"id":278,"uris":["http://zotero.org/users/4161640/items/PQGMQWLL"],"itemData":{"id":278,"type":"article-journal","abstract":"In recent decades, the interest in PFAS has grown exponentially around the world, due to the toxic effects induced by these chemical compounds in humans, as well as in other animals and plants. However, current knowledge related to the antistress responses that organisms can express when exposed to these substances is still insufficient and, therefore, requires further investigation. The present study focuses on antioxidant responses in Squalius cephalus and Padogobius bonelli, exposed to significant levels of PFAS in an area of the Veneto Region subjected to a recent relevant pollution case. These two ubiquitous freshwater species were sampled in three rivers characterised by different concentrations of PFAS. Several biomarkers of oxidative stress were evaluated, and the results suggest that PFAS chronic exposure induces some physiological responses in the target species, at both cellular and tissue scales. The risk of oxidative stress seems to be kept under control by the antioxidant system by means of gene activation at the mitochondrial level. Moreover, the histological analysis suggests an interesting protective mechanism against damage to the protein component based on lipid vacuolisation.","container-title":"Antioxidants","DOI":"10.3390/antiox11061115","ISSN":"2076-3921","issue":"6","journalAbbreviation":"Antioxid.","language":"en","license":"http://creativecommons.org/licenses/by/3.0/","note":"publisher: Multidisciplinary Digital Publishing Institute","page":"1115","source":"www.mdpi.com","title":"Antioxidant responses induced by PFAS exposure in freshwater fish in the Veneto Region","volume":"11","author":[{"family":"Piva","given":"Elisabetta"},{"family":"Schumann","given":"Sophia"},{"family":"Dotteschini","given":"Serena"},{"family":"Brocca","given":"Ginevra"},{"family":"Radaelli","given":"Giuseppe"},{"family":"Marion","given":"Andrea"},{"family":"Irato","given":"Paola"},{"family":"Bertotto","given":"Daniela"},{"family":"Santovito","given":"Gianfranco"}],"issued":{"date-parts":[["2022",6]]}}}],"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(Piva </w:t>
      </w:r>
      <w:r>
        <w:rPr>
          <w:rFonts w:ascii="Arial" w:hAnsi="Arial" w:cs="Arial"/>
          <w:i/>
          <w:iCs/>
          <w:color w:val="000000"/>
          <w:kern w:val="0"/>
          <w14:ligatures w14:val="none"/>
        </w:rPr>
        <w:t>et al.</w:t>
      </w:r>
      <w:r>
        <w:rPr>
          <w:rFonts w:ascii="Arial" w:hAnsi="Arial" w:cs="Arial"/>
          <w:color w:val="000000"/>
          <w:kern w:val="0"/>
          <w14:ligatures w14:val="none"/>
        </w:rPr>
        <w:t>, 2022)</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thyroid function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{"citationID":"2yVyJczR","properties":{"formattedCitation":"(Ask {\\i{}et al.}, 2021; Birgersson {\\i{}et al.}, 2021)","plainCitation":"(Ask et al., 2021; Birgersson et al., 2021)","noteIndex":0},"citationItems":[{"id":280,"uris":["http://zotero.org/users/4161640/items/D4FIILIQ"],"itemData":{"id":280,"type":"article-journal","container-title":"Environmental Toxicology and Chemistry","issue":"3","journalAbbreviation":"Environ. Toxicol. Chem.","note":"publisher: Wiley Periodicals, Inc. Hoboken","page":"820–831","title":"Per-and polyfluoroalkyl substances are positively associated with thyroid hormones in an arctic seabird","volume":"40","author":[{"family":"Ask","given":"Amalie Vigdel"},{"family":"Jenssen","given":"Bjørn Munro"},{"family":"Tartu","given":"Sabrina"},{"family":"Angelier","given":"Frédéric"},{"family":"Chastel","given":"Olivier"},{"family":"Gabrielsen","given":"Geir Wing"}],"issued":{"date-parts":[["2021"]]}}},{"id":277,"uris":["http://zotero.org/users/4161640/items/L62NXY5B"],"itemData":{"id":277,"type":"article-journal","container-title":"Ecotoxicology and environmental safety","journalAbbreviation":"Ecotoxicol. Environ. Saf.","note":"publisher: Elsevier","page":"112495","title":"Thyroid function and immune status in perch (&lt;i&gt;Perca fluviatilis&lt;/i&gt;) from lakes contaminated with PFASs or PCBs","volume":"222","author":[{"family":"Birgersson","given":"Lina"},{"family":"Jouve","given":"Justin"},{"family":"Jönsson","given":"Elisabeth"},{"family":"Asker","given":"Noomi"},{"family":"Andreasson","given":"Fredrik"},{"family":"Golovko","given":"Oksana"},{"family":"Ahrens","given":"Lutz"},{"family":"Sturve","given":"Joachim"}],"issued":{"date-parts":[["2021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(Ask </w:t>
      </w:r>
      <w:r>
        <w:rPr>
          <w:rFonts w:ascii="Arial" w:hAnsi="Arial" w:cs="Arial"/>
          <w:i/>
          <w:iCs/>
          <w:color w:val="000000"/>
          <w:kern w:val="0"/>
          <w14:ligatures w14:val="none"/>
        </w:rPr>
        <w:t>et al.</w:t>
      </w:r>
      <w:r>
        <w:rPr>
          <w:rFonts w:ascii="Arial" w:hAnsi="Arial" w:cs="Arial"/>
          <w:color w:val="000000"/>
          <w:kern w:val="0"/>
          <w14:ligatures w14:val="none"/>
        </w:rPr>
        <w:t xml:space="preserve">, 2021; Birgersson </w:t>
      </w:r>
      <w:r>
        <w:rPr>
          <w:rFonts w:ascii="Arial" w:hAnsi="Arial" w:cs="Arial"/>
          <w:i/>
          <w:iCs/>
          <w:color w:val="000000"/>
          <w:kern w:val="0"/>
          <w14:ligatures w14:val="none"/>
        </w:rPr>
        <w:t>et al.</w:t>
      </w:r>
      <w:r>
        <w:rPr>
          <w:rFonts w:ascii="Arial" w:hAnsi="Arial" w:cs="Arial"/>
          <w:color w:val="000000"/>
          <w:kern w:val="0"/>
          <w14:ligatures w14:val="none"/>
        </w:rPr>
        <w:t>, 2021)</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across different species. Our study extends </w:t>
      </w:r>
      <w:del w:id="1014" w:author="Reviewer" w:date="2026-06-04T11:06:00Z" w16du:dateUtc="2026-06-04T16:06:00Z">
        <w:r w:rsidDel="006A42DC">
          <w:rPr>
            <w:rFonts w:ascii="Arial" w:eastAsia="Times New Roman" w:hAnsi="Arial" w:cs="Arial"/>
            <w:color w:val="000000"/>
            <w:kern w:val="0"/>
            <w14:ligatures w14:val="none"/>
          </w:rPr>
          <w:delText xml:space="preserve">those </w:delText>
        </w:r>
      </w:del>
      <w:ins w:id="1015" w:author="Reviewer" w:date="2026-06-04T11:06:00Z" w16du:dateUtc="2026-06-04T16:06:00Z">
        <w:r w:rsidR="006A42DC">
          <w:rPr>
            <w:rFonts w:ascii="Arial" w:eastAsia="Times New Roman" w:hAnsi="Arial" w:cs="Arial"/>
            <w:color w:val="000000"/>
            <w:kern w:val="0"/>
            <w14:ligatures w14:val="none"/>
          </w:rPr>
          <w:t xml:space="preserve">these </w:t>
        </w:r>
      </w:ins>
      <w:r>
        <w:rPr>
          <w:rFonts w:ascii="Arial" w:eastAsia="Times New Roman" w:hAnsi="Arial" w:cs="Arial"/>
          <w:color w:val="000000"/>
          <w:kern w:val="0"/>
          <w14:ligatures w14:val="none"/>
        </w:rPr>
        <w:t xml:space="preserve">findings by </w:t>
      </w:r>
      <w:del w:id="1016" w:author="Reviewer" w:date="2026-06-04T11:05:00Z" w16du:dateUtc="2026-06-04T16:05:00Z">
        <w:r w:rsidDel="006A42DC">
          <w:rPr>
            <w:rFonts w:ascii="Arial" w:eastAsia="Times New Roman" w:hAnsi="Arial" w:cs="Arial"/>
            <w:color w:val="000000"/>
            <w:kern w:val="0"/>
            <w14:ligatures w14:val="none"/>
          </w:rPr>
          <w:delText xml:space="preserve">demonstrating </w:delText>
        </w:r>
      </w:del>
      <w:ins w:id="1017" w:author="Reviewer" w:date="2026-06-04T11:05:00Z" w16du:dateUtc="2026-06-04T16:05:00Z">
        <w:r w:rsidR="006A42DC">
          <w:rPr>
            <w:rFonts w:ascii="Arial" w:eastAsia="Times New Roman" w:hAnsi="Arial" w:cs="Arial"/>
            <w:color w:val="000000"/>
            <w:kern w:val="0"/>
            <w14:ligatures w14:val="none"/>
          </w:rPr>
          <w:t xml:space="preserve">suggesting </w:t>
        </w:r>
      </w:ins>
      <w:r>
        <w:rPr>
          <w:rFonts w:ascii="Arial" w:eastAsia="Times New Roman" w:hAnsi="Arial" w:cs="Arial"/>
          <w:color w:val="000000"/>
          <w:kern w:val="0"/>
          <w14:ligatures w14:val="none"/>
        </w:rPr>
        <w:t xml:space="preserve">that </w:t>
      </w:r>
      <w:proofErr w:type="spellStart"/>
      <w:r>
        <w:rPr>
          <w:rFonts w:ascii="Arial" w:eastAsia="Times New Roman" w:hAnsi="Arial" w:cs="Arial"/>
          <w:color w:val="000000"/>
          <w:kern w:val="0"/>
          <w14:ligatures w14:val="none"/>
        </w:rPr>
        <w:t>PFPeA</w:t>
      </w:r>
      <w:proofErr w:type="spellEnd"/>
      <w:ins w:id="1018" w:author="Reviewer" w:date="2026-06-04T11:05:00Z" w16du:dateUtc="2026-06-04T16:05:00Z">
        <w:r w:rsidR="006A42DC">
          <w:rPr>
            <w:rFonts w:ascii="Arial" w:eastAsia="Times New Roman" w:hAnsi="Arial" w:cs="Arial"/>
            <w:color w:val="000000"/>
            <w:kern w:val="0"/>
            <w14:ligatures w14:val="none"/>
          </w:rPr>
          <w:t xml:space="preserve"> exposure</w:t>
        </w:r>
      </w:ins>
      <w:r>
        <w:rPr>
          <w:rFonts w:ascii="Arial" w:eastAsia="Times New Roman" w:hAnsi="Arial" w:cs="Arial"/>
          <w:color w:val="000000"/>
          <w:kern w:val="0"/>
          <w14:ligatures w14:val="none"/>
        </w:rPr>
        <w:t xml:space="preserve"> </w:t>
      </w:r>
      <w:del w:id="1019" w:author="Reviewer" w:date="2026-06-04T11:05:00Z" w16du:dateUtc="2026-06-04T16:05:00Z">
        <w:r w:rsidDel="006A42DC">
          <w:rPr>
            <w:rFonts w:ascii="Arial" w:eastAsia="Times New Roman" w:hAnsi="Arial" w:cs="Arial"/>
            <w:color w:val="000000"/>
            <w:kern w:val="0"/>
            <w14:ligatures w14:val="none"/>
          </w:rPr>
          <w:delText xml:space="preserve">can </w:delText>
        </w:r>
      </w:del>
      <w:ins w:id="1020" w:author="Reviewer" w:date="2026-06-04T11:05:00Z" w16du:dateUtc="2026-06-04T16:05:00Z">
        <w:r w:rsidR="006A42DC">
          <w:rPr>
            <w:rFonts w:ascii="Arial" w:eastAsia="Times New Roman" w:hAnsi="Arial" w:cs="Arial"/>
            <w:color w:val="000000"/>
            <w:kern w:val="0"/>
            <w14:ligatures w14:val="none"/>
          </w:rPr>
          <w:t xml:space="preserve">may contribute to </w:t>
        </w:r>
      </w:ins>
      <w:r>
        <w:rPr>
          <w:rFonts w:ascii="Arial" w:eastAsia="Times New Roman" w:hAnsi="Arial" w:cs="Arial"/>
          <w:color w:val="000000"/>
          <w:kern w:val="0"/>
          <w14:ligatures w14:val="none"/>
        </w:rPr>
        <w:t>sustain</w:t>
      </w:r>
      <w:ins w:id="1021" w:author="Reviewer" w:date="2026-06-04T11:05:00Z" w16du:dateUtc="2026-06-04T16:05:00Z">
        <w:r w:rsidR="006A42DC">
          <w:rPr>
            <w:rFonts w:ascii="Arial" w:eastAsia="Times New Roman" w:hAnsi="Arial" w:cs="Arial"/>
            <w:color w:val="000000"/>
            <w:kern w:val="0"/>
            <w14:ligatures w14:val="none"/>
          </w:rPr>
          <w:t>ed</w:t>
        </w:r>
      </w:ins>
      <w:r>
        <w:rPr>
          <w:rFonts w:ascii="Arial" w:eastAsia="Times New Roman" w:hAnsi="Arial" w:cs="Arial"/>
          <w:color w:val="000000"/>
          <w:kern w:val="0"/>
          <w14:ligatures w14:val="none"/>
        </w:rPr>
        <w:t xml:space="preserve"> </w:t>
      </w:r>
      <w:ins w:id="1022" w:author="Reviewer" w:date="2026-06-04T11:05:00Z" w16du:dateUtc="2026-06-04T16:05:00Z">
        <w:r w:rsidR="006A42DC">
          <w:rPr>
            <w:rFonts w:ascii="Arial" w:eastAsia="Times New Roman" w:hAnsi="Arial" w:cs="Arial"/>
            <w:color w:val="000000"/>
            <w:kern w:val="0"/>
            <w14:ligatures w14:val="none"/>
          </w:rPr>
          <w:t xml:space="preserve">NLR </w:t>
        </w:r>
      </w:ins>
      <w:r>
        <w:rPr>
          <w:rFonts w:ascii="Arial" w:eastAsia="Times New Roman" w:hAnsi="Arial" w:cs="Arial"/>
          <w:color w:val="000000"/>
          <w:kern w:val="0"/>
          <w14:ligatures w14:val="none"/>
        </w:rPr>
        <w:t>elevat</w:t>
      </w:r>
      <w:ins w:id="1023" w:author="Reviewer" w:date="2026-06-04T11:05:00Z" w16du:dateUtc="2026-06-04T16:05:00Z">
        <w:r w:rsidR="006A42DC">
          <w:rPr>
            <w:rFonts w:ascii="Arial" w:eastAsia="Times New Roman" w:hAnsi="Arial" w:cs="Arial"/>
            <w:color w:val="000000"/>
            <w:kern w:val="0"/>
            <w14:ligatures w14:val="none"/>
          </w:rPr>
          <w:t>ion</w:t>
        </w:r>
      </w:ins>
      <w:del w:id="1024" w:author="Reviewer" w:date="2026-06-04T11:05:00Z" w16du:dateUtc="2026-06-04T16:05:00Z">
        <w:r w:rsidDel="006A42DC">
          <w:rPr>
            <w:rFonts w:ascii="Arial" w:eastAsia="Times New Roman" w:hAnsi="Arial" w:cs="Arial"/>
            <w:color w:val="000000"/>
            <w:kern w:val="0"/>
            <w14:ligatures w14:val="none"/>
          </w:rPr>
          <w:delText>ed</w:delText>
        </w:r>
      </w:del>
      <w:ins w:id="1025" w:author="Reviewer" w:date="2026-06-04T11:05:00Z" w16du:dateUtc="2026-06-04T16:05:00Z">
        <w:r w:rsidR="006A42DC">
          <w:rPr>
            <w:rFonts w:ascii="Arial" w:eastAsia="Times New Roman" w:hAnsi="Arial" w:cs="Arial"/>
            <w:color w:val="000000"/>
            <w:kern w:val="0"/>
            <w14:ligatures w14:val="none"/>
          </w:rPr>
          <w:t xml:space="preserve"> following an additio</w:t>
        </w:r>
      </w:ins>
      <w:ins w:id="1026" w:author="Reviewer" w:date="2026-06-04T11:06:00Z" w16du:dateUtc="2026-06-04T16:06:00Z">
        <w:r w:rsidR="006A42DC">
          <w:rPr>
            <w:rFonts w:ascii="Arial" w:eastAsia="Times New Roman" w:hAnsi="Arial" w:cs="Arial"/>
            <w:color w:val="000000"/>
            <w:kern w:val="0"/>
            <w14:ligatures w14:val="none"/>
          </w:rPr>
          <w:t>nal environmental perturbation</w:t>
        </w:r>
      </w:ins>
      <w:del w:id="1027" w:author="Reviewer" w:date="2026-06-04T11:05:00Z" w16du:dateUtc="2026-06-04T16:05:00Z">
        <w:r w:rsidDel="006A42DC">
          <w:rPr>
            <w:rFonts w:ascii="Arial" w:eastAsia="Times New Roman" w:hAnsi="Arial" w:cs="Arial"/>
            <w:color w:val="000000"/>
            <w:kern w:val="0"/>
            <w14:ligatures w14:val="none"/>
          </w:rPr>
          <w:delText xml:space="preserve"> NLR</w:delText>
        </w:r>
      </w:del>
      <w:del w:id="1028" w:author="Reviewer" w:date="2026-06-04T11:06:00Z" w16du:dateUtc="2026-06-04T16:06:00Z">
        <w:r w:rsidDel="006A42DC">
          <w:rPr>
            <w:rFonts w:ascii="Arial" w:eastAsia="Times New Roman" w:hAnsi="Arial" w:cs="Arial"/>
            <w:color w:val="000000"/>
            <w:kern w:val="0"/>
            <w14:ligatures w14:val="none"/>
          </w:rPr>
          <w:delText xml:space="preserve"> in freshwater fish</w:delText>
        </w:r>
      </w:del>
      <w:del w:id="1029" w:author="Reviewer" w:date="2026-06-04T11:04:00Z" w16du:dateUtc="2026-06-04T16:04:00Z">
        <w:r w:rsidDel="006A42DC">
          <w:rPr>
            <w:rFonts w:ascii="Arial" w:eastAsia="Times New Roman" w:hAnsi="Arial" w:cs="Arial"/>
            <w:color w:val="000000"/>
            <w:kern w:val="0"/>
            <w14:ligatures w14:val="none"/>
          </w:rPr>
          <w:delText>es</w:delText>
        </w:r>
      </w:del>
      <w:r>
        <w:rPr>
          <w:rFonts w:ascii="Arial" w:eastAsia="Times New Roman" w:hAnsi="Arial" w:cs="Arial"/>
          <w:color w:val="000000"/>
          <w:kern w:val="0"/>
          <w14:ligatures w14:val="none"/>
        </w:rPr>
        <w:t>.</w:t>
      </w:r>
    </w:p>
    <w:p w14:paraId="5F888BF7" w14:textId="217ADBF5" w:rsidR="003E7284" w:rsidRDefault="004348D0" w:rsidP="000061C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3E7284"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dec</w:t>
      </w:r>
      <w:r w:rsidR="009A25A6">
        <w:rPr>
          <w:rFonts w:ascii="Arial" w:eastAsia="Times New Roman" w:hAnsi="Arial" w:cs="Arial"/>
          <w:color w:val="000000"/>
          <w:kern w:val="0"/>
          <w14:ligatures w14:val="none"/>
        </w:rPr>
        <w:t>reas</w:t>
      </w:r>
      <w:r w:rsidR="00F708FE">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 xml:space="preserve">in NLR </w:t>
      </w:r>
      <w:r w:rsidR="000F3223">
        <w:rPr>
          <w:rFonts w:ascii="Arial" w:eastAsia="Times New Roman" w:hAnsi="Arial" w:cs="Arial"/>
          <w:color w:val="000000"/>
          <w:kern w:val="0"/>
          <w14:ligatures w14:val="none"/>
        </w:rPr>
        <w:t xml:space="preserve">across the control, Cd, and </w:t>
      </w:r>
      <w:proofErr w:type="spellStart"/>
      <w:r w:rsidR="000F3223">
        <w:rPr>
          <w:rFonts w:ascii="Arial" w:eastAsia="Times New Roman" w:hAnsi="Arial" w:cs="Arial"/>
          <w:color w:val="000000"/>
          <w:kern w:val="0"/>
          <w14:ligatures w14:val="none"/>
        </w:rPr>
        <w:t>PFPeA</w:t>
      </w:r>
      <w:proofErr w:type="spellEnd"/>
      <w:r w:rsidR="000F3223">
        <w:rPr>
          <w:rFonts w:ascii="Arial" w:eastAsia="Times New Roman" w:hAnsi="Arial" w:cs="Arial"/>
          <w:color w:val="000000"/>
          <w:kern w:val="0"/>
          <w14:ligatures w14:val="none"/>
        </w:rPr>
        <w:t xml:space="preserve"> low groups </w:t>
      </w:r>
      <w:del w:id="1030" w:author="Reviewer" w:date="2026-06-04T11:07:00Z" w16du:dateUtc="2026-06-04T16:07:00Z">
        <w:r w:rsidR="000F3223" w:rsidDel="006A42DC">
          <w:rPr>
            <w:rFonts w:ascii="Arial" w:eastAsia="Times New Roman" w:hAnsi="Arial" w:cs="Arial"/>
            <w:color w:val="000000"/>
            <w:kern w:val="0"/>
            <w14:ligatures w14:val="none"/>
          </w:rPr>
          <w:delText xml:space="preserve">indicates </w:delText>
        </w:r>
      </w:del>
      <w:ins w:id="1031" w:author="Reviewer" w:date="2026-06-04T11:07:00Z" w16du:dateUtc="2026-06-04T16:07:00Z">
        <w:r w:rsidR="006A42DC">
          <w:rPr>
            <w:rFonts w:ascii="Arial" w:eastAsia="Times New Roman" w:hAnsi="Arial" w:cs="Arial"/>
            <w:color w:val="000000"/>
            <w:kern w:val="0"/>
            <w14:ligatures w14:val="none"/>
          </w:rPr>
          <w:t xml:space="preserve">suggests </w:t>
        </w:r>
      </w:ins>
      <w:r w:rsidR="000F3223">
        <w:rPr>
          <w:rFonts w:ascii="Arial" w:eastAsia="Times New Roman" w:hAnsi="Arial" w:cs="Arial"/>
          <w:color w:val="000000"/>
          <w:kern w:val="0"/>
          <w14:ligatures w14:val="none"/>
        </w:rPr>
        <w:t xml:space="preserve">that a </w:t>
      </w:r>
      <w:del w:id="1032" w:author="Reviewer" w:date="2026-06-04T11:07:00Z" w16du:dateUtc="2026-06-04T16:07:00Z">
        <w:r w:rsidR="000F3223" w:rsidDel="006A42DC">
          <w:rPr>
            <w:rFonts w:ascii="Arial" w:eastAsia="Times New Roman" w:hAnsi="Arial" w:cs="Arial"/>
            <w:color w:val="000000"/>
            <w:kern w:val="0"/>
            <w14:ligatures w14:val="none"/>
          </w:rPr>
          <w:delText xml:space="preserve">salinity increase of </w:delText>
        </w:r>
      </w:del>
      <w:r w:rsidR="000F3223">
        <w:rPr>
          <w:rFonts w:ascii="Arial" w:eastAsia="Times New Roman" w:hAnsi="Arial" w:cs="Arial"/>
          <w:color w:val="000000"/>
          <w:kern w:val="0"/>
          <w14:ligatures w14:val="none"/>
        </w:rPr>
        <w:t xml:space="preserve">5 ppt </w:t>
      </w:r>
      <w:del w:id="1033" w:author="Reviewer" w:date="2026-06-04T11:07:00Z" w16du:dateUtc="2026-06-04T16:07:00Z">
        <w:r w:rsidR="000F3223" w:rsidDel="006A42DC">
          <w:rPr>
            <w:rFonts w:ascii="Arial" w:eastAsia="Times New Roman" w:hAnsi="Arial" w:cs="Arial"/>
            <w:color w:val="000000"/>
            <w:kern w:val="0"/>
            <w14:ligatures w14:val="none"/>
          </w:rPr>
          <w:delText xml:space="preserve">is </w:delText>
        </w:r>
      </w:del>
      <w:ins w:id="1034" w:author="Reviewer" w:date="2026-06-04T11:07:00Z" w16du:dateUtc="2026-06-04T16:07:00Z">
        <w:r w:rsidR="006A42DC">
          <w:rPr>
            <w:rFonts w:ascii="Arial" w:eastAsia="Times New Roman" w:hAnsi="Arial" w:cs="Arial"/>
            <w:color w:val="000000"/>
            <w:kern w:val="0"/>
            <w14:ligatures w14:val="none"/>
          </w:rPr>
          <w:t xml:space="preserve">salinity increase may be </w:t>
        </w:r>
      </w:ins>
      <w:r w:rsidR="000F3223">
        <w:rPr>
          <w:rFonts w:ascii="Arial" w:eastAsia="Times New Roman" w:hAnsi="Arial" w:cs="Arial"/>
          <w:color w:val="000000"/>
          <w:kern w:val="0"/>
          <w14:ligatures w14:val="none"/>
        </w:rPr>
        <w:t>an acute but recoverable perturbation for bass. This aligns with previous research showing that bass tolerate moderate salinity (5–10 ppt;</w:t>
      </w:r>
      <w:r w:rsidR="00EC2B98">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fldChar w:fldCharType="begin"/>
      </w:r>
      <w:r w:rsidR="00E25081">
        <w:rPr>
          <w:rFonts w:ascii="Arial" w:eastAsia="Times New Roman" w:hAnsi="Arial" w:cs="Arial"/>
          <w:color w:val="000000"/>
          <w:kern w:val="0"/>
          <w14:ligatures w14:val="none"/>
        </w:rPr>
        <w:instrText xml:space="preserve"> ADDIN ZOTERO_ITEM CSL_CITATION {"citationID":"NiHWWrT3","properties":{"formattedCitation":"(Yi {\\i{}et al.}, 2021)","plainCitation":"(Yi et al., 2021)","dontUpdate":true,"noteIndex":0},"citationItems":[{"id":281,"uris":["http://zotero.org/users/4161640/items/8GZ355TZ"],"itemData":{"id":281,"type":"article-journal","container-title":"Aquaculture Reports","journalAbbreviation":"Aquac Rep","note":"publisher: Elsevier","page":"100727","title":"Growth, osmoregulatory and hypothalamic–pituitary–somatotropic (HPS) axis response of the juvenile largemouth bass (Micropterus salmoides), reared under different salinities","volume":"20","author":[{"family":"Yi","given":"Huadong"},{"family":"Chen","given":"Xiaoli"},{"family":"Liu","given":"Shuang"},{"family":"Han","given":"Linqiang"},{"family":"Liang","given":"Jianhui"},{"family":"Su","given":"Yuqing"},{"family":"Lai","given":"Han"},{"family":"Bi","given":"Sheng"},{"family":"Liu","given":"Xuange"},{"family":"Zhang","given":"Yong"},{"literal":"others"}],"issued":{"date-parts":[["2021"]]}}}],"schema":"https://github.com/citation-style-language/schema/raw/master/csl-citation.json"} </w:instrText>
      </w:r>
      <w:r w:rsidR="000F322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Yi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0F3223">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 xml:space="preserve"> and persist at levels below 8.7 ppt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w:t>
      </w:r>
      <w:proofErr w:type="spellStart"/>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{"citationID":"IaGMMZvZ","properties":{"formattedCitation":"(Viadero {\\i{}et al.}, 2025)","plainCitation":"(Viadero et al., 2025)","dontUpdate":true,"noteIndex":0},"citationItems":[{"id":283,"uris":["http://zotero.org/users/4161640/items/RMHPRX4T"],"itemData":{"id":283,"type":"article-journal","container-title":"Estuaries and Coasts","issue":"5","journalAbbreviation":"E&amp;C","note":"publisher: Springer","page":"124","title":"Between a dry marsh and a salty place: estuarine habitat suitability for a freshwater fish (Florida Bass) and implications for ecosystem restoration and climate change","volume":"48","author":[{"family":"Viadero","given":"Natasha M"},{"family":"Massie","given":"Jordan A"},{"family":"Eggenberger","given":"Cody W"},{"family":"James","given":"W Ryan"},{"family":"Boucek","given":"Ross E"},{"family":"Rezek","given":"Ryan J"},{"family":"Santos","given":"Rolando O"},{"family":"Rehage","given":"Jennifer S"}],"issued":{"date-parts":[["2025"]]}}}],"schema":"https://github.com/citation-style-language/schema/raw/master/csl-citation.json"} </w:instrText>
      </w:r>
      <w:r w:rsidR="00632BB6">
        <w:rPr>
          <w:rFonts w:ascii="Arial" w:eastAsia="Times New Roman" w:hAnsi="Arial" w:cs="Arial"/>
          <w:color w:val="000000"/>
          <w:kern w:val="0"/>
          <w14:ligatures w14:val="none"/>
        </w:rPr>
        <w:fldChar w:fldCharType="separate"/>
      </w:r>
      <w:r w:rsidR="00632BB6" w:rsidRPr="00632BB6">
        <w:rPr>
          <w:rFonts w:ascii="Arial" w:hAnsi="Arial" w:cs="Arial"/>
          <w:color w:val="000000"/>
          <w:kern w:val="0"/>
        </w:rPr>
        <w:t>Viadero</w:t>
      </w:r>
      <w:proofErr w:type="spellEnd"/>
      <w:r w:rsidR="00632BB6" w:rsidRPr="00632BB6">
        <w:rPr>
          <w:rFonts w:ascii="Arial" w:hAnsi="Arial" w:cs="Arial"/>
          <w:color w:val="000000"/>
          <w:kern w:val="0"/>
        </w:rPr>
        <w:t xml:space="preserve"> </w:t>
      </w:r>
      <w:r w:rsidR="00632BB6" w:rsidRPr="00632BB6">
        <w:rPr>
          <w:rFonts w:ascii="Arial" w:hAnsi="Arial" w:cs="Arial"/>
          <w:i/>
          <w:iCs/>
          <w:color w:val="000000"/>
          <w:kern w:val="0"/>
        </w:rPr>
        <w:t>et al.</w:t>
      </w:r>
      <w:ins w:id="1035" w:author="Reviewer" w:date="2026-06-08T19:06:00Z" w16du:dateUtc="2026-06-09T00:06:00Z">
        <w:r w:rsidR="0011228D">
          <w:rPr>
            <w:rFonts w:ascii="Arial" w:hAnsi="Arial" w:cs="Arial"/>
            <w:color w:val="000000"/>
            <w:kern w:val="0"/>
          </w:rPr>
          <w:t>,</w:t>
        </w:r>
      </w:ins>
      <w:r w:rsidR="00632BB6" w:rsidRPr="00632BB6">
        <w:rPr>
          <w:rFonts w:ascii="Arial" w:hAnsi="Arial" w:cs="Arial"/>
          <w:color w:val="000000"/>
          <w:kern w:val="0"/>
        </w:rPr>
        <w:t xml:space="preserve"> 2025)</w:t>
      </w:r>
      <w:r w:rsidR="00632BB6">
        <w:rPr>
          <w:rFonts w:ascii="Arial" w:eastAsia="Times New Roman" w:hAnsi="Arial" w:cs="Arial"/>
          <w:color w:val="000000"/>
          <w:kern w:val="0"/>
          <w14:ligatures w14:val="none"/>
        </w:rPr>
        <w:fldChar w:fldCharType="end"/>
      </w:r>
      <w:r w:rsidR="00632BB6">
        <w:rPr>
          <w:rFonts w:ascii="Arial" w:eastAsia="Times New Roman" w:hAnsi="Arial" w:cs="Arial"/>
          <w:color w:val="000000"/>
          <w:kern w:val="0"/>
          <w14:ligatures w14:val="none"/>
        </w:rPr>
        <w:t xml:space="preserve">. However, </w:t>
      </w:r>
      <w:r w:rsidR="000F3223">
        <w:rPr>
          <w:rFonts w:ascii="Arial" w:eastAsia="Times New Roman" w:hAnsi="Arial" w:cs="Arial"/>
          <w:color w:val="000000"/>
          <w:kern w:val="0"/>
          <w14:ligatures w14:val="none"/>
        </w:rPr>
        <w:t xml:space="preserve">higher </w:t>
      </w:r>
      <w:r w:rsidR="00632BB6">
        <w:rPr>
          <w:rFonts w:ascii="Arial" w:eastAsia="Times New Roman" w:hAnsi="Arial" w:cs="Arial"/>
          <w:color w:val="000000"/>
          <w:kern w:val="0"/>
          <w14:ligatures w14:val="none"/>
        </w:rPr>
        <w:t xml:space="preserve">salinity regimes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15 ppt</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can</w:t>
      </w:r>
      <w:r w:rsidR="00632BB6">
        <w:rPr>
          <w:rFonts w:ascii="Arial" w:eastAsia="Times New Roman" w:hAnsi="Arial" w:cs="Arial"/>
          <w:color w:val="000000"/>
          <w:kern w:val="0"/>
          <w14:ligatures w14:val="none"/>
        </w:rPr>
        <w:t xml:space="preserve"> be lethal for bass </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{"citationID":"UvnrNNBe","properties":{"formattedCitation":"(Norris {\\i{}et al.}, 2010)","plainCitation":"(Norris et al., 2010)","noteIndex":0},"citationItems":[{"id":282,"uris":["http://zotero.org/users/4161640/items/9I25F7CQ"],"itemData":{"id":282,"type":"article-journal","container-title":"Transactions of the American Fisheries Society","issue":"2","journalAbbreviation":"Trans. Am. Fish. Soc.","note":"publisher: Oxford University Press Oxford, UK","page":"610–625","title":"Coastal estuaries as habitat for a freshwater fish species: exploring population-level effects of salinity on largemouth bass","volume":"139","author":[{"family":"Norris","given":"Alicia J"},{"family":"DeVries","given":"Dennis R"},{"family":"Wright","given":"Russell A"}],"issued":{"date-parts":[["2010"]]}}}],"schema":"https://github.com/citation-style-language/schema/raw/master/csl-citation.json"} </w:instrText>
      </w:r>
      <w:r w:rsidR="00632BB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(Norris </w:t>
      </w:r>
      <w:r w:rsidR="002838B7" w:rsidRPr="002838B7">
        <w:rPr>
          <w:rFonts w:ascii="Arial" w:hAnsi="Arial" w:cs="Arial"/>
          <w:i/>
          <w:iCs/>
          <w:color w:val="000000"/>
          <w:kern w:val="0"/>
        </w:rPr>
        <w:t>et al.</w:t>
      </w:r>
      <w:r w:rsidR="002838B7" w:rsidRPr="002838B7">
        <w:rPr>
          <w:rFonts w:ascii="Arial" w:hAnsi="Arial" w:cs="Arial"/>
          <w:color w:val="000000"/>
          <w:kern w:val="0"/>
        </w:rPr>
        <w:t>, 2010)</w:t>
      </w:r>
      <w:r w:rsidR="00632BB6">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Interestingly</w:t>
      </w:r>
      <w:r>
        <w:rPr>
          <w:rFonts w:ascii="Arial" w:eastAsia="Times New Roman" w:hAnsi="Arial" w:cs="Arial"/>
          <w:color w:val="000000"/>
          <w:kern w:val="0"/>
          <w14:ligatures w14:val="none"/>
        </w:rPr>
        <w:t xml:space="preserve">, </w:t>
      </w:r>
      <w:ins w:id="1036" w:author="Reviewer" w:date="2026-06-04T11:09:00Z" w16du:dateUtc="2026-06-04T16:09:00Z">
        <w:r w:rsidR="005F37E3">
          <w:rPr>
            <w:rFonts w:ascii="Arial" w:eastAsia="Times New Roman" w:hAnsi="Arial" w:cs="Arial"/>
            <w:color w:val="000000"/>
            <w:kern w:val="0"/>
            <w14:ligatures w14:val="none"/>
          </w:rPr>
          <w:t xml:space="preserve">we observed </w:t>
        </w:r>
      </w:ins>
      <w:del w:id="1037" w:author="Reviewer" w:date="2026-06-04T11:09:00Z" w16du:dateUtc="2026-06-04T16:09:00Z">
        <w:r w:rsidDel="005F37E3">
          <w:rPr>
            <w:rFonts w:ascii="Arial" w:eastAsia="Times New Roman" w:hAnsi="Arial" w:cs="Arial"/>
            <w:color w:val="000000"/>
            <w:kern w:val="0"/>
            <w14:ligatures w14:val="none"/>
          </w:rPr>
          <w:delText xml:space="preserve">the </w:delText>
        </w:r>
      </w:del>
      <w:r>
        <w:rPr>
          <w:rFonts w:ascii="Arial" w:eastAsia="Times New Roman" w:hAnsi="Arial" w:cs="Arial"/>
          <w:color w:val="000000"/>
          <w:kern w:val="0"/>
          <w14:ligatures w14:val="none"/>
        </w:rPr>
        <w:t xml:space="preserve">consistent </w:t>
      </w:r>
      <w:r w:rsidR="002F7ACA">
        <w:rPr>
          <w:rFonts w:ascii="Arial" w:eastAsia="Times New Roman" w:hAnsi="Arial" w:cs="Arial"/>
          <w:color w:val="000000"/>
          <w:kern w:val="0"/>
          <w14:ligatures w14:val="none"/>
        </w:rPr>
        <w:t>decline</w:t>
      </w:r>
      <w:ins w:id="1038" w:author="Reviewer" w:date="2026-06-04T11:09:00Z" w16du:dateUtc="2026-06-04T16:09:00Z">
        <w:r w:rsidR="005F37E3">
          <w:rPr>
            <w:rFonts w:ascii="Arial" w:eastAsia="Times New Roman" w:hAnsi="Arial" w:cs="Arial"/>
            <w:color w:val="000000"/>
            <w:kern w:val="0"/>
            <w14:ligatures w14:val="none"/>
          </w:rPr>
          <w:t>s</w:t>
        </w:r>
      </w:ins>
      <w:r w:rsidR="008D357E">
        <w:rPr>
          <w:rFonts w:ascii="Arial" w:eastAsia="Times New Roman" w:hAnsi="Arial" w:cs="Arial"/>
          <w:color w:val="000000"/>
          <w:kern w:val="0"/>
          <w14:ligatures w14:val="none"/>
        </w:rPr>
        <w:t xml:space="preserve"> </w:t>
      </w:r>
      <w:r w:rsidR="002F7ACA">
        <w:rPr>
          <w:rFonts w:ascii="Arial" w:eastAsia="Times New Roman" w:hAnsi="Arial" w:cs="Arial"/>
          <w:color w:val="000000"/>
          <w:kern w:val="0"/>
          <w14:ligatures w14:val="none"/>
        </w:rPr>
        <w:t>in NLR</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across the control,</w:t>
      </w:r>
      <w:r>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Cd</w:t>
      </w:r>
      <w:r w:rsidR="00104F8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and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low group</w:t>
      </w:r>
      <w:r w:rsidR="008D357E">
        <w:rPr>
          <w:rFonts w:ascii="Arial" w:eastAsia="Times New Roman" w:hAnsi="Arial" w:cs="Arial"/>
          <w:color w:val="000000"/>
          <w:kern w:val="0"/>
          <w14:ligatures w14:val="none"/>
        </w:rPr>
        <w:t>s</w:t>
      </w:r>
      <w:ins w:id="1039" w:author="Reviewer" w:date="2026-06-04T11:09:00Z" w16du:dateUtc="2026-06-04T16:09:00Z">
        <w:r w:rsidR="005F37E3">
          <w:rPr>
            <w:rFonts w:ascii="Arial" w:eastAsia="Times New Roman" w:hAnsi="Arial" w:cs="Arial"/>
            <w:color w:val="000000"/>
            <w:kern w:val="0"/>
            <w14:ligatures w14:val="none"/>
          </w:rPr>
          <w:t>,</w:t>
        </w:r>
      </w:ins>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suggest</w:t>
      </w:r>
      <w:ins w:id="1040" w:author="Reviewer" w:date="2026-06-04T11:09:00Z" w16du:dateUtc="2026-06-04T16:09:00Z">
        <w:r w:rsidR="005F37E3">
          <w:rPr>
            <w:rFonts w:ascii="Arial" w:eastAsia="Times New Roman" w:hAnsi="Arial" w:cs="Arial"/>
            <w:color w:val="000000"/>
            <w:kern w:val="0"/>
            <w14:ligatures w14:val="none"/>
          </w:rPr>
          <w:t>ing no evidence</w:t>
        </w:r>
      </w:ins>
      <w:del w:id="1041" w:author="Reviewer" w:date="2026-06-04T11:09:00Z" w16du:dateUtc="2026-06-04T16:09:00Z">
        <w:r w:rsidDel="005F37E3">
          <w:rPr>
            <w:rFonts w:ascii="Arial" w:eastAsia="Times New Roman" w:hAnsi="Arial" w:cs="Arial"/>
            <w:color w:val="000000"/>
            <w:kern w:val="0"/>
            <w14:ligatures w14:val="none"/>
          </w:rPr>
          <w:delText>s</w:delText>
        </w:r>
      </w:del>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 xml:space="preserve">that </w:t>
      </w:r>
      <w:del w:id="1042" w:author="Reviewer" w:date="2026-06-04T11:09:00Z" w16du:dateUtc="2026-06-04T16:09:00Z">
        <w:r w:rsidR="00632BB6" w:rsidDel="005F37E3">
          <w:rPr>
            <w:rFonts w:ascii="Arial" w:eastAsia="Times New Roman" w:hAnsi="Arial" w:cs="Arial"/>
            <w:color w:val="000000"/>
            <w:kern w:val="0"/>
            <w14:ligatures w14:val="none"/>
          </w:rPr>
          <w:delText xml:space="preserve">there </w:delText>
        </w:r>
        <w:r w:rsidR="000F3223" w:rsidDel="005F37E3">
          <w:rPr>
            <w:rFonts w:ascii="Arial" w:eastAsia="Times New Roman" w:hAnsi="Arial" w:cs="Arial"/>
            <w:color w:val="000000"/>
            <w:kern w:val="0"/>
            <w14:ligatures w14:val="none"/>
          </w:rPr>
          <w:delText>may be</w:delText>
        </w:r>
        <w:r w:rsidR="00632BB6" w:rsidDel="005F37E3">
          <w:rPr>
            <w:rFonts w:ascii="Arial" w:eastAsia="Times New Roman" w:hAnsi="Arial" w:cs="Arial"/>
            <w:color w:val="000000"/>
            <w:kern w:val="0"/>
            <w14:ligatures w14:val="none"/>
          </w:rPr>
          <w:delText xml:space="preserve"> </w:delText>
        </w:r>
        <w:r w:rsidDel="005F37E3">
          <w:rPr>
            <w:rFonts w:ascii="Arial" w:eastAsia="Times New Roman" w:hAnsi="Arial" w:cs="Arial"/>
            <w:color w:val="000000"/>
            <w:kern w:val="0"/>
            <w14:ligatures w14:val="none"/>
          </w:rPr>
          <w:delText xml:space="preserve">no interactive effect between </w:delText>
        </w:r>
      </w:del>
      <w:r w:rsidR="000F3223">
        <w:rPr>
          <w:rFonts w:ascii="Arial" w:eastAsia="Times New Roman" w:hAnsi="Arial" w:cs="Arial"/>
          <w:color w:val="000000"/>
          <w:kern w:val="0"/>
          <w14:ligatures w14:val="none"/>
        </w:rPr>
        <w:t xml:space="preserve">Cd </w:t>
      </w:r>
      <w:del w:id="1043" w:author="Reviewer" w:date="2026-06-04T11:09:00Z" w16du:dateUtc="2026-06-04T16:09:00Z">
        <w:r w:rsidR="000F3223" w:rsidDel="005F37E3">
          <w:rPr>
            <w:rFonts w:ascii="Arial" w:eastAsia="Times New Roman" w:hAnsi="Arial" w:cs="Arial"/>
            <w:color w:val="000000"/>
            <w:kern w:val="0"/>
            <w14:ligatures w14:val="none"/>
          </w:rPr>
          <w:delText xml:space="preserve">and </w:delText>
        </w:r>
      </w:del>
      <w:ins w:id="1044" w:author="Reviewer" w:date="2026-06-04T11:09:00Z" w16du:dateUtc="2026-06-04T16:09:00Z">
        <w:r w:rsidR="005F37E3">
          <w:rPr>
            <w:rFonts w:ascii="Arial" w:eastAsia="Times New Roman" w:hAnsi="Arial" w:cs="Arial"/>
            <w:color w:val="000000"/>
            <w:kern w:val="0"/>
            <w14:ligatures w14:val="none"/>
          </w:rPr>
          <w:t xml:space="preserve">or low-level </w:t>
        </w:r>
      </w:ins>
      <w:proofErr w:type="spellStart"/>
      <w:r w:rsidR="000F322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t>
      </w:r>
      <w:ins w:id="1045" w:author="Reviewer" w:date="2026-06-04T11:09:00Z" w16du:dateUtc="2026-06-04T16:09:00Z">
        <w:r w:rsidR="005F37E3">
          <w:rPr>
            <w:rFonts w:ascii="Arial" w:eastAsia="Times New Roman" w:hAnsi="Arial" w:cs="Arial"/>
            <w:color w:val="000000"/>
            <w:kern w:val="0"/>
            <w14:ligatures w14:val="none"/>
          </w:rPr>
          <w:t>exposure altered post-</w:t>
        </w:r>
      </w:ins>
      <w:del w:id="1046" w:author="Reviewer" w:date="2026-06-04T11:09:00Z" w16du:dateUtc="2026-06-04T16:09:00Z">
        <w:r w:rsidDel="005F37E3">
          <w:rPr>
            <w:rFonts w:ascii="Arial" w:eastAsia="Times New Roman" w:hAnsi="Arial" w:cs="Arial"/>
            <w:color w:val="000000"/>
            <w:kern w:val="0"/>
            <w14:ligatures w14:val="none"/>
          </w:rPr>
          <w:delText xml:space="preserve">and </w:delText>
        </w:r>
        <w:r w:rsidR="008B31E8" w:rsidDel="005F37E3">
          <w:rPr>
            <w:rFonts w:ascii="Arial" w:eastAsia="Times New Roman" w:hAnsi="Arial" w:cs="Arial"/>
            <w:color w:val="000000"/>
            <w:kern w:val="0"/>
            <w14:ligatures w14:val="none"/>
          </w:rPr>
          <w:delText xml:space="preserve">a </w:delText>
        </w:r>
      </w:del>
      <w:r w:rsidR="000F3223">
        <w:rPr>
          <w:rFonts w:ascii="Arial" w:eastAsia="Times New Roman" w:hAnsi="Arial" w:cs="Arial"/>
          <w:color w:val="000000"/>
          <w:kern w:val="0"/>
          <w14:ligatures w14:val="none"/>
        </w:rPr>
        <w:t xml:space="preserve">salinity </w:t>
      </w:r>
      <w:del w:id="1047" w:author="Reviewer" w:date="2026-06-04T11:10:00Z" w16du:dateUtc="2026-06-04T16:10:00Z">
        <w:r w:rsidR="000F3223" w:rsidDel="005F37E3">
          <w:rPr>
            <w:rFonts w:ascii="Arial" w:eastAsia="Times New Roman" w:hAnsi="Arial" w:cs="Arial"/>
            <w:color w:val="000000"/>
            <w:kern w:val="0"/>
            <w14:ligatures w14:val="none"/>
          </w:rPr>
          <w:delText>increase</w:delText>
        </w:r>
      </w:del>
      <w:ins w:id="1048" w:author="Reviewer" w:date="2026-06-04T11:10:00Z" w16du:dateUtc="2026-06-04T16:10:00Z">
        <w:r w:rsidR="005F37E3">
          <w:rPr>
            <w:rFonts w:ascii="Arial" w:eastAsia="Times New Roman" w:hAnsi="Arial" w:cs="Arial"/>
            <w:color w:val="000000"/>
            <w:kern w:val="0"/>
            <w14:ligatures w14:val="none"/>
          </w:rPr>
          <w:t>NLR trajectories relative to controls</w:t>
        </w:r>
      </w:ins>
      <w:r w:rsidR="003E7284" w:rsidRPr="003E7284">
        <w:rPr>
          <w:rFonts w:ascii="Arial" w:eastAsia="Times New Roman" w:hAnsi="Arial" w:cs="Arial"/>
          <w:color w:val="000000"/>
          <w:kern w:val="0"/>
          <w14:ligatures w14:val="none"/>
        </w:rPr>
        <w:t>.</w:t>
      </w:r>
      <w:r w:rsidR="000F3223">
        <w:rPr>
          <w:rFonts w:ascii="Arial" w:eastAsia="Times New Roman" w:hAnsi="Arial" w:cs="Arial"/>
          <w:color w:val="000000"/>
          <w:kern w:val="0"/>
          <w14:ligatures w14:val="none"/>
        </w:rPr>
        <w:t xml:space="preserve"> </w:t>
      </w:r>
      <w:ins w:id="1049" w:author="Reviewer" w:date="2026-06-04T11:10:00Z" w16du:dateUtc="2026-06-04T16:10:00Z">
        <w:r w:rsidR="005F37E3">
          <w:rPr>
            <w:rFonts w:ascii="Arial" w:eastAsia="Times New Roman" w:hAnsi="Arial" w:cs="Arial"/>
            <w:color w:val="000000"/>
            <w:kern w:val="0"/>
            <w14:ligatures w14:val="none"/>
          </w:rPr>
          <w:t xml:space="preserve">Our results </w:t>
        </w:r>
      </w:ins>
      <w:del w:id="1050" w:author="Reviewer" w:date="2026-06-04T11:10:00Z" w16du:dateUtc="2026-06-04T16:10:00Z">
        <w:r w:rsidR="000F3223" w:rsidDel="005F37E3">
          <w:rPr>
            <w:rFonts w:ascii="Arial" w:eastAsia="Times New Roman" w:hAnsi="Arial" w:cs="Arial"/>
            <w:color w:val="000000"/>
            <w:kern w:val="0"/>
            <w14:ligatures w14:val="none"/>
          </w:rPr>
          <w:delText xml:space="preserve">The recovery we observed </w:delText>
        </w:r>
      </w:del>
      <w:r w:rsidR="000F3223">
        <w:rPr>
          <w:rFonts w:ascii="Arial" w:eastAsia="Times New Roman" w:hAnsi="Arial" w:cs="Arial"/>
          <w:color w:val="000000"/>
          <w:kern w:val="0"/>
          <w14:ligatures w14:val="none"/>
        </w:rPr>
        <w:t>suggest</w:t>
      </w:r>
      <w:del w:id="1051" w:author="Reviewer" w:date="2026-06-04T11:11:00Z" w16du:dateUtc="2026-06-04T16:11:00Z">
        <w:r w:rsidR="000F3223" w:rsidDel="005F37E3">
          <w:rPr>
            <w:rFonts w:ascii="Arial" w:eastAsia="Times New Roman" w:hAnsi="Arial" w:cs="Arial"/>
            <w:color w:val="000000"/>
            <w:kern w:val="0"/>
            <w14:ligatures w14:val="none"/>
          </w:rPr>
          <w:delText>s</w:delText>
        </w:r>
      </w:del>
      <w:r w:rsidR="000F3223">
        <w:rPr>
          <w:rFonts w:ascii="Arial" w:eastAsia="Times New Roman" w:hAnsi="Arial" w:cs="Arial"/>
          <w:color w:val="000000"/>
          <w:kern w:val="0"/>
          <w14:ligatures w14:val="none"/>
        </w:rPr>
        <w:t xml:space="preserve"> that </w:t>
      </w:r>
      <w:ins w:id="1052" w:author="Reviewer" w:date="2026-06-04T11:11:00Z" w16du:dateUtc="2026-06-04T16:11:00Z">
        <w:r w:rsidR="005F37E3">
          <w:rPr>
            <w:rFonts w:ascii="Arial" w:eastAsia="Times New Roman" w:hAnsi="Arial" w:cs="Arial"/>
            <w:color w:val="000000"/>
            <w:kern w:val="0"/>
            <w14:ligatures w14:val="none"/>
          </w:rPr>
          <w:t xml:space="preserve">a </w:t>
        </w:r>
      </w:ins>
      <w:r w:rsidR="000F3223">
        <w:rPr>
          <w:rFonts w:ascii="Arial" w:eastAsia="Times New Roman" w:hAnsi="Arial" w:cs="Arial"/>
          <w:color w:val="000000"/>
          <w:kern w:val="0"/>
          <w14:ligatures w14:val="none"/>
        </w:rPr>
        <w:t>moderate salinity</w:t>
      </w:r>
      <w:ins w:id="1053" w:author="Reviewer" w:date="2026-06-04T11:11:00Z" w16du:dateUtc="2026-06-04T16:11:00Z">
        <w:r w:rsidR="005F37E3">
          <w:rPr>
            <w:rFonts w:ascii="Arial" w:eastAsia="Times New Roman" w:hAnsi="Arial" w:cs="Arial"/>
            <w:color w:val="000000"/>
            <w:kern w:val="0"/>
            <w14:ligatures w14:val="none"/>
          </w:rPr>
          <w:t xml:space="preserve"> increase represents a temporary physiological perturbation for largemouth bass under controlled laboratory conditions</w:t>
        </w:r>
      </w:ins>
      <w:ins w:id="1054" w:author="Reviewer" w:date="2026-06-04T11:12:00Z" w16du:dateUtc="2026-06-04T16:12:00Z">
        <w:r w:rsidR="005F37E3">
          <w:rPr>
            <w:rFonts w:ascii="Arial" w:eastAsia="Times New Roman" w:hAnsi="Arial" w:cs="Arial"/>
            <w:color w:val="000000"/>
            <w:kern w:val="0"/>
            <w14:ligatures w14:val="none"/>
          </w:rPr>
          <w:t>, although</w:t>
        </w:r>
      </w:ins>
      <w:del w:id="1055" w:author="Reviewer" w:date="2026-06-04T11:12:00Z" w16du:dateUtc="2026-06-04T16:12:00Z">
        <w:r w:rsidR="000F3223" w:rsidDel="005F37E3">
          <w:rPr>
            <w:rFonts w:ascii="Arial" w:eastAsia="Times New Roman" w:hAnsi="Arial" w:cs="Arial"/>
            <w:color w:val="000000"/>
            <w:kern w:val="0"/>
            <w14:ligatures w14:val="none"/>
          </w:rPr>
          <w:delText xml:space="preserve"> alone does not cause chronic stress, but its effects may intensify when combined with chemical pollutants</w:delText>
        </w:r>
      </w:del>
      <w:ins w:id="1056" w:author="Reviewer" w:date="2026-06-04T11:12:00Z" w16du:dateUtc="2026-06-04T16:12:00Z">
        <w:r w:rsidR="005F37E3">
          <w:rPr>
            <w:rFonts w:ascii="Arial" w:eastAsia="Times New Roman" w:hAnsi="Arial" w:cs="Arial"/>
            <w:color w:val="000000"/>
            <w:kern w:val="0"/>
            <w14:ligatures w14:val="none"/>
          </w:rPr>
          <w:t xml:space="preserve"> contaminant exposure may influence leukocyte responses following salinity change</w:t>
        </w:r>
      </w:ins>
      <w:r w:rsidR="000F3223">
        <w:rPr>
          <w:rFonts w:ascii="Arial" w:eastAsia="Times New Roman" w:hAnsi="Arial" w:cs="Arial"/>
          <w:color w:val="000000"/>
          <w:kern w:val="0"/>
          <w14:ligatures w14:val="none"/>
        </w:rPr>
        <w:t>.</w:t>
      </w:r>
    </w:p>
    <w:p w14:paraId="42819060" w14:textId="77777777" w:rsidR="0010527C" w:rsidRDefault="0010527C" w:rsidP="00207381">
      <w:pPr>
        <w:spacing w:line="480" w:lineRule="auto"/>
        <w:ind w:firstLine="720"/>
        <w:rPr>
          <w:ins w:id="1057" w:author="Reviewer" w:date="2026-06-04T08:03:00Z" w16du:dateUtc="2026-06-04T13:03:00Z"/>
          <w:rFonts w:ascii="Arial" w:eastAsia="Times New Roman" w:hAnsi="Arial" w:cs="Arial"/>
          <w:color w:val="000000"/>
          <w:kern w:val="0"/>
          <w14:ligatures w14:val="none"/>
        </w:rPr>
      </w:pPr>
    </w:p>
    <w:p w14:paraId="4A41CC63" w14:textId="138381E4" w:rsidR="0010527C" w:rsidRPr="006878AD" w:rsidRDefault="006878AD">
      <w:pPr>
        <w:spacing w:line="480" w:lineRule="auto"/>
        <w:rPr>
          <w:ins w:id="1058" w:author="Reviewer" w:date="2026-06-04T08:03:00Z" w16du:dateUtc="2026-06-04T13:03:00Z"/>
          <w:rFonts w:ascii="Arial" w:eastAsia="Times New Roman" w:hAnsi="Arial" w:cs="Arial"/>
          <w:i/>
          <w:iCs/>
          <w:color w:val="000000"/>
          <w:kern w:val="0"/>
          <w14:ligatures w14:val="none"/>
          <w:rPrChange w:id="1059" w:author="Reviewer" w:date="2026-06-04T11:28:00Z" w16du:dateUtc="2026-06-04T16:28:00Z">
            <w:rPr>
              <w:ins w:id="1060" w:author="Reviewer" w:date="2026-06-04T08:03:00Z" w16du:dateUtc="2026-06-04T13:03:00Z"/>
              <w:rFonts w:ascii="Arial" w:eastAsia="Times New Roman" w:hAnsi="Arial" w:cs="Arial"/>
              <w:color w:val="000000"/>
              <w:kern w:val="0"/>
              <w14:ligatures w14:val="none"/>
            </w:rPr>
          </w:rPrChange>
        </w:rPr>
        <w:pPrChange w:id="1061" w:author="Reviewer" w:date="2026-06-04T11:27:00Z" w16du:dateUtc="2026-06-04T16:27:00Z">
          <w:pPr>
            <w:spacing w:line="480" w:lineRule="auto"/>
            <w:ind w:firstLine="720"/>
          </w:pPr>
        </w:pPrChange>
      </w:pPr>
      <w:ins w:id="1062" w:author="Reviewer" w:date="2026-06-04T11:28:00Z" w16du:dateUtc="2026-06-04T16:28:00Z">
        <w:r>
          <w:rPr>
            <w:rFonts w:ascii="Arial" w:eastAsia="Times New Roman" w:hAnsi="Arial" w:cs="Arial"/>
            <w:i/>
            <w:iCs/>
            <w:color w:val="000000"/>
            <w:kern w:val="0"/>
            <w14:ligatures w14:val="none"/>
          </w:rPr>
          <w:t>4.6. Potential Mechanisms, Limitations, and Future Directions</w:t>
        </w:r>
      </w:ins>
    </w:p>
    <w:p w14:paraId="6609911C" w14:textId="77777777" w:rsidR="00435E10" w:rsidRDefault="0010527C" w:rsidP="00207381">
      <w:pPr>
        <w:spacing w:line="480" w:lineRule="auto"/>
        <w:ind w:firstLine="720"/>
        <w:rPr>
          <w:ins w:id="1063" w:author="Reviewer" w:date="2026-06-04T11:32:00Z" w16du:dateUtc="2026-06-04T16:32:00Z"/>
          <w:rFonts w:ascii="Arial" w:eastAsia="Times New Roman" w:hAnsi="Arial" w:cs="Arial"/>
          <w:color w:val="000000"/>
          <w:kern w:val="0"/>
          <w14:ligatures w14:val="none"/>
        </w:rPr>
      </w:pPr>
      <w:ins w:id="1064" w:author="Reviewer" w:date="2026-06-04T08:04:00Z" w16du:dateUtc="2026-06-04T13:04:00Z">
        <w:r>
          <w:rPr>
            <w:rFonts w:ascii="Arial" w:eastAsia="Times New Roman" w:hAnsi="Arial" w:cs="Arial"/>
            <w:color w:val="000000"/>
            <w:kern w:val="0"/>
            <w14:ligatures w14:val="none"/>
          </w:rPr>
          <w:t xml:space="preserve">Although the </w:t>
        </w:r>
      </w:ins>
      <w:ins w:id="1065" w:author="Reviewer" w:date="2026-06-04T08:05:00Z" w16du:dateUtc="2026-06-04T13:05:00Z">
        <w:r>
          <w:rPr>
            <w:rFonts w:ascii="Arial" w:eastAsia="Times New Roman" w:hAnsi="Arial" w:cs="Arial"/>
            <w:color w:val="000000"/>
            <w:kern w:val="0"/>
            <w14:ligatures w14:val="none"/>
          </w:rPr>
          <w:t xml:space="preserve">direct </w:t>
        </w:r>
      </w:ins>
      <w:ins w:id="1066" w:author="Reviewer" w:date="2026-06-04T08:04:00Z" w16du:dateUtc="2026-06-04T13:04:00Z">
        <w:r>
          <w:rPr>
            <w:rFonts w:ascii="Arial" w:eastAsia="Times New Roman" w:hAnsi="Arial" w:cs="Arial"/>
            <w:color w:val="000000"/>
            <w:kern w:val="0"/>
            <w14:ligatures w14:val="none"/>
          </w:rPr>
          <w:t xml:space="preserve">mechanisms underlying </w:t>
        </w:r>
      </w:ins>
      <w:ins w:id="1067" w:author="Reviewer" w:date="2026-06-04T08:05:00Z" w16du:dateUtc="2026-06-04T13:05:00Z">
        <w:r>
          <w:rPr>
            <w:rFonts w:ascii="Arial" w:eastAsia="Times New Roman" w:hAnsi="Arial" w:cs="Arial"/>
            <w:color w:val="000000"/>
            <w:kern w:val="0"/>
            <w14:ligatures w14:val="none"/>
          </w:rPr>
          <w:t xml:space="preserve">our observations remain uncertain, several plausible pathways may explain the sustained </w:t>
        </w:r>
      </w:ins>
      <w:ins w:id="1068" w:author="Reviewer" w:date="2026-06-04T11:29:00Z" w16du:dateUtc="2026-06-04T16:29:00Z">
        <w:r w:rsidR="00435E10">
          <w:rPr>
            <w:rFonts w:ascii="Arial" w:eastAsia="Times New Roman" w:hAnsi="Arial" w:cs="Arial"/>
            <w:color w:val="000000"/>
            <w:kern w:val="0"/>
            <w14:ligatures w14:val="none"/>
          </w:rPr>
          <w:t xml:space="preserve">NLR </w:t>
        </w:r>
      </w:ins>
      <w:ins w:id="1069" w:author="Reviewer" w:date="2026-06-04T08:05:00Z" w16du:dateUtc="2026-06-04T13:05:00Z">
        <w:r>
          <w:rPr>
            <w:rFonts w:ascii="Arial" w:eastAsia="Times New Roman" w:hAnsi="Arial" w:cs="Arial"/>
            <w:color w:val="000000"/>
            <w:kern w:val="0"/>
            <w14:ligatures w14:val="none"/>
          </w:rPr>
          <w:t xml:space="preserve">elevation observed in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-exposed bass.</w:t>
        </w:r>
      </w:ins>
      <w:ins w:id="1070" w:author="Reviewer" w:date="2026-06-04T08:06:00Z" w16du:dateUtc="2026-06-04T13:06:00Z">
        <w:r w:rsidR="000D40B9">
          <w:rPr>
            <w:rFonts w:ascii="Arial" w:eastAsia="Times New Roman" w:hAnsi="Arial" w:cs="Arial"/>
            <w:color w:val="000000"/>
            <w:kern w:val="0"/>
            <w14:ligatures w14:val="none"/>
          </w:rPr>
          <w:t xml:space="preserve"> </w:t>
        </w:r>
        <w:r w:rsidR="000D40B9" w:rsidRPr="000D40B9">
          <w:rPr>
            <w:rFonts w:ascii="Arial" w:eastAsia="Times New Roman" w:hAnsi="Arial" w:cs="Arial"/>
            <w:color w:val="000000"/>
            <w:kern w:val="0"/>
            <w14:ligatures w14:val="none"/>
          </w:rPr>
          <w:t>PFAS compounds have been linked to endocrine disruption, including altered thyroid and glucocorticoid signaling (</w:t>
        </w:r>
        <w:proofErr w:type="spellStart"/>
        <w:r w:rsidR="000D40B9" w:rsidRPr="000D40B9">
          <w:rPr>
            <w:rFonts w:ascii="Arial" w:eastAsia="Times New Roman" w:hAnsi="Arial" w:cs="Arial"/>
            <w:color w:val="000000"/>
            <w:kern w:val="0"/>
            <w14:ligatures w14:val="none"/>
          </w:rPr>
          <w:t>Coperchini</w:t>
        </w:r>
        <w:proofErr w:type="spellEnd"/>
        <w:r w:rsidR="000D40B9" w:rsidRPr="000D40B9">
          <w:rPr>
            <w:rFonts w:ascii="Arial" w:eastAsia="Times New Roman" w:hAnsi="Arial" w:cs="Arial"/>
            <w:color w:val="000000"/>
            <w:kern w:val="0"/>
            <w14:ligatures w14:val="none"/>
          </w:rPr>
          <w:t xml:space="preserve"> et al., 2021; Ask et al., 2021; Birgersson et al., 2021), immune modulation (Fang et al., 2013; Guillette et al., 2020), and oxidative stress (Piva et al., 2022). Because leukocyte redistribution is closely associated with endocrine and immune regulation, disruption of these pathways may contribute to altered NLR dynamics following </w:t>
        </w:r>
        <w:proofErr w:type="spellStart"/>
        <w:r w:rsidR="000D40B9" w:rsidRPr="000D40B9">
          <w:rPr>
            <w:rFonts w:ascii="Arial" w:eastAsia="Times New Roman" w:hAnsi="Arial" w:cs="Arial"/>
            <w:color w:val="000000"/>
            <w:kern w:val="0"/>
            <w14:ligatures w14:val="none"/>
          </w:rPr>
          <w:t>PFPeA</w:t>
        </w:r>
        <w:proofErr w:type="spellEnd"/>
        <w:r w:rsidR="000D40B9" w:rsidRPr="000D40B9">
          <w:rPr>
            <w:rFonts w:ascii="Arial" w:eastAsia="Times New Roman" w:hAnsi="Arial" w:cs="Arial"/>
            <w:color w:val="000000"/>
            <w:kern w:val="0"/>
            <w14:ligatures w14:val="none"/>
          </w:rPr>
          <w:t xml:space="preserve"> exposure.</w:t>
        </w:r>
      </w:ins>
      <w:ins w:id="1071" w:author="Reviewer" w:date="2026-06-04T11:31:00Z" w16du:dateUtc="2026-06-04T16:31:00Z">
        <w:r w:rsidR="00435E10">
          <w:rPr>
            <w:rFonts w:ascii="Arial" w:eastAsia="Times New Roman" w:hAnsi="Arial" w:cs="Arial"/>
            <w:color w:val="000000"/>
            <w:kern w:val="0"/>
            <w14:ligatures w14:val="none"/>
          </w:rPr>
          <w:t xml:space="preserve"> These mechanisms remain </w:t>
        </w:r>
      </w:ins>
      <w:ins w:id="1072" w:author="Reviewer" w:date="2026-06-04T11:32:00Z" w16du:dateUtc="2026-06-04T16:32:00Z">
        <w:r w:rsidR="00435E10">
          <w:rPr>
            <w:rFonts w:ascii="Arial" w:eastAsia="Times New Roman" w:hAnsi="Arial" w:cs="Arial"/>
            <w:color w:val="000000"/>
            <w:kern w:val="0"/>
            <w14:ligatures w14:val="none"/>
          </w:rPr>
          <w:t>hypothetical</w:t>
        </w:r>
      </w:ins>
      <w:ins w:id="1073" w:author="Reviewer" w:date="2026-06-04T11:31:00Z" w16du:dateUtc="2026-06-04T16:31:00Z">
        <w:r w:rsidR="00435E10">
          <w:rPr>
            <w:rFonts w:ascii="Arial" w:eastAsia="Times New Roman" w:hAnsi="Arial" w:cs="Arial"/>
            <w:color w:val="000000"/>
            <w:kern w:val="0"/>
            <w14:ligatures w14:val="none"/>
          </w:rPr>
          <w:t xml:space="preserve"> in the context of our study, but provide biologically plausible explanations for our observed patter</w:t>
        </w:r>
      </w:ins>
      <w:ins w:id="1074" w:author="Reviewer" w:date="2026-06-04T11:32:00Z" w16du:dateUtc="2026-06-04T16:32:00Z">
        <w:r w:rsidR="00435E10">
          <w:rPr>
            <w:rFonts w:ascii="Arial" w:eastAsia="Times New Roman" w:hAnsi="Arial" w:cs="Arial"/>
            <w:color w:val="000000"/>
            <w:kern w:val="0"/>
            <w14:ligatures w14:val="none"/>
          </w:rPr>
          <w:t>n</w:t>
        </w:r>
      </w:ins>
      <w:ins w:id="1075" w:author="Reviewer" w:date="2026-06-04T11:31:00Z" w16du:dateUtc="2026-06-04T16:31:00Z">
        <w:r w:rsidR="00435E10">
          <w:rPr>
            <w:rFonts w:ascii="Arial" w:eastAsia="Times New Roman" w:hAnsi="Arial" w:cs="Arial"/>
            <w:color w:val="000000"/>
            <w:kern w:val="0"/>
            <w14:ligatures w14:val="none"/>
          </w:rPr>
          <w:t>s.</w:t>
        </w:r>
      </w:ins>
      <w:ins w:id="1076" w:author="Reviewer" w:date="2026-06-04T08:06:00Z" w16du:dateUtc="2026-06-04T13:06:00Z">
        <w:r w:rsidR="000D40B9" w:rsidRPr="000D40B9">
          <w:rPr>
            <w:rFonts w:ascii="Arial" w:eastAsia="Times New Roman" w:hAnsi="Arial" w:cs="Arial"/>
            <w:color w:val="000000"/>
            <w:kern w:val="0"/>
            <w14:ligatures w14:val="none"/>
          </w:rPr>
          <w:t xml:space="preserve"> </w:t>
        </w:r>
      </w:ins>
    </w:p>
    <w:p w14:paraId="42A5EAC5" w14:textId="3E353603" w:rsidR="00435E10" w:rsidRDefault="00435E10" w:rsidP="00207381">
      <w:pPr>
        <w:spacing w:line="480" w:lineRule="auto"/>
        <w:ind w:firstLine="720"/>
        <w:rPr>
          <w:ins w:id="1077" w:author="Reviewer" w:date="2026-06-04T11:42:00Z" w16du:dateUtc="2026-06-04T16:42:00Z"/>
          <w:rFonts w:ascii="Arial" w:eastAsia="Times New Roman" w:hAnsi="Arial" w:cs="Arial"/>
          <w:color w:val="000000"/>
          <w:kern w:val="0"/>
          <w14:ligatures w14:val="none"/>
        </w:rPr>
      </w:pPr>
      <w:ins w:id="1078" w:author="Reviewer" w:date="2026-06-04T11:38:00Z" w16du:dateUtc="2026-06-04T16:38:00Z">
        <w:r>
          <w:rPr>
            <w:rFonts w:ascii="Arial" w:eastAsia="Times New Roman" w:hAnsi="Arial" w:cs="Arial"/>
            <w:color w:val="000000"/>
            <w:kern w:val="0"/>
            <w14:ligatures w14:val="none"/>
          </w:rPr>
          <w:t>N</w:t>
        </w:r>
      </w:ins>
      <w:ins w:id="1079" w:author="Reviewer" w:date="2026-06-04T11:39:00Z" w16du:dateUtc="2026-06-04T16:39:00Z">
        <w:r>
          <w:rPr>
            <w:rFonts w:ascii="Arial" w:eastAsia="Times New Roman" w:hAnsi="Arial" w:cs="Arial"/>
            <w:color w:val="000000"/>
            <w:kern w:val="0"/>
            <w14:ligatures w14:val="none"/>
          </w:rPr>
          <w:t>LRs</w:t>
        </w:r>
      </w:ins>
      <w:ins w:id="1080" w:author="Reviewer" w:date="2026-06-04T11:33:00Z" w16du:dateUtc="2026-06-04T16:33:00Z">
        <w:r>
          <w:rPr>
            <w:rFonts w:ascii="Arial" w:eastAsia="Times New Roman" w:hAnsi="Arial" w:cs="Arial"/>
            <w:color w:val="000000"/>
            <w:kern w:val="0"/>
            <w14:ligatures w14:val="none"/>
          </w:rPr>
          <w:t xml:space="preserve"> are widely used physiological biomarkers associated with stress responses across vertebrate taxa (Davis </w:t>
        </w:r>
        <w:r w:rsidRPr="00435E10">
          <w:rPr>
            <w:rFonts w:ascii="Arial" w:eastAsia="Times New Roman" w:hAnsi="Arial" w:cs="Arial"/>
            <w:i/>
            <w:iCs/>
            <w:color w:val="000000"/>
            <w:kern w:val="0"/>
            <w14:ligatures w14:val="none"/>
            <w:rPrChange w:id="1081" w:author="Reviewer" w:date="2026-06-04T11:33:00Z" w16du:dateUtc="2026-06-04T16:33:00Z">
              <w:rPr>
                <w:rFonts w:ascii="Arial" w:eastAsia="Times New Roman" w:hAnsi="Arial" w:cs="Arial"/>
                <w:color w:val="000000"/>
                <w:kern w:val="0"/>
                <w14:ligatures w14:val="none"/>
              </w:rPr>
            </w:rPrChange>
          </w:rPr>
          <w:t>et al.</w:t>
        </w:r>
        <w:r>
          <w:rPr>
            <w:rFonts w:ascii="Arial" w:eastAsia="Times New Roman" w:hAnsi="Arial" w:cs="Arial"/>
            <w:color w:val="000000"/>
            <w:kern w:val="0"/>
            <w14:ligatures w14:val="none"/>
          </w:rPr>
          <w:t xml:space="preserve">, 2008; </w:t>
        </w:r>
      </w:ins>
      <w:ins w:id="1082" w:author="Reviewer" w:date="2026-06-04T11:34:00Z" w16du:dateUtc="2026-06-04T16:34:00Z">
        <w:r>
          <w:rPr>
            <w:rFonts w:ascii="Arial" w:eastAsia="Times New Roman" w:hAnsi="Arial" w:cs="Arial"/>
            <w:color w:val="000000"/>
            <w:kern w:val="0"/>
            <w14:ligatures w14:val="none"/>
          </w:rPr>
          <w:t xml:space="preserve">Goessling </w:t>
        </w:r>
        <w:r>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xml:space="preserve">., 2015; Watson </w:t>
        </w:r>
        <w:r>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2020). One strength of NLR is that leukocyte profiles often remain informative during prolonged perturbations</w:t>
        </w:r>
      </w:ins>
      <w:ins w:id="1083" w:author="Reviewer" w:date="2026-06-04T11:38:00Z" w16du:dateUtc="2026-06-04T16:38:00Z">
        <w:r>
          <w:rPr>
            <w:rFonts w:ascii="Arial" w:eastAsia="Times New Roman" w:hAnsi="Arial" w:cs="Arial"/>
            <w:color w:val="000000"/>
            <w:kern w:val="0"/>
            <w14:ligatures w14:val="none"/>
          </w:rPr>
          <w:t>,</w:t>
        </w:r>
      </w:ins>
      <w:ins w:id="1084" w:author="Reviewer" w:date="2026-06-04T11:34:00Z" w16du:dateUtc="2026-06-04T16:34:00Z">
        <w:r>
          <w:rPr>
            <w:rFonts w:ascii="Arial" w:eastAsia="Times New Roman" w:hAnsi="Arial" w:cs="Arial"/>
            <w:color w:val="000000"/>
            <w:kern w:val="0"/>
            <w14:ligatures w14:val="none"/>
          </w:rPr>
          <w:t xml:space="preserve"> when glucocorticoid</w:t>
        </w:r>
      </w:ins>
      <w:ins w:id="1085" w:author="Reviewer" w:date="2026-06-04T11:35:00Z" w16du:dateUtc="2026-06-04T16:35:00Z">
        <w:r>
          <w:rPr>
            <w:rFonts w:ascii="Arial" w:eastAsia="Times New Roman" w:hAnsi="Arial" w:cs="Arial"/>
            <w:color w:val="000000"/>
            <w:kern w:val="0"/>
            <w14:ligatures w14:val="none"/>
          </w:rPr>
          <w:t xml:space="preserve"> concentrations may fluctuat</w:t>
        </w:r>
      </w:ins>
      <w:ins w:id="1086" w:author="Reviewer" w:date="2026-06-04T11:51:00Z" w16du:dateUtc="2026-06-04T16:51:00Z">
        <w:r w:rsidR="00235369">
          <w:rPr>
            <w:rFonts w:ascii="Arial" w:eastAsia="Times New Roman" w:hAnsi="Arial" w:cs="Arial"/>
            <w:color w:val="000000"/>
            <w:kern w:val="0"/>
            <w14:ligatures w14:val="none"/>
          </w:rPr>
          <w:t>e, attenuate, or become more difficult to interpret over time</w:t>
        </w:r>
        <w:r w:rsidR="008C4008">
          <w:rPr>
            <w:rFonts w:ascii="Arial" w:eastAsia="Times New Roman" w:hAnsi="Arial" w:cs="Arial"/>
            <w:color w:val="000000"/>
            <w:kern w:val="0"/>
            <w14:ligatures w14:val="none"/>
          </w:rPr>
          <w:t xml:space="preserve"> (Davis </w:t>
        </w:r>
        <w:r w:rsidR="008C4008">
          <w:rPr>
            <w:rFonts w:ascii="Arial" w:eastAsia="Times New Roman" w:hAnsi="Arial" w:cs="Arial"/>
            <w:i/>
            <w:iCs/>
            <w:color w:val="000000"/>
            <w:kern w:val="0"/>
            <w14:ligatures w14:val="none"/>
          </w:rPr>
          <w:t>et al.</w:t>
        </w:r>
      </w:ins>
      <w:ins w:id="1087" w:author="Reviewer" w:date="2026-06-08T19:06:00Z" w16du:dateUtc="2026-06-09T00:06:00Z">
        <w:r w:rsidR="0011228D">
          <w:rPr>
            <w:rFonts w:ascii="Arial" w:eastAsia="Times New Roman" w:hAnsi="Arial" w:cs="Arial"/>
            <w:color w:val="000000"/>
            <w:kern w:val="0"/>
            <w14:ligatures w14:val="none"/>
          </w:rPr>
          <w:t>,</w:t>
        </w:r>
      </w:ins>
      <w:ins w:id="1088" w:author="Reviewer" w:date="2026-06-04T11:51:00Z" w16du:dateUtc="2026-06-04T16:51:00Z">
        <w:r w:rsidR="008C4008">
          <w:rPr>
            <w:rFonts w:ascii="Arial" w:eastAsia="Times New Roman" w:hAnsi="Arial" w:cs="Arial"/>
            <w:color w:val="000000"/>
            <w:kern w:val="0"/>
            <w14:ligatures w14:val="none"/>
          </w:rPr>
          <w:t xml:space="preserve"> 2008; Goess</w:t>
        </w:r>
      </w:ins>
      <w:ins w:id="1089" w:author="Reviewer" w:date="2026-06-04T11:52:00Z" w16du:dateUtc="2026-06-04T16:52:00Z">
        <w:r w:rsidR="008C4008">
          <w:rPr>
            <w:rFonts w:ascii="Arial" w:eastAsia="Times New Roman" w:hAnsi="Arial" w:cs="Arial"/>
            <w:color w:val="000000"/>
            <w:kern w:val="0"/>
            <w14:ligatures w14:val="none"/>
          </w:rPr>
          <w:t xml:space="preserve">ling </w:t>
        </w:r>
        <w:r w:rsidR="008C4008">
          <w:rPr>
            <w:rFonts w:ascii="Arial" w:eastAsia="Times New Roman" w:hAnsi="Arial" w:cs="Arial"/>
            <w:i/>
            <w:iCs/>
            <w:color w:val="000000"/>
            <w:kern w:val="0"/>
            <w14:ligatures w14:val="none"/>
          </w:rPr>
          <w:t>et al</w:t>
        </w:r>
        <w:r w:rsidR="008C4008">
          <w:rPr>
            <w:rFonts w:ascii="Arial" w:eastAsia="Times New Roman" w:hAnsi="Arial" w:cs="Arial"/>
            <w:color w:val="000000"/>
            <w:kern w:val="0"/>
            <w14:ligatures w14:val="none"/>
          </w:rPr>
          <w:t>., 2015)</w:t>
        </w:r>
      </w:ins>
      <w:ins w:id="1090" w:author="Reviewer" w:date="2026-06-04T11:35:00Z" w16du:dateUtc="2026-06-04T16:35:00Z">
        <w:r>
          <w:rPr>
            <w:rFonts w:ascii="Arial" w:eastAsia="Times New Roman" w:hAnsi="Arial" w:cs="Arial"/>
            <w:color w:val="000000"/>
            <w:kern w:val="0"/>
            <w14:ligatures w14:val="none"/>
          </w:rPr>
          <w:t>. Nevertheless, NLR represents only one component of an organism’s physiological response. Addit</w:t>
        </w:r>
      </w:ins>
      <w:ins w:id="1091" w:author="Reviewer" w:date="2026-06-04T11:37:00Z" w16du:dateUtc="2026-06-04T16:37:00Z">
        <w:r>
          <w:rPr>
            <w:rFonts w:ascii="Arial" w:eastAsia="Times New Roman" w:hAnsi="Arial" w:cs="Arial"/>
            <w:color w:val="000000"/>
            <w:kern w:val="0"/>
            <w14:ligatures w14:val="none"/>
          </w:rPr>
          <w:t>i</w:t>
        </w:r>
      </w:ins>
      <w:ins w:id="1092" w:author="Reviewer" w:date="2026-06-04T11:35:00Z" w16du:dateUtc="2026-06-04T16:35:00Z">
        <w:r>
          <w:rPr>
            <w:rFonts w:ascii="Arial" w:eastAsia="Times New Roman" w:hAnsi="Arial" w:cs="Arial"/>
            <w:color w:val="000000"/>
            <w:kern w:val="0"/>
            <w14:ligatures w14:val="none"/>
          </w:rPr>
          <w:t>onal biomarkers, incl</w:t>
        </w:r>
      </w:ins>
      <w:ins w:id="1093" w:author="Reviewer" w:date="2026-06-04T11:36:00Z" w16du:dateUtc="2026-06-04T16:36:00Z">
        <w:r>
          <w:rPr>
            <w:rFonts w:ascii="Arial" w:eastAsia="Times New Roman" w:hAnsi="Arial" w:cs="Arial"/>
            <w:color w:val="000000"/>
            <w:kern w:val="0"/>
            <w14:ligatures w14:val="none"/>
          </w:rPr>
          <w:t>uding cortisol, glucose, oxidative stress indi</w:t>
        </w:r>
      </w:ins>
      <w:ins w:id="1094" w:author="Reviewer" w:date="2026-06-04T11:37:00Z" w16du:dateUtc="2026-06-04T16:37:00Z">
        <w:r>
          <w:rPr>
            <w:rFonts w:ascii="Arial" w:eastAsia="Times New Roman" w:hAnsi="Arial" w:cs="Arial"/>
            <w:color w:val="000000"/>
            <w:kern w:val="0"/>
            <w14:ligatures w14:val="none"/>
          </w:rPr>
          <w:t>c</w:t>
        </w:r>
      </w:ins>
      <w:ins w:id="1095" w:author="Reviewer" w:date="2026-06-04T11:36:00Z" w16du:dateUtc="2026-06-04T16:36:00Z">
        <w:r>
          <w:rPr>
            <w:rFonts w:ascii="Arial" w:eastAsia="Times New Roman" w:hAnsi="Arial" w:cs="Arial"/>
            <w:color w:val="000000"/>
            <w:kern w:val="0"/>
            <w14:ligatures w14:val="none"/>
          </w:rPr>
          <w:t>ators, and other immune parameters, would provide a more comprehensive understanding of the physiological pathways influ</w:t>
        </w:r>
      </w:ins>
      <w:ins w:id="1096" w:author="Reviewer" w:date="2026-06-04T11:37:00Z" w16du:dateUtc="2026-06-04T16:37:00Z">
        <w:r>
          <w:rPr>
            <w:rFonts w:ascii="Arial" w:eastAsia="Times New Roman" w:hAnsi="Arial" w:cs="Arial"/>
            <w:color w:val="000000"/>
            <w:kern w:val="0"/>
            <w14:ligatures w14:val="none"/>
          </w:rPr>
          <w:t>en</w:t>
        </w:r>
      </w:ins>
      <w:ins w:id="1097" w:author="Reviewer" w:date="2026-06-04T11:36:00Z" w16du:dateUtc="2026-06-04T16:36:00Z">
        <w:r>
          <w:rPr>
            <w:rFonts w:ascii="Arial" w:eastAsia="Times New Roman" w:hAnsi="Arial" w:cs="Arial"/>
            <w:color w:val="000000"/>
            <w:kern w:val="0"/>
            <w14:ligatures w14:val="none"/>
          </w:rPr>
          <w:t>ced by contaminant exposure and environmental change.</w:t>
        </w:r>
      </w:ins>
    </w:p>
    <w:p w14:paraId="2E74D2AF" w14:textId="511D53EE" w:rsidR="0010527C" w:rsidRDefault="00235369" w:rsidP="00235369">
      <w:pPr>
        <w:spacing w:line="480" w:lineRule="auto"/>
        <w:ind w:firstLine="720"/>
        <w:rPr>
          <w:ins w:id="1098" w:author="Reviewer" w:date="2026-06-04T08:03:00Z" w16du:dateUtc="2026-06-04T13:03:00Z"/>
          <w:rFonts w:ascii="Arial" w:eastAsia="Times New Roman" w:hAnsi="Arial" w:cs="Arial"/>
          <w:color w:val="000000"/>
          <w:kern w:val="0"/>
          <w14:ligatures w14:val="none"/>
        </w:rPr>
      </w:pPr>
      <w:ins w:id="1099" w:author="Reviewer" w:date="2026-06-04T11:42:00Z" w16du:dateUtc="2026-06-04T16:42:00Z">
        <w:r>
          <w:rPr>
            <w:rFonts w:ascii="Arial" w:eastAsia="Times New Roman" w:hAnsi="Arial" w:cs="Arial"/>
            <w:color w:val="000000"/>
            <w:kern w:val="0"/>
            <w14:ligatures w14:val="none"/>
          </w:rPr>
          <w:lastRenderedPageBreak/>
          <w:t xml:space="preserve">Several limitations should be considered when interpreting our findings. </w:t>
        </w:r>
      </w:ins>
      <w:ins w:id="1100" w:author="Reviewer" w:date="2026-06-04T11:43:00Z" w16du:dateUtc="2026-06-04T16:43:00Z">
        <w:r w:rsidRPr="00235369">
          <w:rPr>
            <w:rFonts w:ascii="Arial" w:eastAsia="Times New Roman" w:hAnsi="Arial" w:cs="Arial"/>
            <w:color w:val="000000"/>
            <w:kern w:val="0"/>
            <w14:ligatures w14:val="none"/>
          </w:rPr>
          <w:t xml:space="preserve">First, our study involved relatively few individuals per treatment group and should therefore be viewed as an exploratory laboratory investigation </w:t>
        </w:r>
      </w:ins>
      <w:ins w:id="1101" w:author="Reviewer" w:date="2026-06-04T11:44:00Z" w16du:dateUtc="2026-06-04T16:44:00Z">
        <w:r>
          <w:rPr>
            <w:rFonts w:ascii="Arial" w:eastAsia="Times New Roman" w:hAnsi="Arial" w:cs="Arial"/>
            <w:color w:val="000000"/>
            <w:kern w:val="0"/>
            <w14:ligatures w14:val="none"/>
          </w:rPr>
          <w:t>aim</w:t>
        </w:r>
      </w:ins>
      <w:ins w:id="1102" w:author="Reviewer" w:date="2026-06-04T11:43:00Z" w16du:dateUtc="2026-06-04T16:43:00Z">
        <w:r w:rsidRPr="00235369">
          <w:rPr>
            <w:rFonts w:ascii="Arial" w:eastAsia="Times New Roman" w:hAnsi="Arial" w:cs="Arial"/>
            <w:color w:val="000000"/>
            <w:kern w:val="0"/>
            <w14:ligatures w14:val="none"/>
          </w:rPr>
          <w:t xml:space="preserve">ed </w:t>
        </w:r>
      </w:ins>
      <w:ins w:id="1103" w:author="Reviewer" w:date="2026-06-04T11:44:00Z" w16du:dateUtc="2026-06-04T16:44:00Z">
        <w:r>
          <w:rPr>
            <w:rFonts w:ascii="Arial" w:eastAsia="Times New Roman" w:hAnsi="Arial" w:cs="Arial"/>
            <w:color w:val="000000"/>
            <w:kern w:val="0"/>
            <w14:ligatures w14:val="none"/>
          </w:rPr>
          <w:t>at</w:t>
        </w:r>
      </w:ins>
      <w:ins w:id="1104" w:author="Reviewer" w:date="2026-06-04T11:43:00Z" w16du:dateUtc="2026-06-04T16:43:00Z">
        <w:r w:rsidRPr="00235369">
          <w:rPr>
            <w:rFonts w:ascii="Arial" w:eastAsia="Times New Roman" w:hAnsi="Arial" w:cs="Arial"/>
            <w:color w:val="000000"/>
            <w:kern w:val="0"/>
            <w14:ligatures w14:val="none"/>
          </w:rPr>
          <w:t xml:space="preserve"> identify</w:t>
        </w:r>
      </w:ins>
      <w:ins w:id="1105" w:author="Reviewer" w:date="2026-06-04T11:44:00Z" w16du:dateUtc="2026-06-04T16:44:00Z">
        <w:r>
          <w:rPr>
            <w:rFonts w:ascii="Arial" w:eastAsia="Times New Roman" w:hAnsi="Arial" w:cs="Arial"/>
            <w:color w:val="000000"/>
            <w:kern w:val="0"/>
            <w14:ligatures w14:val="none"/>
          </w:rPr>
          <w:t>ing</w:t>
        </w:r>
      </w:ins>
      <w:ins w:id="1106" w:author="Reviewer" w:date="2026-06-04T11:43:00Z" w16du:dateUtc="2026-06-04T16:43:00Z">
        <w:r w:rsidRPr="00235369">
          <w:rPr>
            <w:rFonts w:ascii="Arial" w:eastAsia="Times New Roman" w:hAnsi="Arial" w:cs="Arial"/>
            <w:color w:val="000000"/>
            <w:kern w:val="0"/>
            <w14:ligatures w14:val="none"/>
          </w:rPr>
          <w:t xml:space="preserve"> potential physiological responses warranting further study</w:t>
        </w:r>
      </w:ins>
      <w:ins w:id="1107" w:author="Reviewer" w:date="2026-06-08T19:22:00Z" w16du:dateUtc="2026-06-09T00:22:00Z">
        <w:r w:rsidR="00232E31">
          <w:rPr>
            <w:rFonts w:ascii="Arial" w:eastAsia="Times New Roman" w:hAnsi="Arial" w:cs="Arial"/>
            <w:color w:val="000000"/>
            <w:kern w:val="0"/>
            <w14:ligatures w14:val="none"/>
          </w:rPr>
          <w:t xml:space="preserve"> rather than a definitive assessment</w:t>
        </w:r>
      </w:ins>
      <w:ins w:id="1108" w:author="Reviewer" w:date="2026-06-04T11:43:00Z" w16du:dateUtc="2026-06-04T16:43:00Z">
        <w:r w:rsidRPr="00235369">
          <w:rPr>
            <w:rFonts w:ascii="Arial" w:eastAsia="Times New Roman" w:hAnsi="Arial" w:cs="Arial"/>
            <w:color w:val="000000"/>
            <w:kern w:val="0"/>
            <w14:ligatures w14:val="none"/>
          </w:rPr>
          <w:t xml:space="preserve">. Second, the high </w:t>
        </w:r>
        <w:proofErr w:type="spellStart"/>
        <w:r w:rsidRPr="00235369">
          <w:rPr>
            <w:rFonts w:ascii="Arial" w:eastAsia="Times New Roman" w:hAnsi="Arial" w:cs="Arial"/>
            <w:color w:val="000000"/>
            <w:kern w:val="0"/>
            <w14:ligatures w14:val="none"/>
          </w:rPr>
          <w:t>PFPeA</w:t>
        </w:r>
      </w:ins>
      <w:proofErr w:type="spellEnd"/>
      <w:ins w:id="1109" w:author="Reviewer" w:date="2026-06-04T11:44:00Z" w16du:dateUtc="2026-06-04T16:44:00Z">
        <w:r>
          <w:rPr>
            <w:rFonts w:ascii="Arial" w:eastAsia="Times New Roman" w:hAnsi="Arial" w:cs="Arial"/>
            <w:color w:val="000000"/>
            <w:kern w:val="0"/>
            <w14:ligatures w14:val="none"/>
          </w:rPr>
          <w:t xml:space="preserve"> and Cd</w:t>
        </w:r>
      </w:ins>
      <w:ins w:id="1110" w:author="Reviewer" w:date="2026-06-04T11:43:00Z" w16du:dateUtc="2026-06-04T16:43:00Z">
        <w:r w:rsidRPr="00235369">
          <w:rPr>
            <w:rFonts w:ascii="Arial" w:eastAsia="Times New Roman" w:hAnsi="Arial" w:cs="Arial"/>
            <w:color w:val="000000"/>
            <w:kern w:val="0"/>
            <w14:ligatures w14:val="none"/>
          </w:rPr>
          <w:t xml:space="preserve"> concentration</w:t>
        </w:r>
      </w:ins>
      <w:ins w:id="1111" w:author="Reviewer" w:date="2026-06-04T11:44:00Z" w16du:dateUtc="2026-06-04T16:44:00Z">
        <w:r>
          <w:rPr>
            <w:rFonts w:ascii="Arial" w:eastAsia="Times New Roman" w:hAnsi="Arial" w:cs="Arial"/>
            <w:color w:val="000000"/>
            <w:kern w:val="0"/>
            <w14:ligatures w14:val="none"/>
          </w:rPr>
          <w:t>s</w:t>
        </w:r>
      </w:ins>
      <w:ins w:id="1112" w:author="Reviewer" w:date="2026-06-04T11:43:00Z" w16du:dateUtc="2026-06-04T16:43:00Z">
        <w:r w:rsidRPr="00235369">
          <w:rPr>
            <w:rFonts w:ascii="Arial" w:eastAsia="Times New Roman" w:hAnsi="Arial" w:cs="Arial"/>
            <w:color w:val="000000"/>
            <w:kern w:val="0"/>
            <w14:ligatures w14:val="none"/>
          </w:rPr>
          <w:t xml:space="preserve"> exceeded levels currently reported in natural aquatic systems. We intentionally included elevated concentrations to evaluate physiological responses across an order-of-magnitude </w:t>
        </w:r>
      </w:ins>
      <w:ins w:id="1113" w:author="Reviewer" w:date="2026-06-04T12:10:00Z" w16du:dateUtc="2026-06-04T17:10:00Z">
        <w:r w:rsidR="007C44A6">
          <w:rPr>
            <w:rFonts w:ascii="Arial" w:eastAsia="Times New Roman" w:hAnsi="Arial" w:cs="Arial"/>
            <w:color w:val="000000"/>
            <w:kern w:val="0"/>
            <w14:ligatures w14:val="none"/>
          </w:rPr>
          <w:t>scale</w:t>
        </w:r>
        <w:r w:rsidR="007C44A6" w:rsidRPr="00235369">
          <w:rPr>
            <w:rFonts w:ascii="Arial" w:eastAsia="Times New Roman" w:hAnsi="Arial" w:cs="Arial"/>
            <w:color w:val="000000"/>
            <w:kern w:val="0"/>
            <w14:ligatures w14:val="none"/>
          </w:rPr>
          <w:t xml:space="preserve">, but future studies should investigate </w:t>
        </w:r>
        <w:r w:rsidR="007C44A6" w:rsidRPr="00716A81">
          <w:rPr>
            <w:rFonts w:ascii="Arial" w:eastAsia="Times New Roman" w:hAnsi="Arial" w:cs="Arial"/>
            <w:color w:val="000000"/>
            <w:kern w:val="0"/>
            <w14:ligatures w14:val="none"/>
          </w:rPr>
          <w:t>using finer-scale dosing increments and concentrations that reflect environmental</w:t>
        </w:r>
        <w:r w:rsidR="007C44A6">
          <w:rPr>
            <w:rFonts w:ascii="Arial" w:eastAsia="Times New Roman" w:hAnsi="Arial" w:cs="Arial"/>
            <w:color w:val="000000"/>
            <w:kern w:val="0"/>
            <w14:ligatures w14:val="none"/>
          </w:rPr>
          <w:t xml:space="preserve">ly relevant </w:t>
        </w:r>
        <w:r w:rsidR="007C44A6" w:rsidRPr="00716A81">
          <w:rPr>
            <w:rFonts w:ascii="Arial" w:eastAsia="Times New Roman" w:hAnsi="Arial" w:cs="Arial"/>
            <w:color w:val="000000"/>
            <w:kern w:val="0"/>
            <w14:ligatures w14:val="none"/>
          </w:rPr>
          <w:t>conditions</w:t>
        </w:r>
        <w:r w:rsidR="007C44A6" w:rsidRPr="00235369">
          <w:rPr>
            <w:rFonts w:ascii="Arial" w:eastAsia="Times New Roman" w:hAnsi="Arial" w:cs="Arial"/>
            <w:color w:val="000000"/>
            <w:kern w:val="0"/>
            <w14:ligatures w14:val="none"/>
          </w:rPr>
          <w:t xml:space="preserve"> in greater detail</w:t>
        </w:r>
        <w:r w:rsidR="007C44A6">
          <w:rPr>
            <w:rFonts w:ascii="Arial" w:eastAsia="Times New Roman" w:hAnsi="Arial" w:cs="Arial"/>
            <w:color w:val="000000"/>
            <w:kern w:val="0"/>
            <w14:ligatures w14:val="none"/>
          </w:rPr>
          <w:t>.</w:t>
        </w:r>
      </w:ins>
      <w:ins w:id="1114" w:author="Reviewer" w:date="2026-06-04T11:43:00Z" w16du:dateUtc="2026-06-04T16:43:00Z">
        <w:r w:rsidRPr="00235369">
          <w:rPr>
            <w:rFonts w:ascii="Arial" w:eastAsia="Times New Roman" w:hAnsi="Arial" w:cs="Arial"/>
            <w:color w:val="000000"/>
            <w:kern w:val="0"/>
            <w14:ligatures w14:val="none"/>
          </w:rPr>
          <w:t xml:space="preserve"> Additional work incorporating larger sample sizes, longer exposure durations, multiple physiological endpoints</w:t>
        </w:r>
      </w:ins>
      <w:ins w:id="1115" w:author="Reviewer" w:date="2026-06-04T11:46:00Z" w16du:dateUtc="2026-06-04T16:46:00Z">
        <w:r>
          <w:rPr>
            <w:rFonts w:ascii="Arial" w:eastAsia="Times New Roman" w:hAnsi="Arial" w:cs="Arial"/>
            <w:color w:val="000000"/>
            <w:kern w:val="0"/>
            <w14:ligatures w14:val="none"/>
          </w:rPr>
          <w:t xml:space="preserve"> (e.g., </w:t>
        </w:r>
        <w:r w:rsidRPr="000D40B9">
          <w:rPr>
            <w:rFonts w:ascii="Arial" w:eastAsia="Times New Roman" w:hAnsi="Arial" w:cs="Arial"/>
            <w:color w:val="000000"/>
            <w:kern w:val="0"/>
            <w14:ligatures w14:val="none"/>
          </w:rPr>
          <w:t>endocrine, immunological, and metabolic</w:t>
        </w:r>
        <w:r>
          <w:rPr>
            <w:rFonts w:ascii="Arial" w:eastAsia="Times New Roman" w:hAnsi="Arial" w:cs="Arial"/>
            <w:color w:val="000000"/>
            <w:kern w:val="0"/>
            <w14:ligatures w14:val="none"/>
          </w:rPr>
          <w:t>)</w:t>
        </w:r>
      </w:ins>
      <w:ins w:id="1116" w:author="Reviewer" w:date="2026-06-04T11:43:00Z" w16du:dateUtc="2026-06-04T16:43:00Z">
        <w:r w:rsidRPr="00235369">
          <w:rPr>
            <w:rFonts w:ascii="Arial" w:eastAsia="Times New Roman" w:hAnsi="Arial" w:cs="Arial"/>
            <w:color w:val="000000"/>
            <w:kern w:val="0"/>
            <w14:ligatures w14:val="none"/>
          </w:rPr>
          <w:t>, and environmentally realistic contaminant concentrations would further improve our understanding of xenobiotic influences on physiological biomarkers</w:t>
        </w:r>
      </w:ins>
      <w:ins w:id="1117" w:author="Reviewer" w:date="2026-06-04T11:47:00Z" w16du:dateUtc="2026-06-04T16:47:00Z">
        <w:r>
          <w:rPr>
            <w:rFonts w:ascii="Arial" w:eastAsia="Times New Roman" w:hAnsi="Arial" w:cs="Arial"/>
            <w:color w:val="000000"/>
            <w:kern w:val="0"/>
            <w14:ligatures w14:val="none"/>
          </w:rPr>
          <w:t xml:space="preserve"> and</w:t>
        </w:r>
      </w:ins>
      <w:ins w:id="1118" w:author="Reviewer" w:date="2026-06-04T08:06:00Z" w16du:dateUtc="2026-06-04T13:06:00Z">
        <w:r w:rsidR="000D40B9" w:rsidRPr="000D40B9">
          <w:rPr>
            <w:rFonts w:ascii="Arial" w:eastAsia="Times New Roman" w:hAnsi="Arial" w:cs="Arial"/>
            <w:color w:val="000000"/>
            <w:kern w:val="0"/>
            <w14:ligatures w14:val="none"/>
          </w:rPr>
          <w:t xml:space="preserve"> help clarify the mechanistic basis of these responses</w:t>
        </w:r>
      </w:ins>
      <w:ins w:id="1119" w:author="Reviewer" w:date="2026-06-04T09:04:00Z" w16du:dateUtc="2026-06-04T14:04:00Z">
        <w:r w:rsidR="00C5742F">
          <w:rPr>
            <w:rFonts w:ascii="Arial" w:eastAsia="Times New Roman" w:hAnsi="Arial" w:cs="Arial"/>
            <w:color w:val="000000"/>
            <w:kern w:val="0"/>
            <w14:ligatures w14:val="none"/>
          </w:rPr>
          <w:t>.</w:t>
        </w:r>
      </w:ins>
    </w:p>
    <w:p w14:paraId="572EFD42" w14:textId="77777777" w:rsidR="0010527C" w:rsidRDefault="0010527C" w:rsidP="00207381">
      <w:pPr>
        <w:spacing w:line="480" w:lineRule="auto"/>
        <w:ind w:firstLine="720"/>
        <w:rPr>
          <w:rFonts w:ascii="Arial" w:eastAsia="Times New Roman" w:hAnsi="Arial" w:cs="Arial"/>
          <w:color w:val="000000"/>
          <w:kern w:val="0"/>
          <w14:ligatures w14:val="none"/>
        </w:rPr>
      </w:pPr>
    </w:p>
    <w:p w14:paraId="354D2210" w14:textId="1C86D3F4"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w:t>
      </w:r>
      <w:ins w:id="1120" w:author="Reviewer" w:date="2026-06-04T11:53:00Z" w16du:dateUtc="2026-06-04T16:53:00Z">
        <w:r w:rsidR="008C4008">
          <w:rPr>
            <w:rFonts w:ascii="Arial" w:eastAsia="Times New Roman" w:hAnsi="Arial" w:cs="Arial"/>
            <w:i/>
            <w:iCs/>
            <w:color w:val="000000"/>
            <w:kern w:val="0"/>
            <w14:ligatures w14:val="none"/>
          </w:rPr>
          <w:t>7</w:t>
        </w:r>
      </w:ins>
      <w:del w:id="1121" w:author="Reviewer" w:date="2026-06-04T11:53:00Z" w16du:dateUtc="2026-06-04T16:53:00Z">
        <w:r w:rsidDel="008C4008">
          <w:rPr>
            <w:rFonts w:ascii="Arial" w:eastAsia="Times New Roman" w:hAnsi="Arial" w:cs="Arial"/>
            <w:i/>
            <w:iCs/>
            <w:color w:val="000000"/>
            <w:kern w:val="0"/>
            <w14:ligatures w14:val="none"/>
          </w:rPr>
          <w:delText>6</w:delText>
        </w:r>
      </w:del>
      <w:r>
        <w:rPr>
          <w:rFonts w:ascii="Arial" w:eastAsia="Times New Roman" w:hAnsi="Arial" w:cs="Arial"/>
          <w:i/>
          <w:iCs/>
          <w:color w:val="000000"/>
          <w:kern w:val="0"/>
          <w14:ligatures w14:val="none"/>
        </w:rPr>
        <w:t>. Implications from X</w:t>
      </w:r>
      <w:r w:rsidRPr="00D8586B">
        <w:rPr>
          <w:rFonts w:ascii="Arial" w:eastAsia="Times New Roman" w:hAnsi="Arial" w:cs="Arial"/>
          <w:i/>
          <w:iCs/>
          <w:color w:val="000000"/>
          <w:kern w:val="0"/>
          <w14:ligatures w14:val="none"/>
        </w:rPr>
        <w:t>enobiotic</w:t>
      </w:r>
      <w:r>
        <w:rPr>
          <w:rFonts w:ascii="Arial" w:eastAsia="Times New Roman" w:hAnsi="Arial" w:cs="Arial"/>
          <w:i/>
          <w:iCs/>
          <w:color w:val="000000"/>
          <w:kern w:val="0"/>
          <w14:ligatures w14:val="none"/>
        </w:rPr>
        <w:t>–Stress Relationships</w:t>
      </w:r>
    </w:p>
    <w:p w14:paraId="11B5E469" w14:textId="18AF73D7" w:rsidR="008B31E8" w:rsidRDefault="00D62511"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Our</w:t>
      </w:r>
      <w:r w:rsidR="00D0262C" w:rsidRPr="003E7284">
        <w:rPr>
          <w:rFonts w:ascii="Arial" w:eastAsia="Times New Roman" w:hAnsi="Arial" w:cs="Arial"/>
          <w:color w:val="000000"/>
          <w:kern w:val="0"/>
          <w14:ligatures w14:val="none"/>
        </w:rPr>
        <w:t xml:space="preserve"> findings have </w:t>
      </w:r>
      <w:r w:rsidR="008B31E8">
        <w:rPr>
          <w:rFonts w:ascii="Arial" w:eastAsia="Times New Roman" w:hAnsi="Arial" w:cs="Arial"/>
          <w:color w:val="000000"/>
          <w:kern w:val="0"/>
          <w14:ligatures w14:val="none"/>
        </w:rPr>
        <w:t>broad</w:t>
      </w:r>
      <w:r w:rsidR="00D0262C" w:rsidRPr="003E7284">
        <w:rPr>
          <w:rFonts w:ascii="Arial" w:eastAsia="Times New Roman" w:hAnsi="Arial" w:cs="Arial"/>
          <w:color w:val="000000"/>
          <w:kern w:val="0"/>
          <w14:ligatures w14:val="none"/>
        </w:rPr>
        <w:t xml:space="preserve"> implications for</w:t>
      </w:r>
      <w:r w:rsidR="008B31E8">
        <w:rPr>
          <w:rFonts w:ascii="Arial" w:eastAsia="Times New Roman" w:hAnsi="Arial" w:cs="Arial"/>
          <w:color w:val="000000"/>
          <w:kern w:val="0"/>
          <w14:ligatures w14:val="none"/>
        </w:rPr>
        <w:t xml:space="preserve"> understanding how contaminants </w:t>
      </w:r>
      <w:del w:id="1122" w:author="Reviewer" w:date="2026-06-04T11:57:00Z" w16du:dateUtc="2026-06-04T16:57:00Z">
        <w:r w:rsidR="008B31E8" w:rsidDel="008C4008">
          <w:rPr>
            <w:rFonts w:ascii="Arial" w:eastAsia="Times New Roman" w:hAnsi="Arial" w:cs="Arial"/>
            <w:color w:val="000000"/>
            <w:kern w:val="0"/>
            <w14:ligatures w14:val="none"/>
          </w:rPr>
          <w:delText>influence</w:delText>
        </w:r>
      </w:del>
      <w:ins w:id="1123" w:author="Reviewer" w:date="2026-06-04T11:57:00Z" w16du:dateUtc="2026-06-04T16:57:00Z">
        <w:r w:rsidR="008C4008">
          <w:rPr>
            <w:rFonts w:ascii="Arial" w:eastAsia="Times New Roman" w:hAnsi="Arial" w:cs="Arial"/>
            <w:color w:val="000000"/>
            <w:kern w:val="0"/>
            <w14:ligatures w14:val="none"/>
          </w:rPr>
          <w:t>affect</w:t>
        </w:r>
      </w:ins>
      <w:r w:rsidR="008B31E8">
        <w:rPr>
          <w:rFonts w:ascii="Arial" w:eastAsia="Times New Roman" w:hAnsi="Arial" w:cs="Arial"/>
          <w:color w:val="000000"/>
          <w:kern w:val="0"/>
          <w14:ligatures w14:val="none"/>
        </w:rPr>
        <w:t xml:space="preserve"> vertebrate </w:t>
      </w:r>
      <w:del w:id="1124" w:author="Reviewer" w:date="2026-06-04T11:56:00Z" w16du:dateUtc="2026-06-04T16:56:00Z">
        <w:r w:rsidR="008B31E8" w:rsidDel="008C4008">
          <w:rPr>
            <w:rFonts w:ascii="Arial" w:eastAsia="Times New Roman" w:hAnsi="Arial" w:cs="Arial"/>
            <w:color w:val="000000"/>
            <w:kern w:val="0"/>
            <w14:ligatures w14:val="none"/>
          </w:rPr>
          <w:delText xml:space="preserve">stress </w:delText>
        </w:r>
      </w:del>
      <w:r w:rsidR="008B31E8">
        <w:rPr>
          <w:rFonts w:ascii="Arial" w:eastAsia="Times New Roman" w:hAnsi="Arial" w:cs="Arial"/>
          <w:color w:val="000000"/>
          <w:kern w:val="0"/>
          <w14:ligatures w14:val="none"/>
        </w:rPr>
        <w:t>physiolog</w:t>
      </w:r>
      <w:ins w:id="1125" w:author="Reviewer" w:date="2026-06-04T11:56:00Z" w16du:dateUtc="2026-06-04T16:56:00Z">
        <w:r w:rsidR="008C4008">
          <w:rPr>
            <w:rFonts w:ascii="Arial" w:eastAsia="Times New Roman" w:hAnsi="Arial" w:cs="Arial"/>
            <w:color w:val="000000"/>
            <w:kern w:val="0"/>
            <w14:ligatures w14:val="none"/>
          </w:rPr>
          <w:t>ical biomarkers</w:t>
        </w:r>
      </w:ins>
      <w:del w:id="1126" w:author="Reviewer" w:date="2026-06-04T11:56:00Z" w16du:dateUtc="2026-06-04T16:56:00Z">
        <w:r w:rsidR="008B31E8" w:rsidDel="008C4008">
          <w:rPr>
            <w:rFonts w:ascii="Arial" w:eastAsia="Times New Roman" w:hAnsi="Arial" w:cs="Arial"/>
            <w:color w:val="000000"/>
            <w:kern w:val="0"/>
            <w14:ligatures w14:val="none"/>
          </w:rPr>
          <w:delText>y</w:delText>
        </w:r>
      </w:del>
      <w:r w:rsidR="008B31E8">
        <w:rPr>
          <w:rFonts w:ascii="Arial" w:eastAsia="Times New Roman" w:hAnsi="Arial" w:cs="Arial"/>
          <w:color w:val="000000"/>
          <w:kern w:val="0"/>
          <w14:ligatures w14:val="none"/>
        </w:rPr>
        <w:t xml:space="preserve"> and</w:t>
      </w:r>
      <w:r w:rsidR="00D0262C" w:rsidRPr="003E7284">
        <w:rPr>
          <w:rFonts w:ascii="Arial" w:eastAsia="Times New Roman" w:hAnsi="Arial" w:cs="Arial"/>
          <w:color w:val="000000"/>
          <w:kern w:val="0"/>
          <w14:ligatures w14:val="none"/>
        </w:rPr>
        <w:t xml:space="preserve"> the health of aquatic </w:t>
      </w:r>
      <w:r w:rsidR="00115EDC">
        <w:rPr>
          <w:rFonts w:ascii="Arial" w:eastAsia="Times New Roman" w:hAnsi="Arial" w:cs="Arial"/>
          <w:color w:val="000000"/>
          <w:kern w:val="0"/>
          <w14:ligatures w14:val="none"/>
        </w:rPr>
        <w:t>organisms</w:t>
      </w:r>
      <w:ins w:id="1127" w:author="Reviewer" w:date="2026-06-04T11:57:00Z" w16du:dateUtc="2026-06-04T16:57:00Z">
        <w:r w:rsidR="008C4008">
          <w:rPr>
            <w:rFonts w:ascii="Arial" w:eastAsia="Times New Roman" w:hAnsi="Arial" w:cs="Arial"/>
            <w:color w:val="000000"/>
            <w:kern w:val="0"/>
            <w14:ligatures w14:val="none"/>
          </w:rPr>
          <w:t>,</w:t>
        </w:r>
      </w:ins>
      <w:ins w:id="1128" w:author="Reviewer" w:date="2026-06-04T11:56:00Z" w16du:dateUtc="2026-06-04T16:56:00Z">
        <w:r w:rsidR="008C4008">
          <w:rPr>
            <w:rFonts w:ascii="Arial" w:eastAsia="Times New Roman" w:hAnsi="Arial" w:cs="Arial"/>
            <w:color w:val="000000"/>
            <w:kern w:val="0"/>
            <w14:ligatures w14:val="none"/>
          </w:rPr>
          <w:t xml:space="preserve"> </w:t>
        </w:r>
      </w:ins>
      <w:ins w:id="1129" w:author="Reviewer" w:date="2026-06-04T11:57:00Z" w16du:dateUtc="2026-06-04T16:57:00Z">
        <w:r w:rsidR="008C4008">
          <w:rPr>
            <w:rFonts w:ascii="Arial" w:eastAsia="Times New Roman" w:hAnsi="Arial" w:cs="Arial"/>
            <w:color w:val="000000"/>
            <w:kern w:val="0"/>
            <w14:ligatures w14:val="none"/>
          </w:rPr>
          <w:t>with relevance to conservation and ecological research</w:t>
        </w:r>
      </w:ins>
      <w:r w:rsidR="00D0262C"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Leu</w:t>
      </w:r>
      <w:r w:rsidR="00A34BAC">
        <w:rPr>
          <w:rFonts w:ascii="Arial" w:eastAsia="Times New Roman" w:hAnsi="Arial" w:cs="Arial"/>
          <w:color w:val="000000"/>
          <w:kern w:val="0"/>
          <w14:ligatures w14:val="none"/>
        </w:rPr>
        <w:t>k</w:t>
      </w:r>
      <w:r>
        <w:rPr>
          <w:rFonts w:ascii="Arial" w:eastAsia="Times New Roman" w:hAnsi="Arial" w:cs="Arial"/>
          <w:color w:val="000000"/>
          <w:kern w:val="0"/>
          <w14:ligatures w14:val="none"/>
        </w:rPr>
        <w:t>ocyte profiles</w:t>
      </w:r>
      <w:r w:rsidR="008B31E8">
        <w:rPr>
          <w:rFonts w:ascii="Arial" w:eastAsia="Times New Roman" w:hAnsi="Arial" w:cs="Arial"/>
          <w:color w:val="000000"/>
          <w:kern w:val="0"/>
          <w14:ligatures w14:val="none"/>
        </w:rPr>
        <w:t>, particularly</w:t>
      </w:r>
      <w:del w:id="1130" w:author="Reviewer" w:date="2026-06-04T11:57:00Z" w16du:dateUtc="2026-06-04T16:57:00Z">
        <w:r w:rsidR="008B31E8" w:rsidDel="008C4008">
          <w:rPr>
            <w:rFonts w:ascii="Arial" w:eastAsia="Times New Roman" w:hAnsi="Arial" w:cs="Arial"/>
            <w:color w:val="000000"/>
            <w:kern w:val="0"/>
            <w14:ligatures w14:val="none"/>
          </w:rPr>
          <w:delText xml:space="preserve"> the</w:delText>
        </w:r>
      </w:del>
      <w:r w:rsidR="008B31E8">
        <w:rPr>
          <w:rFonts w:ascii="Arial" w:eastAsia="Times New Roman" w:hAnsi="Arial" w:cs="Arial"/>
          <w:color w:val="000000"/>
          <w:kern w:val="0"/>
          <w14:ligatures w14:val="none"/>
        </w:rPr>
        <w:t xml:space="preserve"> NLR</w:t>
      </w:r>
      <w:ins w:id="1131" w:author="Reviewer" w:date="2026-06-04T11:57:00Z" w16du:dateUtc="2026-06-04T16:57:00Z">
        <w:r w:rsidR="008C4008">
          <w:rPr>
            <w:rFonts w:ascii="Arial" w:eastAsia="Times New Roman" w:hAnsi="Arial" w:cs="Arial"/>
            <w:color w:val="000000"/>
            <w:kern w:val="0"/>
            <w14:ligatures w14:val="none"/>
          </w:rPr>
          <w:t>s</w:t>
        </w:r>
      </w:ins>
      <w:r w:rsidR="008B31E8">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ins w:id="1132" w:author="Reviewer" w:date="2026-06-04T11:58:00Z" w16du:dateUtc="2026-06-04T16:58:00Z">
        <w:r w:rsidR="008C4008">
          <w:rPr>
            <w:rFonts w:ascii="Arial" w:eastAsia="Times New Roman" w:hAnsi="Arial" w:cs="Arial"/>
            <w:color w:val="000000"/>
            <w:kern w:val="0"/>
            <w14:ligatures w14:val="none"/>
          </w:rPr>
          <w:t xml:space="preserve">are widely used </w:t>
        </w:r>
      </w:ins>
      <w:ins w:id="1133" w:author="Reviewer" w:date="2026-06-04T11:59:00Z" w16du:dateUtc="2026-06-04T16:59:00Z">
        <w:r w:rsidR="008C4008">
          <w:rPr>
            <w:rFonts w:ascii="Arial" w:eastAsia="Times New Roman" w:hAnsi="Arial" w:cs="Arial"/>
            <w:color w:val="000000"/>
            <w:kern w:val="0"/>
            <w14:ligatures w14:val="none"/>
          </w:rPr>
          <w:t>physiological</w:t>
        </w:r>
      </w:ins>
      <w:ins w:id="1134" w:author="Reviewer" w:date="2026-06-04T12:00:00Z" w16du:dateUtc="2026-06-04T17:00:00Z">
        <w:r w:rsidR="008C4008">
          <w:rPr>
            <w:rFonts w:ascii="Arial" w:eastAsia="Times New Roman" w:hAnsi="Arial" w:cs="Arial"/>
            <w:color w:val="000000"/>
            <w:kern w:val="0"/>
            <w14:ligatures w14:val="none"/>
          </w:rPr>
          <w:t xml:space="preserve"> biomarkers</w:t>
        </w:r>
      </w:ins>
      <w:ins w:id="1135" w:author="Reviewer" w:date="2026-06-04T13:04:00Z" w16du:dateUtc="2026-06-04T18:04:00Z">
        <w:r w:rsidR="0034706F">
          <w:rPr>
            <w:rFonts w:ascii="Arial" w:eastAsia="Times New Roman" w:hAnsi="Arial" w:cs="Arial"/>
            <w:color w:val="000000"/>
            <w:kern w:val="0"/>
            <w14:ligatures w14:val="none"/>
          </w:rPr>
          <w:t xml:space="preserve"> associated with </w:t>
        </w:r>
      </w:ins>
      <w:ins w:id="1136" w:author="Reviewer" w:date="2026-06-04T13:05:00Z" w16du:dateUtc="2026-06-04T18:05:00Z">
        <w:r w:rsidR="0034706F" w:rsidRPr="003E7284">
          <w:rPr>
            <w:rFonts w:ascii="Arial" w:eastAsia="Times New Roman" w:hAnsi="Arial" w:cs="Arial"/>
            <w:color w:val="000000"/>
            <w:kern w:val="0"/>
            <w14:ligatures w14:val="none"/>
          </w:rPr>
          <w:t xml:space="preserve">stress </w:t>
        </w:r>
        <w:r w:rsidR="0034706F">
          <w:rPr>
            <w:rFonts w:ascii="Arial" w:eastAsia="Times New Roman" w:hAnsi="Arial" w:cs="Arial"/>
            <w:color w:val="000000"/>
            <w:kern w:val="0"/>
            <w14:ligatures w14:val="none"/>
          </w:rPr>
          <w:t xml:space="preserve">responses </w:t>
        </w:r>
        <w:r w:rsidR="0034706F" w:rsidRPr="003E7284">
          <w:rPr>
            <w:rFonts w:ascii="Arial" w:eastAsia="Times New Roman" w:hAnsi="Arial" w:cs="Arial"/>
            <w:color w:val="000000"/>
            <w:kern w:val="0"/>
            <w14:ligatures w14:val="none"/>
          </w:rPr>
          <w:t xml:space="preserve">across vertebrate taxa </w:t>
        </w:r>
        <w:r w:rsidR="0034706F">
          <w:rPr>
            <w:rFonts w:ascii="Arial" w:eastAsia="Times New Roman" w:hAnsi="Arial" w:cs="Arial"/>
            <w:color w:val="000000"/>
            <w:kern w:val="0"/>
            <w14:ligatures w14:val="none"/>
          </w:rPr>
          <w:t>du</w:t>
        </w:r>
        <w:r w:rsidR="0034706F" w:rsidRPr="003E7284">
          <w:rPr>
            <w:rFonts w:ascii="Arial" w:eastAsia="Times New Roman" w:hAnsi="Arial" w:cs="Arial"/>
            <w:color w:val="000000"/>
            <w:kern w:val="0"/>
            <w14:ligatures w14:val="none"/>
          </w:rPr>
          <w:t xml:space="preserve">e </w:t>
        </w:r>
        <w:r w:rsidR="0034706F">
          <w:rPr>
            <w:rFonts w:ascii="Arial" w:eastAsia="Times New Roman" w:hAnsi="Arial" w:cs="Arial"/>
            <w:color w:val="000000"/>
            <w:kern w:val="0"/>
            <w14:ligatures w14:val="none"/>
          </w:rPr>
          <w:t>to</w:t>
        </w:r>
        <w:r w:rsidR="0034706F" w:rsidRPr="003E7284">
          <w:rPr>
            <w:rFonts w:ascii="Arial" w:eastAsia="Times New Roman" w:hAnsi="Arial" w:cs="Arial"/>
            <w:color w:val="000000"/>
            <w:kern w:val="0"/>
            <w14:ligatures w14:val="none"/>
          </w:rPr>
          <w:t xml:space="preserve"> the conservative nature of </w:t>
        </w:r>
        <w:r w:rsidR="0034706F">
          <w:rPr>
            <w:rFonts w:ascii="Arial" w:eastAsia="Times New Roman" w:hAnsi="Arial" w:cs="Arial"/>
            <w:color w:val="000000"/>
            <w:kern w:val="0"/>
            <w14:ligatures w14:val="none"/>
          </w:rPr>
          <w:t xml:space="preserve">the </w:t>
        </w:r>
        <w:r w:rsidR="0034706F" w:rsidRPr="003E7284">
          <w:rPr>
            <w:rFonts w:ascii="Arial" w:eastAsia="Times New Roman" w:hAnsi="Arial" w:cs="Arial"/>
            <w:color w:val="000000"/>
            <w:kern w:val="0"/>
            <w14:ligatures w14:val="none"/>
          </w:rPr>
          <w:t>stress</w:t>
        </w:r>
        <w:r w:rsidR="0034706F">
          <w:rPr>
            <w:rFonts w:ascii="Arial" w:eastAsia="Times New Roman" w:hAnsi="Arial" w:cs="Arial"/>
            <w:color w:val="000000"/>
            <w:kern w:val="0"/>
            <w14:ligatures w14:val="none"/>
          </w:rPr>
          <w:t>-related leukocyte</w:t>
        </w:r>
        <w:r w:rsidR="0034706F" w:rsidRPr="003E7284">
          <w:rPr>
            <w:rFonts w:ascii="Arial" w:eastAsia="Times New Roman" w:hAnsi="Arial" w:cs="Arial"/>
            <w:color w:val="000000"/>
            <w:kern w:val="0"/>
            <w14:ligatures w14:val="none"/>
          </w:rPr>
          <w:t xml:space="preserve"> response</w:t>
        </w:r>
        <w:r w:rsidR="0034706F">
          <w:rPr>
            <w:rFonts w:ascii="Arial" w:eastAsia="Times New Roman" w:hAnsi="Arial" w:cs="Arial"/>
            <w:color w:val="000000"/>
            <w:kern w:val="0"/>
            <w14:ligatures w14:val="none"/>
          </w:rPr>
          <w:t xml:space="preserve"> </w:t>
        </w:r>
      </w:ins>
      <w:del w:id="1137" w:author="Reviewer" w:date="2026-06-04T13:05:00Z" w16du:dateUtc="2026-06-04T18:05:00Z">
        <w:r w:rsidR="00115EDC" w:rsidDel="0034706F">
          <w:rPr>
            <w:rFonts w:ascii="Arial" w:eastAsia="Times New Roman" w:hAnsi="Arial" w:cs="Arial"/>
            <w:color w:val="000000"/>
            <w:kern w:val="0"/>
            <w14:ligatures w14:val="none"/>
          </w:rPr>
          <w:delText>serv</w:delText>
        </w:r>
        <w:r w:rsidDel="0034706F">
          <w:rPr>
            <w:rFonts w:ascii="Arial" w:eastAsia="Times New Roman" w:hAnsi="Arial" w:cs="Arial"/>
            <w:color w:val="000000"/>
            <w:kern w:val="0"/>
            <w14:ligatures w14:val="none"/>
          </w:rPr>
          <w:delText>e</w:delText>
        </w:r>
        <w:r w:rsidR="00D0262C" w:rsidRPr="003E7284" w:rsidDel="0034706F">
          <w:rPr>
            <w:rFonts w:ascii="Arial" w:eastAsia="Times New Roman" w:hAnsi="Arial" w:cs="Arial"/>
            <w:color w:val="000000"/>
            <w:kern w:val="0"/>
            <w14:ligatures w14:val="none"/>
          </w:rPr>
          <w:delText xml:space="preserve"> </w:delText>
        </w:r>
        <w:r w:rsidR="00115EDC" w:rsidDel="0034706F">
          <w:rPr>
            <w:rFonts w:ascii="Arial" w:eastAsia="Times New Roman" w:hAnsi="Arial" w:cs="Arial"/>
            <w:color w:val="000000"/>
            <w:kern w:val="0"/>
            <w14:ligatures w14:val="none"/>
          </w:rPr>
          <w:delText>as</w:delText>
        </w:r>
        <w:r w:rsidR="00D0262C" w:rsidRPr="003E7284" w:rsidDel="0034706F">
          <w:rPr>
            <w:rFonts w:ascii="Arial" w:eastAsia="Times New Roman" w:hAnsi="Arial" w:cs="Arial"/>
            <w:color w:val="000000"/>
            <w:kern w:val="0"/>
            <w14:ligatures w14:val="none"/>
          </w:rPr>
          <w:delText xml:space="preserve"> a r</w:delText>
        </w:r>
        <w:r w:rsidR="00115EDC" w:rsidDel="0034706F">
          <w:rPr>
            <w:rFonts w:ascii="Arial" w:eastAsia="Times New Roman" w:hAnsi="Arial" w:cs="Arial"/>
            <w:color w:val="000000"/>
            <w:kern w:val="0"/>
            <w14:ligatures w14:val="none"/>
          </w:rPr>
          <w:delText>eliable</w:delText>
        </w:r>
        <w:r w:rsidR="00D0262C" w:rsidRPr="003E7284" w:rsidDel="0034706F">
          <w:rPr>
            <w:rFonts w:ascii="Arial" w:eastAsia="Times New Roman" w:hAnsi="Arial" w:cs="Arial"/>
            <w:color w:val="000000"/>
            <w:kern w:val="0"/>
            <w14:ligatures w14:val="none"/>
          </w:rPr>
          <w:delText xml:space="preserve"> proxy for stress</w:delText>
        </w:r>
      </w:del>
      <w:del w:id="1138" w:author="Reviewer" w:date="2026-06-04T12:00:00Z" w16du:dateUtc="2026-06-04T17:00:00Z">
        <w:r w:rsidR="00D0262C" w:rsidRPr="003E7284" w:rsidDel="008C4008">
          <w:rPr>
            <w:rFonts w:ascii="Arial" w:eastAsia="Times New Roman" w:hAnsi="Arial" w:cs="Arial"/>
            <w:color w:val="000000"/>
            <w:kern w:val="0"/>
            <w14:ligatures w14:val="none"/>
          </w:rPr>
          <w:delText xml:space="preserve"> and can be used</w:delText>
        </w:r>
      </w:del>
      <w:del w:id="1139" w:author="Reviewer" w:date="2026-06-04T13:05:00Z" w16du:dateUtc="2026-06-04T18:05:00Z">
        <w:r w:rsidR="00D0262C" w:rsidRPr="003E7284" w:rsidDel="0034706F">
          <w:rPr>
            <w:rFonts w:ascii="Arial" w:eastAsia="Times New Roman" w:hAnsi="Arial" w:cs="Arial"/>
            <w:color w:val="000000"/>
            <w:kern w:val="0"/>
            <w14:ligatures w14:val="none"/>
          </w:rPr>
          <w:delText xml:space="preserve"> across </w:delText>
        </w:r>
      </w:del>
      <w:del w:id="1140" w:author="Reviewer" w:date="2026-06-04T12:00:00Z" w16du:dateUtc="2026-06-04T17:00:00Z">
        <w:r w:rsidDel="008C4008">
          <w:rPr>
            <w:rFonts w:ascii="Arial" w:eastAsia="Times New Roman" w:hAnsi="Arial" w:cs="Arial"/>
            <w:color w:val="000000"/>
            <w:kern w:val="0"/>
            <w14:ligatures w14:val="none"/>
          </w:rPr>
          <w:delText>various</w:delText>
        </w:r>
        <w:r w:rsidR="00D0262C" w:rsidRPr="003E7284" w:rsidDel="008C4008">
          <w:rPr>
            <w:rFonts w:ascii="Arial" w:eastAsia="Times New Roman" w:hAnsi="Arial" w:cs="Arial"/>
            <w:color w:val="000000"/>
            <w:kern w:val="0"/>
            <w14:ligatures w14:val="none"/>
          </w:rPr>
          <w:delText xml:space="preserve"> </w:delText>
        </w:r>
      </w:del>
      <w:del w:id="1141" w:author="Reviewer" w:date="2026-06-04T13:05:00Z" w16du:dateUtc="2026-06-04T18:05:00Z">
        <w:r w:rsidR="00D0262C" w:rsidRPr="003E7284" w:rsidDel="0034706F">
          <w:rPr>
            <w:rFonts w:ascii="Arial" w:eastAsia="Times New Roman" w:hAnsi="Arial" w:cs="Arial"/>
            <w:color w:val="000000"/>
            <w:kern w:val="0"/>
            <w14:ligatures w14:val="none"/>
          </w:rPr>
          <w:delText xml:space="preserve">vertebrate taxa </w:delText>
        </w:r>
        <w:r w:rsidR="00115EDC" w:rsidDel="0034706F">
          <w:rPr>
            <w:rFonts w:ascii="Arial" w:eastAsia="Times New Roman" w:hAnsi="Arial" w:cs="Arial"/>
            <w:color w:val="000000"/>
            <w:kern w:val="0"/>
            <w14:ligatures w14:val="none"/>
          </w:rPr>
          <w:delText>du</w:delText>
        </w:r>
        <w:r w:rsidR="00D0262C" w:rsidRPr="003E7284" w:rsidDel="0034706F">
          <w:rPr>
            <w:rFonts w:ascii="Arial" w:eastAsia="Times New Roman" w:hAnsi="Arial" w:cs="Arial"/>
            <w:color w:val="000000"/>
            <w:kern w:val="0"/>
            <w14:ligatures w14:val="none"/>
          </w:rPr>
          <w:delText xml:space="preserve">e </w:delText>
        </w:r>
        <w:r w:rsidR="00115EDC" w:rsidDel="0034706F">
          <w:rPr>
            <w:rFonts w:ascii="Arial" w:eastAsia="Times New Roman" w:hAnsi="Arial" w:cs="Arial"/>
            <w:color w:val="000000"/>
            <w:kern w:val="0"/>
            <w14:ligatures w14:val="none"/>
          </w:rPr>
          <w:delText>to</w:delText>
        </w:r>
        <w:r w:rsidR="00D0262C" w:rsidRPr="003E7284" w:rsidDel="0034706F">
          <w:rPr>
            <w:rFonts w:ascii="Arial" w:eastAsia="Times New Roman" w:hAnsi="Arial" w:cs="Arial"/>
            <w:color w:val="000000"/>
            <w:kern w:val="0"/>
            <w14:ligatures w14:val="none"/>
          </w:rPr>
          <w:delText xml:space="preserve"> the conservative nature of </w:delText>
        </w:r>
      </w:del>
      <w:del w:id="1142" w:author="Reviewer" w:date="2026-06-04T12:01:00Z" w16du:dateUtc="2026-06-04T17:01:00Z">
        <w:r w:rsidR="00D0262C" w:rsidRPr="003E7284" w:rsidDel="008C4008">
          <w:rPr>
            <w:rFonts w:ascii="Arial" w:eastAsia="Times New Roman" w:hAnsi="Arial" w:cs="Arial"/>
            <w:color w:val="000000"/>
            <w:kern w:val="0"/>
            <w14:ligatures w14:val="none"/>
          </w:rPr>
          <w:delText xml:space="preserve">the </w:delText>
        </w:r>
      </w:del>
      <w:del w:id="1143" w:author="Reviewer" w:date="2026-06-04T13:05:00Z" w16du:dateUtc="2026-06-04T18:05:00Z">
        <w:r w:rsidR="00D0262C" w:rsidRPr="003E7284" w:rsidDel="0034706F">
          <w:rPr>
            <w:rFonts w:ascii="Arial" w:eastAsia="Times New Roman" w:hAnsi="Arial" w:cs="Arial"/>
            <w:color w:val="000000"/>
            <w:kern w:val="0"/>
            <w14:ligatures w14:val="none"/>
          </w:rPr>
          <w:delText>stress response</w:delText>
        </w:r>
        <w:r w:rsidR="00B57896" w:rsidDel="0034706F">
          <w:rPr>
            <w:rFonts w:ascii="Arial" w:eastAsia="Times New Roman" w:hAnsi="Arial" w:cs="Arial"/>
            <w:color w:val="000000"/>
            <w:kern w:val="0"/>
            <w14:ligatures w14:val="none"/>
          </w:rPr>
          <w:delText xml:space="preserve"> </w:delText>
        </w:r>
      </w:del>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{"citationID":"9gysVuSr","properties":{"formattedCitation":"(Davis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2008)</w:t>
      </w:r>
      <w:r w:rsidR="00B57896">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 Therefore</w:t>
      </w:r>
      <w:r w:rsidR="00D0262C">
        <w:rPr>
          <w:rFonts w:ascii="Arial" w:eastAsia="Times New Roman" w:hAnsi="Arial" w:cs="Arial"/>
          <w:color w:val="000000"/>
          <w:kern w:val="0"/>
          <w14:ligatures w14:val="none"/>
        </w:rPr>
        <w:t>,</w:t>
      </w:r>
      <w:r w:rsidR="00D0262C" w:rsidRPr="003E7284">
        <w:rPr>
          <w:rFonts w:ascii="Arial" w:eastAsia="Times New Roman" w:hAnsi="Arial" w:cs="Arial"/>
          <w:color w:val="000000"/>
          <w:kern w:val="0"/>
          <w14:ligatures w14:val="none"/>
        </w:rPr>
        <w:t xml:space="preserve"> it is </w:t>
      </w:r>
      <w:r w:rsidR="00115EDC">
        <w:rPr>
          <w:rFonts w:ascii="Arial" w:eastAsia="Times New Roman" w:hAnsi="Arial" w:cs="Arial"/>
          <w:color w:val="000000"/>
          <w:kern w:val="0"/>
          <w14:ligatures w14:val="none"/>
        </w:rPr>
        <w:t>reasona</w:t>
      </w:r>
      <w:r w:rsidR="00D0262C" w:rsidRPr="003E7284">
        <w:rPr>
          <w:rFonts w:ascii="Arial" w:eastAsia="Times New Roman" w:hAnsi="Arial" w:cs="Arial"/>
          <w:color w:val="000000"/>
          <w:kern w:val="0"/>
          <w14:ligatures w14:val="none"/>
        </w:rPr>
        <w:t xml:space="preserve">ble to suggest that </w:t>
      </w:r>
      <w:proofErr w:type="spellStart"/>
      <w:r w:rsidR="00D0262C" w:rsidRPr="003E7284">
        <w:rPr>
          <w:rFonts w:ascii="Arial" w:eastAsia="Times New Roman" w:hAnsi="Arial" w:cs="Arial"/>
          <w:color w:val="000000"/>
          <w:kern w:val="0"/>
          <w14:ligatures w14:val="none"/>
        </w:rPr>
        <w:t>PFPeA</w:t>
      </w:r>
      <w:proofErr w:type="spellEnd"/>
      <w:r w:rsidR="00D0262C" w:rsidRPr="003E7284">
        <w:rPr>
          <w:rFonts w:ascii="Arial" w:eastAsia="Times New Roman" w:hAnsi="Arial" w:cs="Arial"/>
          <w:color w:val="000000"/>
          <w:kern w:val="0"/>
          <w14:ligatures w14:val="none"/>
        </w:rPr>
        <w:t xml:space="preserve">, and potentially other </w:t>
      </w:r>
      <w:r>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w:t>
      </w:r>
      <w:r w:rsidR="00E2531B">
        <w:rPr>
          <w:rFonts w:ascii="Arial" w:eastAsia="Times New Roman" w:hAnsi="Arial" w:cs="Arial"/>
          <w:color w:val="000000"/>
          <w:kern w:val="0"/>
          <w14:ligatures w14:val="none"/>
        </w:rPr>
        <w:t xml:space="preserve"> including short-chain PFAS isomers,</w:t>
      </w:r>
      <w:r w:rsidR="00D0262C" w:rsidRPr="003E7284">
        <w:rPr>
          <w:rFonts w:ascii="Arial" w:eastAsia="Times New Roman" w:hAnsi="Arial" w:cs="Arial"/>
          <w:color w:val="000000"/>
          <w:kern w:val="0"/>
          <w14:ligatures w14:val="none"/>
        </w:rPr>
        <w:t xml:space="preserve"> </w:t>
      </w:r>
      <w:r w:rsidR="00E2531B">
        <w:rPr>
          <w:rFonts w:ascii="Arial" w:eastAsia="Times New Roman" w:hAnsi="Arial" w:cs="Arial"/>
          <w:color w:val="000000"/>
          <w:kern w:val="0"/>
          <w14:ligatures w14:val="none"/>
        </w:rPr>
        <w:t>may</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alter </w:t>
      </w:r>
      <w:ins w:id="1144" w:author="Reviewer" w:date="2026-06-04T11:55:00Z" w16du:dateUtc="2026-06-04T16:55:00Z">
        <w:r w:rsidR="008C4008">
          <w:rPr>
            <w:rFonts w:ascii="Arial" w:eastAsia="Times New Roman" w:hAnsi="Arial" w:cs="Arial"/>
            <w:color w:val="000000"/>
            <w:kern w:val="0"/>
            <w14:ligatures w14:val="none"/>
          </w:rPr>
          <w:t xml:space="preserve">leukocyte </w:t>
        </w:r>
      </w:ins>
      <w:del w:id="1145" w:author="Reviewer" w:date="2026-06-04T11:55:00Z" w16du:dateUtc="2026-06-04T16:55:00Z">
        <w:r w:rsidR="008B31E8" w:rsidDel="008C4008">
          <w:rPr>
            <w:rFonts w:ascii="Arial" w:eastAsia="Times New Roman" w:hAnsi="Arial" w:cs="Arial"/>
            <w:color w:val="000000"/>
            <w:kern w:val="0"/>
            <w14:ligatures w14:val="none"/>
          </w:rPr>
          <w:delText xml:space="preserve">stress </w:delText>
        </w:r>
      </w:del>
      <w:r w:rsidR="008B31E8">
        <w:rPr>
          <w:rFonts w:ascii="Arial" w:eastAsia="Times New Roman" w:hAnsi="Arial" w:cs="Arial"/>
          <w:color w:val="000000"/>
          <w:kern w:val="0"/>
          <w14:ligatures w14:val="none"/>
        </w:rPr>
        <w:t>dynamics</w:t>
      </w:r>
      <w:ins w:id="1146" w:author="Reviewer" w:date="2026-06-04T11:55:00Z" w16du:dateUtc="2026-06-04T16:55:00Z">
        <w:r w:rsidR="008C4008">
          <w:rPr>
            <w:rFonts w:ascii="Arial" w:eastAsia="Times New Roman" w:hAnsi="Arial" w:cs="Arial"/>
            <w:color w:val="000000"/>
            <w:kern w:val="0"/>
            <w14:ligatures w14:val="none"/>
          </w:rPr>
          <w:t xml:space="preserve"> associated with physiological stress responses</w:t>
        </w:r>
      </w:ins>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in </w:t>
      </w:r>
      <w:del w:id="1147" w:author="Reviewer" w:date="2026-06-04T12:02:00Z" w16du:dateUtc="2026-06-04T17:02:00Z">
        <w:r w:rsidR="008B31E8" w:rsidDel="007C44A6">
          <w:rPr>
            <w:rFonts w:ascii="Arial" w:eastAsia="Times New Roman" w:hAnsi="Arial" w:cs="Arial"/>
            <w:color w:val="000000"/>
            <w:kern w:val="0"/>
            <w14:ligatures w14:val="none"/>
          </w:rPr>
          <w:delText xml:space="preserve">other </w:delText>
        </w:r>
      </w:del>
      <w:ins w:id="1148" w:author="Reviewer" w:date="2026-06-04T12:02:00Z" w16du:dateUtc="2026-06-04T17:02:00Z">
        <w:r w:rsidR="007C44A6">
          <w:rPr>
            <w:rFonts w:ascii="Arial" w:eastAsia="Times New Roman" w:hAnsi="Arial" w:cs="Arial"/>
            <w:color w:val="000000"/>
            <w:kern w:val="0"/>
            <w14:ligatures w14:val="none"/>
          </w:rPr>
          <w:t xml:space="preserve">various </w:t>
        </w:r>
      </w:ins>
      <w:r w:rsidR="00D0262C" w:rsidRPr="003E7284">
        <w:rPr>
          <w:rFonts w:ascii="Arial" w:eastAsia="Times New Roman" w:hAnsi="Arial" w:cs="Arial"/>
          <w:color w:val="000000"/>
          <w:kern w:val="0"/>
          <w14:ligatures w14:val="none"/>
        </w:rPr>
        <w:t xml:space="preserve">species. </w:t>
      </w:r>
    </w:p>
    <w:p w14:paraId="68F3736D" w14:textId="77777777" w:rsidR="007C44A6" w:rsidRDefault="008B31E8" w:rsidP="005E1EBB">
      <w:pPr>
        <w:spacing w:line="480" w:lineRule="auto"/>
        <w:ind w:firstLine="720"/>
        <w:rPr>
          <w:ins w:id="1149" w:author="Reviewer" w:date="2026-06-04T12:10:00Z" w16du:dateUtc="2026-06-04T17:10:00Z"/>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Studies on mammals</w:t>
      </w:r>
      <w:del w:id="1150" w:author="Reviewer" w:date="2026-06-04T12:03:00Z" w16du:dateUtc="2026-06-04T17:03:00Z">
        <w:r w:rsidDel="007C44A6">
          <w:rPr>
            <w:rFonts w:ascii="Arial" w:eastAsia="Times New Roman" w:hAnsi="Arial" w:cs="Arial"/>
            <w:color w:val="000000"/>
            <w:kern w:val="0"/>
            <w14:ligatures w14:val="none"/>
          </w:rPr>
          <w:delText>, including</w:delText>
        </w:r>
        <w:r w:rsidR="00B57896" w:rsidRPr="003E7284" w:rsidDel="007C44A6">
          <w:rPr>
            <w:rFonts w:ascii="Arial" w:eastAsia="Times New Roman" w:hAnsi="Arial" w:cs="Arial"/>
            <w:color w:val="000000"/>
            <w:kern w:val="0"/>
            <w14:ligatures w14:val="none"/>
          </w:rPr>
          <w:delText xml:space="preserve"> mice</w:delText>
        </w:r>
        <w:r w:rsidDel="007C44A6">
          <w:rPr>
            <w:rFonts w:ascii="Arial" w:eastAsia="Times New Roman" w:hAnsi="Arial" w:cs="Arial"/>
            <w:color w:val="000000"/>
            <w:kern w:val="0"/>
            <w14:ligatures w14:val="none"/>
          </w:rPr>
          <w:delText>,</w:delText>
        </w:r>
        <w:r w:rsidR="00B57896" w:rsidRPr="003E7284" w:rsidDel="007C44A6">
          <w:rPr>
            <w:rFonts w:ascii="Arial" w:eastAsia="Times New Roman" w:hAnsi="Arial" w:cs="Arial"/>
            <w:color w:val="000000"/>
            <w:kern w:val="0"/>
            <w14:ligatures w14:val="none"/>
          </w:rPr>
          <w:delText xml:space="preserve"> </w:delText>
        </w:r>
      </w:del>
      <w:ins w:id="1151" w:author="Reviewer" w:date="2026-06-04T12:03:00Z" w16du:dateUtc="2026-06-04T17:03:00Z">
        <w:r w:rsidR="007C44A6">
          <w:rPr>
            <w:rFonts w:ascii="Arial" w:eastAsia="Times New Roman" w:hAnsi="Arial" w:cs="Arial"/>
            <w:color w:val="000000"/>
            <w:kern w:val="0"/>
            <w14:ligatures w14:val="none"/>
          </w:rPr>
          <w:t xml:space="preserve"> </w:t>
        </w:r>
      </w:ins>
      <w:r>
        <w:rPr>
          <w:rFonts w:ascii="Arial" w:eastAsia="Times New Roman" w:hAnsi="Arial" w:cs="Arial"/>
          <w:color w:val="000000"/>
          <w:kern w:val="0"/>
          <w14:ligatures w14:val="none"/>
        </w:rPr>
        <w:t>have reported</w:t>
      </w:r>
      <w:r w:rsidR="00B57896" w:rsidRPr="003E7284">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t xml:space="preserve">that </w:t>
      </w:r>
      <w:r w:rsidR="00B57896" w:rsidRPr="003E7284">
        <w:rPr>
          <w:rFonts w:ascii="Arial" w:eastAsia="Times New Roman" w:hAnsi="Arial" w:cs="Arial"/>
          <w:color w:val="000000"/>
          <w:kern w:val="0"/>
          <w14:ligatures w14:val="none"/>
        </w:rPr>
        <w:t xml:space="preserve">certain PFAS </w:t>
      </w:r>
      <w:r w:rsidR="00B57896">
        <w:rPr>
          <w:rFonts w:ascii="Arial" w:eastAsia="Times New Roman" w:hAnsi="Arial" w:cs="Arial"/>
          <w:color w:val="000000"/>
          <w:kern w:val="0"/>
          <w14:ligatures w14:val="none"/>
        </w:rPr>
        <w:t>compound</w:t>
      </w:r>
      <w:r w:rsidR="00B57896" w:rsidRPr="003E7284">
        <w:rPr>
          <w:rFonts w:ascii="Arial" w:eastAsia="Times New Roman" w:hAnsi="Arial" w:cs="Arial"/>
          <w:color w:val="000000"/>
          <w:kern w:val="0"/>
          <w14:ligatures w14:val="none"/>
        </w:rPr>
        <w:t xml:space="preserve">s may </w:t>
      </w:r>
      <w:r w:rsidR="00B57896">
        <w:rPr>
          <w:rFonts w:ascii="Arial" w:eastAsia="Times New Roman" w:hAnsi="Arial" w:cs="Arial"/>
          <w:color w:val="000000"/>
          <w:kern w:val="0"/>
          <w14:ligatures w14:val="none"/>
        </w:rPr>
        <w:t>affe</w:t>
      </w:r>
      <w:r w:rsidR="00B57896" w:rsidRPr="003E7284">
        <w:rPr>
          <w:rFonts w:ascii="Arial" w:eastAsia="Times New Roman" w:hAnsi="Arial" w:cs="Arial"/>
          <w:color w:val="000000"/>
          <w:kern w:val="0"/>
          <w14:ligatures w14:val="none"/>
        </w:rPr>
        <w:t>ct lymphocyte and neutrophil</w:t>
      </w:r>
      <w:r>
        <w:rPr>
          <w:rFonts w:ascii="Arial" w:eastAsia="Times New Roman" w:hAnsi="Arial" w:cs="Arial"/>
          <w:color w:val="000000"/>
          <w:kern w:val="0"/>
          <w14:ligatures w14:val="none"/>
        </w:rPr>
        <w:t xml:space="preserve"> activity </w:t>
      </w:r>
      <w:r w:rsidR="00B57896">
        <w:rPr>
          <w:rFonts w:ascii="Arial" w:eastAsia="Times New Roman" w:hAnsi="Arial" w:cs="Arial"/>
          <w:color w:val="000000"/>
          <w:kern w:val="0"/>
          <w14:ligatures w14:val="none"/>
        </w:rPr>
        <w:t xml:space="preserve">differently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{"citationID":"suAATQAp","properties":{"formattedCitation":"(Qazi {\\i{}et al.}, 2009)","plainCitation":"(Qazi et al., 2009)","noteIndex":0},"citationItems":[{"id":284,"uris":["http://zotero.org/users/4161640/items/K9ARJ2KM"],"itemData":{"id":284,"type":"article-journal","container-title":"Toxicology","issue":"3","journalAbbreviation":"Toxicol.","note":"publisher: Elsevier","page":"207–214","title":"High-dose, short-term exposure of mice to perfluorooctanesulfonate (PFOS) or perfluorooctanoate (PFOA) affects the number of circulating neutrophils differently, but enhances the inflammatory responses of macrophages to lipopolysaccharide (LPS) in a similar fashion","volume":"262","author":[{"family":"Qazi","given":"Mousumi R"},{"family":"Bogdanska","given":"Jasna"},{"family":"Butenhoff","given":"John L"},{"family":"Nelson","given":"B Dean"},{"family":"DePierre","given":"Joseph W"},{"family":"Abedi-Valugerdi","given":"Manuchehr"}],"issued":{"date-parts":[["2009"]]}}}],"schema":"https://github.com/citation-style-language/schema/raw/master/csl-citation.json"}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(Qazi </w:t>
      </w:r>
      <w:r w:rsidR="002838B7" w:rsidRPr="002838B7">
        <w:rPr>
          <w:rFonts w:ascii="Arial" w:hAnsi="Arial" w:cs="Arial"/>
          <w:i/>
          <w:iCs/>
          <w:color w:val="000000"/>
          <w:kern w:val="0"/>
        </w:rPr>
        <w:t>et al.</w:t>
      </w:r>
      <w:r w:rsidR="002838B7" w:rsidRPr="002838B7">
        <w:rPr>
          <w:rFonts w:ascii="Arial" w:hAnsi="Arial" w:cs="Arial"/>
          <w:color w:val="000000"/>
          <w:kern w:val="0"/>
        </w:rPr>
        <w:t>, 2009)</w:t>
      </w:r>
      <w:r w:rsidR="00B57896">
        <w:rPr>
          <w:rFonts w:ascii="Arial" w:eastAsia="Times New Roman" w:hAnsi="Arial" w:cs="Arial"/>
          <w:color w:val="000000"/>
          <w:kern w:val="0"/>
          <w14:ligatures w14:val="none"/>
        </w:rPr>
        <w:fldChar w:fldCharType="end"/>
      </w:r>
      <w:ins w:id="1152" w:author="Reviewer" w:date="2026-06-04T12:06:00Z" w16du:dateUtc="2026-06-04T17:06:00Z">
        <w:r w:rsidR="007C44A6">
          <w:rPr>
            <w:rFonts w:ascii="Arial" w:eastAsia="Times New Roman" w:hAnsi="Arial" w:cs="Arial"/>
            <w:color w:val="000000"/>
            <w:kern w:val="0"/>
            <w14:ligatures w14:val="none"/>
          </w:rPr>
          <w:t>, suggesting that contaminant-associated changes in leukocyte profiles may occur across diverse taxa</w:t>
        </w:r>
      </w:ins>
      <w:r w:rsidR="00B57896" w:rsidRPr="003E7284">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Combined with our</w:t>
      </w:r>
      <w:del w:id="1153" w:author="Reviewer" w:date="2026-06-04T12:06:00Z" w16du:dateUtc="2026-06-04T17:06:00Z">
        <w:r w:rsidRPr="008B31E8" w:rsidDel="007C44A6">
          <w:rPr>
            <w:rFonts w:ascii="Arial" w:eastAsia="Times New Roman" w:hAnsi="Arial" w:cs="Arial"/>
            <w:color w:val="000000"/>
            <w:kern w:val="0"/>
            <w14:ligatures w14:val="none"/>
          </w:rPr>
          <w:delText xml:space="preserve"> results</w:delText>
        </w:r>
      </w:del>
      <w:ins w:id="1154" w:author="Reviewer" w:date="2026-06-04T12:06:00Z" w16du:dateUtc="2026-06-04T17:06:00Z">
        <w:r w:rsidR="007C44A6">
          <w:rPr>
            <w:rFonts w:ascii="Arial" w:eastAsia="Times New Roman" w:hAnsi="Arial" w:cs="Arial"/>
            <w:color w:val="000000"/>
            <w:kern w:val="0"/>
            <w14:ligatures w14:val="none"/>
          </w:rPr>
          <w:t xml:space="preserve"> findings</w:t>
        </w:r>
      </w:ins>
      <w:r w:rsidRPr="008B31E8">
        <w:rPr>
          <w:rFonts w:ascii="Arial" w:eastAsia="Times New Roman" w:hAnsi="Arial" w:cs="Arial"/>
          <w:color w:val="000000"/>
          <w:kern w:val="0"/>
          <w14:ligatures w14:val="none"/>
        </w:rPr>
        <w:t xml:space="preserve">, this evidence </w:t>
      </w:r>
      <w:del w:id="1155" w:author="Reviewer" w:date="2026-06-04T12:04:00Z" w16du:dateUtc="2026-06-04T17:04:00Z">
        <w:r w:rsidRPr="008B31E8" w:rsidDel="007C44A6">
          <w:rPr>
            <w:rFonts w:ascii="Arial" w:eastAsia="Times New Roman" w:hAnsi="Arial" w:cs="Arial"/>
            <w:color w:val="000000"/>
            <w:kern w:val="0"/>
            <w14:ligatures w14:val="none"/>
          </w:rPr>
          <w:delText xml:space="preserve">emphasizes </w:delText>
        </w:r>
      </w:del>
      <w:ins w:id="1156" w:author="Reviewer" w:date="2026-06-04T12:06:00Z" w16du:dateUtc="2026-06-04T17:06:00Z">
        <w:r w:rsidR="007C44A6">
          <w:rPr>
            <w:rFonts w:ascii="Arial" w:eastAsia="Times New Roman" w:hAnsi="Arial" w:cs="Arial"/>
            <w:color w:val="000000"/>
            <w:kern w:val="0"/>
            <w14:ligatures w14:val="none"/>
          </w:rPr>
          <w:t>indicates</w:t>
        </w:r>
      </w:ins>
      <w:ins w:id="1157" w:author="Reviewer" w:date="2026-06-04T12:04:00Z" w16du:dateUtc="2026-06-04T17:04:00Z">
        <w:r w:rsidR="007C44A6" w:rsidRPr="008B31E8">
          <w:rPr>
            <w:rFonts w:ascii="Arial" w:eastAsia="Times New Roman" w:hAnsi="Arial" w:cs="Arial"/>
            <w:color w:val="000000"/>
            <w:kern w:val="0"/>
            <w14:ligatures w14:val="none"/>
          </w:rPr>
          <w:t xml:space="preserve"> </w:t>
        </w:r>
      </w:ins>
      <w:r w:rsidRPr="008B31E8">
        <w:rPr>
          <w:rFonts w:ascii="Arial" w:eastAsia="Times New Roman" w:hAnsi="Arial" w:cs="Arial"/>
          <w:color w:val="000000"/>
          <w:kern w:val="0"/>
          <w14:ligatures w14:val="none"/>
        </w:rPr>
        <w:t xml:space="preserve">that </w:t>
      </w:r>
      <w:del w:id="1158" w:author="Reviewer" w:date="2026-06-04T12:04:00Z" w16du:dateUtc="2026-06-04T17:04:00Z">
        <w:r w:rsidRPr="008B31E8" w:rsidDel="007C44A6">
          <w:rPr>
            <w:rFonts w:ascii="Arial" w:eastAsia="Times New Roman" w:hAnsi="Arial" w:cs="Arial"/>
            <w:color w:val="000000"/>
            <w:kern w:val="0"/>
            <w14:ligatures w14:val="none"/>
          </w:rPr>
          <w:delText>PFAS toxicity</w:delText>
        </w:r>
      </w:del>
      <w:ins w:id="1159" w:author="Reviewer" w:date="2026-06-04T12:04:00Z" w16du:dateUtc="2026-06-04T17:04:00Z">
        <w:r w:rsidR="007C44A6">
          <w:rPr>
            <w:rFonts w:ascii="Arial" w:eastAsia="Times New Roman" w:hAnsi="Arial" w:cs="Arial"/>
            <w:color w:val="000000"/>
            <w:kern w:val="0"/>
            <w14:ligatures w14:val="none"/>
          </w:rPr>
          <w:t>contaminant expo</w:t>
        </w:r>
      </w:ins>
      <w:ins w:id="1160" w:author="Reviewer" w:date="2026-06-04T12:05:00Z" w16du:dateUtc="2026-06-04T17:05:00Z">
        <w:r w:rsidR="007C44A6">
          <w:rPr>
            <w:rFonts w:ascii="Arial" w:eastAsia="Times New Roman" w:hAnsi="Arial" w:cs="Arial"/>
            <w:color w:val="000000"/>
            <w:kern w:val="0"/>
            <w14:ligatures w14:val="none"/>
          </w:rPr>
          <w:t>sure may</w:t>
        </w:r>
      </w:ins>
      <w:r w:rsidRPr="008B31E8">
        <w:rPr>
          <w:rFonts w:ascii="Arial" w:eastAsia="Times New Roman" w:hAnsi="Arial" w:cs="Arial"/>
          <w:color w:val="000000"/>
          <w:kern w:val="0"/>
          <w14:ligatures w14:val="none"/>
        </w:rPr>
        <w:t xml:space="preserve"> extend</w:t>
      </w:r>
      <w:del w:id="1161" w:author="Reviewer" w:date="2026-06-04T12:05:00Z" w16du:dateUtc="2026-06-04T17:05:00Z">
        <w:r w:rsidRPr="008B31E8" w:rsidDel="007C44A6">
          <w:rPr>
            <w:rFonts w:ascii="Arial" w:eastAsia="Times New Roman" w:hAnsi="Arial" w:cs="Arial"/>
            <w:color w:val="000000"/>
            <w:kern w:val="0"/>
            <w14:ligatures w14:val="none"/>
          </w:rPr>
          <w:delText>s</w:delText>
        </w:r>
      </w:del>
      <w:r w:rsidRPr="008B31E8">
        <w:rPr>
          <w:rFonts w:ascii="Arial" w:eastAsia="Times New Roman" w:hAnsi="Arial" w:cs="Arial"/>
          <w:color w:val="000000"/>
          <w:kern w:val="0"/>
          <w14:ligatures w14:val="none"/>
        </w:rPr>
        <w:t xml:space="preserve"> beyond endocrine disruption to include immune variation</w:t>
      </w:r>
      <w:r>
        <w:rPr>
          <w:rFonts w:ascii="Arial" w:eastAsia="Times New Roman" w:hAnsi="Arial" w:cs="Arial"/>
          <w:color w:val="000000"/>
          <w:kern w:val="0"/>
          <w14:ligatures w14:val="none"/>
        </w:rPr>
        <w:t>.</w:t>
      </w:r>
    </w:p>
    <w:p w14:paraId="431DD770" w14:textId="6459031D" w:rsidR="008B31E8" w:rsidDel="007C44A6" w:rsidRDefault="008B31E8" w:rsidP="005E1EBB">
      <w:pPr>
        <w:spacing w:line="480" w:lineRule="auto"/>
        <w:ind w:firstLine="720"/>
        <w:rPr>
          <w:del w:id="1162" w:author="Reviewer" w:date="2026-06-04T12:11:00Z" w16du:dateUtc="2026-06-04T17:11:00Z"/>
          <w:rFonts w:ascii="Arial" w:eastAsia="Times New Roman" w:hAnsi="Arial" w:cs="Arial"/>
          <w:color w:val="000000"/>
          <w:kern w:val="0"/>
          <w14:ligatures w14:val="none"/>
        </w:rPr>
      </w:pPr>
      <w:del w:id="1163" w:author="Reviewer" w:date="2026-06-04T12:10:00Z" w16du:dateUtc="2026-06-04T17:10:00Z">
        <w:r w:rsidDel="007C44A6">
          <w:rPr>
            <w:rFonts w:ascii="Arial" w:eastAsia="Times New Roman" w:hAnsi="Arial" w:cs="Arial"/>
            <w:color w:val="000000"/>
            <w:kern w:val="0"/>
            <w14:ligatures w14:val="none"/>
          </w:rPr>
          <w:delText xml:space="preserve"> </w:delText>
        </w:r>
        <w:r w:rsidRPr="00716A81" w:rsidDel="007C44A6">
          <w:rPr>
            <w:rFonts w:ascii="Arial" w:eastAsia="Times New Roman" w:hAnsi="Arial" w:cs="Arial"/>
            <w:color w:val="000000"/>
            <w:kern w:val="0"/>
            <w14:ligatures w14:val="none"/>
          </w:rPr>
          <w:delText xml:space="preserve">However, it is crucial to exercise caution when drawing broad conclusions about the relationship between xenobiotics and leukocytes, </w:delText>
        </w:r>
      </w:del>
      <w:del w:id="1164" w:author="Reviewer" w:date="2026-06-04T12:11:00Z" w16du:dateUtc="2026-06-04T17:11:00Z">
        <w:r w:rsidRPr="00716A81" w:rsidDel="007C44A6">
          <w:rPr>
            <w:rFonts w:ascii="Arial" w:eastAsia="Times New Roman" w:hAnsi="Arial" w:cs="Arial"/>
            <w:color w:val="000000"/>
            <w:kern w:val="0"/>
            <w14:ligatures w14:val="none"/>
          </w:rPr>
          <w:delText xml:space="preserve">as our study was conducted over a short timeframe and involved relatively few individuals per group within a single species. Future research should explore the relationship between various xenobiotic substances and leukocyte profiles over extended exposure periods. Studies should also investigate the effects of PFAS compounds and Cd </w:delText>
        </w:r>
        <w:bookmarkStart w:id="1165" w:name="OLE_LINK2"/>
        <w:r w:rsidRPr="00716A81" w:rsidDel="007C44A6">
          <w:rPr>
            <w:rFonts w:ascii="Arial" w:eastAsia="Times New Roman" w:hAnsi="Arial" w:cs="Arial"/>
            <w:color w:val="000000"/>
            <w:kern w:val="0"/>
            <w14:ligatures w14:val="none"/>
          </w:rPr>
          <w:delText>using finer-scale dosing increments and concentrations that reflect environmental conditions</w:delText>
        </w:r>
        <w:bookmarkEnd w:id="1165"/>
        <w:r w:rsidRPr="00716A81" w:rsidDel="007C44A6">
          <w:rPr>
            <w:rFonts w:ascii="Arial" w:eastAsia="Times New Roman" w:hAnsi="Arial" w:cs="Arial"/>
            <w:color w:val="000000"/>
            <w:kern w:val="0"/>
            <w14:ligatures w14:val="none"/>
          </w:rPr>
          <w:delText>.</w:delText>
        </w:r>
      </w:del>
    </w:p>
    <w:p w14:paraId="0E12F624" w14:textId="67A09CEA" w:rsidR="004D3F45" w:rsidRDefault="00A34BAC"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 the context of </w:t>
      </w:r>
      <w:ins w:id="1166" w:author="Reviewer" w:date="2026-06-04T12:52:00Z" w16du:dateUtc="2026-06-04T17:52:00Z">
        <w:r w:rsidR="00526308">
          <w:rPr>
            <w:rFonts w:ascii="Arial" w:eastAsia="Times New Roman" w:hAnsi="Arial" w:cs="Arial"/>
            <w:color w:val="000000"/>
            <w:kern w:val="0"/>
            <w14:ligatures w14:val="none"/>
          </w:rPr>
          <w:t xml:space="preserve">conservation physiology, our results highlight an important but often overlooked challenge: </w:t>
        </w:r>
      </w:ins>
      <w:ins w:id="1167" w:author="Reviewer" w:date="2026-06-04T12:53:00Z" w16du:dateUtc="2026-06-04T17:53:00Z">
        <w:r w:rsidR="00526308">
          <w:rPr>
            <w:rFonts w:ascii="Arial" w:eastAsia="Times New Roman" w:hAnsi="Arial" w:cs="Arial"/>
            <w:color w:val="000000"/>
            <w:kern w:val="0"/>
            <w14:ligatures w14:val="none"/>
          </w:rPr>
          <w:t xml:space="preserve">contaminant exposure may influence the interpretation of physiological biomarkers used to assess environmental disturbance. Natural populations are increasingly exposed to </w:t>
        </w:r>
      </w:ins>
      <w:ins w:id="1168" w:author="Reviewer" w:date="2026-06-04T12:54:00Z" w16du:dateUtc="2026-06-04T17:54:00Z">
        <w:r w:rsidR="00526308">
          <w:rPr>
            <w:rFonts w:ascii="Arial" w:eastAsia="Times New Roman" w:hAnsi="Arial" w:cs="Arial"/>
            <w:color w:val="000000"/>
            <w:kern w:val="0"/>
            <w14:ligatures w14:val="none"/>
          </w:rPr>
          <w:t xml:space="preserve">complex </w:t>
        </w:r>
      </w:ins>
      <w:ins w:id="1169" w:author="Reviewer" w:date="2026-06-04T12:56:00Z" w16du:dateUtc="2026-06-04T17:56:00Z">
        <w:r w:rsidR="00526308">
          <w:rPr>
            <w:rFonts w:ascii="Arial" w:eastAsia="Times New Roman" w:hAnsi="Arial" w:cs="Arial"/>
            <w:color w:val="000000"/>
            <w:kern w:val="0"/>
            <w14:ligatures w14:val="none"/>
          </w:rPr>
          <w:t>cocktails of exogenous pollutants</w:t>
        </w:r>
      </w:ins>
      <w:ins w:id="1170" w:author="Reviewer" w:date="2026-06-04T12:57:00Z" w16du:dateUtc="2026-06-04T17:57:00Z">
        <w:r w:rsidR="00526308">
          <w:rPr>
            <w:rFonts w:ascii="Arial" w:eastAsia="Times New Roman" w:hAnsi="Arial" w:cs="Arial"/>
            <w:color w:val="000000"/>
            <w:kern w:val="0"/>
            <w14:ligatures w14:val="none"/>
          </w:rPr>
          <w:t xml:space="preserve"> </w:t>
        </w:r>
        <w:r w:rsidR="00526308">
          <w:rPr>
            <w:rFonts w:ascii="Arial" w:eastAsia="Times New Roman" w:hAnsi="Arial" w:cs="Arial"/>
            <w:color w:val="000000"/>
            <w:kern w:val="0"/>
            <w14:ligatures w14:val="none"/>
          </w:rPr>
          <w:fldChar w:fldCharType="begin"/>
        </w:r>
        <w:r w:rsidR="00526308">
          <w:rPr>
            <w:rFonts w:ascii="Arial" w:eastAsia="Times New Roman" w:hAnsi="Arial" w:cs="Arial"/>
            <w:color w:val="000000"/>
            <w:kern w:val="0"/>
            <w14:ligatures w14:val="none"/>
          </w:rPr>
          <w:instrText xml:space="preserve"> ADDIN ZOTERO_ITEM CSL_CITATION {"citationID":"JSXRBAZ6","properties":{"formattedCitation":"(Kurwadkar {\\i{}et al.}, 2022)","plainCitation":"(Kurwadkar et al., 2022)","noteIndex":0},"citationItems":[{"id":246,"uris":["http://zotero.org/users/4161640/items/IP7F7U9P"],"itemData":{"id":246,"type":"article-journal","abstract":"Per-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526308">
          <w:rPr>
            <w:rFonts w:ascii="Arial" w:eastAsia="Times New Roman" w:hAnsi="Arial" w:cs="Arial"/>
            <w:color w:val="000000"/>
            <w:kern w:val="0"/>
            <w14:ligatures w14:val="none"/>
          </w:rPr>
          <w:fldChar w:fldCharType="separate"/>
        </w:r>
        <w:r w:rsidR="00526308" w:rsidRPr="002838B7">
          <w:rPr>
            <w:rFonts w:ascii="Arial" w:hAnsi="Arial" w:cs="Arial"/>
            <w:color w:val="000000"/>
            <w:kern w:val="0"/>
          </w:rPr>
          <w:t xml:space="preserve">(Kurwadkar </w:t>
        </w:r>
        <w:r w:rsidR="00526308" w:rsidRPr="002838B7">
          <w:rPr>
            <w:rFonts w:ascii="Arial" w:hAnsi="Arial" w:cs="Arial"/>
            <w:i/>
            <w:iCs/>
            <w:color w:val="000000"/>
            <w:kern w:val="0"/>
          </w:rPr>
          <w:t>et al.</w:t>
        </w:r>
        <w:r w:rsidR="00526308" w:rsidRPr="002838B7">
          <w:rPr>
            <w:rFonts w:ascii="Arial" w:hAnsi="Arial" w:cs="Arial"/>
            <w:color w:val="000000"/>
            <w:kern w:val="0"/>
          </w:rPr>
          <w:t>, 2022)</w:t>
        </w:r>
        <w:r w:rsidR="00526308">
          <w:rPr>
            <w:rFonts w:ascii="Arial" w:eastAsia="Times New Roman" w:hAnsi="Arial" w:cs="Arial"/>
            <w:color w:val="000000"/>
            <w:kern w:val="0"/>
            <w14:ligatures w14:val="none"/>
          </w:rPr>
          <w:fldChar w:fldCharType="end"/>
        </w:r>
      </w:ins>
      <w:ins w:id="1171" w:author="Reviewer" w:date="2026-06-04T12:56:00Z" w16du:dateUtc="2026-06-04T17:56:00Z">
        <w:r w:rsidR="00526308">
          <w:rPr>
            <w:rFonts w:ascii="Arial" w:eastAsia="Times New Roman" w:hAnsi="Arial" w:cs="Arial"/>
            <w:color w:val="000000"/>
            <w:kern w:val="0"/>
            <w14:ligatures w14:val="none"/>
          </w:rPr>
          <w:t>, yet physiological biomarkers are frequently interpreted without considering potential contaminant-associated effects</w:t>
        </w:r>
      </w:ins>
      <w:ins w:id="1172" w:author="Reviewer" w:date="2026-06-04T12:58:00Z" w16du:dateUtc="2026-06-04T17:58:00Z">
        <w:r w:rsidR="00526308">
          <w:rPr>
            <w:rFonts w:ascii="Arial" w:eastAsia="Times New Roman" w:hAnsi="Arial" w:cs="Arial"/>
            <w:color w:val="000000"/>
            <w:kern w:val="0"/>
            <w14:ligatures w14:val="none"/>
          </w:rPr>
          <w:t>. If xenobiotic exposure alters biomarker responses independently of the environmental per</w:t>
        </w:r>
      </w:ins>
      <w:ins w:id="1173" w:author="Reviewer" w:date="2026-06-04T12:59:00Z" w16du:dateUtc="2026-06-04T17:59:00Z">
        <w:r w:rsidR="00526308">
          <w:rPr>
            <w:rFonts w:ascii="Arial" w:eastAsia="Times New Roman" w:hAnsi="Arial" w:cs="Arial"/>
            <w:color w:val="000000"/>
            <w:kern w:val="0"/>
            <w14:ligatures w14:val="none"/>
          </w:rPr>
          <w:t xml:space="preserve">turbations under investigation, researchers and managers may draw inaccurate conclusions regarding organismal condition, environmental stress, or ecosystem health. </w:t>
        </w:r>
      </w:ins>
      <w:del w:id="1174" w:author="Reviewer" w:date="2026-06-04T12:54:00Z" w16du:dateUtc="2026-06-04T17:54:00Z">
        <w:r w:rsidDel="00526308">
          <w:rPr>
            <w:rFonts w:ascii="Arial" w:eastAsia="Times New Roman" w:hAnsi="Arial" w:cs="Arial"/>
            <w:color w:val="000000"/>
            <w:kern w:val="0"/>
            <w14:ligatures w14:val="none"/>
          </w:rPr>
          <w:delText xml:space="preserve">natural experiments using stress proxies to test hypotheses </w:delText>
        </w:r>
        <w:r w:rsidDel="00526308">
          <w:rPr>
            <w:rFonts w:ascii="Arial" w:eastAsia="Times New Roman" w:hAnsi="Arial" w:cs="Arial"/>
            <w:i/>
            <w:iCs/>
            <w:color w:val="000000"/>
            <w:kern w:val="0"/>
            <w14:ligatures w14:val="none"/>
          </w:rPr>
          <w:delText xml:space="preserve">in </w:delText>
        </w:r>
        <w:r w:rsidRPr="00A34BAC" w:rsidDel="00526308">
          <w:rPr>
            <w:rFonts w:ascii="Arial" w:eastAsia="Times New Roman" w:hAnsi="Arial" w:cs="Arial"/>
            <w:i/>
            <w:iCs/>
            <w:color w:val="000000"/>
            <w:kern w:val="0"/>
            <w14:ligatures w14:val="none"/>
          </w:rPr>
          <w:delText>vivo</w:delText>
        </w:r>
        <w:r w:rsidDel="00526308">
          <w:rPr>
            <w:rFonts w:ascii="Arial" w:eastAsia="Times New Roman" w:hAnsi="Arial" w:cs="Arial"/>
            <w:color w:val="000000"/>
            <w:kern w:val="0"/>
            <w14:ligatures w14:val="none"/>
          </w:rPr>
          <w:delText xml:space="preserve">, these data highlight the confounding effects </w:delText>
        </w:r>
      </w:del>
      <w:del w:id="1175" w:author="Reviewer" w:date="2026-06-04T12:56:00Z" w16du:dateUtc="2026-06-04T17:56:00Z">
        <w:r w:rsidDel="00526308">
          <w:rPr>
            <w:rFonts w:ascii="Arial" w:eastAsia="Times New Roman" w:hAnsi="Arial" w:cs="Arial"/>
            <w:color w:val="000000"/>
            <w:kern w:val="0"/>
            <w14:ligatures w14:val="none"/>
          </w:rPr>
          <w:delText>of exogenous pollutant cocktails</w:delText>
        </w:r>
      </w:del>
      <w:del w:id="1176" w:author="Reviewer" w:date="2026-06-04T12:54:00Z" w16du:dateUtc="2026-06-04T17:54:00Z">
        <w:r w:rsidDel="00526308">
          <w:rPr>
            <w:rFonts w:ascii="Arial" w:eastAsia="Times New Roman" w:hAnsi="Arial" w:cs="Arial"/>
            <w:color w:val="000000"/>
            <w:kern w:val="0"/>
            <w14:ligatures w14:val="none"/>
          </w:rPr>
          <w:delText xml:space="preserve"> among replicate systems</w:delText>
        </w:r>
      </w:del>
      <w:del w:id="1177" w:author="Reviewer" w:date="2026-06-04T12:55:00Z" w16du:dateUtc="2026-06-04T17:55:00Z">
        <w:r w:rsidDel="00526308">
          <w:rPr>
            <w:rFonts w:ascii="Arial" w:eastAsia="Times New Roman" w:hAnsi="Arial" w:cs="Arial"/>
            <w:color w:val="000000"/>
            <w:kern w:val="0"/>
            <w14:ligatures w14:val="none"/>
          </w:rPr>
          <w:delText xml:space="preserve">. PFAS compounds, in particular, </w:delText>
        </w:r>
      </w:del>
      <w:del w:id="1178" w:author="Reviewer" w:date="2026-06-04T12:56:00Z" w16du:dateUtc="2026-06-04T17:56:00Z">
        <w:r w:rsidDel="00526308">
          <w:rPr>
            <w:rFonts w:ascii="Arial" w:eastAsia="Times New Roman" w:hAnsi="Arial" w:cs="Arial"/>
            <w:color w:val="000000"/>
            <w:kern w:val="0"/>
            <w14:ligatures w14:val="none"/>
          </w:rPr>
          <w:delText>may bias stress proxies and lead to inaccurate conservation and management conclusions pertaining to</w:delText>
        </w:r>
      </w:del>
      <w:del w:id="1179" w:author="Reviewer" w:date="2026-06-04T13:00:00Z" w16du:dateUtc="2026-06-04T18:00:00Z">
        <w:r w:rsidDel="00526308">
          <w:rPr>
            <w:rFonts w:ascii="Arial" w:eastAsia="Times New Roman" w:hAnsi="Arial" w:cs="Arial"/>
            <w:color w:val="000000"/>
            <w:kern w:val="0"/>
            <w14:ligatures w14:val="none"/>
          </w:rPr>
          <w:delText xml:space="preserve"> less enigmatic perturbations. </w:delText>
        </w:r>
      </w:del>
      <w:del w:id="1180" w:author="Reviewer" w:date="2026-06-04T12:57:00Z" w16du:dateUtc="2026-06-04T17:57:00Z">
        <w:r w:rsidR="00D62511" w:rsidDel="00526308">
          <w:rPr>
            <w:rFonts w:ascii="Arial" w:eastAsia="Times New Roman" w:hAnsi="Arial" w:cs="Arial"/>
            <w:color w:val="000000"/>
            <w:kern w:val="0"/>
            <w14:ligatures w14:val="none"/>
          </w:rPr>
          <w:delText>Xenobiotics</w:delText>
        </w:r>
        <w:r w:rsidR="00D0262C" w:rsidRPr="003E7284" w:rsidDel="00526308">
          <w:rPr>
            <w:rFonts w:ascii="Arial" w:eastAsia="Times New Roman" w:hAnsi="Arial" w:cs="Arial"/>
            <w:color w:val="000000"/>
            <w:kern w:val="0"/>
            <w14:ligatures w14:val="none"/>
          </w:rPr>
          <w:delText xml:space="preserve"> have been</w:delText>
        </w:r>
        <w:r w:rsidR="00716A81" w:rsidDel="00526308">
          <w:rPr>
            <w:rFonts w:ascii="Arial" w:eastAsia="Times New Roman" w:hAnsi="Arial" w:cs="Arial"/>
            <w:color w:val="000000"/>
            <w:kern w:val="0"/>
            <w14:ligatures w14:val="none"/>
          </w:rPr>
          <w:delText>—and continue to be—</w:delText>
        </w:r>
        <w:r w:rsidR="00D0262C" w:rsidRPr="003E7284" w:rsidDel="00526308">
          <w:rPr>
            <w:rFonts w:ascii="Arial" w:eastAsia="Times New Roman" w:hAnsi="Arial" w:cs="Arial"/>
            <w:color w:val="000000"/>
            <w:kern w:val="0"/>
            <w14:ligatures w14:val="none"/>
          </w:rPr>
          <w:delText xml:space="preserve">detected globally </w:delText>
        </w:r>
        <w:r w:rsidR="00D62511" w:rsidDel="00526308">
          <w:rPr>
            <w:rFonts w:ascii="Arial" w:eastAsia="Times New Roman" w:hAnsi="Arial" w:cs="Arial"/>
            <w:color w:val="000000"/>
            <w:kern w:val="0"/>
            <w14:ligatures w14:val="none"/>
          </w:rPr>
          <w:delText xml:space="preserve">in our natural ecosystems, </w:delText>
        </w:r>
        <w:r w:rsidR="00115EDC" w:rsidDel="00526308">
          <w:rPr>
            <w:rFonts w:ascii="Arial" w:eastAsia="Times New Roman" w:hAnsi="Arial" w:cs="Arial"/>
            <w:color w:val="000000"/>
            <w:kern w:val="0"/>
            <w14:ligatures w14:val="none"/>
          </w:rPr>
          <w:delText>po</w:delText>
        </w:r>
        <w:r w:rsidR="00D62511" w:rsidDel="00526308">
          <w:rPr>
            <w:rFonts w:ascii="Arial" w:eastAsia="Times New Roman" w:hAnsi="Arial" w:cs="Arial"/>
            <w:color w:val="000000"/>
            <w:kern w:val="0"/>
            <w14:ligatures w14:val="none"/>
          </w:rPr>
          <w:delText xml:space="preserve">sing conservation </w:delText>
        </w:r>
        <w:r w:rsidR="00115EDC" w:rsidDel="00526308">
          <w:rPr>
            <w:rFonts w:ascii="Arial" w:eastAsia="Times New Roman" w:hAnsi="Arial" w:cs="Arial"/>
            <w:color w:val="000000"/>
            <w:kern w:val="0"/>
            <w14:ligatures w14:val="none"/>
          </w:rPr>
          <w:delText>challenges</w:delText>
        </w:r>
        <w:r w:rsidR="00D62511" w:rsidDel="00526308">
          <w:rPr>
            <w:rFonts w:ascii="Arial" w:eastAsia="Times New Roman" w:hAnsi="Arial" w:cs="Arial"/>
            <w:color w:val="000000"/>
            <w:kern w:val="0"/>
            <w14:ligatures w14:val="none"/>
          </w:rPr>
          <w:delText xml:space="preserve"> that </w:delText>
        </w:r>
        <w:r w:rsidR="00115EDC" w:rsidDel="00526308">
          <w:rPr>
            <w:rFonts w:ascii="Arial" w:eastAsia="Times New Roman" w:hAnsi="Arial" w:cs="Arial"/>
            <w:color w:val="000000"/>
            <w:kern w:val="0"/>
            <w14:ligatures w14:val="none"/>
          </w:rPr>
          <w:delText>are</w:delText>
        </w:r>
        <w:r w:rsidR="00D62511" w:rsidDel="00526308">
          <w:rPr>
            <w:rFonts w:ascii="Arial" w:eastAsia="Times New Roman" w:hAnsi="Arial" w:cs="Arial"/>
            <w:color w:val="000000"/>
            <w:kern w:val="0"/>
            <w14:ligatures w14:val="none"/>
          </w:rPr>
          <w:delText xml:space="preserve"> </w:delText>
        </w:r>
        <w:r w:rsidR="00115EDC" w:rsidDel="00526308">
          <w:rPr>
            <w:rFonts w:ascii="Arial" w:eastAsia="Times New Roman" w:hAnsi="Arial" w:cs="Arial"/>
            <w:color w:val="000000"/>
            <w:kern w:val="0"/>
            <w14:ligatures w14:val="none"/>
          </w:rPr>
          <w:delText>rare</w:delText>
        </w:r>
        <w:r w:rsidR="00D62511" w:rsidDel="00526308">
          <w:rPr>
            <w:rFonts w:ascii="Arial" w:eastAsia="Times New Roman" w:hAnsi="Arial" w:cs="Arial"/>
            <w:color w:val="000000"/>
            <w:kern w:val="0"/>
            <w14:ligatures w14:val="none"/>
          </w:rPr>
          <w:delText xml:space="preserve">ly </w:delText>
        </w:r>
        <w:r w:rsidR="00115EDC" w:rsidDel="00526308">
          <w:rPr>
            <w:rFonts w:ascii="Arial" w:eastAsia="Times New Roman" w:hAnsi="Arial" w:cs="Arial"/>
            <w:color w:val="000000"/>
            <w:kern w:val="0"/>
            <w14:ligatures w14:val="none"/>
          </w:rPr>
          <w:delText>addressed</w:delText>
        </w:r>
        <w:r w:rsidR="00D62511" w:rsidDel="00526308">
          <w:rPr>
            <w:rFonts w:ascii="Arial" w:eastAsia="Times New Roman" w:hAnsi="Arial" w:cs="Arial"/>
            <w:color w:val="000000"/>
            <w:kern w:val="0"/>
            <w14:ligatures w14:val="none"/>
          </w:rPr>
          <w:delText xml:space="preserve"> </w:delText>
        </w:r>
        <w:r w:rsidR="005E1EBB" w:rsidDel="00526308">
          <w:rPr>
            <w:rFonts w:ascii="Arial" w:eastAsia="Times New Roman" w:hAnsi="Arial" w:cs="Arial"/>
            <w:color w:val="000000"/>
            <w:kern w:val="0"/>
            <w14:ligatures w14:val="none"/>
          </w:rPr>
          <w:fldChar w:fldCharType="begin"/>
        </w:r>
        <w:r w:rsidR="00E95E6A" w:rsidDel="00526308">
          <w:rPr>
            <w:rFonts w:ascii="Arial" w:eastAsia="Times New Roman" w:hAnsi="Arial" w:cs="Arial"/>
            <w:color w:val="000000"/>
            <w:kern w:val="0"/>
            <w14:ligatures w14:val="none"/>
          </w:rPr>
          <w:delInstrText xml:space="preserve"> ADDIN ZOTERO_ITEM CSL_CITATION {"citationID":"JSXRBAZ6","properties":{"formattedCitation":"(Kurwadkar {\\i{}et al.}, 2022)","plainCitation":"(Kurwadkar et al., 2022)","noteIndex":0},"citationItems":[{"id":246,"uris":["http://zotero.org/users/4161640/items/IP7F7U9P"],"itemData":{"id":246,"type":"article-journal","abstract":"Per-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delInstrText>
        </w:r>
        <w:r w:rsidR="005E1EBB" w:rsidDel="00526308">
          <w:rPr>
            <w:rFonts w:ascii="Arial" w:eastAsia="Times New Roman" w:hAnsi="Arial" w:cs="Arial"/>
            <w:color w:val="000000"/>
            <w:kern w:val="0"/>
            <w14:ligatures w14:val="none"/>
          </w:rPr>
          <w:fldChar w:fldCharType="separate"/>
        </w:r>
        <w:r w:rsidR="002838B7" w:rsidRPr="002838B7" w:rsidDel="00526308">
          <w:rPr>
            <w:rFonts w:ascii="Arial" w:hAnsi="Arial" w:cs="Arial"/>
            <w:color w:val="000000"/>
            <w:kern w:val="0"/>
          </w:rPr>
          <w:delText xml:space="preserve">(Kurwadkar </w:delText>
        </w:r>
        <w:r w:rsidR="002838B7" w:rsidRPr="002838B7" w:rsidDel="00526308">
          <w:rPr>
            <w:rFonts w:ascii="Arial" w:hAnsi="Arial" w:cs="Arial"/>
            <w:i/>
            <w:iCs/>
            <w:color w:val="000000"/>
            <w:kern w:val="0"/>
          </w:rPr>
          <w:delText>et al.</w:delText>
        </w:r>
        <w:r w:rsidR="002838B7" w:rsidRPr="002838B7" w:rsidDel="00526308">
          <w:rPr>
            <w:rFonts w:ascii="Arial" w:hAnsi="Arial" w:cs="Arial"/>
            <w:color w:val="000000"/>
            <w:kern w:val="0"/>
          </w:rPr>
          <w:delText>, 2022)</w:delText>
        </w:r>
        <w:r w:rsidR="005E1EBB" w:rsidDel="00526308">
          <w:rPr>
            <w:rFonts w:ascii="Arial" w:eastAsia="Times New Roman" w:hAnsi="Arial" w:cs="Arial"/>
            <w:color w:val="000000"/>
            <w:kern w:val="0"/>
            <w14:ligatures w14:val="none"/>
          </w:rPr>
          <w:fldChar w:fldCharType="end"/>
        </w:r>
        <w:r w:rsidR="00D0262C" w:rsidRPr="003E7284" w:rsidDel="00526308">
          <w:rPr>
            <w:rFonts w:ascii="Arial" w:eastAsia="Times New Roman" w:hAnsi="Arial" w:cs="Arial"/>
            <w:color w:val="000000"/>
            <w:kern w:val="0"/>
            <w14:ligatures w14:val="none"/>
          </w:rPr>
          <w:delText>.</w:delText>
        </w:r>
        <w:r w:rsidR="00D62511" w:rsidDel="00526308">
          <w:rPr>
            <w:rFonts w:ascii="Arial" w:eastAsia="Times New Roman" w:hAnsi="Arial" w:cs="Arial"/>
            <w:color w:val="000000"/>
            <w:kern w:val="0"/>
            <w14:ligatures w14:val="none"/>
          </w:rPr>
          <w:delText xml:space="preserve"> </w:delText>
        </w:r>
      </w:del>
      <w:r w:rsidR="00115EDC">
        <w:rPr>
          <w:rFonts w:ascii="Arial" w:eastAsia="Times New Roman" w:hAnsi="Arial" w:cs="Arial"/>
          <w:color w:val="000000"/>
          <w:kern w:val="0"/>
          <w14:ligatures w14:val="none"/>
        </w:rPr>
        <w:t>Clarify</w:t>
      </w:r>
      <w:r w:rsidR="00D62511">
        <w:rPr>
          <w:rFonts w:ascii="Arial" w:eastAsia="Times New Roman" w:hAnsi="Arial" w:cs="Arial"/>
          <w:color w:val="000000"/>
          <w:kern w:val="0"/>
          <w14:ligatures w14:val="none"/>
        </w:rPr>
        <w:t xml:space="preserve">ing the mechanistic connections underlying xenobiotic interactions with organisms is </w:t>
      </w:r>
      <w:r w:rsidR="00115EDC">
        <w:rPr>
          <w:rFonts w:ascii="Arial" w:eastAsia="Times New Roman" w:hAnsi="Arial" w:cs="Arial"/>
          <w:color w:val="000000"/>
          <w:kern w:val="0"/>
          <w14:ligatures w14:val="none"/>
        </w:rPr>
        <w:t>essenti</w:t>
      </w:r>
      <w:r w:rsidR="00D62511">
        <w:rPr>
          <w:rFonts w:ascii="Arial" w:eastAsia="Times New Roman" w:hAnsi="Arial" w:cs="Arial"/>
          <w:color w:val="000000"/>
          <w:kern w:val="0"/>
          <w14:ligatures w14:val="none"/>
        </w:rPr>
        <w:t xml:space="preserve">al for </w:t>
      </w:r>
      <w:ins w:id="1181" w:author="Reviewer" w:date="2026-06-04T13:01:00Z" w16du:dateUtc="2026-06-04T18:01:00Z">
        <w:r w:rsidR="00526308">
          <w:rPr>
            <w:rFonts w:ascii="Arial" w:eastAsia="Times New Roman" w:hAnsi="Arial" w:cs="Arial"/>
            <w:color w:val="000000"/>
            <w:kern w:val="0"/>
            <w14:ligatures w14:val="none"/>
          </w:rPr>
          <w:t xml:space="preserve">interpreting physiological indicators and strengthening conservation and management decisions in increasingly </w:t>
        </w:r>
      </w:ins>
      <w:ins w:id="1182" w:author="Reviewer" w:date="2026-06-04T13:02:00Z" w16du:dateUtc="2026-06-04T18:02:00Z">
        <w:r w:rsidR="00526308">
          <w:rPr>
            <w:rFonts w:ascii="Arial" w:eastAsia="Times New Roman" w:hAnsi="Arial" w:cs="Arial"/>
            <w:color w:val="000000"/>
            <w:kern w:val="0"/>
            <w14:ligatures w14:val="none"/>
          </w:rPr>
          <w:t>altered ecosystems</w:t>
        </w:r>
      </w:ins>
      <w:del w:id="1183" w:author="Reviewer" w:date="2026-06-04T13:02:00Z" w16du:dateUtc="2026-06-04T18:02:00Z">
        <w:r w:rsidR="00D62511" w:rsidDel="00526308">
          <w:rPr>
            <w:rFonts w:ascii="Arial" w:eastAsia="Times New Roman" w:hAnsi="Arial" w:cs="Arial"/>
            <w:color w:val="000000"/>
            <w:kern w:val="0"/>
            <w14:ligatures w14:val="none"/>
          </w:rPr>
          <w:delText xml:space="preserve">understanding organismal health and </w:delText>
        </w:r>
        <w:r w:rsidR="002F7ACA" w:rsidDel="00526308">
          <w:rPr>
            <w:rFonts w:ascii="Arial" w:eastAsia="Times New Roman" w:hAnsi="Arial" w:cs="Arial"/>
            <w:color w:val="000000"/>
            <w:kern w:val="0"/>
            <w14:ligatures w14:val="none"/>
          </w:rPr>
          <w:delText>resilience</w:delText>
        </w:r>
        <w:r w:rsidR="005E1EBB" w:rsidDel="00526308">
          <w:rPr>
            <w:rFonts w:ascii="Arial" w:eastAsia="Times New Roman" w:hAnsi="Arial" w:cs="Arial"/>
            <w:color w:val="000000"/>
            <w:kern w:val="0"/>
            <w14:ligatures w14:val="none"/>
          </w:rPr>
          <w:delText>,</w:delText>
        </w:r>
        <w:r w:rsidR="002F7ACA" w:rsidDel="00526308">
          <w:rPr>
            <w:rFonts w:ascii="Arial" w:eastAsia="Times New Roman" w:hAnsi="Arial" w:cs="Arial"/>
            <w:color w:val="000000"/>
            <w:kern w:val="0"/>
            <w14:ligatures w14:val="none"/>
          </w:rPr>
          <w:delText xml:space="preserve"> t</w:delText>
        </w:r>
        <w:r w:rsidR="005E1EBB" w:rsidDel="00526308">
          <w:rPr>
            <w:rFonts w:ascii="Arial" w:eastAsia="Times New Roman" w:hAnsi="Arial" w:cs="Arial"/>
            <w:color w:val="000000"/>
            <w:kern w:val="0"/>
            <w14:ligatures w14:val="none"/>
          </w:rPr>
          <w:delText>hereby</w:delText>
        </w:r>
        <w:r w:rsidR="002F7ACA" w:rsidDel="00526308">
          <w:rPr>
            <w:rFonts w:ascii="Arial" w:eastAsia="Times New Roman" w:hAnsi="Arial" w:cs="Arial"/>
            <w:color w:val="000000"/>
            <w:kern w:val="0"/>
            <w14:ligatures w14:val="none"/>
          </w:rPr>
          <w:delText xml:space="preserve"> </w:delText>
        </w:r>
        <w:r w:rsidR="00115EDC" w:rsidDel="00526308">
          <w:rPr>
            <w:rFonts w:ascii="Arial" w:eastAsia="Times New Roman" w:hAnsi="Arial" w:cs="Arial"/>
            <w:color w:val="000000"/>
            <w:kern w:val="0"/>
            <w14:ligatures w14:val="none"/>
          </w:rPr>
          <w:delText>enhanc</w:delText>
        </w:r>
        <w:r w:rsidR="005E1EBB" w:rsidDel="00526308">
          <w:rPr>
            <w:rFonts w:ascii="Arial" w:eastAsia="Times New Roman" w:hAnsi="Arial" w:cs="Arial"/>
            <w:color w:val="000000"/>
            <w:kern w:val="0"/>
            <w14:ligatures w14:val="none"/>
          </w:rPr>
          <w:delText>ing</w:delText>
        </w:r>
        <w:r w:rsidR="002F7ACA" w:rsidDel="00526308">
          <w:rPr>
            <w:rFonts w:ascii="Arial" w:eastAsia="Times New Roman" w:hAnsi="Arial" w:cs="Arial"/>
            <w:color w:val="000000"/>
            <w:kern w:val="0"/>
            <w14:ligatures w14:val="none"/>
          </w:rPr>
          <w:delText xml:space="preserve"> global conservation efforts</w:delText>
        </w:r>
      </w:del>
      <w:r w:rsidR="001C65FA">
        <w:rPr>
          <w:rFonts w:ascii="Arial" w:eastAsia="Times New Roman" w:hAnsi="Arial" w:cs="Arial"/>
          <w:color w:val="000000"/>
          <w:kern w:val="0"/>
          <w14:ligatures w14:val="none"/>
        </w:rPr>
        <w:t>.</w:t>
      </w:r>
    </w:p>
    <w:p w14:paraId="651759AE" w14:textId="77777777" w:rsidR="005E1EBB" w:rsidRPr="004D3F45" w:rsidRDefault="005E1EBB" w:rsidP="005E1EBB">
      <w:pPr>
        <w:spacing w:line="480" w:lineRule="auto"/>
        <w:ind w:firstLine="720"/>
        <w:rPr>
          <w:rFonts w:ascii="Arial" w:eastAsia="Times New Roman" w:hAnsi="Arial" w:cs="Arial"/>
          <w:color w:val="000000"/>
          <w:kern w:val="0"/>
          <w14:ligatures w14:val="none"/>
        </w:rPr>
      </w:pPr>
    </w:p>
    <w:p w14:paraId="36E15A75" w14:textId="0F780494" w:rsidR="00676DE3" w:rsidRDefault="00676DE3">
      <w:pPr>
        <w:rPr>
          <w:rFonts w:ascii="Arial" w:hAnsi="Arial" w:cs="Arial"/>
        </w:rPr>
      </w:pPr>
      <w:r>
        <w:rPr>
          <w:rFonts w:ascii="Arial" w:hAnsi="Arial" w:cs="Arial"/>
        </w:rPr>
        <w:br w:type="page"/>
      </w:r>
    </w:p>
    <w:p w14:paraId="2699B11F" w14:textId="30466665" w:rsidR="00AB131F" w:rsidRDefault="004D3F45" w:rsidP="00122893">
      <w:pPr>
        <w:spacing w:line="480" w:lineRule="auto"/>
        <w:rPr>
          <w:rFonts w:ascii="Arial" w:hAnsi="Arial" w:cs="Arial"/>
        </w:rPr>
      </w:pPr>
      <w:r>
        <w:rPr>
          <w:rFonts w:ascii="Arial" w:hAnsi="Arial" w:cs="Arial"/>
          <w:b/>
          <w:bCs/>
        </w:rPr>
        <w:lastRenderedPageBreak/>
        <w:t>5</w:t>
      </w:r>
      <w:r w:rsidR="00AB131F">
        <w:rPr>
          <w:rFonts w:ascii="Arial" w:hAnsi="Arial" w:cs="Arial"/>
          <w:b/>
          <w:bCs/>
        </w:rPr>
        <w:t>.</w:t>
      </w:r>
      <w:r w:rsidR="007B242C">
        <w:rPr>
          <w:rFonts w:ascii="Arial" w:hAnsi="Arial" w:cs="Arial"/>
          <w:b/>
          <w:bCs/>
        </w:rPr>
        <w:t xml:space="preserve"> </w:t>
      </w:r>
      <w:r w:rsidR="0043715D">
        <w:rPr>
          <w:rFonts w:ascii="Arial" w:hAnsi="Arial" w:cs="Arial"/>
          <w:b/>
          <w:bCs/>
        </w:rPr>
        <w:t>Ethical Declarations</w:t>
      </w:r>
    </w:p>
    <w:p w14:paraId="497644FA" w14:textId="73B9C9D7" w:rsidR="007B242C" w:rsidRPr="007B242C" w:rsidRDefault="0043715D" w:rsidP="00122893">
      <w:pPr>
        <w:spacing w:line="480" w:lineRule="auto"/>
        <w:rPr>
          <w:rFonts w:ascii="Arial" w:hAnsi="Arial" w:cs="Arial"/>
        </w:rPr>
      </w:pPr>
      <w:r>
        <w:rPr>
          <w:rFonts w:ascii="Arial" w:hAnsi="Arial" w:cs="Arial"/>
        </w:rPr>
        <w:t xml:space="preserve">Southeastern Louisiana University Institutional Animal Care and Use Committee (IACUC) approved all procedures used herein, and we confirm that we performed all procedures in accordance with the approved IACUC </w:t>
      </w:r>
      <w:r w:rsidR="006F2404">
        <w:rPr>
          <w:rFonts w:ascii="Arial" w:hAnsi="Arial" w:cs="Arial"/>
        </w:rPr>
        <w:t>0093</w:t>
      </w:r>
      <w:r w:rsidR="007C0C20" w:rsidRPr="007C0C20">
        <w:rPr>
          <w:rFonts w:ascii="Arial" w:hAnsi="Arial" w:cs="Arial"/>
        </w:rPr>
        <w:t>.</w:t>
      </w:r>
    </w:p>
    <w:p w14:paraId="340EF716" w14:textId="77777777" w:rsidR="0043715D" w:rsidRDefault="0043715D" w:rsidP="0043715D">
      <w:pPr>
        <w:spacing w:line="480" w:lineRule="auto"/>
        <w:rPr>
          <w:rFonts w:ascii="Arial" w:hAnsi="Arial" w:cs="Arial"/>
          <w:b/>
          <w:bCs/>
        </w:rPr>
      </w:pPr>
    </w:p>
    <w:p w14:paraId="3BF333D1" w14:textId="7DA67AE1" w:rsidR="0043715D" w:rsidRDefault="0043715D" w:rsidP="0043715D">
      <w:pPr>
        <w:spacing w:line="480" w:lineRule="auto"/>
        <w:rPr>
          <w:rFonts w:ascii="Arial" w:hAnsi="Arial" w:cs="Arial"/>
        </w:rPr>
      </w:pPr>
      <w:r>
        <w:rPr>
          <w:rFonts w:ascii="Arial" w:hAnsi="Arial" w:cs="Arial"/>
          <w:b/>
          <w:bCs/>
        </w:rPr>
        <w:t>6. Acknowledgments</w:t>
      </w:r>
    </w:p>
    <w:p w14:paraId="7C17BFCD" w14:textId="77777777" w:rsidR="0043715D" w:rsidRPr="007B242C" w:rsidRDefault="0043715D" w:rsidP="0043715D">
      <w:pPr>
        <w:spacing w:line="480" w:lineRule="auto"/>
        <w:rPr>
          <w:rFonts w:ascii="Arial" w:hAnsi="Arial" w:cs="Arial"/>
        </w:rPr>
      </w:pPr>
      <w:r>
        <w:rPr>
          <w:rFonts w:ascii="Arial" w:hAnsi="Arial" w:cs="Arial"/>
        </w:rPr>
        <w:t xml:space="preserve">We thank </w:t>
      </w:r>
      <w:r w:rsidRPr="007B242C">
        <w:rPr>
          <w:rFonts w:ascii="Arial" w:hAnsi="Arial" w:cs="Arial"/>
        </w:rPr>
        <w:t xml:space="preserve">Gary Vitrano and the Louisiana Department of Wildlife </w:t>
      </w:r>
      <w:r>
        <w:rPr>
          <w:rFonts w:ascii="Arial" w:hAnsi="Arial" w:cs="Arial"/>
        </w:rPr>
        <w:t>and</w:t>
      </w:r>
      <w:r w:rsidRPr="007B242C">
        <w:rPr>
          <w:rFonts w:ascii="Arial" w:hAnsi="Arial" w:cs="Arial"/>
        </w:rPr>
        <w:t xml:space="preserve"> Fisheries for collecting</w:t>
      </w:r>
      <w:r>
        <w:rPr>
          <w:rFonts w:ascii="Arial" w:hAnsi="Arial" w:cs="Arial"/>
        </w:rPr>
        <w:t xml:space="preserve">, </w:t>
      </w:r>
      <w:r w:rsidRPr="007B242C">
        <w:rPr>
          <w:rFonts w:ascii="Arial" w:hAnsi="Arial" w:cs="Arial"/>
        </w:rPr>
        <w:t>transporting</w:t>
      </w:r>
      <w:r>
        <w:rPr>
          <w:rFonts w:ascii="Arial" w:hAnsi="Arial" w:cs="Arial"/>
        </w:rPr>
        <w:t>, and donating</w:t>
      </w:r>
      <w:r w:rsidRPr="007B242C">
        <w:rPr>
          <w:rFonts w:ascii="Arial" w:hAnsi="Arial" w:cs="Arial"/>
        </w:rPr>
        <w:t xml:space="preserve"> the </w:t>
      </w:r>
      <w:r>
        <w:rPr>
          <w:rFonts w:ascii="Arial" w:hAnsi="Arial" w:cs="Arial"/>
        </w:rPr>
        <w:t>fish used herein</w:t>
      </w:r>
      <w:r w:rsidRPr="007B242C">
        <w:rPr>
          <w:rFonts w:ascii="Arial" w:hAnsi="Arial" w:cs="Arial"/>
        </w:rPr>
        <w:t xml:space="preserve">. </w:t>
      </w:r>
      <w:r>
        <w:rPr>
          <w:rFonts w:ascii="Arial" w:hAnsi="Arial" w:cs="Arial"/>
        </w:rPr>
        <w:t>W</w:t>
      </w:r>
      <w:r w:rsidRPr="007B242C">
        <w:rPr>
          <w:rFonts w:ascii="Arial" w:hAnsi="Arial" w:cs="Arial"/>
        </w:rPr>
        <w:t>e thank the Southeastern Louisiana University</w:t>
      </w:r>
      <w:r>
        <w:rPr>
          <w:rFonts w:ascii="Arial" w:hAnsi="Arial" w:cs="Arial"/>
        </w:rPr>
        <w:t xml:space="preserve"> </w:t>
      </w:r>
      <w:r w:rsidRPr="007B242C">
        <w:rPr>
          <w:rFonts w:ascii="Arial" w:hAnsi="Arial" w:cs="Arial"/>
        </w:rPr>
        <w:t>Vertebrate Museum for supplying resources that</w:t>
      </w:r>
      <w:r>
        <w:rPr>
          <w:rFonts w:ascii="Arial" w:hAnsi="Arial" w:cs="Arial"/>
        </w:rPr>
        <w:t xml:space="preserve"> made this study possible</w:t>
      </w:r>
      <w:r w:rsidRPr="007B242C">
        <w:rPr>
          <w:rFonts w:ascii="Arial" w:hAnsi="Arial" w:cs="Arial"/>
        </w:rPr>
        <w:t xml:space="preserve">. </w:t>
      </w:r>
      <w:r w:rsidRPr="007C0C20">
        <w:rPr>
          <w:rFonts w:ascii="Arial" w:hAnsi="Arial" w:cs="Arial"/>
        </w:rPr>
        <w:t xml:space="preserve">The use of trade, firm, or product names is for descriptive purposes only and does not imply endorsement by the </w:t>
      </w:r>
      <w:r>
        <w:rPr>
          <w:rFonts w:ascii="Arial" w:hAnsi="Arial" w:cs="Arial"/>
        </w:rPr>
        <w:t>author’s employers</w:t>
      </w:r>
      <w:r w:rsidRPr="007C0C20">
        <w:rPr>
          <w:rFonts w:ascii="Arial" w:hAnsi="Arial" w:cs="Arial"/>
        </w:rPr>
        <w:t>.</w:t>
      </w:r>
    </w:p>
    <w:p w14:paraId="1BE38DD0" w14:textId="77777777" w:rsidR="00AB131F" w:rsidRDefault="00AB131F" w:rsidP="00122893">
      <w:pPr>
        <w:spacing w:line="480" w:lineRule="auto"/>
        <w:rPr>
          <w:rFonts w:ascii="Arial" w:hAnsi="Arial" w:cs="Arial"/>
        </w:rPr>
      </w:pPr>
    </w:p>
    <w:p w14:paraId="68FC273E" w14:textId="79E2BDD3" w:rsidR="007B242C" w:rsidRDefault="0043715D" w:rsidP="007B242C">
      <w:pPr>
        <w:spacing w:line="480" w:lineRule="auto"/>
        <w:rPr>
          <w:rFonts w:ascii="Arial" w:hAnsi="Arial" w:cs="Arial"/>
        </w:rPr>
      </w:pPr>
      <w:r>
        <w:rPr>
          <w:rFonts w:ascii="Arial" w:hAnsi="Arial" w:cs="Arial"/>
          <w:b/>
          <w:bCs/>
        </w:rPr>
        <w:t>7</w:t>
      </w:r>
      <w:r w:rsidR="007B242C">
        <w:rPr>
          <w:rFonts w:ascii="Arial" w:hAnsi="Arial" w:cs="Arial"/>
          <w:b/>
          <w:bCs/>
        </w:rPr>
        <w:t xml:space="preserve">. </w:t>
      </w:r>
      <w:r w:rsidR="004D3F45">
        <w:rPr>
          <w:rFonts w:ascii="Arial" w:hAnsi="Arial" w:cs="Arial"/>
          <w:b/>
          <w:bCs/>
        </w:rPr>
        <w:t xml:space="preserve">Author </w:t>
      </w:r>
      <w:r w:rsidR="007B242C">
        <w:rPr>
          <w:rFonts w:ascii="Arial" w:hAnsi="Arial" w:cs="Arial"/>
          <w:b/>
          <w:bCs/>
        </w:rPr>
        <w:t>Contributions</w:t>
      </w:r>
    </w:p>
    <w:p w14:paraId="2C75725B" w14:textId="092CE124" w:rsidR="007B242C" w:rsidRDefault="007B242C" w:rsidP="00122893">
      <w:pPr>
        <w:spacing w:line="480" w:lineRule="auto"/>
        <w:rPr>
          <w:rFonts w:ascii="Arial" w:hAnsi="Arial" w:cs="Arial"/>
        </w:rPr>
      </w:pPr>
      <w:r>
        <w:rPr>
          <w:rFonts w:ascii="Arial" w:hAnsi="Arial" w:cs="Arial"/>
        </w:rPr>
        <w:t>ARJ</w:t>
      </w:r>
      <w:r w:rsidRPr="007B242C">
        <w:rPr>
          <w:rFonts w:ascii="Arial" w:hAnsi="Arial" w:cs="Arial"/>
        </w:rPr>
        <w:t>: Conceptualization, Data Curation</w:t>
      </w:r>
      <w:r w:rsidR="007C0C20" w:rsidRPr="007B242C">
        <w:rPr>
          <w:rFonts w:ascii="Arial" w:hAnsi="Arial" w:cs="Arial"/>
        </w:rPr>
        <w:t>, Methodolog</w:t>
      </w:r>
      <w:r w:rsidR="007C0C20">
        <w:rPr>
          <w:rFonts w:ascii="Arial" w:hAnsi="Arial" w:cs="Arial"/>
        </w:rPr>
        <w:t>y</w:t>
      </w:r>
      <w:r w:rsidRPr="007B242C">
        <w:rPr>
          <w:rFonts w:ascii="Arial" w:hAnsi="Arial" w:cs="Arial"/>
        </w:rPr>
        <w:t>, Formal Analysis,</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original draft, review</w:t>
      </w:r>
      <w:r>
        <w:rPr>
          <w:rFonts w:ascii="Arial" w:hAnsi="Arial" w:cs="Arial"/>
        </w:rPr>
        <w:t>,</w:t>
      </w:r>
      <w:r w:rsidRPr="007B242C">
        <w:rPr>
          <w:rFonts w:ascii="Arial" w:hAnsi="Arial" w:cs="Arial"/>
        </w:rPr>
        <w:t xml:space="preserve"> and editing.</w:t>
      </w:r>
      <w:r w:rsidR="007C0C20">
        <w:rPr>
          <w:rFonts w:ascii="Arial" w:hAnsi="Arial" w:cs="Arial"/>
        </w:rPr>
        <w:t xml:space="preserve"> TSC: </w:t>
      </w:r>
      <w:r w:rsidR="007C0C20" w:rsidRPr="007B242C">
        <w:rPr>
          <w:rFonts w:ascii="Arial" w:hAnsi="Arial" w:cs="Arial"/>
        </w:rPr>
        <w:t>Conceptualization,</w:t>
      </w:r>
      <w:r w:rsidR="007C0C20" w:rsidRPr="007C0C20">
        <w:rPr>
          <w:rFonts w:ascii="Arial" w:hAnsi="Arial" w:cs="Arial"/>
        </w:rPr>
        <w:t xml:space="preserve"> </w:t>
      </w:r>
      <w:r w:rsidR="005E1EBB">
        <w:rPr>
          <w:rFonts w:ascii="Arial" w:hAnsi="Arial" w:cs="Arial"/>
        </w:rPr>
        <w:t xml:space="preserve">Data Curation, </w:t>
      </w:r>
      <w:r w:rsidR="007C0C20" w:rsidRPr="007B242C">
        <w:rPr>
          <w:rFonts w:ascii="Arial" w:hAnsi="Arial" w:cs="Arial"/>
        </w:rPr>
        <w:t>Methodology</w:t>
      </w:r>
      <w:r w:rsidR="007C0C20">
        <w:rPr>
          <w:rFonts w:ascii="Arial" w:hAnsi="Arial" w:cs="Arial"/>
        </w:rPr>
        <w:t>,</w:t>
      </w:r>
      <w:r w:rsidR="007C0C20" w:rsidRPr="007B242C">
        <w:rPr>
          <w:rFonts w:ascii="Arial" w:hAnsi="Arial" w:cs="Arial"/>
        </w:rPr>
        <w:t xml:space="preserve"> Formal Analysis, </w:t>
      </w:r>
      <w:r w:rsidR="004D3F45">
        <w:rPr>
          <w:rFonts w:ascii="Arial" w:hAnsi="Arial" w:cs="Arial"/>
        </w:rPr>
        <w:t xml:space="preserve">and </w:t>
      </w:r>
      <w:r w:rsidR="007C0C20" w:rsidRPr="007B242C">
        <w:rPr>
          <w:rFonts w:ascii="Arial" w:hAnsi="Arial" w:cs="Arial"/>
        </w:rPr>
        <w:t>Writing</w:t>
      </w:r>
      <w:r w:rsidR="004D3F45">
        <w:rPr>
          <w:rFonts w:ascii="Arial" w:hAnsi="Arial" w:cs="Arial"/>
        </w:rPr>
        <w:t>—</w:t>
      </w:r>
      <w:r w:rsidR="007C0C20" w:rsidRPr="007B242C">
        <w:rPr>
          <w:rFonts w:ascii="Arial" w:hAnsi="Arial" w:cs="Arial"/>
        </w:rPr>
        <w:t>review and editing</w:t>
      </w:r>
      <w:r w:rsidR="007C0C20">
        <w:rPr>
          <w:rFonts w:ascii="Arial" w:hAnsi="Arial" w:cs="Arial"/>
        </w:rPr>
        <w:t>.</w:t>
      </w:r>
      <w:r w:rsidRPr="007B242C">
        <w:rPr>
          <w:rFonts w:ascii="Arial" w:hAnsi="Arial" w:cs="Arial"/>
        </w:rPr>
        <w:t xml:space="preserve"> </w:t>
      </w:r>
      <w:r w:rsidR="007C0C20">
        <w:rPr>
          <w:rFonts w:ascii="Arial" w:hAnsi="Arial" w:cs="Arial"/>
        </w:rPr>
        <w:t>JBN</w:t>
      </w:r>
      <w:r w:rsidRPr="007B242C">
        <w:rPr>
          <w:rFonts w:ascii="Arial" w:hAnsi="Arial" w:cs="Arial"/>
        </w:rPr>
        <w:t xml:space="preserve">: Conceptualization, Data Curation,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KRP</w:t>
      </w:r>
      <w:r w:rsidRPr="007B242C">
        <w:rPr>
          <w:rFonts w:ascii="Arial" w:hAnsi="Arial" w:cs="Arial"/>
        </w:rPr>
        <w:t>: Methodology</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review and editing</w:t>
      </w:r>
      <w:r w:rsidR="007C0C20">
        <w:rPr>
          <w:rFonts w:ascii="Arial" w:hAnsi="Arial" w:cs="Arial"/>
        </w:rPr>
        <w:t>. CMM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review</w:t>
      </w:r>
      <w:r w:rsidR="007C0C20">
        <w:rPr>
          <w:rFonts w:ascii="Arial" w:hAnsi="Arial" w:cs="Arial"/>
        </w:rPr>
        <w:t xml:space="preserve"> </w:t>
      </w:r>
      <w:r w:rsidRPr="007B242C">
        <w:rPr>
          <w:rFonts w:ascii="Arial" w:hAnsi="Arial" w:cs="Arial"/>
        </w:rPr>
        <w:t>and editing.</w:t>
      </w:r>
    </w:p>
    <w:p w14:paraId="1F87D0F2" w14:textId="77777777" w:rsidR="007B242C" w:rsidRDefault="007B242C" w:rsidP="00122893">
      <w:pPr>
        <w:spacing w:line="480" w:lineRule="auto"/>
        <w:rPr>
          <w:rFonts w:ascii="Arial" w:hAnsi="Arial" w:cs="Arial"/>
        </w:rPr>
      </w:pPr>
    </w:p>
    <w:p w14:paraId="73B446D2" w14:textId="6026A704" w:rsidR="007B242C" w:rsidRDefault="0043715D" w:rsidP="007B242C">
      <w:pPr>
        <w:spacing w:line="480" w:lineRule="auto"/>
        <w:rPr>
          <w:rFonts w:ascii="Arial" w:hAnsi="Arial" w:cs="Arial"/>
        </w:rPr>
      </w:pPr>
      <w:r>
        <w:rPr>
          <w:rFonts w:ascii="Arial" w:hAnsi="Arial" w:cs="Arial"/>
          <w:b/>
          <w:bCs/>
        </w:rPr>
        <w:t>8</w:t>
      </w:r>
      <w:r w:rsidR="007B242C">
        <w:rPr>
          <w:rFonts w:ascii="Arial" w:hAnsi="Arial" w:cs="Arial"/>
          <w:b/>
          <w:bCs/>
        </w:rPr>
        <w:t xml:space="preserve">. </w:t>
      </w:r>
      <w:r w:rsidR="004D3F45">
        <w:rPr>
          <w:rFonts w:ascii="Arial" w:hAnsi="Arial" w:cs="Arial"/>
          <w:b/>
          <w:bCs/>
        </w:rPr>
        <w:t>Conflicts of Interest</w:t>
      </w:r>
    </w:p>
    <w:p w14:paraId="0A6454DD" w14:textId="06A2242F" w:rsidR="007B242C" w:rsidRPr="007B242C" w:rsidRDefault="007B242C" w:rsidP="007B242C">
      <w:pPr>
        <w:spacing w:line="480" w:lineRule="auto"/>
        <w:rPr>
          <w:rFonts w:ascii="Arial" w:hAnsi="Arial" w:cs="Arial"/>
        </w:rPr>
      </w:pPr>
      <w:r>
        <w:rPr>
          <w:rFonts w:ascii="Arial" w:hAnsi="Arial" w:cs="Arial"/>
        </w:rPr>
        <w:t xml:space="preserve">The authors declare no conflict of interest or competing interests. </w:t>
      </w:r>
    </w:p>
    <w:p w14:paraId="64A6B218" w14:textId="41748839" w:rsidR="007B242C" w:rsidRDefault="007B242C" w:rsidP="00122893">
      <w:pPr>
        <w:spacing w:line="480" w:lineRule="auto"/>
        <w:rPr>
          <w:rFonts w:ascii="Arial" w:hAnsi="Arial" w:cs="Arial"/>
        </w:rPr>
      </w:pPr>
    </w:p>
    <w:p w14:paraId="1CCDC579" w14:textId="4FB8FEFE" w:rsidR="004D3F45" w:rsidRDefault="0043715D" w:rsidP="00122893">
      <w:pPr>
        <w:spacing w:line="480" w:lineRule="auto"/>
        <w:rPr>
          <w:rFonts w:ascii="Arial" w:hAnsi="Arial" w:cs="Arial"/>
        </w:rPr>
      </w:pPr>
      <w:r>
        <w:rPr>
          <w:rFonts w:ascii="Arial" w:hAnsi="Arial" w:cs="Arial"/>
          <w:b/>
          <w:bCs/>
        </w:rPr>
        <w:lastRenderedPageBreak/>
        <w:t>9</w:t>
      </w:r>
      <w:r w:rsidR="004D3F45">
        <w:rPr>
          <w:rFonts w:ascii="Arial" w:hAnsi="Arial" w:cs="Arial"/>
          <w:b/>
          <w:bCs/>
        </w:rPr>
        <w:t xml:space="preserve">. Funding </w:t>
      </w:r>
    </w:p>
    <w:p w14:paraId="310E0509" w14:textId="54C93BD2" w:rsidR="004D3F45" w:rsidRDefault="00F34016" w:rsidP="00122893">
      <w:pPr>
        <w:spacing w:line="480" w:lineRule="auto"/>
        <w:rPr>
          <w:rFonts w:ascii="Arial" w:hAnsi="Arial" w:cs="Arial"/>
        </w:rPr>
      </w:pPr>
      <w:r>
        <w:rPr>
          <w:rFonts w:ascii="Arial" w:hAnsi="Arial" w:cs="Arial"/>
        </w:rPr>
        <w:t>Our work was supported by the</w:t>
      </w:r>
      <w:r w:rsidR="00115132">
        <w:rPr>
          <w:rFonts w:ascii="Arial" w:hAnsi="Arial" w:cs="Arial"/>
        </w:rPr>
        <w:t xml:space="preserve"> Schlieder Endowed Professorship</w:t>
      </w:r>
      <w:r>
        <w:rPr>
          <w:rFonts w:ascii="Arial" w:hAnsi="Arial" w:cs="Arial"/>
        </w:rPr>
        <w:t xml:space="preserve"> [to CMM and KRP]</w:t>
      </w:r>
      <w:ins w:id="1184" w:author="Reviewer" w:date="2026-06-04T13:09:00Z" w16du:dateUtc="2026-06-04T18:09:00Z">
        <w:r w:rsidR="00AF0EDD">
          <w:rPr>
            <w:rFonts w:ascii="Arial" w:hAnsi="Arial" w:cs="Arial"/>
          </w:rPr>
          <w:t xml:space="preserve">, and </w:t>
        </w:r>
      </w:ins>
      <w:del w:id="1185" w:author="Reviewer" w:date="2026-06-04T13:09:00Z" w16du:dateUtc="2026-06-04T18:09:00Z">
        <w:r w:rsidR="00EA5D19" w:rsidDel="00AF0EDD">
          <w:rPr>
            <w:rFonts w:ascii="Arial" w:hAnsi="Arial" w:cs="Arial"/>
          </w:rPr>
          <w:delText xml:space="preserve"> and </w:delText>
        </w:r>
      </w:del>
      <w:r w:rsidR="00EA5D19">
        <w:rPr>
          <w:rFonts w:ascii="Arial" w:hAnsi="Arial" w:cs="Arial"/>
        </w:rPr>
        <w:t xml:space="preserve">Southeastern Louisiana University’s Center for Environmental </w:t>
      </w:r>
      <w:r w:rsidR="00E2531B">
        <w:rPr>
          <w:rFonts w:ascii="Arial" w:hAnsi="Arial" w:cs="Arial"/>
        </w:rPr>
        <w:t>Research</w:t>
      </w:r>
      <w:ins w:id="1186" w:author="Reviewer" w:date="2026-06-04T13:09:00Z" w16du:dateUtc="2026-06-04T18:09:00Z">
        <w:r w:rsidR="00AF0EDD">
          <w:rPr>
            <w:rFonts w:ascii="Arial" w:hAnsi="Arial" w:cs="Arial"/>
          </w:rPr>
          <w:t xml:space="preserve"> and Department of Biological Sciences</w:t>
        </w:r>
      </w:ins>
      <w:r w:rsidR="004D3F45">
        <w:rPr>
          <w:rFonts w:ascii="Arial" w:hAnsi="Arial" w:cs="Arial"/>
        </w:rPr>
        <w:t>.</w:t>
      </w:r>
      <w:r>
        <w:rPr>
          <w:rFonts w:ascii="Arial" w:hAnsi="Arial" w:cs="Arial"/>
        </w:rPr>
        <w:t xml:space="preserve"> Our research received no specific grant from any funding agency in the public, commercial, or not-for-profit sectors.</w:t>
      </w:r>
    </w:p>
    <w:p w14:paraId="5A138A65" w14:textId="77777777" w:rsidR="004D3F45" w:rsidRPr="004D3F45" w:rsidRDefault="004D3F45" w:rsidP="00122893">
      <w:pPr>
        <w:spacing w:line="480" w:lineRule="auto"/>
        <w:rPr>
          <w:rFonts w:ascii="Arial" w:hAnsi="Arial" w:cs="Arial"/>
        </w:rPr>
      </w:pPr>
    </w:p>
    <w:p w14:paraId="70AF6745" w14:textId="142BB3FB" w:rsidR="002F400A" w:rsidRDefault="0043715D" w:rsidP="00122893">
      <w:pPr>
        <w:spacing w:line="480" w:lineRule="auto"/>
        <w:rPr>
          <w:rFonts w:ascii="Arial" w:hAnsi="Arial" w:cs="Arial"/>
        </w:rPr>
      </w:pPr>
      <w:r>
        <w:rPr>
          <w:rFonts w:ascii="Arial" w:hAnsi="Arial" w:cs="Arial"/>
          <w:b/>
          <w:bCs/>
        </w:rPr>
        <w:t>10</w:t>
      </w:r>
      <w:r w:rsidR="002F400A">
        <w:rPr>
          <w:rFonts w:ascii="Arial" w:hAnsi="Arial" w:cs="Arial"/>
          <w:b/>
          <w:bCs/>
        </w:rPr>
        <w:t>. Data Availability</w:t>
      </w:r>
    </w:p>
    <w:p w14:paraId="33127829" w14:textId="7C233AA0" w:rsidR="002F400A" w:rsidRPr="002F400A" w:rsidRDefault="002F400A" w:rsidP="00122893">
      <w:pPr>
        <w:spacing w:line="480" w:lineRule="auto"/>
        <w:rPr>
          <w:rFonts w:ascii="Arial" w:hAnsi="Arial" w:cs="Arial"/>
        </w:rPr>
      </w:pPr>
      <w:r>
        <w:rPr>
          <w:rFonts w:ascii="Arial" w:hAnsi="Arial" w:cs="Arial"/>
        </w:rPr>
        <w:t xml:space="preserve">Data and code </w:t>
      </w:r>
      <w:r w:rsidR="00E95E6A">
        <w:rPr>
          <w:rFonts w:ascii="Arial" w:hAnsi="Arial" w:cs="Arial"/>
        </w:rPr>
        <w:t xml:space="preserve">supporting this study's findings, following the standards set out by </w:t>
      </w:r>
      <w:r w:rsidR="00E95E6A">
        <w:rPr>
          <w:rFonts w:ascii="Arial" w:hAnsi="Arial" w:cs="Arial"/>
        </w:rPr>
        <w:fldChar w:fldCharType="begin"/>
      </w:r>
      <w:r w:rsidR="00E25081">
        <w:rPr>
          <w:rFonts w:ascii="Arial" w:hAnsi="Arial" w:cs="Arial"/>
        </w:rPr>
        <w:instrText xml:space="preserve"> ADDIN ZOTERO_ITEM CSL_CITATION {"citationID":"ViELvxj8","properties":{"formattedCitation":"(Jenkins {\\i{}et al.}, 2023)","plainCitation":"(Jenkins et al., 2023)","dontUpdate":true,"noteIndex":0},"citationItems":[{"id":493,"uris":["http://zotero.org/users/4161640/items/S62WWTT2"],"itemData":{"id":493,"type":"article-journal","abstract":"We call for journals to commit to requiring open data be archived in a format that will be simple and clear for readers to understand and use. If applied consistently, these requirements will allow contributors to be acknowledged for their work through citation of open data, and facilitate scientific progress.","container-title":"Ecology and Evolution","DOI":"10.1002/ece3.9961","ISSN":"2045-7758","issue":"5","journalAbbreviation":"Ecol. Evol.","license":"© 2023 The Authors. Ecology and Evolution published by John Wiley &amp; Sons Ltd.","note":"_eprint: https://onlinelibrary.wiley.com/doi/pdf/10.1002/ece3.9961","page":"e9961","source":"Wiley Online Library","title":"Reproducibility in ecology and evolution: minimum standards for data and code","title-short":"Reproducibility in ecology and evolution","volume":"13","author":[{"family":"Jenkins","given":"Gareth B."},{"family":"Beckerman","given":"Andrew P."},{"family":"Bellard","given":"Céline"},{"family":"Benítez-López","given":"Ana"},{"family":"Ellison","given":"Aaron M."},{"family":"Foote","given":"Christopher G."},{"family":"Hufton","given":"Andrew L."},{"family":"Lashley","given":"Marcus A."},{"family":"Lortie","given":"Christopher J."},{"family":"Ma","given":"Zhaoxue"},{"family":"Moore","given":"Allen J."},{"family":"Narum","given":"Shawn R."},{"family":"Nilsson","given":"Johan"},{"family":"O'Boyle","given":"Bridget"},{"family":"Provete","given":"Diogo B."},{"family":"Razgour","given":"Orly"},{"family":"Rieseberg","given":"Loren"},{"family":"Riginos","given":"Cynthia"},{"family":"Santini","given":"Luca"},{"family":"Sibbett","given":"Benjamin"},{"family":"Peres-Neto","given":"Pedro R."}],"issued":{"date-parts":[["2023"]]}}}],"schema":"https://github.com/citation-style-language/schema/raw/master/csl-citation.json"} </w:instrText>
      </w:r>
      <w:r w:rsidR="00E95E6A">
        <w:rPr>
          <w:rFonts w:ascii="Arial" w:hAnsi="Arial" w:cs="Arial"/>
        </w:rPr>
        <w:fldChar w:fldCharType="separate"/>
      </w:r>
      <w:r w:rsidR="00E95E6A" w:rsidRPr="00E95E6A">
        <w:rPr>
          <w:rFonts w:ascii="Arial" w:hAnsi="Arial" w:cs="Arial"/>
          <w:kern w:val="0"/>
        </w:rPr>
        <w:t xml:space="preserve">Jenkins </w:t>
      </w:r>
      <w:r w:rsidR="00E95E6A" w:rsidRPr="00E95E6A">
        <w:rPr>
          <w:rFonts w:ascii="Arial" w:hAnsi="Arial" w:cs="Arial"/>
          <w:i/>
          <w:iCs/>
          <w:kern w:val="0"/>
        </w:rPr>
        <w:t>et al.</w:t>
      </w:r>
      <w:r w:rsidR="00E95E6A" w:rsidRPr="00E95E6A">
        <w:rPr>
          <w:rFonts w:ascii="Arial" w:hAnsi="Arial" w:cs="Arial"/>
          <w:kern w:val="0"/>
        </w:rPr>
        <w:t xml:space="preserve"> </w:t>
      </w:r>
      <w:r w:rsidR="00E95E6A">
        <w:rPr>
          <w:rFonts w:ascii="Arial" w:hAnsi="Arial" w:cs="Arial"/>
          <w:kern w:val="0"/>
        </w:rPr>
        <w:t>(</w:t>
      </w:r>
      <w:r w:rsidR="00E95E6A" w:rsidRPr="00E95E6A">
        <w:rPr>
          <w:rFonts w:ascii="Arial" w:hAnsi="Arial" w:cs="Arial"/>
          <w:kern w:val="0"/>
        </w:rPr>
        <w:t>2023)</w:t>
      </w:r>
      <w:r w:rsidR="00E95E6A">
        <w:rPr>
          <w:rFonts w:ascii="Arial" w:hAnsi="Arial" w:cs="Arial"/>
        </w:rPr>
        <w:fldChar w:fldCharType="end"/>
      </w:r>
      <w:r w:rsidR="00E95E6A">
        <w:rPr>
          <w:rFonts w:ascii="Arial" w:hAnsi="Arial" w:cs="Arial"/>
        </w:rPr>
        <w:t xml:space="preserve">, </w:t>
      </w:r>
      <w:r>
        <w:rPr>
          <w:rFonts w:ascii="Arial" w:hAnsi="Arial" w:cs="Arial"/>
        </w:rPr>
        <w:t xml:space="preserve">are openly available on GitHub: </w:t>
      </w:r>
      <w:r w:rsidRPr="002F400A">
        <w:rPr>
          <w:rFonts w:ascii="Arial" w:hAnsi="Arial" w:cs="Arial"/>
          <w:i/>
          <w:iCs/>
        </w:rPr>
        <w:t xml:space="preserve">a </w:t>
      </w:r>
      <w:r>
        <w:rPr>
          <w:rFonts w:ascii="Arial" w:hAnsi="Arial" w:cs="Arial"/>
          <w:i/>
          <w:iCs/>
        </w:rPr>
        <w:t>link will be provided after the manuscript is accepted</w:t>
      </w:r>
      <w:r>
        <w:rPr>
          <w:rFonts w:ascii="Arial" w:hAnsi="Arial" w:cs="Arial"/>
        </w:rPr>
        <w:t>.</w:t>
      </w:r>
      <w:r w:rsidR="00CC348A">
        <w:rPr>
          <w:rFonts w:ascii="Arial" w:hAnsi="Arial" w:cs="Arial"/>
        </w:rPr>
        <w:t xml:space="preserve"> A Dryad Digital Repository will also be created and available after manuscript acceptance.</w:t>
      </w:r>
    </w:p>
    <w:p w14:paraId="0F4D1F3A" w14:textId="77777777" w:rsidR="002F400A" w:rsidRDefault="002F400A" w:rsidP="00122893">
      <w:pPr>
        <w:spacing w:line="480" w:lineRule="auto"/>
        <w:rPr>
          <w:rFonts w:ascii="Arial" w:hAnsi="Arial" w:cs="Arial"/>
        </w:rPr>
      </w:pPr>
    </w:p>
    <w:p w14:paraId="191DADA6" w14:textId="30969A32" w:rsidR="00E26807" w:rsidRDefault="007C0C20" w:rsidP="00E26807">
      <w:pPr>
        <w:spacing w:line="480" w:lineRule="auto"/>
        <w:rPr>
          <w:rFonts w:ascii="Arial" w:hAnsi="Arial" w:cs="Arial"/>
        </w:rPr>
      </w:pPr>
      <w:r>
        <w:rPr>
          <w:rFonts w:ascii="Arial" w:hAnsi="Arial" w:cs="Arial"/>
          <w:b/>
          <w:bCs/>
        </w:rPr>
        <w:t>1</w:t>
      </w:r>
      <w:r w:rsidR="0043715D">
        <w:rPr>
          <w:rFonts w:ascii="Arial" w:hAnsi="Arial" w:cs="Arial"/>
          <w:b/>
          <w:bCs/>
        </w:rPr>
        <w:t>1</w:t>
      </w:r>
      <w:r w:rsidR="007B242C">
        <w:rPr>
          <w:rFonts w:ascii="Arial" w:hAnsi="Arial" w:cs="Arial"/>
          <w:b/>
          <w:bCs/>
        </w:rPr>
        <w:t>. References</w:t>
      </w:r>
    </w:p>
    <w:p w14:paraId="74DB7790" w14:textId="77777777" w:rsidR="000430F0" w:rsidRPr="00E2531B" w:rsidRDefault="00CD6FE5" w:rsidP="000430F0">
      <w:pPr>
        <w:pStyle w:val="Bibliography"/>
        <w:rPr>
          <w:rFonts w:ascii="Arial" w:hAnsi="Arial" w:cs="Arial"/>
        </w:rPr>
      </w:pPr>
      <w:r w:rsidRPr="009C312A">
        <w:rPr>
          <w:rFonts w:ascii="Arial" w:hAnsi="Arial" w:cs="Arial"/>
        </w:rPr>
        <w:fldChar w:fldCharType="begin"/>
      </w:r>
      <w:r w:rsidRPr="009C312A">
        <w:rPr>
          <w:rFonts w:ascii="Arial" w:hAnsi="Arial" w:cs="Arial"/>
        </w:rPr>
        <w:instrText xml:space="preserve"> ADDIN ZOTERO_BIBL {"uncited":[],"omitted":[],"custom":[]} CSL_BIBLIOGRAPHY </w:instrText>
      </w:r>
      <w:r w:rsidRPr="009C312A">
        <w:rPr>
          <w:rFonts w:ascii="Arial" w:hAnsi="Arial" w:cs="Arial"/>
        </w:rPr>
        <w:fldChar w:fldCharType="separate"/>
      </w:r>
      <w:r w:rsidR="000430F0" w:rsidRPr="00E2531B">
        <w:rPr>
          <w:rFonts w:ascii="Arial" w:hAnsi="Arial" w:cs="Arial"/>
        </w:rPr>
        <w:t xml:space="preserve">Abunada Z, Alazaiza MYD, Bashir MJK (2020) An overview of per- and polyfluoroalkyl substances (PFAS) in the environment: source, fate, risk and regulations. </w:t>
      </w:r>
      <w:r w:rsidR="000430F0" w:rsidRPr="00E2531B">
        <w:rPr>
          <w:rFonts w:ascii="Arial" w:hAnsi="Arial" w:cs="Arial"/>
          <w:i/>
          <w:iCs/>
        </w:rPr>
        <w:t>Water</w:t>
      </w:r>
      <w:r w:rsidR="000430F0" w:rsidRPr="00E2531B">
        <w:rPr>
          <w:rFonts w:ascii="Arial" w:hAnsi="Arial" w:cs="Arial"/>
        </w:rPr>
        <w:t xml:space="preserve"> 12: 3590.</w:t>
      </w:r>
    </w:p>
    <w:p w14:paraId="2286C8EC" w14:textId="77777777" w:rsidR="000430F0" w:rsidRPr="00E2531B" w:rsidRDefault="000430F0" w:rsidP="000430F0">
      <w:pPr>
        <w:pStyle w:val="Bibliography"/>
        <w:rPr>
          <w:rFonts w:ascii="Arial" w:hAnsi="Arial" w:cs="Arial"/>
        </w:rPr>
      </w:pPr>
      <w:r w:rsidRPr="00E2531B">
        <w:rPr>
          <w:rFonts w:ascii="Arial" w:hAnsi="Arial" w:cs="Arial"/>
        </w:rPr>
        <w:t xml:space="preserve">Aerts J, Metz JR, Ampe B, Decostere A, Flik G, De Saeger S (2015) Scales tell a story on the stress history of fish. </w:t>
      </w:r>
      <w:r w:rsidRPr="00E2531B">
        <w:rPr>
          <w:rFonts w:ascii="Arial" w:hAnsi="Arial" w:cs="Arial"/>
          <w:i/>
          <w:iCs/>
        </w:rPr>
        <w:t>PLoS One</w:t>
      </w:r>
      <w:r w:rsidRPr="00E2531B">
        <w:rPr>
          <w:rFonts w:ascii="Arial" w:hAnsi="Arial" w:cs="Arial"/>
        </w:rPr>
        <w:t xml:space="preserve"> 10: e0123411.</w:t>
      </w:r>
    </w:p>
    <w:p w14:paraId="27D6D815" w14:textId="77777777" w:rsidR="000430F0" w:rsidRPr="00E2531B" w:rsidRDefault="000430F0" w:rsidP="000430F0">
      <w:pPr>
        <w:pStyle w:val="Bibliography"/>
        <w:rPr>
          <w:rFonts w:ascii="Arial" w:hAnsi="Arial" w:cs="Arial"/>
        </w:rPr>
      </w:pPr>
      <w:r w:rsidRPr="00E2531B">
        <w:rPr>
          <w:rFonts w:ascii="Arial" w:hAnsi="Arial" w:cs="Arial"/>
        </w:rPr>
        <w:t xml:space="preserve">Ali H, Khan E, Ilahi I (2019) Environmental chemistry and ecotoxicology of hazardous heavy metals: environmental persistence, toxicity, and bioaccumulation. </w:t>
      </w:r>
      <w:r w:rsidRPr="00E2531B">
        <w:rPr>
          <w:rFonts w:ascii="Arial" w:hAnsi="Arial" w:cs="Arial"/>
          <w:i/>
          <w:iCs/>
        </w:rPr>
        <w:t>J Chem</w:t>
      </w:r>
      <w:r w:rsidRPr="00E2531B">
        <w:rPr>
          <w:rFonts w:ascii="Arial" w:hAnsi="Arial" w:cs="Arial"/>
        </w:rPr>
        <w:t xml:space="preserve"> 2019: 1–14.</w:t>
      </w:r>
    </w:p>
    <w:p w14:paraId="782C6901" w14:textId="77777777" w:rsidR="000430F0" w:rsidRPr="00E2531B" w:rsidRDefault="000430F0" w:rsidP="000430F0">
      <w:pPr>
        <w:pStyle w:val="Bibliography"/>
        <w:rPr>
          <w:rFonts w:ascii="Arial" w:hAnsi="Arial" w:cs="Arial"/>
        </w:rPr>
      </w:pPr>
      <w:r w:rsidRPr="00E2531B">
        <w:rPr>
          <w:rFonts w:ascii="Arial" w:hAnsi="Arial" w:cs="Arial"/>
        </w:rPr>
        <w:t xml:space="preserve">Alloway BJ, Jackson AP (1991) The behaviour of heavy metals in sewage sludge-amended soils. </w:t>
      </w:r>
      <w:r w:rsidRPr="00E2531B">
        <w:rPr>
          <w:rFonts w:ascii="Arial" w:hAnsi="Arial" w:cs="Arial"/>
          <w:i/>
          <w:iCs/>
        </w:rPr>
        <w:t>Sci Total Environ</w:t>
      </w:r>
      <w:r w:rsidRPr="00E2531B">
        <w:rPr>
          <w:rFonts w:ascii="Arial" w:hAnsi="Arial" w:cs="Arial"/>
        </w:rPr>
        <w:t xml:space="preserve"> 100: 151–176.</w:t>
      </w:r>
    </w:p>
    <w:p w14:paraId="5AC54139" w14:textId="77777777" w:rsidR="000430F0" w:rsidRPr="00E2531B" w:rsidRDefault="000430F0" w:rsidP="000430F0">
      <w:pPr>
        <w:pStyle w:val="Bibliography"/>
        <w:rPr>
          <w:rFonts w:ascii="Arial" w:hAnsi="Arial" w:cs="Arial"/>
        </w:rPr>
      </w:pPr>
      <w:r w:rsidRPr="00E2531B">
        <w:rPr>
          <w:rFonts w:ascii="Arial" w:hAnsi="Arial" w:cs="Arial"/>
        </w:rPr>
        <w:t>Anderson RO, Neumann RM (1996) Length, weight, and associated structural indices. In: Murphy BR, Willis DW, eds. Fisheries Techniques, 2nd Edition. Edition. American Fisheries Society, Bethesda, Maryland, USA, pp 447–482.</w:t>
      </w:r>
    </w:p>
    <w:p w14:paraId="5C641D45" w14:textId="77777777" w:rsidR="000430F0" w:rsidRPr="00E2531B" w:rsidRDefault="000430F0" w:rsidP="000430F0">
      <w:pPr>
        <w:pStyle w:val="Bibliography"/>
        <w:rPr>
          <w:rFonts w:ascii="Arial" w:hAnsi="Arial" w:cs="Arial"/>
        </w:rPr>
      </w:pPr>
      <w:r w:rsidRPr="00E2531B">
        <w:rPr>
          <w:rFonts w:ascii="Arial" w:hAnsi="Arial" w:cs="Arial"/>
        </w:rPr>
        <w:t xml:space="preserve">Anzecc A (2000) Australian and New Zealand guidelines for fresh and marine water quality. </w:t>
      </w:r>
      <w:r w:rsidRPr="00E2531B">
        <w:rPr>
          <w:rFonts w:ascii="Arial" w:hAnsi="Arial" w:cs="Arial"/>
          <w:i/>
          <w:iCs/>
        </w:rPr>
        <w:t xml:space="preserve">Australian and New Zealand Environment and Conservation Council and </w:t>
      </w:r>
      <w:r w:rsidRPr="00E2531B">
        <w:rPr>
          <w:rFonts w:ascii="Arial" w:hAnsi="Arial" w:cs="Arial"/>
          <w:i/>
          <w:iCs/>
        </w:rPr>
        <w:lastRenderedPageBreak/>
        <w:t>Agriculture and Resource Management Council of Australia and New Zealand, Canberra</w:t>
      </w:r>
      <w:r w:rsidRPr="00E2531B">
        <w:rPr>
          <w:rFonts w:ascii="Arial" w:hAnsi="Arial" w:cs="Arial"/>
        </w:rPr>
        <w:t xml:space="preserve"> 1: 1–314.</w:t>
      </w:r>
    </w:p>
    <w:p w14:paraId="07C3B9AF" w14:textId="77777777" w:rsidR="000430F0" w:rsidRDefault="000430F0" w:rsidP="000430F0">
      <w:pPr>
        <w:pStyle w:val="Bibliography"/>
        <w:rPr>
          <w:ins w:id="1187" w:author="Reviewer" w:date="2026-06-01T15:38:00Z" w16du:dateUtc="2026-06-01T20:38:00Z"/>
          <w:rFonts w:ascii="Arial" w:hAnsi="Arial" w:cs="Arial"/>
        </w:rPr>
      </w:pPr>
      <w:r w:rsidRPr="00E2531B">
        <w:rPr>
          <w:rFonts w:ascii="Arial" w:hAnsi="Arial" w:cs="Arial"/>
        </w:rPr>
        <w:t xml:space="preserve">Ask AV, Jenssen BM, Tartu S, Angelier F, Chastel O, Gabrielsen GW (2021) Per-and polyfluoroalkyl substances are positively associated with thyroid hormones in an arctic seabird. </w:t>
      </w:r>
      <w:r w:rsidRPr="00E2531B">
        <w:rPr>
          <w:rFonts w:ascii="Arial" w:hAnsi="Arial" w:cs="Arial"/>
          <w:i/>
          <w:iCs/>
        </w:rPr>
        <w:t>Environ Toxicol Chem</w:t>
      </w:r>
      <w:r w:rsidRPr="00E2531B">
        <w:rPr>
          <w:rFonts w:ascii="Arial" w:hAnsi="Arial" w:cs="Arial"/>
        </w:rPr>
        <w:t xml:space="preserve"> 40: 820–831.</w:t>
      </w:r>
    </w:p>
    <w:p w14:paraId="621FFA56" w14:textId="0CADD2ED" w:rsidR="00366BC8" w:rsidRPr="00366BC8" w:rsidRDefault="00366BC8" w:rsidP="00366BC8">
      <w:pPr>
        <w:pStyle w:val="Bibliography"/>
        <w:rPr>
          <w:rFonts w:ascii="Arial" w:hAnsi="Arial" w:cs="Arial"/>
        </w:rPr>
      </w:pPr>
      <w:ins w:id="1188" w:author="Reviewer" w:date="2026-06-01T15:38:00Z" w16du:dateUtc="2026-06-01T20:38:00Z">
        <w:r w:rsidRPr="00E2531B">
          <w:rPr>
            <w:rFonts w:ascii="Arial" w:hAnsi="Arial" w:cs="Arial"/>
          </w:rPr>
          <w:t>A</w:t>
        </w:r>
        <w:r>
          <w:rPr>
            <w:rFonts w:ascii="Arial" w:hAnsi="Arial" w:cs="Arial"/>
          </w:rPr>
          <w:t>tli G, Canli M.</w:t>
        </w:r>
        <w:r w:rsidRPr="00E2531B">
          <w:rPr>
            <w:rFonts w:ascii="Arial" w:hAnsi="Arial" w:cs="Arial"/>
          </w:rPr>
          <w:t xml:space="preserve"> (</w:t>
        </w:r>
        <w:r>
          <w:rPr>
            <w:rFonts w:ascii="Arial" w:hAnsi="Arial" w:cs="Arial"/>
          </w:rPr>
          <w:t>2010</w:t>
        </w:r>
        <w:r w:rsidRPr="00E2531B">
          <w:rPr>
            <w:rFonts w:ascii="Arial" w:hAnsi="Arial" w:cs="Arial"/>
          </w:rPr>
          <w:t xml:space="preserve">) </w:t>
        </w:r>
        <w:r>
          <w:rPr>
            <w:rFonts w:ascii="Arial" w:hAnsi="Arial" w:cs="Arial"/>
          </w:rPr>
          <w:t xml:space="preserve">Response of antioxidant system of freshwater fish </w:t>
        </w:r>
        <w:r>
          <w:rPr>
            <w:rFonts w:ascii="Arial" w:hAnsi="Arial" w:cs="Arial"/>
            <w:i/>
            <w:iCs/>
          </w:rPr>
          <w:t>Oreochromis niloticu</w:t>
        </w:r>
      </w:ins>
      <w:ins w:id="1189" w:author="Reviewer" w:date="2026-06-01T15:39:00Z" w16du:dateUtc="2026-06-01T20:39:00Z">
        <w:r>
          <w:rPr>
            <w:rFonts w:ascii="Arial" w:hAnsi="Arial" w:cs="Arial"/>
            <w:i/>
            <w:iCs/>
          </w:rPr>
          <w:t xml:space="preserve">s </w:t>
        </w:r>
        <w:r>
          <w:rPr>
            <w:rFonts w:ascii="Arial" w:hAnsi="Arial" w:cs="Arial"/>
          </w:rPr>
          <w:t>to acute and chronic metal (Cd, Cu, Cr, Zn, Fe) exposures</w:t>
        </w:r>
      </w:ins>
      <w:ins w:id="1190" w:author="Reviewer" w:date="2026-06-01T15:38:00Z" w16du:dateUtc="2026-06-01T20:38:00Z">
        <w:r w:rsidRPr="00E2531B">
          <w:rPr>
            <w:rFonts w:ascii="Arial" w:hAnsi="Arial" w:cs="Arial"/>
          </w:rPr>
          <w:t xml:space="preserve">. </w:t>
        </w:r>
      </w:ins>
      <w:ins w:id="1191" w:author="Reviewer" w:date="2026-06-01T15:39:00Z" w16du:dateUtc="2026-06-01T20:39:00Z">
        <w:r>
          <w:rPr>
            <w:rFonts w:ascii="Arial" w:hAnsi="Arial" w:cs="Arial"/>
            <w:i/>
            <w:iCs/>
          </w:rPr>
          <w:t>Ecotox</w:t>
        </w:r>
      </w:ins>
      <w:ins w:id="1192" w:author="Reviewer" w:date="2026-06-01T15:40:00Z" w16du:dateUtc="2026-06-01T20:40:00Z">
        <w:r>
          <w:rPr>
            <w:rFonts w:ascii="Arial" w:hAnsi="Arial" w:cs="Arial"/>
            <w:i/>
            <w:iCs/>
          </w:rPr>
          <w:t>icol. Environ. Saf.</w:t>
        </w:r>
      </w:ins>
      <w:ins w:id="1193" w:author="Reviewer" w:date="2026-06-01T15:38:00Z" w16du:dateUtc="2026-06-01T20:38:00Z">
        <w:r w:rsidRPr="00E2531B">
          <w:rPr>
            <w:rFonts w:ascii="Arial" w:hAnsi="Arial" w:cs="Arial"/>
          </w:rPr>
          <w:t xml:space="preserve"> </w:t>
        </w:r>
      </w:ins>
      <w:ins w:id="1194" w:author="Reviewer" w:date="2026-06-01T15:40:00Z" w16du:dateUtc="2026-06-01T20:40:00Z">
        <w:r>
          <w:rPr>
            <w:rFonts w:ascii="Arial" w:hAnsi="Arial" w:cs="Arial"/>
          </w:rPr>
          <w:t>73</w:t>
        </w:r>
      </w:ins>
      <w:ins w:id="1195" w:author="Reviewer" w:date="2026-06-01T15:38:00Z" w16du:dateUtc="2026-06-01T20:38:00Z">
        <w:r w:rsidRPr="00E2531B">
          <w:rPr>
            <w:rFonts w:ascii="Arial" w:hAnsi="Arial" w:cs="Arial"/>
          </w:rPr>
          <w:t xml:space="preserve">: </w:t>
        </w:r>
      </w:ins>
      <w:ins w:id="1196" w:author="Reviewer" w:date="2026-06-01T15:40:00Z" w16du:dateUtc="2026-06-01T20:40:00Z">
        <w:r>
          <w:rPr>
            <w:rFonts w:ascii="Arial" w:hAnsi="Arial" w:cs="Arial"/>
          </w:rPr>
          <w:t>1884</w:t>
        </w:r>
      </w:ins>
      <w:ins w:id="1197" w:author="Reviewer" w:date="2026-06-01T15:38:00Z" w16du:dateUtc="2026-06-01T20:38:00Z">
        <w:r w:rsidRPr="00E2531B">
          <w:rPr>
            <w:rFonts w:ascii="Arial" w:hAnsi="Arial" w:cs="Arial"/>
          </w:rPr>
          <w:t>–</w:t>
        </w:r>
      </w:ins>
      <w:ins w:id="1198" w:author="Reviewer" w:date="2026-06-01T15:40:00Z" w16du:dateUtc="2026-06-01T20:40:00Z">
        <w:r>
          <w:rPr>
            <w:rFonts w:ascii="Arial" w:hAnsi="Arial" w:cs="Arial"/>
          </w:rPr>
          <w:t>1889</w:t>
        </w:r>
      </w:ins>
      <w:ins w:id="1199" w:author="Reviewer" w:date="2026-06-01T15:38:00Z" w16du:dateUtc="2026-06-01T20:38:00Z">
        <w:r w:rsidRPr="00E2531B">
          <w:rPr>
            <w:rFonts w:ascii="Arial" w:hAnsi="Arial" w:cs="Arial"/>
          </w:rPr>
          <w:t>.</w:t>
        </w:r>
      </w:ins>
    </w:p>
    <w:p w14:paraId="7AB72B56" w14:textId="77777777" w:rsidR="000430F0" w:rsidRPr="00E2531B" w:rsidRDefault="000430F0" w:rsidP="000430F0">
      <w:pPr>
        <w:pStyle w:val="Bibliography"/>
        <w:rPr>
          <w:rFonts w:ascii="Arial" w:hAnsi="Arial" w:cs="Arial"/>
        </w:rPr>
      </w:pPr>
      <w:r w:rsidRPr="00E2531B">
        <w:rPr>
          <w:rFonts w:ascii="Arial" w:hAnsi="Arial" w:cs="Arial"/>
        </w:rPr>
        <w:t xml:space="preserve">Baker MR, Gobush KS, Vynne CH (2013) Review of factors influencing stress hormones in fish and wildlife. </w:t>
      </w:r>
      <w:r w:rsidRPr="00E2531B">
        <w:rPr>
          <w:rFonts w:ascii="Arial" w:hAnsi="Arial" w:cs="Arial"/>
          <w:i/>
          <w:iCs/>
        </w:rPr>
        <w:t>J Nat Conserv</w:t>
      </w:r>
      <w:r w:rsidRPr="00E2531B">
        <w:rPr>
          <w:rFonts w:ascii="Arial" w:hAnsi="Arial" w:cs="Arial"/>
        </w:rPr>
        <w:t xml:space="preserve"> 21: 309–318.</w:t>
      </w:r>
    </w:p>
    <w:p w14:paraId="60068E5B" w14:textId="17D3CBA9" w:rsidR="000430F0" w:rsidRPr="00E2531B" w:rsidDel="0011228D" w:rsidRDefault="000430F0" w:rsidP="000430F0">
      <w:pPr>
        <w:pStyle w:val="Bibliography"/>
        <w:rPr>
          <w:del w:id="1200" w:author="Reviewer" w:date="2026-06-08T19:06:00Z" w16du:dateUtc="2026-06-09T00:06:00Z"/>
          <w:rFonts w:ascii="Arial" w:hAnsi="Arial" w:cs="Arial"/>
        </w:rPr>
      </w:pPr>
      <w:del w:id="1201" w:author="Reviewer" w:date="2026-06-08T19:06:00Z" w16du:dateUtc="2026-06-09T00:06:00Z">
        <w:r w:rsidRPr="00E2531B" w:rsidDel="0011228D">
          <w:rPr>
            <w:rFonts w:ascii="Arial" w:hAnsi="Arial" w:cs="Arial"/>
          </w:rPr>
          <w:delText xml:space="preserve">Bard S (2000) Multixenobiotic resistance as a cellular defense mechanism in aquatic organisms. </w:delText>
        </w:r>
        <w:r w:rsidRPr="00E2531B" w:rsidDel="0011228D">
          <w:rPr>
            <w:rFonts w:ascii="Arial" w:hAnsi="Arial" w:cs="Arial"/>
            <w:i/>
            <w:iCs/>
          </w:rPr>
          <w:delText>Aquat Toxicol</w:delText>
        </w:r>
        <w:r w:rsidRPr="00E2531B" w:rsidDel="0011228D">
          <w:rPr>
            <w:rFonts w:ascii="Arial" w:hAnsi="Arial" w:cs="Arial"/>
          </w:rPr>
          <w:delText xml:space="preserve"> 48: 357–389.</w:delText>
        </w:r>
      </w:del>
    </w:p>
    <w:p w14:paraId="76902C85" w14:textId="77777777" w:rsidR="000430F0" w:rsidRDefault="000430F0" w:rsidP="000430F0">
      <w:pPr>
        <w:pStyle w:val="Bibliography"/>
        <w:rPr>
          <w:ins w:id="1202" w:author="Reviewer" w:date="2026-06-02T12:34:00Z" w16du:dateUtc="2026-06-02T17:34:00Z"/>
          <w:rFonts w:ascii="Arial" w:hAnsi="Arial" w:cs="Arial"/>
        </w:rPr>
      </w:pPr>
      <w:r w:rsidRPr="00E2531B">
        <w:rPr>
          <w:rFonts w:ascii="Arial" w:hAnsi="Arial" w:cs="Arial"/>
        </w:rPr>
        <w:t xml:space="preserve">Barlow PM, Reichard EG (2010) Saltwater intrusion in coastal regions of North America. </w:t>
      </w:r>
      <w:r w:rsidRPr="00E2531B">
        <w:rPr>
          <w:rFonts w:ascii="Arial" w:hAnsi="Arial" w:cs="Arial"/>
          <w:i/>
          <w:iCs/>
        </w:rPr>
        <w:t>Hydrogeol J</w:t>
      </w:r>
      <w:r w:rsidRPr="00E2531B">
        <w:rPr>
          <w:rFonts w:ascii="Arial" w:hAnsi="Arial" w:cs="Arial"/>
        </w:rPr>
        <w:t xml:space="preserve"> 18: 247–260.</w:t>
      </w:r>
    </w:p>
    <w:p w14:paraId="0F800A37" w14:textId="2357C57D" w:rsidR="00961D66" w:rsidRDefault="00961D66" w:rsidP="00961D66">
      <w:pPr>
        <w:pStyle w:val="Bibliography"/>
        <w:rPr>
          <w:ins w:id="1203" w:author="Reviewer" w:date="2026-06-02T12:34:00Z" w16du:dateUtc="2026-06-02T17:34:00Z"/>
          <w:rFonts w:ascii="Arial" w:hAnsi="Arial" w:cs="Arial"/>
        </w:rPr>
      </w:pPr>
      <w:ins w:id="1204" w:author="Reviewer" w:date="2026-06-02T12:34:00Z" w16du:dateUtc="2026-06-02T17:34:00Z">
        <w:r w:rsidRPr="00E2531B">
          <w:rPr>
            <w:rFonts w:ascii="Arial" w:hAnsi="Arial" w:cs="Arial"/>
          </w:rPr>
          <w:t>Bar</w:t>
        </w:r>
        <w:r>
          <w:rPr>
            <w:rFonts w:ascii="Arial" w:hAnsi="Arial" w:cs="Arial"/>
          </w:rPr>
          <w:t>ton BA</w:t>
        </w:r>
        <w:r w:rsidRPr="00E2531B">
          <w:rPr>
            <w:rFonts w:ascii="Arial" w:hAnsi="Arial" w:cs="Arial"/>
          </w:rPr>
          <w:t xml:space="preserve"> (</w:t>
        </w:r>
        <w:r>
          <w:rPr>
            <w:rFonts w:ascii="Arial" w:hAnsi="Arial" w:cs="Arial"/>
          </w:rPr>
          <w:t>2002</w:t>
        </w:r>
        <w:r w:rsidRPr="00E2531B">
          <w:rPr>
            <w:rFonts w:ascii="Arial" w:hAnsi="Arial" w:cs="Arial"/>
          </w:rPr>
          <w:t xml:space="preserve">) </w:t>
        </w:r>
        <w:r>
          <w:rPr>
            <w:rFonts w:ascii="Arial" w:hAnsi="Arial" w:cs="Arial"/>
          </w:rPr>
          <w:t xml:space="preserve">Stress in fishes: a diversity of responses with particular reference to changes </w:t>
        </w:r>
      </w:ins>
      <w:ins w:id="1205" w:author="Reviewer" w:date="2026-06-02T12:35:00Z" w16du:dateUtc="2026-06-02T17:35:00Z">
        <w:r>
          <w:rPr>
            <w:rFonts w:ascii="Arial" w:hAnsi="Arial" w:cs="Arial"/>
          </w:rPr>
          <w:t>in cir</w:t>
        </w:r>
      </w:ins>
      <w:ins w:id="1206" w:author="Reviewer" w:date="2026-06-02T12:37:00Z" w16du:dateUtc="2026-06-02T17:37:00Z">
        <w:r>
          <w:rPr>
            <w:rFonts w:ascii="Arial" w:hAnsi="Arial" w:cs="Arial"/>
          </w:rPr>
          <w:t>culating co</w:t>
        </w:r>
      </w:ins>
      <w:ins w:id="1207" w:author="Reviewer" w:date="2026-06-02T12:38:00Z" w16du:dateUtc="2026-06-02T17:38:00Z">
        <w:r>
          <w:rPr>
            <w:rFonts w:ascii="Arial" w:hAnsi="Arial" w:cs="Arial"/>
          </w:rPr>
          <w:t>rticosteroids</w:t>
        </w:r>
      </w:ins>
      <w:ins w:id="1208" w:author="Reviewer" w:date="2026-06-02T12:34:00Z" w16du:dateUtc="2026-06-02T17:34:00Z">
        <w:r w:rsidRPr="00E2531B">
          <w:rPr>
            <w:rFonts w:ascii="Arial" w:hAnsi="Arial" w:cs="Arial"/>
          </w:rPr>
          <w:t xml:space="preserve">. </w:t>
        </w:r>
      </w:ins>
      <w:ins w:id="1209" w:author="Reviewer" w:date="2026-06-02T12:38:00Z" w16du:dateUtc="2026-06-02T17:38:00Z">
        <w:r>
          <w:rPr>
            <w:rFonts w:ascii="Arial" w:hAnsi="Arial" w:cs="Arial"/>
            <w:i/>
            <w:iCs/>
          </w:rPr>
          <w:t>Integr Comp Biol</w:t>
        </w:r>
      </w:ins>
      <w:ins w:id="1210" w:author="Reviewer" w:date="2026-06-02T12:34:00Z" w16du:dateUtc="2026-06-02T17:34:00Z">
        <w:r w:rsidRPr="00E2531B">
          <w:rPr>
            <w:rFonts w:ascii="Arial" w:hAnsi="Arial" w:cs="Arial"/>
          </w:rPr>
          <w:t xml:space="preserve"> </w:t>
        </w:r>
      </w:ins>
      <w:ins w:id="1211" w:author="Reviewer" w:date="2026-06-02T12:38:00Z" w16du:dateUtc="2026-06-02T17:38:00Z">
        <w:r>
          <w:rPr>
            <w:rFonts w:ascii="Arial" w:hAnsi="Arial" w:cs="Arial"/>
          </w:rPr>
          <w:t>42(3)</w:t>
        </w:r>
      </w:ins>
      <w:ins w:id="1212" w:author="Reviewer" w:date="2026-06-02T12:34:00Z" w16du:dateUtc="2026-06-02T17:34:00Z">
        <w:r w:rsidRPr="00E2531B">
          <w:rPr>
            <w:rFonts w:ascii="Arial" w:hAnsi="Arial" w:cs="Arial"/>
          </w:rPr>
          <w:t xml:space="preserve">: </w:t>
        </w:r>
      </w:ins>
      <w:ins w:id="1213" w:author="Reviewer" w:date="2026-06-02T12:38:00Z" w16du:dateUtc="2026-06-02T17:38:00Z">
        <w:r>
          <w:rPr>
            <w:rFonts w:ascii="Arial" w:hAnsi="Arial" w:cs="Arial"/>
          </w:rPr>
          <w:t>517–525</w:t>
        </w:r>
      </w:ins>
      <w:ins w:id="1214" w:author="Reviewer" w:date="2026-06-02T12:34:00Z" w16du:dateUtc="2026-06-02T17:34:00Z">
        <w:r w:rsidRPr="00E2531B">
          <w:rPr>
            <w:rFonts w:ascii="Arial" w:hAnsi="Arial" w:cs="Arial"/>
          </w:rPr>
          <w:t>.</w:t>
        </w:r>
      </w:ins>
    </w:p>
    <w:p w14:paraId="733FD2A1" w14:textId="77BED10A" w:rsidR="00A20B51" w:rsidRPr="00E2531B" w:rsidRDefault="00A20B51" w:rsidP="00A20B51">
      <w:pPr>
        <w:pStyle w:val="Bibliography"/>
        <w:rPr>
          <w:ins w:id="1215" w:author="Reviewer" w:date="2026-06-02T12:11:00Z" w16du:dateUtc="2026-06-02T17:11:00Z"/>
          <w:rFonts w:ascii="Arial" w:hAnsi="Arial" w:cs="Arial"/>
        </w:rPr>
      </w:pPr>
      <w:ins w:id="1216" w:author="Reviewer" w:date="2026-06-02T12:11:00Z" w16du:dateUtc="2026-06-02T17:11:00Z">
        <w:r w:rsidRPr="00E2531B">
          <w:rPr>
            <w:rFonts w:ascii="Arial" w:hAnsi="Arial" w:cs="Arial"/>
          </w:rPr>
          <w:t>B</w:t>
        </w:r>
      </w:ins>
      <w:ins w:id="1217" w:author="Reviewer" w:date="2026-06-02T12:13:00Z" w16du:dateUtc="2026-06-02T17:13:00Z">
        <w:r>
          <w:rPr>
            <w:rFonts w:ascii="Arial" w:hAnsi="Arial" w:cs="Arial"/>
          </w:rPr>
          <w:t>era T,</w:t>
        </w:r>
      </w:ins>
      <w:ins w:id="1218" w:author="Reviewer" w:date="2026-06-02T12:14:00Z" w16du:dateUtc="2026-06-02T17:14:00Z">
        <w:r>
          <w:rPr>
            <w:rFonts w:ascii="Arial" w:hAnsi="Arial" w:cs="Arial"/>
          </w:rPr>
          <w:t xml:space="preserve"> Kumar SV, Devi MS, Kumar V, Behe</w:t>
        </w:r>
      </w:ins>
      <w:ins w:id="1219" w:author="Reviewer" w:date="2026-06-02T12:15:00Z" w16du:dateUtc="2026-06-02T17:15:00Z">
        <w:r>
          <w:rPr>
            <w:rFonts w:ascii="Arial" w:hAnsi="Arial" w:cs="Arial"/>
          </w:rPr>
          <w:t>ra BK, Das BK (2022) Effect of heavy metals in fish reproduction: a review</w:t>
        </w:r>
      </w:ins>
      <w:ins w:id="1220" w:author="Reviewer" w:date="2026-06-02T12:11:00Z" w16du:dateUtc="2026-06-02T17:11:00Z">
        <w:r w:rsidRPr="00E2531B">
          <w:rPr>
            <w:rFonts w:ascii="Arial" w:hAnsi="Arial" w:cs="Arial"/>
          </w:rPr>
          <w:t xml:space="preserve">. </w:t>
        </w:r>
      </w:ins>
      <w:ins w:id="1221" w:author="Reviewer" w:date="2026-06-02T12:15:00Z" w16du:dateUtc="2026-06-02T17:15:00Z">
        <w:r>
          <w:rPr>
            <w:rFonts w:ascii="Arial" w:hAnsi="Arial" w:cs="Arial"/>
            <w:i/>
            <w:iCs/>
          </w:rPr>
          <w:t>J Environ Biol</w:t>
        </w:r>
      </w:ins>
      <w:ins w:id="1222" w:author="Reviewer" w:date="2026-06-02T12:11:00Z" w16du:dateUtc="2026-06-02T17:11:00Z">
        <w:r w:rsidRPr="00E2531B">
          <w:rPr>
            <w:rFonts w:ascii="Arial" w:hAnsi="Arial" w:cs="Arial"/>
          </w:rPr>
          <w:t xml:space="preserve"> </w:t>
        </w:r>
      </w:ins>
      <w:ins w:id="1223" w:author="Reviewer" w:date="2026-06-02T12:16:00Z" w16du:dateUtc="2026-06-02T17:16:00Z">
        <w:r>
          <w:rPr>
            <w:rFonts w:ascii="Arial" w:hAnsi="Arial" w:cs="Arial"/>
          </w:rPr>
          <w:t>43: 631–642</w:t>
        </w:r>
      </w:ins>
      <w:ins w:id="1224" w:author="Reviewer" w:date="2026-06-02T12:11:00Z" w16du:dateUtc="2026-06-02T17:11:00Z">
        <w:r w:rsidRPr="00E2531B">
          <w:rPr>
            <w:rFonts w:ascii="Arial" w:hAnsi="Arial" w:cs="Arial"/>
          </w:rPr>
          <w:t>.</w:t>
        </w:r>
      </w:ins>
    </w:p>
    <w:p w14:paraId="71BAC023" w14:textId="2D70CBA7" w:rsidR="00A20B51" w:rsidRPr="00A20B51" w:rsidDel="00A20B51" w:rsidRDefault="00A20B51">
      <w:pPr>
        <w:rPr>
          <w:del w:id="1225" w:author="Reviewer" w:date="2026-06-02T12:11:00Z" w16du:dateUtc="2026-06-02T17:11:00Z"/>
          <w:rPrChange w:id="1226" w:author="Reviewer" w:date="2026-06-02T12:11:00Z" w16du:dateUtc="2026-06-02T17:11:00Z">
            <w:rPr>
              <w:del w:id="1227" w:author="Reviewer" w:date="2026-06-02T12:11:00Z" w16du:dateUtc="2026-06-02T17:11:00Z"/>
              <w:rFonts w:ascii="Arial" w:hAnsi="Arial" w:cs="Arial"/>
            </w:rPr>
          </w:rPrChange>
        </w:rPr>
        <w:pPrChange w:id="1228" w:author="Reviewer" w:date="2026-06-02T12:11:00Z" w16du:dateUtc="2026-06-02T17:11:00Z">
          <w:pPr>
            <w:pStyle w:val="Bibliography"/>
          </w:pPr>
        </w:pPrChange>
      </w:pPr>
    </w:p>
    <w:p w14:paraId="1408E700" w14:textId="77777777" w:rsidR="000430F0" w:rsidRPr="00E2531B" w:rsidRDefault="000430F0" w:rsidP="000430F0">
      <w:pPr>
        <w:pStyle w:val="Bibliography"/>
        <w:rPr>
          <w:rFonts w:ascii="Arial" w:hAnsi="Arial" w:cs="Arial"/>
        </w:rPr>
      </w:pPr>
      <w:r w:rsidRPr="00E2531B">
        <w:rPr>
          <w:rFonts w:ascii="Arial" w:hAnsi="Arial" w:cs="Arial"/>
        </w:rPr>
        <w:t xml:space="preserve">Bhattachan A, Jurjonas MD, Morris PR, Taillie PJ, Smart LS, Emanuel RE, Seekamp EL (2019) Linking residential saltwater intrusion risk perceptions to physical exposure of climate change impacts in rural coastal communities of North Carolina. </w:t>
      </w:r>
      <w:r w:rsidRPr="00E2531B">
        <w:rPr>
          <w:rFonts w:ascii="Arial" w:hAnsi="Arial" w:cs="Arial"/>
          <w:i/>
          <w:iCs/>
        </w:rPr>
        <w:t>Nat Hazards</w:t>
      </w:r>
      <w:r w:rsidRPr="00E2531B">
        <w:rPr>
          <w:rFonts w:ascii="Arial" w:hAnsi="Arial" w:cs="Arial"/>
        </w:rPr>
        <w:t xml:space="preserve"> 97: 1277–1295.</w:t>
      </w:r>
    </w:p>
    <w:p w14:paraId="3492A811" w14:textId="5427237E" w:rsidR="000430F0" w:rsidRPr="00E2531B" w:rsidDel="0011228D" w:rsidRDefault="000430F0" w:rsidP="000430F0">
      <w:pPr>
        <w:pStyle w:val="Bibliography"/>
        <w:rPr>
          <w:del w:id="1229" w:author="Reviewer" w:date="2026-06-08T19:07:00Z" w16du:dateUtc="2026-06-09T00:07:00Z"/>
          <w:rFonts w:ascii="Arial" w:hAnsi="Arial" w:cs="Arial"/>
        </w:rPr>
      </w:pPr>
      <w:del w:id="1230" w:author="Reviewer" w:date="2026-06-08T19:07:00Z" w16du:dateUtc="2026-06-09T00:07:00Z">
        <w:r w:rsidRPr="00E2531B" w:rsidDel="0011228D">
          <w:rPr>
            <w:rFonts w:ascii="Arial" w:hAnsi="Arial" w:cs="Arial"/>
          </w:rPr>
          <w:delText xml:space="preserve">Bibi M, Samiullah FB, Saba Afzal S (2023) Essential and non-essential heavy metals sources and impacts on human health and plants. </w:delText>
        </w:r>
        <w:r w:rsidRPr="00E2531B" w:rsidDel="0011228D">
          <w:rPr>
            <w:rFonts w:ascii="Arial" w:hAnsi="Arial" w:cs="Arial"/>
            <w:i/>
            <w:iCs/>
          </w:rPr>
          <w:delText>Pure Appl Biol</w:delText>
        </w:r>
        <w:r w:rsidRPr="00E2531B" w:rsidDel="0011228D">
          <w:rPr>
            <w:rFonts w:ascii="Arial" w:hAnsi="Arial" w:cs="Arial"/>
          </w:rPr>
          <w:delText xml:space="preserve"> 12: 835–847.</w:delText>
        </w:r>
      </w:del>
    </w:p>
    <w:p w14:paraId="79466F6F" w14:textId="77777777" w:rsidR="000430F0" w:rsidRPr="00E2531B" w:rsidRDefault="000430F0" w:rsidP="000430F0">
      <w:pPr>
        <w:pStyle w:val="Bibliography"/>
        <w:rPr>
          <w:rFonts w:ascii="Arial" w:hAnsi="Arial" w:cs="Arial"/>
        </w:rPr>
      </w:pPr>
      <w:r w:rsidRPr="00E2531B">
        <w:rPr>
          <w:rFonts w:ascii="Arial" w:hAnsi="Arial" w:cs="Arial"/>
        </w:rPr>
        <w:t>Birgersson L, Jouve J, Jönsson E, Asker N, Andreasson F, Golovko O, Ahrens L, Sturve J (2021) Thyroid function and immune status in perch (</w:t>
      </w:r>
      <w:r w:rsidRPr="00E2531B">
        <w:rPr>
          <w:rFonts w:ascii="Arial" w:hAnsi="Arial" w:cs="Arial"/>
          <w:i/>
          <w:iCs/>
        </w:rPr>
        <w:t>Perca fluviatilis</w:t>
      </w:r>
      <w:r w:rsidRPr="00E2531B">
        <w:rPr>
          <w:rFonts w:ascii="Arial" w:hAnsi="Arial" w:cs="Arial"/>
        </w:rPr>
        <w:t xml:space="preserve">) from lakes contaminated with PFASs or PCBs. </w:t>
      </w:r>
      <w:r w:rsidRPr="00E2531B">
        <w:rPr>
          <w:rFonts w:ascii="Arial" w:hAnsi="Arial" w:cs="Arial"/>
          <w:i/>
          <w:iCs/>
        </w:rPr>
        <w:t>Ecotoxicol Environ Saf</w:t>
      </w:r>
      <w:r w:rsidRPr="00E2531B">
        <w:rPr>
          <w:rFonts w:ascii="Arial" w:hAnsi="Arial" w:cs="Arial"/>
        </w:rPr>
        <w:t xml:space="preserve"> 222: 112495.</w:t>
      </w:r>
    </w:p>
    <w:p w14:paraId="1E2DFEAC" w14:textId="133408B9" w:rsidR="000430F0" w:rsidRDefault="000430F0" w:rsidP="000430F0">
      <w:pPr>
        <w:pStyle w:val="Bibliography"/>
        <w:rPr>
          <w:ins w:id="1231" w:author="Reviewer" w:date="2026-06-01T16:55:00Z" w16du:dateUtc="2026-06-01T21:55:00Z"/>
          <w:rFonts w:ascii="Arial" w:hAnsi="Arial" w:cs="Arial"/>
        </w:rPr>
      </w:pPr>
      <w:r w:rsidRPr="00E2531B">
        <w:rPr>
          <w:rFonts w:ascii="Arial" w:hAnsi="Arial" w:cs="Arial"/>
        </w:rPr>
        <w:t>B</w:t>
      </w:r>
      <w:ins w:id="1232" w:author="Reviewer" w:date="2026-06-01T16:55:00Z" w16du:dateUtc="2026-06-01T21:55:00Z">
        <w:r w:rsidR="007069B9">
          <w:rPr>
            <w:rFonts w:ascii="Arial" w:hAnsi="Arial" w:cs="Arial"/>
          </w:rPr>
          <w:t>oeuf G, Pa</w:t>
        </w:r>
      </w:ins>
      <w:ins w:id="1233" w:author="Reviewer" w:date="2026-06-01T16:56:00Z" w16du:dateUtc="2026-06-01T21:56:00Z">
        <w:r w:rsidR="007069B9">
          <w:rPr>
            <w:rFonts w:ascii="Arial" w:hAnsi="Arial" w:cs="Arial"/>
          </w:rPr>
          <w:t xml:space="preserve">yan P (2001) How should salinity influence fish growth? </w:t>
        </w:r>
      </w:ins>
      <w:ins w:id="1234" w:author="Reviewer" w:date="2026-06-01T16:58:00Z" w16du:dateUtc="2026-06-01T21:58:00Z">
        <w:r w:rsidR="007069B9" w:rsidRPr="007069B9">
          <w:rPr>
            <w:rFonts w:ascii="Arial" w:hAnsi="Arial" w:cs="Arial"/>
            <w:i/>
            <w:iCs/>
            <w:rPrChange w:id="1235" w:author="Reviewer" w:date="2026-06-01T16:58:00Z" w16du:dateUtc="2026-06-01T21:58:00Z">
              <w:rPr>
                <w:rFonts w:ascii="Arial" w:hAnsi="Arial" w:cs="Arial"/>
              </w:rPr>
            </w:rPrChange>
          </w:rPr>
          <w:t>Comp Biochem Physiol C Toxicol Pharmacol</w:t>
        </w:r>
      </w:ins>
      <w:del w:id="1236" w:author="Reviewer" w:date="2026-06-01T16:56:00Z" w16du:dateUtc="2026-06-01T21:56:00Z">
        <w:r w:rsidRPr="007069B9" w:rsidDel="007069B9">
          <w:rPr>
            <w:rFonts w:ascii="Arial" w:hAnsi="Arial" w:cs="Arial"/>
            <w:i/>
            <w:iCs/>
            <w:rPrChange w:id="1237" w:author="Reviewer" w:date="2026-06-01T16:58:00Z" w16du:dateUtc="2026-06-01T21:58:00Z">
              <w:rPr>
                <w:rFonts w:ascii="Arial" w:hAnsi="Arial" w:cs="Arial"/>
              </w:rPr>
            </w:rPrChange>
          </w:rPr>
          <w:delText>rendel S, Fetter É, Staude C, Vierke L, Biegel-Engler A (2018) Short-chain perfluoroalkyl acids: environmental concerns and a regulatory strategy under REACH</w:delText>
        </w:r>
      </w:del>
      <w:del w:id="1238" w:author="Reviewer" w:date="2026-06-01T16:57:00Z" w16du:dateUtc="2026-06-01T21:57:00Z">
        <w:r w:rsidRPr="007069B9" w:rsidDel="007069B9">
          <w:rPr>
            <w:rFonts w:ascii="Arial" w:hAnsi="Arial" w:cs="Arial"/>
            <w:i/>
            <w:iCs/>
            <w:rPrChange w:id="1239" w:author="Reviewer" w:date="2026-06-01T16:58:00Z" w16du:dateUtc="2026-06-01T21:58:00Z">
              <w:rPr>
                <w:rFonts w:ascii="Arial" w:hAnsi="Arial" w:cs="Arial"/>
              </w:rPr>
            </w:rPrChange>
          </w:rPr>
          <w:delText xml:space="preserve">. </w:delText>
        </w:r>
        <w:r w:rsidRPr="007069B9" w:rsidDel="007069B9">
          <w:rPr>
            <w:rFonts w:ascii="Arial" w:hAnsi="Arial" w:cs="Arial"/>
            <w:i/>
            <w:iCs/>
          </w:rPr>
          <w:delText>Environ Sci Eur</w:delText>
        </w:r>
        <w:r w:rsidRPr="007069B9" w:rsidDel="007069B9">
          <w:rPr>
            <w:rFonts w:ascii="Arial" w:hAnsi="Arial" w:cs="Arial"/>
            <w:i/>
            <w:iCs/>
            <w:rPrChange w:id="1240" w:author="Reviewer" w:date="2026-06-01T16:58:00Z" w16du:dateUtc="2026-06-01T21:58:00Z">
              <w:rPr>
                <w:rFonts w:ascii="Arial" w:hAnsi="Arial" w:cs="Arial"/>
              </w:rPr>
            </w:rPrChange>
          </w:rPr>
          <w:delText xml:space="preserve"> 30: 9</w:delText>
        </w:r>
      </w:del>
      <w:del w:id="1241" w:author="Reviewer" w:date="2026-06-01T16:58:00Z" w16du:dateUtc="2026-06-01T21:58:00Z">
        <w:r w:rsidRPr="007069B9" w:rsidDel="007069B9">
          <w:rPr>
            <w:rFonts w:ascii="Arial" w:hAnsi="Arial" w:cs="Arial"/>
            <w:i/>
            <w:iCs/>
            <w:rPrChange w:id="1242" w:author="Reviewer" w:date="2026-06-01T16:58:00Z" w16du:dateUtc="2026-06-01T21:58:00Z">
              <w:rPr>
                <w:rFonts w:ascii="Arial" w:hAnsi="Arial" w:cs="Arial"/>
              </w:rPr>
            </w:rPrChange>
          </w:rPr>
          <w:delText>.</w:delText>
        </w:r>
      </w:del>
      <w:ins w:id="1243" w:author="Reviewer" w:date="2026-06-01T16:57:00Z" w16du:dateUtc="2026-06-01T21:57:00Z">
        <w:r w:rsidR="007069B9" w:rsidRPr="007069B9">
          <w:rPr>
            <w:rFonts w:ascii="Arial" w:hAnsi="Arial" w:cs="Arial"/>
            <w:i/>
            <w:iCs/>
            <w:rPrChange w:id="1244" w:author="Reviewer" w:date="2026-06-01T16:58:00Z" w16du:dateUtc="2026-06-01T21:58:00Z">
              <w:rPr>
                <w:rFonts w:ascii="Arial" w:hAnsi="Arial" w:cs="Arial"/>
              </w:rPr>
            </w:rPrChange>
          </w:rPr>
          <w:t xml:space="preserve"> </w:t>
        </w:r>
        <w:r w:rsidR="007069B9">
          <w:rPr>
            <w:rFonts w:ascii="Arial" w:hAnsi="Arial" w:cs="Arial"/>
          </w:rPr>
          <w:t>4(130): 411–423.</w:t>
        </w:r>
      </w:ins>
    </w:p>
    <w:p w14:paraId="05A653F2" w14:textId="60A5CF11" w:rsidR="007069B9" w:rsidRPr="007069B9" w:rsidRDefault="007069B9" w:rsidP="007069B9">
      <w:pPr>
        <w:pStyle w:val="Bibliography"/>
        <w:rPr>
          <w:rFonts w:ascii="Arial" w:hAnsi="Arial" w:cs="Arial"/>
        </w:rPr>
      </w:pPr>
      <w:ins w:id="1245" w:author="Reviewer" w:date="2026-06-01T16:55:00Z" w16du:dateUtc="2026-06-01T21:55:00Z">
        <w:r w:rsidRPr="00E2531B">
          <w:rPr>
            <w:rFonts w:ascii="Arial" w:hAnsi="Arial" w:cs="Arial"/>
          </w:rPr>
          <w:t xml:space="preserve">Brendel S, Fetter É, Staude C, Vierke L, Biegel-Engler A (2018) Short-chain perfluoroalkyl acids: environmental concerns and a regulatory strategy under REACH. </w:t>
        </w:r>
        <w:r w:rsidRPr="00E2531B">
          <w:rPr>
            <w:rFonts w:ascii="Arial" w:hAnsi="Arial" w:cs="Arial"/>
            <w:i/>
            <w:iCs/>
          </w:rPr>
          <w:t>Environ Sci Eur</w:t>
        </w:r>
        <w:r w:rsidRPr="00E2531B">
          <w:rPr>
            <w:rFonts w:ascii="Arial" w:hAnsi="Arial" w:cs="Arial"/>
          </w:rPr>
          <w:t xml:space="preserve"> 30: 9.</w:t>
        </w:r>
      </w:ins>
    </w:p>
    <w:p w14:paraId="658FBE03" w14:textId="77777777" w:rsidR="000430F0" w:rsidRPr="00E2531B" w:rsidRDefault="000430F0" w:rsidP="000430F0">
      <w:pPr>
        <w:pStyle w:val="Bibliography"/>
        <w:rPr>
          <w:rFonts w:ascii="Arial" w:hAnsi="Arial" w:cs="Arial"/>
        </w:rPr>
      </w:pPr>
      <w:r w:rsidRPr="00E2531B">
        <w:rPr>
          <w:rFonts w:ascii="Arial" w:hAnsi="Arial" w:cs="Arial"/>
        </w:rPr>
        <w:t xml:space="preserve">Brosset P, Cooke SJ, Schull Q, Trenkel VM, Soudant P, Lebigre C (2021) Physiological biomarkers and fisheries management. </w:t>
      </w:r>
      <w:r w:rsidRPr="00E2531B">
        <w:rPr>
          <w:rFonts w:ascii="Arial" w:hAnsi="Arial" w:cs="Arial"/>
          <w:i/>
          <w:iCs/>
        </w:rPr>
        <w:t>Rev Fish Biol Fisheries</w:t>
      </w:r>
      <w:r w:rsidRPr="00E2531B">
        <w:rPr>
          <w:rFonts w:ascii="Arial" w:hAnsi="Arial" w:cs="Arial"/>
        </w:rPr>
        <w:t xml:space="preserve"> 31: 797–819.</w:t>
      </w:r>
    </w:p>
    <w:p w14:paraId="56795567" w14:textId="55552559" w:rsidR="000430F0" w:rsidRPr="00E2531B" w:rsidDel="0011228D" w:rsidRDefault="000430F0" w:rsidP="000430F0">
      <w:pPr>
        <w:pStyle w:val="Bibliography"/>
        <w:rPr>
          <w:del w:id="1246" w:author="Reviewer" w:date="2026-06-08T19:07:00Z" w16du:dateUtc="2026-06-09T00:07:00Z"/>
          <w:rFonts w:ascii="Arial" w:hAnsi="Arial" w:cs="Arial"/>
        </w:rPr>
      </w:pPr>
      <w:del w:id="1247" w:author="Reviewer" w:date="2026-06-08T19:07:00Z" w16du:dateUtc="2026-06-09T00:07:00Z">
        <w:r w:rsidRPr="00E2531B" w:rsidDel="0011228D">
          <w:rPr>
            <w:rFonts w:ascii="Arial" w:hAnsi="Arial" w:cs="Arial"/>
          </w:rPr>
          <w:delText xml:space="preserve">Buck RC, Franklin J, Berger U, Conder JM, Cousins IT, De Voogt P, Jensen AA, Kannan K, Mabury SA, Van Leeuwen SP (2011) Perfluoroalkyl and polyfluoroalkyl substances in the environment: terminology, classification, and origins. </w:delText>
        </w:r>
        <w:r w:rsidRPr="00E2531B" w:rsidDel="0011228D">
          <w:rPr>
            <w:rFonts w:ascii="Arial" w:hAnsi="Arial" w:cs="Arial"/>
            <w:i/>
            <w:iCs/>
          </w:rPr>
          <w:delText>IEAM</w:delText>
        </w:r>
        <w:r w:rsidRPr="00E2531B" w:rsidDel="0011228D">
          <w:rPr>
            <w:rFonts w:ascii="Arial" w:hAnsi="Arial" w:cs="Arial"/>
          </w:rPr>
          <w:delText xml:space="preserve"> 7: 513–541.</w:delText>
        </w:r>
      </w:del>
    </w:p>
    <w:p w14:paraId="07CE21DE" w14:textId="050D7FD3" w:rsidR="000430F0" w:rsidRPr="00E2531B" w:rsidDel="0011228D" w:rsidRDefault="000430F0" w:rsidP="000430F0">
      <w:pPr>
        <w:pStyle w:val="Bibliography"/>
        <w:rPr>
          <w:del w:id="1248" w:author="Reviewer" w:date="2026-06-08T19:07:00Z" w16du:dateUtc="2026-06-09T00:07:00Z"/>
          <w:rFonts w:ascii="Arial" w:hAnsi="Arial" w:cs="Arial"/>
        </w:rPr>
      </w:pPr>
      <w:del w:id="1249" w:author="Reviewer" w:date="2026-06-08T19:07:00Z" w16du:dateUtc="2026-06-09T00:07:00Z">
        <w:r w:rsidRPr="00E2531B" w:rsidDel="0011228D">
          <w:rPr>
            <w:rFonts w:ascii="Arial" w:hAnsi="Arial" w:cs="Arial"/>
          </w:rPr>
          <w:delText xml:space="preserve">Buck RC, Korzeniowski SH, Laganis E, Adamsky F (2021) Identification and classification of commercially relevant per- and poly-fluoroalkyl substances (PFAS). </w:delText>
        </w:r>
        <w:r w:rsidRPr="00E2531B" w:rsidDel="0011228D">
          <w:rPr>
            <w:rFonts w:ascii="Arial" w:hAnsi="Arial" w:cs="Arial"/>
            <w:i/>
            <w:iCs/>
          </w:rPr>
          <w:delText>IEAM</w:delText>
        </w:r>
        <w:r w:rsidRPr="00E2531B" w:rsidDel="0011228D">
          <w:rPr>
            <w:rFonts w:ascii="Arial" w:hAnsi="Arial" w:cs="Arial"/>
          </w:rPr>
          <w:delText xml:space="preserve"> 17: 1045–1055.</w:delText>
        </w:r>
      </w:del>
    </w:p>
    <w:p w14:paraId="09F60623" w14:textId="77777777" w:rsidR="000430F0" w:rsidRPr="00E2531B" w:rsidRDefault="000430F0" w:rsidP="000430F0">
      <w:pPr>
        <w:pStyle w:val="Bibliography"/>
        <w:rPr>
          <w:rFonts w:ascii="Arial" w:hAnsi="Arial" w:cs="Arial"/>
        </w:rPr>
      </w:pPr>
      <w:r w:rsidRPr="00E2531B">
        <w:rPr>
          <w:rFonts w:ascii="Arial" w:hAnsi="Arial" w:cs="Arial"/>
        </w:rPr>
        <w:t xml:space="preserve">Cai Y, Yin Y, Li Yueru, Guan L, Zhang P, Qin Y, Wang Y, Li Yuehong (2020) Cadmium exposure affects growth performance, energy metabolism, and neuropeptide expression in Carassius auratus gibelio. </w:t>
      </w:r>
      <w:r w:rsidRPr="00E2531B">
        <w:rPr>
          <w:rFonts w:ascii="Arial" w:hAnsi="Arial" w:cs="Arial"/>
          <w:i/>
          <w:iCs/>
        </w:rPr>
        <w:t>FPB</w:t>
      </w:r>
      <w:r w:rsidRPr="00E2531B">
        <w:rPr>
          <w:rFonts w:ascii="Arial" w:hAnsi="Arial" w:cs="Arial"/>
        </w:rPr>
        <w:t xml:space="preserve"> 46: 187–197.</w:t>
      </w:r>
    </w:p>
    <w:p w14:paraId="3E5620F1" w14:textId="43D0819D" w:rsidR="000430F0" w:rsidRPr="00E2531B" w:rsidDel="0011228D" w:rsidRDefault="000430F0" w:rsidP="000430F0">
      <w:pPr>
        <w:pStyle w:val="Bibliography"/>
        <w:rPr>
          <w:del w:id="1250" w:author="Reviewer" w:date="2026-06-08T19:07:00Z" w16du:dateUtc="2026-06-09T00:07:00Z"/>
          <w:rFonts w:ascii="Arial" w:hAnsi="Arial" w:cs="Arial"/>
        </w:rPr>
      </w:pPr>
      <w:del w:id="1251" w:author="Reviewer" w:date="2026-06-08T19:07:00Z" w16du:dateUtc="2026-06-09T00:07:00Z">
        <w:r w:rsidRPr="00E2531B" w:rsidDel="0011228D">
          <w:rPr>
            <w:rFonts w:ascii="Arial" w:hAnsi="Arial" w:cs="Arial"/>
          </w:rPr>
          <w:lastRenderedPageBreak/>
          <w:delText xml:space="preserve">Cambray JA (2003) Impact on indigenous species biodiversity caused by the globalisation of alien recreational freshwater fisheries. </w:delText>
        </w:r>
        <w:r w:rsidRPr="00E2531B" w:rsidDel="0011228D">
          <w:rPr>
            <w:rFonts w:ascii="Arial" w:hAnsi="Arial" w:cs="Arial"/>
            <w:i/>
            <w:iCs/>
          </w:rPr>
          <w:delText>Hydrobiologia</w:delText>
        </w:r>
        <w:r w:rsidRPr="00E2531B" w:rsidDel="0011228D">
          <w:rPr>
            <w:rFonts w:ascii="Arial" w:hAnsi="Arial" w:cs="Arial"/>
          </w:rPr>
          <w:delText xml:space="preserve"> 500: 217–230.</w:delText>
        </w:r>
      </w:del>
    </w:p>
    <w:p w14:paraId="093A882F" w14:textId="77777777" w:rsidR="000430F0" w:rsidRPr="00E2531B" w:rsidRDefault="000430F0" w:rsidP="000430F0">
      <w:pPr>
        <w:pStyle w:val="Bibliography"/>
        <w:rPr>
          <w:rFonts w:ascii="Arial" w:hAnsi="Arial" w:cs="Arial"/>
        </w:rPr>
      </w:pPr>
      <w:r w:rsidRPr="00E2531B">
        <w:rPr>
          <w:rFonts w:ascii="Arial" w:hAnsi="Arial" w:cs="Arial"/>
        </w:rPr>
        <w:t xml:space="preserve">Cao X, Guo Q, Liu W (2024) Research on the patterns of seawater intrusion in coastal aquifers induced by sea level rise under the influence of multiple factors. </w:t>
      </w:r>
      <w:r w:rsidRPr="00E2531B">
        <w:rPr>
          <w:rFonts w:ascii="Arial" w:hAnsi="Arial" w:cs="Arial"/>
          <w:i/>
          <w:iCs/>
        </w:rPr>
        <w:t>Water</w:t>
      </w:r>
      <w:r w:rsidRPr="00E2531B">
        <w:rPr>
          <w:rFonts w:ascii="Arial" w:hAnsi="Arial" w:cs="Arial"/>
        </w:rPr>
        <w:t xml:space="preserve"> 16: 3457.</w:t>
      </w:r>
    </w:p>
    <w:p w14:paraId="25872341" w14:textId="567AE0A6" w:rsidR="000430F0" w:rsidRPr="00E2531B" w:rsidDel="0011228D" w:rsidRDefault="000430F0" w:rsidP="000430F0">
      <w:pPr>
        <w:pStyle w:val="Bibliography"/>
        <w:rPr>
          <w:del w:id="1252" w:author="Reviewer" w:date="2026-06-08T19:08:00Z" w16du:dateUtc="2026-06-09T00:08:00Z"/>
          <w:rFonts w:ascii="Arial" w:hAnsi="Arial" w:cs="Arial"/>
        </w:rPr>
      </w:pPr>
      <w:del w:id="1253" w:author="Reviewer" w:date="2026-06-08T19:08:00Z" w16du:dateUtc="2026-06-09T00:08:00Z">
        <w:r w:rsidRPr="00E2531B" w:rsidDel="0011228D">
          <w:rPr>
            <w:rFonts w:ascii="Arial" w:hAnsi="Arial" w:cs="Arial"/>
          </w:rPr>
          <w:delText xml:space="preserve">Carlson AJ, Isermann DA (2010) Mandatory catch and release and maximum length limits for largemouth bass in Minnesota: is exploitation still a relevant concern? </w:delText>
        </w:r>
        <w:r w:rsidRPr="00E2531B" w:rsidDel="0011228D">
          <w:rPr>
            <w:rFonts w:ascii="Arial" w:hAnsi="Arial" w:cs="Arial"/>
            <w:i/>
            <w:iCs/>
          </w:rPr>
          <w:delText>N Am J Fish Manag</w:delText>
        </w:r>
        <w:r w:rsidRPr="00E2531B" w:rsidDel="0011228D">
          <w:rPr>
            <w:rFonts w:ascii="Arial" w:hAnsi="Arial" w:cs="Arial"/>
          </w:rPr>
          <w:delText xml:space="preserve"> 30: 209–220.</w:delText>
        </w:r>
      </w:del>
    </w:p>
    <w:p w14:paraId="4C604696" w14:textId="04C33D13" w:rsidR="000430F0" w:rsidRPr="00E2531B" w:rsidDel="0011228D" w:rsidRDefault="000430F0" w:rsidP="000430F0">
      <w:pPr>
        <w:pStyle w:val="Bibliography"/>
        <w:rPr>
          <w:del w:id="1254" w:author="Reviewer" w:date="2026-06-08T19:08:00Z" w16du:dateUtc="2026-06-09T00:08:00Z"/>
          <w:rFonts w:ascii="Arial" w:hAnsi="Arial" w:cs="Arial"/>
        </w:rPr>
      </w:pPr>
      <w:del w:id="1255" w:author="Reviewer" w:date="2026-06-08T19:08:00Z" w16du:dateUtc="2026-06-09T00:08:00Z">
        <w:r w:rsidRPr="00E2531B" w:rsidDel="0011228D">
          <w:rPr>
            <w:rFonts w:ascii="Arial" w:hAnsi="Arial" w:cs="Arial"/>
          </w:rPr>
          <w:delText xml:space="preserve">Carlson AK, Leonard NJ, Munawar M, Taylor WW (2024) Assessing and implementing the concept of Blue Economy in Laurentian Great Lakes fisheries: Lessons from coupled human and natural systems. </w:delText>
        </w:r>
        <w:r w:rsidRPr="00E2531B" w:rsidDel="0011228D">
          <w:rPr>
            <w:rFonts w:ascii="Arial" w:hAnsi="Arial" w:cs="Arial"/>
            <w:i/>
            <w:iCs/>
          </w:rPr>
          <w:delText>AEHM</w:delText>
        </w:r>
        <w:r w:rsidRPr="00E2531B" w:rsidDel="0011228D">
          <w:rPr>
            <w:rFonts w:ascii="Arial" w:hAnsi="Arial" w:cs="Arial"/>
          </w:rPr>
          <w:delText xml:space="preserve"> 27: 74–84.</w:delText>
        </w:r>
      </w:del>
    </w:p>
    <w:p w14:paraId="2480B765" w14:textId="77777777" w:rsidR="000430F0" w:rsidRPr="00E2531B" w:rsidRDefault="000430F0" w:rsidP="000430F0">
      <w:pPr>
        <w:pStyle w:val="Bibliography"/>
        <w:rPr>
          <w:rFonts w:ascii="Arial" w:hAnsi="Arial" w:cs="Arial"/>
        </w:rPr>
      </w:pPr>
      <w:r w:rsidRPr="00E2531B">
        <w:rPr>
          <w:rFonts w:ascii="Arial" w:hAnsi="Arial" w:cs="Arial"/>
        </w:rPr>
        <w:t xml:space="preserve">Chambers WS, Hopkins JG, Richards SM (2021) A review of per-and polyfluorinated alkyl substance impairment of reproduction. </w:t>
      </w:r>
      <w:r w:rsidRPr="00E2531B">
        <w:rPr>
          <w:rFonts w:ascii="Arial" w:hAnsi="Arial" w:cs="Arial"/>
          <w:i/>
          <w:iCs/>
        </w:rPr>
        <w:t>Front Toxicol</w:t>
      </w:r>
      <w:r w:rsidRPr="00E2531B">
        <w:rPr>
          <w:rFonts w:ascii="Arial" w:hAnsi="Arial" w:cs="Arial"/>
        </w:rPr>
        <w:t xml:space="preserve"> 3: 732436.</w:t>
      </w:r>
    </w:p>
    <w:p w14:paraId="79085B6E" w14:textId="28770502" w:rsidR="000430F0" w:rsidRPr="00E2531B" w:rsidDel="0011228D" w:rsidRDefault="000430F0" w:rsidP="000430F0">
      <w:pPr>
        <w:pStyle w:val="Bibliography"/>
        <w:rPr>
          <w:del w:id="1256" w:author="Reviewer" w:date="2026-06-08T19:08:00Z" w16du:dateUtc="2026-06-09T00:08:00Z"/>
          <w:rFonts w:ascii="Arial" w:hAnsi="Arial" w:cs="Arial"/>
        </w:rPr>
      </w:pPr>
      <w:del w:id="1257" w:author="Reviewer" w:date="2026-06-08T19:08:00Z" w16du:dateUtc="2026-06-09T00:08:00Z">
        <w:r w:rsidRPr="00E2531B" w:rsidDel="0011228D">
          <w:rPr>
            <w:rFonts w:ascii="Arial" w:hAnsi="Arial" w:cs="Arial"/>
          </w:rPr>
          <w:delText xml:space="preserve">Claussen JE (2015) Largemouth Bass </w:delText>
        </w:r>
        <w:r w:rsidRPr="00E2531B" w:rsidDel="0011228D">
          <w:rPr>
            <w:rFonts w:ascii="Arial" w:hAnsi="Arial" w:cs="Arial"/>
            <w:i/>
            <w:iCs/>
          </w:rPr>
          <w:delText>Micropterus salmoides</w:delText>
        </w:r>
        <w:r w:rsidRPr="00E2531B" w:rsidDel="0011228D">
          <w:rPr>
            <w:rFonts w:ascii="Arial" w:hAnsi="Arial" w:cs="Arial"/>
          </w:rPr>
          <w:delText xml:space="preserve"> (Lacepède, 1802). In: Tringali MD, Long JM, Birdsong TW, Allen MS, eds. Black Bass Diversity: Multidisciplinary Science for Conservation. American Fisheries Society, Bethesda, Maryland, USA, pp 27–34.</w:delText>
        </w:r>
      </w:del>
    </w:p>
    <w:p w14:paraId="50A87E93" w14:textId="77777777" w:rsidR="000430F0" w:rsidRPr="00E2531B" w:rsidRDefault="000430F0" w:rsidP="000430F0">
      <w:pPr>
        <w:pStyle w:val="Bibliography"/>
        <w:rPr>
          <w:rFonts w:ascii="Arial" w:hAnsi="Arial" w:cs="Arial"/>
        </w:rPr>
      </w:pPr>
      <w:r w:rsidRPr="00E2531B">
        <w:rPr>
          <w:rFonts w:ascii="Arial" w:hAnsi="Arial" w:cs="Arial"/>
        </w:rPr>
        <w:t xml:space="preserve">Coleman TS, Eckelbecker RW, Carlson AK, DeVries DR, Wright RA, Staton BA, Parker SW, Chittam CR, Lovell RG, Catalano MJ (2024) Evaluation of shoreline rotenone application to control largemouth bass recruitment in small impoundments. </w:t>
      </w:r>
      <w:r w:rsidRPr="00E2531B">
        <w:rPr>
          <w:rFonts w:ascii="Arial" w:hAnsi="Arial" w:cs="Arial"/>
          <w:i/>
          <w:iCs/>
        </w:rPr>
        <w:t>N Am J Fish Manag</w:t>
      </w:r>
      <w:r w:rsidRPr="00E2531B">
        <w:rPr>
          <w:rFonts w:ascii="Arial" w:hAnsi="Arial" w:cs="Arial"/>
        </w:rPr>
        <w:t xml:space="preserve"> 44: 57–69.</w:t>
      </w:r>
    </w:p>
    <w:p w14:paraId="6B0CB1BB" w14:textId="3EA47A08" w:rsidR="000430F0" w:rsidRPr="00E2531B" w:rsidDel="0011228D" w:rsidRDefault="000430F0" w:rsidP="000430F0">
      <w:pPr>
        <w:pStyle w:val="Bibliography"/>
        <w:rPr>
          <w:del w:id="1258" w:author="Reviewer" w:date="2026-06-08T19:08:00Z" w16du:dateUtc="2026-06-09T00:08:00Z"/>
          <w:rFonts w:ascii="Arial" w:hAnsi="Arial" w:cs="Arial"/>
        </w:rPr>
      </w:pPr>
      <w:del w:id="1259" w:author="Reviewer" w:date="2026-06-08T19:08:00Z" w16du:dateUtc="2026-06-09T00:08:00Z">
        <w:r w:rsidRPr="00E2531B" w:rsidDel="0011228D">
          <w:rPr>
            <w:rFonts w:ascii="Arial" w:hAnsi="Arial" w:cs="Arial"/>
          </w:rPr>
          <w:delText>Contreras-Sánchez WM, Schreck CB, Fitzpatrick MS, Pereira CB (1998) Effects of stress on the reproductive performance of rainbow trout (</w:delText>
        </w:r>
        <w:r w:rsidRPr="00E2531B" w:rsidDel="0011228D">
          <w:rPr>
            <w:rFonts w:ascii="Arial" w:hAnsi="Arial" w:cs="Arial"/>
            <w:i/>
            <w:iCs/>
          </w:rPr>
          <w:delText>Oncorhynchus mykiss</w:delText>
        </w:r>
        <w:r w:rsidRPr="00E2531B" w:rsidDel="0011228D">
          <w:rPr>
            <w:rFonts w:ascii="Arial" w:hAnsi="Arial" w:cs="Arial"/>
          </w:rPr>
          <w:delText xml:space="preserve">). </w:delText>
        </w:r>
        <w:r w:rsidRPr="00E2531B" w:rsidDel="0011228D">
          <w:rPr>
            <w:rFonts w:ascii="Arial" w:hAnsi="Arial" w:cs="Arial"/>
            <w:i/>
            <w:iCs/>
          </w:rPr>
          <w:delText>Biol Reprod</w:delText>
        </w:r>
        <w:r w:rsidRPr="00E2531B" w:rsidDel="0011228D">
          <w:rPr>
            <w:rFonts w:ascii="Arial" w:hAnsi="Arial" w:cs="Arial"/>
          </w:rPr>
          <w:delText xml:space="preserve"> 58: 439–447.</w:delText>
        </w:r>
      </w:del>
    </w:p>
    <w:p w14:paraId="610B3517" w14:textId="77777777" w:rsidR="000430F0" w:rsidRPr="00E2531B" w:rsidRDefault="000430F0" w:rsidP="000430F0">
      <w:pPr>
        <w:pStyle w:val="Bibliography"/>
        <w:rPr>
          <w:rFonts w:ascii="Arial" w:hAnsi="Arial" w:cs="Arial"/>
        </w:rPr>
      </w:pPr>
      <w:r w:rsidRPr="00E2531B">
        <w:rPr>
          <w:rFonts w:ascii="Arial" w:hAnsi="Arial" w:cs="Arial"/>
        </w:rPr>
        <w:t xml:space="preserve">Cooke SJ, Blumstein DT, Buchholz R, Caro T, Fernandez-Juricic E, Franklin CE, Metcalfe J, O’Connor CM, St. Clair CC, Sutherland WJ, </w:t>
      </w:r>
      <w:r w:rsidRPr="00E2531B">
        <w:rPr>
          <w:rFonts w:ascii="Arial" w:hAnsi="Arial" w:cs="Arial"/>
          <w:i/>
          <w:iCs/>
        </w:rPr>
        <w:t>et al.</w:t>
      </w:r>
      <w:r w:rsidRPr="00E2531B">
        <w:rPr>
          <w:rFonts w:ascii="Arial" w:hAnsi="Arial" w:cs="Arial"/>
        </w:rPr>
        <w:t xml:space="preserve"> (2014) Physiology, behavior, and conservation. </w:t>
      </w:r>
      <w:r w:rsidRPr="00E2531B">
        <w:rPr>
          <w:rFonts w:ascii="Arial" w:hAnsi="Arial" w:cs="Arial"/>
          <w:i/>
          <w:iCs/>
        </w:rPr>
        <w:t>Physiol Biochem Zool</w:t>
      </w:r>
      <w:r w:rsidRPr="00E2531B">
        <w:rPr>
          <w:rFonts w:ascii="Arial" w:hAnsi="Arial" w:cs="Arial"/>
        </w:rPr>
        <w:t xml:space="preserve"> 87: 1–14.</w:t>
      </w:r>
    </w:p>
    <w:p w14:paraId="06008B40" w14:textId="77777777" w:rsidR="000430F0" w:rsidRPr="00E2531B" w:rsidRDefault="000430F0" w:rsidP="000430F0">
      <w:pPr>
        <w:pStyle w:val="Bibliography"/>
        <w:rPr>
          <w:rFonts w:ascii="Arial" w:hAnsi="Arial" w:cs="Arial"/>
        </w:rPr>
      </w:pPr>
      <w:r w:rsidRPr="00E2531B">
        <w:rPr>
          <w:rFonts w:ascii="Arial" w:hAnsi="Arial" w:cs="Arial"/>
        </w:rPr>
        <w:t xml:space="preserve">Cooke SJ, Sack L, Franklin CE, Farrell AP, Beardall J, Wikelski M, Chown SL (2013) What is conservation physiology? Perspectives on an increasingly integrated and essential science. </w:t>
      </w:r>
      <w:r w:rsidRPr="00E2531B">
        <w:rPr>
          <w:rFonts w:ascii="Arial" w:hAnsi="Arial" w:cs="Arial"/>
          <w:i/>
          <w:iCs/>
        </w:rPr>
        <w:t>Conserv Physiol</w:t>
      </w:r>
      <w:r w:rsidRPr="00E2531B">
        <w:rPr>
          <w:rFonts w:ascii="Arial" w:hAnsi="Arial" w:cs="Arial"/>
        </w:rPr>
        <w:t xml:space="preserve"> 1: cot001–cot001.</w:t>
      </w:r>
    </w:p>
    <w:p w14:paraId="5DEACC32" w14:textId="77777777" w:rsidR="000430F0" w:rsidRPr="00E2531B" w:rsidRDefault="000430F0" w:rsidP="000430F0">
      <w:pPr>
        <w:pStyle w:val="Bibliography"/>
        <w:rPr>
          <w:rFonts w:ascii="Arial" w:hAnsi="Arial" w:cs="Arial"/>
        </w:rPr>
      </w:pPr>
      <w:r w:rsidRPr="00E2531B">
        <w:rPr>
          <w:rFonts w:ascii="Arial" w:hAnsi="Arial" w:cs="Arial"/>
        </w:rPr>
        <w:t xml:space="preserve">Coperchini F, Croce L, Ricci G, Magri F, Rotondi M, Imbriani M, Chiovato L (2021) Thyroid disrupting effects of old and new generation PFAS. </w:t>
      </w:r>
      <w:r w:rsidRPr="00E2531B">
        <w:rPr>
          <w:rFonts w:ascii="Arial" w:hAnsi="Arial" w:cs="Arial"/>
          <w:i/>
          <w:iCs/>
        </w:rPr>
        <w:t>Front Endocrinol</w:t>
      </w:r>
      <w:r w:rsidRPr="00E2531B">
        <w:rPr>
          <w:rFonts w:ascii="Arial" w:hAnsi="Arial" w:cs="Arial"/>
        </w:rPr>
        <w:t xml:space="preserve"> 11. doi:10.3389/fendo.2020.612320</w:t>
      </w:r>
    </w:p>
    <w:p w14:paraId="13A891FA" w14:textId="77777777" w:rsidR="000430F0" w:rsidRPr="00E2531B" w:rsidRDefault="000430F0" w:rsidP="000430F0">
      <w:pPr>
        <w:pStyle w:val="Bibliography"/>
        <w:rPr>
          <w:rFonts w:ascii="Arial" w:hAnsi="Arial" w:cs="Arial"/>
        </w:rPr>
      </w:pPr>
      <w:r w:rsidRPr="00E2531B">
        <w:rPr>
          <w:rFonts w:ascii="Arial" w:hAnsi="Arial" w:cs="Arial"/>
        </w:rPr>
        <w:t xml:space="preserve">Coperchini F, Teliti M, Greco A, Croce L, Rotondi M (2024) Per-polyfluoroalkyl substances (PFAS) as thyroid disruptors: is there evidence for multi-transgenerational effects? </w:t>
      </w:r>
      <w:r w:rsidRPr="00E2531B">
        <w:rPr>
          <w:rFonts w:ascii="Arial" w:hAnsi="Arial" w:cs="Arial"/>
          <w:i/>
          <w:iCs/>
        </w:rPr>
        <w:t>Expert Rev Endocrinol Metab</w:t>
      </w:r>
      <w:r w:rsidRPr="00E2531B">
        <w:rPr>
          <w:rFonts w:ascii="Arial" w:hAnsi="Arial" w:cs="Arial"/>
        </w:rPr>
        <w:t xml:space="preserve"> 19: 307–315.</w:t>
      </w:r>
    </w:p>
    <w:p w14:paraId="44F4E84E" w14:textId="77777777" w:rsidR="000430F0" w:rsidRPr="00E2531B" w:rsidRDefault="000430F0" w:rsidP="000430F0">
      <w:pPr>
        <w:pStyle w:val="Bibliography"/>
        <w:rPr>
          <w:rFonts w:ascii="Arial" w:hAnsi="Arial" w:cs="Arial"/>
        </w:rPr>
      </w:pPr>
      <w:r w:rsidRPr="00E2531B">
        <w:rPr>
          <w:rFonts w:ascii="Arial" w:hAnsi="Arial" w:cs="Arial"/>
        </w:rPr>
        <w:t xml:space="preserve">Cornelius Ruhs E, Becker DJ, Oakey SJ, Ogunsina O, Fenton MB, Simmons NB, Martin LB, Downs CJ (2021) Body size affects immune cell proportions in birds and non-volant mammals, but not bats. </w:t>
      </w:r>
      <w:r w:rsidRPr="00E2531B">
        <w:rPr>
          <w:rFonts w:ascii="Arial" w:hAnsi="Arial" w:cs="Arial"/>
          <w:i/>
          <w:iCs/>
        </w:rPr>
        <w:t>J Exp Biol</w:t>
      </w:r>
      <w:r w:rsidRPr="00E2531B">
        <w:rPr>
          <w:rFonts w:ascii="Arial" w:hAnsi="Arial" w:cs="Arial"/>
        </w:rPr>
        <w:t xml:space="preserve"> 224: jeb241109.</w:t>
      </w:r>
    </w:p>
    <w:p w14:paraId="0280D2EE" w14:textId="77777777" w:rsidR="000430F0" w:rsidRPr="00E2531B" w:rsidRDefault="000430F0" w:rsidP="000430F0">
      <w:pPr>
        <w:pStyle w:val="Bibliography"/>
        <w:rPr>
          <w:rFonts w:ascii="Arial" w:hAnsi="Arial" w:cs="Arial"/>
        </w:rPr>
      </w:pPr>
      <w:r w:rsidRPr="00E2531B">
        <w:rPr>
          <w:rFonts w:ascii="Arial" w:hAnsi="Arial" w:cs="Arial"/>
        </w:rPr>
        <w:t xml:space="preserve">Corrêa SADS, Abessa DMDS, Santos LGD, Da Silva EB, Seriani R (2017) Differential blood counting in fish as a non-destructive biomarker of water contamination exposure. </w:t>
      </w:r>
      <w:r w:rsidRPr="00E2531B">
        <w:rPr>
          <w:rFonts w:ascii="Arial" w:hAnsi="Arial" w:cs="Arial"/>
          <w:i/>
          <w:iCs/>
        </w:rPr>
        <w:t>Toxicol Environ Chem</w:t>
      </w:r>
      <w:r w:rsidRPr="00E2531B">
        <w:rPr>
          <w:rFonts w:ascii="Arial" w:hAnsi="Arial" w:cs="Arial"/>
        </w:rPr>
        <w:t xml:space="preserve"> 99: 482–491.</w:t>
      </w:r>
    </w:p>
    <w:p w14:paraId="232898BA" w14:textId="77777777" w:rsidR="000430F0" w:rsidRPr="00E2531B" w:rsidRDefault="000430F0" w:rsidP="000430F0">
      <w:pPr>
        <w:pStyle w:val="Bibliography"/>
        <w:rPr>
          <w:rFonts w:ascii="Arial" w:hAnsi="Arial" w:cs="Arial"/>
        </w:rPr>
      </w:pPr>
      <w:r w:rsidRPr="00E2531B">
        <w:rPr>
          <w:rFonts w:ascii="Arial" w:hAnsi="Arial" w:cs="Arial"/>
        </w:rPr>
        <w:t xml:space="preserve">Correia AT, Rebelo D, Marques J, Nunes B (2019) Effects of the chronic exposure to cerium dioxide nanoparticles in Oncorhynchus mykiss: Assessment of oxidative stress, neurotoxicity and histological alterations. </w:t>
      </w:r>
      <w:r w:rsidRPr="00E2531B">
        <w:rPr>
          <w:rFonts w:ascii="Arial" w:hAnsi="Arial" w:cs="Arial"/>
          <w:i/>
          <w:iCs/>
        </w:rPr>
        <w:t>Environ Toxicol Pharmacol</w:t>
      </w:r>
      <w:r w:rsidRPr="00E2531B">
        <w:rPr>
          <w:rFonts w:ascii="Arial" w:hAnsi="Arial" w:cs="Arial"/>
        </w:rPr>
        <w:t xml:space="preserve"> 68: 27–36.</w:t>
      </w:r>
    </w:p>
    <w:p w14:paraId="6777EE1D" w14:textId="77777777" w:rsidR="000430F0" w:rsidRPr="00E2531B" w:rsidRDefault="000430F0" w:rsidP="000430F0">
      <w:pPr>
        <w:pStyle w:val="Bibliography"/>
        <w:rPr>
          <w:rFonts w:ascii="Arial" w:hAnsi="Arial" w:cs="Arial"/>
        </w:rPr>
      </w:pPr>
      <w:r w:rsidRPr="00E2531B">
        <w:rPr>
          <w:rFonts w:ascii="Arial" w:hAnsi="Arial" w:cs="Arial"/>
        </w:rPr>
        <w:t xml:space="preserve">Cossa D (1988) Cadmium in </w:t>
      </w:r>
      <w:r w:rsidRPr="00E2531B">
        <w:rPr>
          <w:rFonts w:ascii="Arial" w:hAnsi="Arial" w:cs="Arial"/>
          <w:i/>
          <w:iCs/>
        </w:rPr>
        <w:t>Mytilus</w:t>
      </w:r>
      <w:r w:rsidRPr="00E2531B">
        <w:rPr>
          <w:rFonts w:ascii="Arial" w:hAnsi="Arial" w:cs="Arial"/>
        </w:rPr>
        <w:t xml:space="preserve"> spp.: worldwide survey and relationship between seawater and mussel content. </w:t>
      </w:r>
      <w:r w:rsidRPr="00E2531B">
        <w:rPr>
          <w:rFonts w:ascii="Arial" w:hAnsi="Arial" w:cs="Arial"/>
          <w:i/>
          <w:iCs/>
        </w:rPr>
        <w:t>Mar Environ Res</w:t>
      </w:r>
      <w:r w:rsidRPr="00E2531B">
        <w:rPr>
          <w:rFonts w:ascii="Arial" w:hAnsi="Arial" w:cs="Arial"/>
        </w:rPr>
        <w:t xml:space="preserve"> 26: 265–284.</w:t>
      </w:r>
    </w:p>
    <w:p w14:paraId="7EF6B782" w14:textId="77777777" w:rsidR="000430F0" w:rsidRPr="00E2531B" w:rsidRDefault="000430F0" w:rsidP="000430F0">
      <w:pPr>
        <w:pStyle w:val="Bibliography"/>
        <w:rPr>
          <w:rFonts w:ascii="Arial" w:hAnsi="Arial" w:cs="Arial"/>
        </w:rPr>
      </w:pPr>
      <w:r w:rsidRPr="00E2531B">
        <w:rPr>
          <w:rFonts w:ascii="Arial" w:hAnsi="Arial" w:cs="Arial"/>
        </w:rPr>
        <w:t xml:space="preserve">Costello E, Rock S, Stratakis N, Eckel SP, Walker DI, Valvi D, Cserbik D, Jenkins T, Xanthakos SA, Kohli R, </w:t>
      </w:r>
      <w:r w:rsidRPr="00E2531B">
        <w:rPr>
          <w:rFonts w:ascii="Arial" w:hAnsi="Arial" w:cs="Arial"/>
          <w:i/>
          <w:iCs/>
        </w:rPr>
        <w:t>et al.</w:t>
      </w:r>
      <w:r w:rsidRPr="00E2531B">
        <w:rPr>
          <w:rFonts w:ascii="Arial" w:hAnsi="Arial" w:cs="Arial"/>
        </w:rPr>
        <w:t xml:space="preserve"> (2022) Exposure to per-and polyfluoroalkyl substances and markers of liver injury: a systematic review and meta-analysis. </w:t>
      </w:r>
      <w:r w:rsidRPr="00E2531B">
        <w:rPr>
          <w:rFonts w:ascii="Arial" w:hAnsi="Arial" w:cs="Arial"/>
          <w:i/>
          <w:iCs/>
        </w:rPr>
        <w:t>Environ Health Perspect</w:t>
      </w:r>
      <w:r w:rsidRPr="00E2531B">
        <w:rPr>
          <w:rFonts w:ascii="Arial" w:hAnsi="Arial" w:cs="Arial"/>
        </w:rPr>
        <w:t xml:space="preserve"> 130: 046001.</w:t>
      </w:r>
    </w:p>
    <w:p w14:paraId="59EAE26C"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Croteau M-N, Luoma SN, Stewart AR (2005) Trophic transfer of metals along freshwater food webs: evidence of cadmium biomagnification in nature. </w:t>
      </w:r>
      <w:r w:rsidRPr="00E2531B">
        <w:rPr>
          <w:rFonts w:ascii="Arial" w:hAnsi="Arial" w:cs="Arial"/>
          <w:i/>
          <w:iCs/>
        </w:rPr>
        <w:t>Limnol Oceanogr</w:t>
      </w:r>
      <w:r w:rsidRPr="00E2531B">
        <w:rPr>
          <w:rFonts w:ascii="Arial" w:hAnsi="Arial" w:cs="Arial"/>
        </w:rPr>
        <w:t xml:space="preserve"> 50: 1511–1519.</w:t>
      </w:r>
    </w:p>
    <w:p w14:paraId="22FD2E2A" w14:textId="77777777" w:rsidR="000430F0" w:rsidRPr="00E2531B" w:rsidRDefault="000430F0" w:rsidP="000430F0">
      <w:pPr>
        <w:pStyle w:val="Bibliography"/>
        <w:rPr>
          <w:rFonts w:ascii="Arial" w:hAnsi="Arial" w:cs="Arial"/>
        </w:rPr>
      </w:pPr>
      <w:r w:rsidRPr="00E2531B">
        <w:rPr>
          <w:rFonts w:ascii="Arial" w:hAnsi="Arial" w:cs="Arial"/>
        </w:rPr>
        <w:t xml:space="preserve">Davis AK (2005) Effect of handling time and repeated sampling on avian white blood cell counts. </w:t>
      </w:r>
      <w:r w:rsidRPr="00E2531B">
        <w:rPr>
          <w:rFonts w:ascii="Arial" w:hAnsi="Arial" w:cs="Arial"/>
          <w:i/>
          <w:iCs/>
        </w:rPr>
        <w:t>J Field Ornithol</w:t>
      </w:r>
      <w:r w:rsidRPr="00E2531B">
        <w:rPr>
          <w:rFonts w:ascii="Arial" w:hAnsi="Arial" w:cs="Arial"/>
        </w:rPr>
        <w:t xml:space="preserve"> 76: 334–338.</w:t>
      </w:r>
    </w:p>
    <w:p w14:paraId="65E0CE6F" w14:textId="77777777" w:rsidR="000430F0" w:rsidRPr="00E2531B" w:rsidRDefault="000430F0" w:rsidP="000430F0">
      <w:pPr>
        <w:pStyle w:val="Bibliography"/>
        <w:rPr>
          <w:rFonts w:ascii="Arial" w:hAnsi="Arial" w:cs="Arial"/>
        </w:rPr>
      </w:pPr>
      <w:r w:rsidRPr="00E2531B">
        <w:rPr>
          <w:rFonts w:ascii="Arial" w:hAnsi="Arial" w:cs="Arial"/>
        </w:rPr>
        <w:t xml:space="preserve">Davis AK, Maney DL, Maerz JC (2008) The use of leukocyte profiles to measure stress in vertebrates: a review for ecologists. </w:t>
      </w:r>
      <w:r w:rsidRPr="00E2531B">
        <w:rPr>
          <w:rFonts w:ascii="Arial" w:hAnsi="Arial" w:cs="Arial"/>
          <w:i/>
          <w:iCs/>
        </w:rPr>
        <w:t>Funct Ecol</w:t>
      </w:r>
      <w:r w:rsidRPr="00E2531B">
        <w:rPr>
          <w:rFonts w:ascii="Arial" w:hAnsi="Arial" w:cs="Arial"/>
        </w:rPr>
        <w:t xml:space="preserve"> 22: 760–772.</w:t>
      </w:r>
    </w:p>
    <w:p w14:paraId="7C5C559B" w14:textId="77777777" w:rsidR="000430F0" w:rsidRPr="00E2531B" w:rsidRDefault="000430F0" w:rsidP="000430F0">
      <w:pPr>
        <w:pStyle w:val="Bibliography"/>
        <w:rPr>
          <w:rFonts w:ascii="Arial" w:hAnsi="Arial" w:cs="Arial"/>
        </w:rPr>
      </w:pPr>
      <w:r w:rsidRPr="00E2531B">
        <w:rPr>
          <w:rFonts w:ascii="Arial" w:hAnsi="Arial" w:cs="Arial"/>
        </w:rPr>
        <w:t xml:space="preserve">Delignette-Muller ML, Dutang C (2015) fitdistrplus: an R package for fitting distributions. </w:t>
      </w:r>
      <w:r w:rsidRPr="00E2531B">
        <w:rPr>
          <w:rFonts w:ascii="Arial" w:hAnsi="Arial" w:cs="Arial"/>
          <w:i/>
          <w:iCs/>
        </w:rPr>
        <w:t>J Stat Softw</w:t>
      </w:r>
      <w:r w:rsidRPr="00E2531B">
        <w:rPr>
          <w:rFonts w:ascii="Arial" w:hAnsi="Arial" w:cs="Arial"/>
        </w:rPr>
        <w:t xml:space="preserve"> 64: 1–34.</w:t>
      </w:r>
    </w:p>
    <w:p w14:paraId="7D4D20FA" w14:textId="3AB9A264" w:rsidR="000430F0" w:rsidRPr="00E2531B" w:rsidDel="0011228D" w:rsidRDefault="000430F0" w:rsidP="000430F0">
      <w:pPr>
        <w:pStyle w:val="Bibliography"/>
        <w:rPr>
          <w:del w:id="1260" w:author="Reviewer" w:date="2026-06-08T19:09:00Z" w16du:dateUtc="2026-06-09T00:09:00Z"/>
          <w:rFonts w:ascii="Arial" w:hAnsi="Arial" w:cs="Arial"/>
        </w:rPr>
      </w:pPr>
      <w:del w:id="1261" w:author="Reviewer" w:date="2026-06-08T19:09:00Z" w16du:dateUtc="2026-06-09T00:09:00Z">
        <w:r w:rsidRPr="00E2531B" w:rsidDel="0011228D">
          <w:rPr>
            <w:rFonts w:ascii="Arial" w:hAnsi="Arial" w:cs="Arial"/>
          </w:rPr>
          <w:delText xml:space="preserve">Devi M, Fingerman M, others (1995) Inhibition of acetylcholinesterase activity in the central nervous system of the red swamp crayfish, </w:delText>
        </w:r>
        <w:r w:rsidRPr="00E2531B" w:rsidDel="0011228D">
          <w:rPr>
            <w:rFonts w:ascii="Arial" w:hAnsi="Arial" w:cs="Arial"/>
            <w:i/>
            <w:iCs/>
          </w:rPr>
          <w:delText>Procambarus clarkii</w:delText>
        </w:r>
        <w:r w:rsidRPr="00E2531B" w:rsidDel="0011228D">
          <w:rPr>
            <w:rFonts w:ascii="Arial" w:hAnsi="Arial" w:cs="Arial"/>
          </w:rPr>
          <w:delText xml:space="preserve">, by mercury, cadmium, and lead. </w:delText>
        </w:r>
        <w:r w:rsidRPr="00E2531B" w:rsidDel="0011228D">
          <w:rPr>
            <w:rFonts w:ascii="Arial" w:hAnsi="Arial" w:cs="Arial"/>
            <w:i/>
            <w:iCs/>
          </w:rPr>
          <w:delText>Bull Environ Contam Toxicol</w:delText>
        </w:r>
        <w:r w:rsidRPr="00E2531B" w:rsidDel="0011228D">
          <w:rPr>
            <w:rFonts w:ascii="Arial" w:hAnsi="Arial" w:cs="Arial"/>
          </w:rPr>
          <w:delText xml:space="preserve"> 55: 746–750.</w:delText>
        </w:r>
      </w:del>
    </w:p>
    <w:p w14:paraId="12F718D3" w14:textId="77777777" w:rsidR="000430F0" w:rsidRPr="00E2531B" w:rsidRDefault="000430F0" w:rsidP="000430F0">
      <w:pPr>
        <w:pStyle w:val="Bibliography"/>
        <w:rPr>
          <w:rFonts w:ascii="Arial" w:hAnsi="Arial" w:cs="Arial"/>
        </w:rPr>
      </w:pPr>
      <w:r w:rsidRPr="00E2531B">
        <w:rPr>
          <w:rFonts w:ascii="Arial" w:hAnsi="Arial" w:cs="Arial"/>
        </w:rPr>
        <w:t xml:space="preserve">Downs CJ, </w:t>
      </w:r>
      <w:proofErr w:type="spellStart"/>
      <w:r w:rsidRPr="00E2531B">
        <w:rPr>
          <w:rFonts w:ascii="Arial" w:hAnsi="Arial" w:cs="Arial"/>
        </w:rPr>
        <w:t>Dochtermann</w:t>
      </w:r>
      <w:proofErr w:type="spellEnd"/>
      <w:r w:rsidRPr="00E2531B">
        <w:rPr>
          <w:rFonts w:ascii="Arial" w:hAnsi="Arial" w:cs="Arial"/>
        </w:rPr>
        <w:t xml:space="preserve"> NA, Ball R, Klasing KC, Martin LB (2020) The effects of body mass on immune cell concentrations of mammals. </w:t>
      </w:r>
      <w:r w:rsidRPr="00E2531B">
        <w:rPr>
          <w:rFonts w:ascii="Arial" w:hAnsi="Arial" w:cs="Arial"/>
          <w:i/>
          <w:iCs/>
        </w:rPr>
        <w:t>Am Nat</w:t>
      </w:r>
      <w:r w:rsidRPr="00E2531B">
        <w:rPr>
          <w:rFonts w:ascii="Arial" w:hAnsi="Arial" w:cs="Arial"/>
        </w:rPr>
        <w:t xml:space="preserve"> 195: 107–114.</w:t>
      </w:r>
    </w:p>
    <w:p w14:paraId="2C800FD3" w14:textId="44382EF2" w:rsidR="000430F0" w:rsidRPr="00E2531B" w:rsidDel="0011228D" w:rsidRDefault="000430F0" w:rsidP="000430F0">
      <w:pPr>
        <w:pStyle w:val="Bibliography"/>
        <w:rPr>
          <w:del w:id="1262" w:author="Reviewer" w:date="2026-06-08T19:09:00Z" w16du:dateUtc="2026-06-09T00:09:00Z"/>
          <w:rFonts w:ascii="Arial" w:hAnsi="Arial" w:cs="Arial"/>
        </w:rPr>
      </w:pPr>
      <w:del w:id="1263" w:author="Reviewer" w:date="2026-06-08T19:09:00Z" w16du:dateUtc="2026-06-09T00:09:00Z">
        <w:r w:rsidRPr="00E2531B" w:rsidDel="0011228D">
          <w:rPr>
            <w:rFonts w:ascii="Arial" w:hAnsi="Arial" w:cs="Arial"/>
          </w:rPr>
          <w:delText xml:space="preserve">Dudgeon D, Arthington AH, Gessner MO, Kawabata Z-I, Knowler DJ, Lévêque C, Naiman RJ, Prieur-Richard A-H, Soto D, Stiassny ML, </w:delText>
        </w:r>
        <w:r w:rsidRPr="00E2531B" w:rsidDel="0011228D">
          <w:rPr>
            <w:rFonts w:ascii="Arial" w:hAnsi="Arial" w:cs="Arial"/>
            <w:i/>
            <w:iCs/>
          </w:rPr>
          <w:delText>et al.</w:delText>
        </w:r>
        <w:r w:rsidRPr="00E2531B" w:rsidDel="0011228D">
          <w:rPr>
            <w:rFonts w:ascii="Arial" w:hAnsi="Arial" w:cs="Arial"/>
          </w:rPr>
          <w:delText xml:space="preserve"> (2006) Freshwater biodiversity: importance, threats, status and conservation challenges. </w:delText>
        </w:r>
        <w:r w:rsidRPr="00E2531B" w:rsidDel="0011228D">
          <w:rPr>
            <w:rFonts w:ascii="Arial" w:hAnsi="Arial" w:cs="Arial"/>
            <w:i/>
            <w:iCs/>
          </w:rPr>
          <w:delText>Biol Rev</w:delText>
        </w:r>
        <w:r w:rsidRPr="00E2531B" w:rsidDel="0011228D">
          <w:rPr>
            <w:rFonts w:ascii="Arial" w:hAnsi="Arial" w:cs="Arial"/>
          </w:rPr>
          <w:delText xml:space="preserve"> 81: 163–182.</w:delText>
        </w:r>
      </w:del>
    </w:p>
    <w:p w14:paraId="47EBDBD5" w14:textId="77777777" w:rsidR="000430F0" w:rsidRPr="00E2531B" w:rsidRDefault="000430F0" w:rsidP="000430F0">
      <w:pPr>
        <w:pStyle w:val="Bibliography"/>
        <w:rPr>
          <w:rFonts w:ascii="Arial" w:hAnsi="Arial" w:cs="Arial"/>
        </w:rPr>
      </w:pPr>
      <w:r w:rsidRPr="00E2531B">
        <w:rPr>
          <w:rFonts w:ascii="Arial" w:hAnsi="Arial" w:cs="Arial"/>
        </w:rPr>
        <w:t xml:space="preserve">Edo GI, Samuel PO, Oloni GO, Ezekiel GO, Ikpekoro VO, Obasohan P, Ongulu J, Otunuya CF, Opiti AR, Ajakaye RS, </w:t>
      </w:r>
      <w:r w:rsidRPr="00E2531B">
        <w:rPr>
          <w:rFonts w:ascii="Arial" w:hAnsi="Arial" w:cs="Arial"/>
          <w:i/>
          <w:iCs/>
        </w:rPr>
        <w:t>et al.</w:t>
      </w:r>
      <w:r w:rsidRPr="00E2531B">
        <w:rPr>
          <w:rFonts w:ascii="Arial" w:hAnsi="Arial" w:cs="Arial"/>
        </w:rPr>
        <w:t xml:space="preserve"> (2024) Environmental persistence, bioaccumulation, and ecotoxicology of heavy metals. </w:t>
      </w:r>
      <w:r w:rsidRPr="00E2531B">
        <w:rPr>
          <w:rFonts w:ascii="Arial" w:hAnsi="Arial" w:cs="Arial"/>
          <w:i/>
          <w:iCs/>
        </w:rPr>
        <w:t>Chem Ecol</w:t>
      </w:r>
      <w:r w:rsidRPr="00E2531B">
        <w:rPr>
          <w:rFonts w:ascii="Arial" w:hAnsi="Arial" w:cs="Arial"/>
        </w:rPr>
        <w:t xml:space="preserve"> 40: 322–349.</w:t>
      </w:r>
    </w:p>
    <w:p w14:paraId="3E5D4D7A" w14:textId="77777777" w:rsidR="000430F0" w:rsidRPr="00E2531B" w:rsidRDefault="000430F0" w:rsidP="000430F0">
      <w:pPr>
        <w:pStyle w:val="Bibliography"/>
        <w:rPr>
          <w:rFonts w:ascii="Arial" w:hAnsi="Arial" w:cs="Arial"/>
        </w:rPr>
      </w:pPr>
      <w:r w:rsidRPr="00E2531B">
        <w:rPr>
          <w:rFonts w:ascii="Arial" w:hAnsi="Arial" w:cs="Arial"/>
        </w:rPr>
        <w:t xml:space="preserve">Everds NE, Snyder PW, Bailey KL, Bolon B, Creasy DM, Foley GL, Rosol TJ, Sellers T (2013) Interpreting stress responses during routine toxicity studies: a review of the biology, impact, and assessment. </w:t>
      </w:r>
      <w:r w:rsidRPr="00E2531B">
        <w:rPr>
          <w:rFonts w:ascii="Arial" w:hAnsi="Arial" w:cs="Arial"/>
          <w:i/>
          <w:iCs/>
        </w:rPr>
        <w:t>Toxicol Pathol</w:t>
      </w:r>
      <w:r w:rsidRPr="00E2531B">
        <w:rPr>
          <w:rFonts w:ascii="Arial" w:hAnsi="Arial" w:cs="Arial"/>
        </w:rPr>
        <w:t xml:space="preserve"> 41: 560–614.</w:t>
      </w:r>
    </w:p>
    <w:p w14:paraId="1C7205A8" w14:textId="77777777" w:rsidR="000430F0" w:rsidRPr="00E2531B" w:rsidRDefault="000430F0" w:rsidP="000430F0">
      <w:pPr>
        <w:pStyle w:val="Bibliography"/>
        <w:rPr>
          <w:rFonts w:ascii="Arial" w:hAnsi="Arial" w:cs="Arial"/>
        </w:rPr>
      </w:pPr>
      <w:r w:rsidRPr="00E2531B">
        <w:rPr>
          <w:rFonts w:ascii="Arial" w:hAnsi="Arial" w:cs="Arial"/>
        </w:rPr>
        <w:t xml:space="preserve">Fang C, Huang Q, Ye T, Chen Y, Liu L, Kang M, Lin Y, Shen H, Dong S (2013) Embryonic exposure to PFOS induces immunosuppression in the fish larvae of marine medaka. </w:t>
      </w:r>
      <w:r w:rsidRPr="00E2531B">
        <w:rPr>
          <w:rFonts w:ascii="Arial" w:hAnsi="Arial" w:cs="Arial"/>
          <w:i/>
          <w:iCs/>
        </w:rPr>
        <w:t>Ecotoxicol Environ Saf</w:t>
      </w:r>
      <w:r w:rsidRPr="00E2531B">
        <w:rPr>
          <w:rFonts w:ascii="Arial" w:hAnsi="Arial" w:cs="Arial"/>
        </w:rPr>
        <w:t xml:space="preserve"> 92: 104–111.</w:t>
      </w:r>
    </w:p>
    <w:p w14:paraId="5D4FCAAE" w14:textId="77777777" w:rsidR="000430F0" w:rsidRPr="00E2531B" w:rsidRDefault="000430F0" w:rsidP="000430F0">
      <w:pPr>
        <w:pStyle w:val="Bibliography"/>
        <w:rPr>
          <w:rFonts w:ascii="Arial" w:hAnsi="Arial" w:cs="Arial"/>
        </w:rPr>
      </w:pPr>
      <w:r w:rsidRPr="00E2531B">
        <w:rPr>
          <w:rFonts w:ascii="Arial" w:hAnsi="Arial" w:cs="Arial"/>
        </w:rPr>
        <w:t>Fang Q, Yuan M, Sun Z, Xue Y, Chong C-M, Wang X (2026) Temporal effects of perfluorononanoic acid (PFNA) exposure on metabolic disorders and gut-liver axis injury in large yellow croaker (</w:t>
      </w:r>
      <w:r w:rsidRPr="00E2531B">
        <w:rPr>
          <w:rFonts w:ascii="Arial" w:hAnsi="Arial" w:cs="Arial"/>
          <w:i/>
          <w:iCs/>
        </w:rPr>
        <w:t>Larimichthys crocea</w:t>
      </w:r>
      <w:r w:rsidRPr="00E2531B">
        <w:rPr>
          <w:rFonts w:ascii="Arial" w:hAnsi="Arial" w:cs="Arial"/>
        </w:rPr>
        <w:t xml:space="preserve">). </w:t>
      </w:r>
      <w:r w:rsidRPr="00E2531B">
        <w:rPr>
          <w:rFonts w:ascii="Arial" w:hAnsi="Arial" w:cs="Arial"/>
          <w:i/>
          <w:iCs/>
        </w:rPr>
        <w:t>Environ Res</w:t>
      </w:r>
      <w:r w:rsidRPr="00E2531B">
        <w:rPr>
          <w:rFonts w:ascii="Arial" w:hAnsi="Arial" w:cs="Arial"/>
        </w:rPr>
        <w:t xml:space="preserve"> 288: 123211.</w:t>
      </w:r>
    </w:p>
    <w:p w14:paraId="591F6E72" w14:textId="64C2CF49" w:rsidR="000430F0" w:rsidRPr="00E2531B" w:rsidDel="0011228D" w:rsidRDefault="000430F0" w:rsidP="000430F0">
      <w:pPr>
        <w:pStyle w:val="Bibliography"/>
        <w:rPr>
          <w:del w:id="1264" w:author="Reviewer" w:date="2026-06-08T19:09:00Z" w16du:dateUtc="2026-06-09T00:09:00Z"/>
          <w:rFonts w:ascii="Arial" w:hAnsi="Arial" w:cs="Arial"/>
        </w:rPr>
      </w:pPr>
      <w:del w:id="1265" w:author="Reviewer" w:date="2026-06-08T19:09:00Z" w16du:dateUtc="2026-06-09T00:09:00Z">
        <w:r w:rsidRPr="00E2531B" w:rsidDel="0011228D">
          <w:rPr>
            <w:rFonts w:ascii="Arial" w:hAnsi="Arial" w:cs="Arial"/>
          </w:rPr>
          <w:delText xml:space="preserve">Farah MA, Ateeq B, Ali MN, Sabir R, Ahmad W (2004) Studies on lethal concentrations and toxicity stress of some xenobiotics on aquatic organisms. </w:delText>
        </w:r>
        <w:r w:rsidRPr="00E2531B" w:rsidDel="0011228D">
          <w:rPr>
            <w:rFonts w:ascii="Arial" w:hAnsi="Arial" w:cs="Arial"/>
            <w:i/>
            <w:iCs/>
          </w:rPr>
          <w:delText>Chemosphere</w:delText>
        </w:r>
        <w:r w:rsidRPr="00E2531B" w:rsidDel="0011228D">
          <w:rPr>
            <w:rFonts w:ascii="Arial" w:hAnsi="Arial" w:cs="Arial"/>
          </w:rPr>
          <w:delText xml:space="preserve"> 55: 257–265.</w:delText>
        </w:r>
      </w:del>
    </w:p>
    <w:p w14:paraId="25DCE135" w14:textId="77777777" w:rsidR="000430F0" w:rsidRPr="00E2531B" w:rsidRDefault="000430F0" w:rsidP="000430F0">
      <w:pPr>
        <w:pStyle w:val="Bibliography"/>
        <w:rPr>
          <w:rFonts w:ascii="Arial" w:hAnsi="Arial" w:cs="Arial"/>
        </w:rPr>
      </w:pPr>
      <w:r w:rsidRPr="00E2531B">
        <w:rPr>
          <w:rFonts w:ascii="Arial" w:hAnsi="Arial" w:cs="Arial"/>
        </w:rPr>
        <w:t>Feder ME (1987) New Directions in Ecological Physiology. Cambridge University Press.</w:t>
      </w:r>
    </w:p>
    <w:p w14:paraId="25B88745" w14:textId="31AA7821" w:rsidR="000430F0" w:rsidRPr="00E2531B" w:rsidDel="0011228D" w:rsidRDefault="000430F0" w:rsidP="000430F0">
      <w:pPr>
        <w:pStyle w:val="Bibliography"/>
        <w:rPr>
          <w:del w:id="1266" w:author="Reviewer" w:date="2026-06-08T19:10:00Z" w16du:dateUtc="2026-06-09T00:10:00Z"/>
          <w:rFonts w:ascii="Arial" w:hAnsi="Arial" w:cs="Arial"/>
        </w:rPr>
      </w:pPr>
      <w:del w:id="1267" w:author="Reviewer" w:date="2026-06-08T19:10:00Z" w16du:dateUtc="2026-06-09T00:10:00Z">
        <w:r w:rsidRPr="00E2531B" w:rsidDel="0011228D">
          <w:rPr>
            <w:rFonts w:ascii="Arial" w:hAnsi="Arial" w:cs="Arial"/>
          </w:rPr>
          <w:delText xml:space="preserve">Frehse FDA, Hargrove JS, Weyl OLF, Vitule JRS (2020) The genetic characteristics of invasive largemouth bass in southern Brazil. </w:delText>
        </w:r>
        <w:r w:rsidRPr="00E2531B" w:rsidDel="0011228D">
          <w:rPr>
            <w:rFonts w:ascii="Arial" w:hAnsi="Arial" w:cs="Arial"/>
            <w:i/>
            <w:iCs/>
          </w:rPr>
          <w:delText>J Appl Ichthyol</w:delText>
        </w:r>
        <w:r w:rsidRPr="00E2531B" w:rsidDel="0011228D">
          <w:rPr>
            <w:rFonts w:ascii="Arial" w:hAnsi="Arial" w:cs="Arial"/>
          </w:rPr>
          <w:delText xml:space="preserve"> 36: 46–54.</w:delText>
        </w:r>
      </w:del>
    </w:p>
    <w:p w14:paraId="332A33D0" w14:textId="77777777" w:rsidR="000430F0" w:rsidRPr="00E2531B" w:rsidRDefault="000430F0" w:rsidP="000430F0">
      <w:pPr>
        <w:pStyle w:val="Bibliography"/>
        <w:rPr>
          <w:rFonts w:ascii="Arial" w:hAnsi="Arial" w:cs="Arial"/>
        </w:rPr>
      </w:pPr>
      <w:r w:rsidRPr="00E2531B">
        <w:rPr>
          <w:rFonts w:ascii="Arial" w:hAnsi="Arial" w:cs="Arial"/>
        </w:rPr>
        <w:t>Gaines LGT (2023) Historical and current usage of per</w:t>
      </w:r>
      <w:r w:rsidRPr="00E2531B">
        <w:rPr>
          <w:rFonts w:ascii="Cambria Math" w:hAnsi="Cambria Math" w:cs="Cambria Math"/>
        </w:rPr>
        <w:t>‐</w:t>
      </w:r>
      <w:r w:rsidRPr="00E2531B">
        <w:rPr>
          <w:rFonts w:ascii="Arial" w:hAnsi="Arial" w:cs="Arial"/>
        </w:rPr>
        <w:t xml:space="preserve"> and polyfluoroalkyl substances (PFAS): a literature review. </w:t>
      </w:r>
      <w:r w:rsidRPr="00E2531B">
        <w:rPr>
          <w:rFonts w:ascii="Arial" w:hAnsi="Arial" w:cs="Arial"/>
          <w:i/>
          <w:iCs/>
        </w:rPr>
        <w:t>American J Industrial Med</w:t>
      </w:r>
      <w:r w:rsidRPr="00E2531B">
        <w:rPr>
          <w:rFonts w:ascii="Arial" w:hAnsi="Arial" w:cs="Arial"/>
        </w:rPr>
        <w:t xml:space="preserve"> 66: 353–378.</w:t>
      </w:r>
    </w:p>
    <w:p w14:paraId="751292EB" w14:textId="4307CFF9" w:rsidR="000430F0" w:rsidRPr="00E2531B" w:rsidDel="0011228D" w:rsidRDefault="000430F0" w:rsidP="000430F0">
      <w:pPr>
        <w:pStyle w:val="Bibliography"/>
        <w:rPr>
          <w:del w:id="1268" w:author="Reviewer" w:date="2026-06-08T19:10:00Z" w16du:dateUtc="2026-06-09T00:10:00Z"/>
          <w:rFonts w:ascii="Arial" w:hAnsi="Arial" w:cs="Arial"/>
        </w:rPr>
      </w:pPr>
      <w:del w:id="1269" w:author="Reviewer" w:date="2026-06-08T19:10:00Z" w16du:dateUtc="2026-06-09T00:10:00Z">
        <w:r w:rsidRPr="00E2531B" w:rsidDel="0011228D">
          <w:rPr>
            <w:rFonts w:ascii="Arial" w:hAnsi="Arial" w:cs="Arial"/>
          </w:rPr>
          <w:delText xml:space="preserve">Gangloff MM, Edgar GJ, Wilson B (2016) Imperilled species in aquatic ecosystems: emerging threats, management and future prognoses. </w:delText>
        </w:r>
        <w:r w:rsidRPr="00E2531B" w:rsidDel="0011228D">
          <w:rPr>
            <w:rFonts w:ascii="Arial" w:hAnsi="Arial" w:cs="Arial"/>
            <w:i/>
            <w:iCs/>
          </w:rPr>
          <w:delText>Aquat Conserv Mar Freshw Ecosyst</w:delText>
        </w:r>
        <w:r w:rsidRPr="00E2531B" w:rsidDel="0011228D">
          <w:rPr>
            <w:rFonts w:ascii="Arial" w:hAnsi="Arial" w:cs="Arial"/>
          </w:rPr>
          <w:delText xml:space="preserve"> 26: 858–871.</w:delText>
        </w:r>
      </w:del>
    </w:p>
    <w:p w14:paraId="649B31D6" w14:textId="77777777" w:rsidR="000430F0" w:rsidRPr="00E2531B" w:rsidRDefault="000430F0" w:rsidP="000430F0">
      <w:pPr>
        <w:pStyle w:val="Bibliography"/>
        <w:rPr>
          <w:rFonts w:ascii="Arial" w:hAnsi="Arial" w:cs="Arial"/>
        </w:rPr>
      </w:pPr>
      <w:r w:rsidRPr="00E2531B">
        <w:rPr>
          <w:rFonts w:ascii="Arial" w:hAnsi="Arial" w:cs="Arial"/>
        </w:rPr>
        <w:t xml:space="preserve">Gill TS, Pant JC (1985) Erythrocytic and leukocytic responses to cadmium poisoning in a freshwater fish, </w:t>
      </w:r>
      <w:r w:rsidRPr="00E2531B">
        <w:rPr>
          <w:rFonts w:ascii="Arial" w:hAnsi="Arial" w:cs="Arial"/>
          <w:i/>
          <w:iCs/>
        </w:rPr>
        <w:t>Puntius conchonius</w:t>
      </w:r>
      <w:r w:rsidRPr="00E2531B">
        <w:rPr>
          <w:rFonts w:ascii="Arial" w:hAnsi="Arial" w:cs="Arial"/>
        </w:rPr>
        <w:t xml:space="preserve"> ham. </w:t>
      </w:r>
      <w:r w:rsidRPr="00E2531B">
        <w:rPr>
          <w:rFonts w:ascii="Arial" w:hAnsi="Arial" w:cs="Arial"/>
          <w:i/>
          <w:iCs/>
        </w:rPr>
        <w:t>Environ Res</w:t>
      </w:r>
      <w:r w:rsidRPr="00E2531B">
        <w:rPr>
          <w:rFonts w:ascii="Arial" w:hAnsi="Arial" w:cs="Arial"/>
        </w:rPr>
        <w:t xml:space="preserve"> 36: 327–337.</w:t>
      </w:r>
    </w:p>
    <w:p w14:paraId="30D3D14F" w14:textId="77777777" w:rsidR="000430F0" w:rsidRPr="00E2531B" w:rsidRDefault="000430F0" w:rsidP="000430F0">
      <w:pPr>
        <w:pStyle w:val="Bibliography"/>
        <w:rPr>
          <w:rFonts w:ascii="Arial" w:hAnsi="Arial" w:cs="Arial"/>
        </w:rPr>
      </w:pPr>
      <w:r w:rsidRPr="00E2531B">
        <w:rPr>
          <w:rFonts w:ascii="Arial" w:hAnsi="Arial" w:cs="Arial"/>
        </w:rPr>
        <w:t xml:space="preserve">Goessling JM, Kennedy H, Mendonça MT, Wilson AE (2015) A meta-analysis of plasma corticosterone and heterophil : lymphocyte ratios – is there conservation of physiological stress responses over time? </w:t>
      </w:r>
      <w:r w:rsidRPr="00E2531B">
        <w:rPr>
          <w:rFonts w:ascii="Arial" w:hAnsi="Arial" w:cs="Arial"/>
          <w:i/>
          <w:iCs/>
        </w:rPr>
        <w:t>Funct Ecol</w:t>
      </w:r>
      <w:r w:rsidRPr="00E2531B">
        <w:rPr>
          <w:rFonts w:ascii="Arial" w:hAnsi="Arial" w:cs="Arial"/>
        </w:rPr>
        <w:t xml:space="preserve"> 29: 1189–1196.</w:t>
      </w:r>
    </w:p>
    <w:p w14:paraId="4911931F" w14:textId="73503E9E" w:rsidR="000430F0" w:rsidRPr="00E2531B" w:rsidDel="0011228D" w:rsidRDefault="000430F0" w:rsidP="000430F0">
      <w:pPr>
        <w:pStyle w:val="Bibliography"/>
        <w:rPr>
          <w:del w:id="1270" w:author="Reviewer" w:date="2026-06-08T19:10:00Z" w16du:dateUtc="2026-06-09T00:10:00Z"/>
          <w:rFonts w:ascii="Arial" w:hAnsi="Arial" w:cs="Arial"/>
        </w:rPr>
      </w:pPr>
      <w:del w:id="1271" w:author="Reviewer" w:date="2026-06-08T19:10:00Z" w16du:dateUtc="2026-06-09T00:10:00Z">
        <w:r w:rsidRPr="00E2531B" w:rsidDel="0011228D">
          <w:rPr>
            <w:rFonts w:ascii="Arial" w:hAnsi="Arial" w:cs="Arial"/>
          </w:rPr>
          <w:delText xml:space="preserve">Gratwicke B, Marshall BE (2001) The relationship between the exotic predators </w:delText>
        </w:r>
        <w:r w:rsidRPr="00E2531B" w:rsidDel="0011228D">
          <w:rPr>
            <w:rFonts w:ascii="Arial" w:hAnsi="Arial" w:cs="Arial"/>
            <w:i/>
            <w:iCs/>
          </w:rPr>
          <w:delText>Micropterus salmoides</w:delText>
        </w:r>
        <w:r w:rsidRPr="00E2531B" w:rsidDel="0011228D">
          <w:rPr>
            <w:rFonts w:ascii="Arial" w:hAnsi="Arial" w:cs="Arial"/>
          </w:rPr>
          <w:delText xml:space="preserve"> and </w:delText>
        </w:r>
        <w:r w:rsidRPr="00E2531B" w:rsidDel="0011228D">
          <w:rPr>
            <w:rFonts w:ascii="Arial" w:hAnsi="Arial" w:cs="Arial"/>
            <w:i/>
            <w:iCs/>
          </w:rPr>
          <w:delText>Serranochromis robustus</w:delText>
        </w:r>
        <w:r w:rsidRPr="00E2531B" w:rsidDel="0011228D">
          <w:rPr>
            <w:rFonts w:ascii="Arial" w:hAnsi="Arial" w:cs="Arial"/>
          </w:rPr>
          <w:delText xml:space="preserve"> and native stream fishes in Zimbabwe. </w:delText>
        </w:r>
        <w:r w:rsidRPr="00E2531B" w:rsidDel="0011228D">
          <w:rPr>
            <w:rFonts w:ascii="Arial" w:hAnsi="Arial" w:cs="Arial"/>
            <w:i/>
            <w:iCs/>
          </w:rPr>
          <w:delText>J Fish Biol</w:delText>
        </w:r>
        <w:r w:rsidRPr="00E2531B" w:rsidDel="0011228D">
          <w:rPr>
            <w:rFonts w:ascii="Arial" w:hAnsi="Arial" w:cs="Arial"/>
          </w:rPr>
          <w:delText xml:space="preserve"> 58: 68–75.</w:delText>
        </w:r>
      </w:del>
    </w:p>
    <w:p w14:paraId="4245FAC8" w14:textId="16870F47" w:rsidR="000430F0" w:rsidRPr="00E2531B" w:rsidDel="0011228D" w:rsidRDefault="000430F0" w:rsidP="000430F0">
      <w:pPr>
        <w:pStyle w:val="Bibliography"/>
        <w:rPr>
          <w:del w:id="1272" w:author="Reviewer" w:date="2026-06-08T19:11:00Z" w16du:dateUtc="2026-06-09T00:11:00Z"/>
          <w:rFonts w:ascii="Arial" w:hAnsi="Arial" w:cs="Arial"/>
        </w:rPr>
      </w:pPr>
      <w:del w:id="1273" w:author="Reviewer" w:date="2026-06-08T19:11:00Z" w16du:dateUtc="2026-06-09T00:11:00Z">
        <w:r w:rsidRPr="00E2531B" w:rsidDel="0011228D">
          <w:rPr>
            <w:rFonts w:ascii="Arial" w:hAnsi="Arial" w:cs="Arial"/>
          </w:rPr>
          <w:delText xml:space="preserve">Guillette Jr. LJ (2006) Endocrine disrupting contaminants—beyond the dogma. </w:delText>
        </w:r>
        <w:r w:rsidRPr="00E2531B" w:rsidDel="0011228D">
          <w:rPr>
            <w:rFonts w:ascii="Arial" w:hAnsi="Arial" w:cs="Arial"/>
            <w:i/>
            <w:iCs/>
          </w:rPr>
          <w:delText>Environ Health Perspect</w:delText>
        </w:r>
        <w:r w:rsidRPr="00E2531B" w:rsidDel="0011228D">
          <w:rPr>
            <w:rFonts w:ascii="Arial" w:hAnsi="Arial" w:cs="Arial"/>
          </w:rPr>
          <w:delText xml:space="preserve"> 114: 9–12.</w:delText>
        </w:r>
      </w:del>
    </w:p>
    <w:p w14:paraId="11B2A16D" w14:textId="77777777" w:rsidR="000430F0" w:rsidRPr="00E2531B" w:rsidRDefault="000430F0" w:rsidP="000430F0">
      <w:pPr>
        <w:pStyle w:val="Bibliography"/>
        <w:rPr>
          <w:rFonts w:ascii="Arial" w:hAnsi="Arial" w:cs="Arial"/>
        </w:rPr>
      </w:pPr>
      <w:r w:rsidRPr="00E2531B">
        <w:rPr>
          <w:rFonts w:ascii="Arial" w:hAnsi="Arial" w:cs="Arial"/>
        </w:rPr>
        <w:t xml:space="preserve">Guillette TC, McCord J, Guillette M, Polera ME, Rachels KT, Morgeson C, Kotlarz N, Knappe DRU, Reading BJ, Strynar M, </w:t>
      </w:r>
      <w:r w:rsidRPr="00E2531B">
        <w:rPr>
          <w:rFonts w:ascii="Arial" w:hAnsi="Arial" w:cs="Arial"/>
          <w:i/>
          <w:iCs/>
        </w:rPr>
        <w:t>et al.</w:t>
      </w:r>
      <w:r w:rsidRPr="00E2531B">
        <w:rPr>
          <w:rFonts w:ascii="Arial" w:hAnsi="Arial" w:cs="Arial"/>
        </w:rPr>
        <w:t xml:space="preserve"> (2020) Elevated levels of per- and polyfluoroalkyl substances in Cape Fear River Striped Bass (</w:t>
      </w:r>
      <w:r w:rsidRPr="00E2531B">
        <w:rPr>
          <w:rFonts w:ascii="Arial" w:hAnsi="Arial" w:cs="Arial"/>
          <w:i/>
          <w:iCs/>
        </w:rPr>
        <w:t>Morone saxatilis</w:t>
      </w:r>
      <w:r w:rsidRPr="00E2531B">
        <w:rPr>
          <w:rFonts w:ascii="Arial" w:hAnsi="Arial" w:cs="Arial"/>
        </w:rPr>
        <w:t xml:space="preserve">) </w:t>
      </w:r>
      <w:r w:rsidRPr="00E2531B">
        <w:rPr>
          <w:rFonts w:ascii="Arial" w:hAnsi="Arial" w:cs="Arial"/>
        </w:rPr>
        <w:lastRenderedPageBreak/>
        <w:t xml:space="preserve">are associated with biomarkers of altered immune and liver function. </w:t>
      </w:r>
      <w:r w:rsidRPr="00E2531B">
        <w:rPr>
          <w:rFonts w:ascii="Arial" w:hAnsi="Arial" w:cs="Arial"/>
          <w:i/>
          <w:iCs/>
        </w:rPr>
        <w:t>Environ Int</w:t>
      </w:r>
      <w:r w:rsidRPr="00E2531B">
        <w:rPr>
          <w:rFonts w:ascii="Arial" w:hAnsi="Arial" w:cs="Arial"/>
        </w:rPr>
        <w:t xml:space="preserve"> 136: 105358.</w:t>
      </w:r>
    </w:p>
    <w:p w14:paraId="5EADFAA7" w14:textId="4F64D3B7" w:rsidR="00FE164D" w:rsidRPr="00E2531B" w:rsidRDefault="000430F0" w:rsidP="00FE164D">
      <w:pPr>
        <w:pStyle w:val="Bibliography"/>
        <w:rPr>
          <w:ins w:id="1274" w:author="Reviewer" w:date="2026-06-02T13:24:00Z" w16du:dateUtc="2026-06-02T18:24:00Z"/>
          <w:rFonts w:ascii="Arial" w:hAnsi="Arial" w:cs="Arial"/>
        </w:rPr>
      </w:pPr>
      <w:del w:id="1275" w:author="Reviewer" w:date="2026-06-08T19:11:00Z" w16du:dateUtc="2026-06-09T00:11:00Z">
        <w:r w:rsidRPr="00E2531B" w:rsidDel="0011228D">
          <w:rPr>
            <w:rFonts w:ascii="Arial" w:hAnsi="Arial" w:cs="Arial"/>
          </w:rPr>
          <w:delText xml:space="preserve">Hamlin HJ, Guillette Jr. LJ (2010) Birth defects in wildlife: the role of environmental contaminants as inducers of reproductive and developmental dysfunction. </w:delText>
        </w:r>
        <w:r w:rsidRPr="00E2531B" w:rsidDel="0011228D">
          <w:rPr>
            <w:rFonts w:ascii="Arial" w:hAnsi="Arial" w:cs="Arial"/>
            <w:i/>
            <w:iCs/>
          </w:rPr>
          <w:delText>Syst Biol Reprod</w:delText>
        </w:r>
        <w:r w:rsidRPr="00E2531B" w:rsidDel="0011228D">
          <w:rPr>
            <w:rFonts w:ascii="Arial" w:hAnsi="Arial" w:cs="Arial"/>
          </w:rPr>
          <w:delText xml:space="preserve"> 56: 113–121.</w:delText>
        </w:r>
      </w:del>
      <w:ins w:id="1276" w:author="Reviewer" w:date="2026-06-02T13:24:00Z" w16du:dateUtc="2026-06-02T18:24:00Z">
        <w:r w:rsidR="00FE164D" w:rsidRPr="00E2531B">
          <w:rPr>
            <w:rFonts w:ascii="Arial" w:hAnsi="Arial" w:cs="Arial"/>
          </w:rPr>
          <w:t>Ha</w:t>
        </w:r>
        <w:r w:rsidR="00FE164D">
          <w:rPr>
            <w:rFonts w:ascii="Arial" w:hAnsi="Arial" w:cs="Arial"/>
          </w:rPr>
          <w:t xml:space="preserve">nson KC, Cooke SJ </w:t>
        </w:r>
        <w:r w:rsidR="00FE164D" w:rsidRPr="00E2531B">
          <w:rPr>
            <w:rFonts w:ascii="Arial" w:hAnsi="Arial" w:cs="Arial"/>
          </w:rPr>
          <w:t>(</w:t>
        </w:r>
        <w:r w:rsidR="00FE164D">
          <w:rPr>
            <w:rFonts w:ascii="Arial" w:hAnsi="Arial" w:cs="Arial"/>
          </w:rPr>
          <w:t>2009</w:t>
        </w:r>
        <w:r w:rsidR="00FE164D" w:rsidRPr="00E2531B">
          <w:rPr>
            <w:rFonts w:ascii="Arial" w:hAnsi="Arial" w:cs="Arial"/>
          </w:rPr>
          <w:t xml:space="preserve">) </w:t>
        </w:r>
      </w:ins>
      <w:ins w:id="1277" w:author="Reviewer" w:date="2026-06-02T13:25:00Z" w16du:dateUtc="2026-06-02T18:25:00Z">
        <w:r w:rsidR="00FE164D" w:rsidRPr="00FE164D">
          <w:rPr>
            <w:rFonts w:ascii="Arial" w:hAnsi="Arial" w:cs="Arial"/>
          </w:rPr>
          <w:t>Nutritional condition and physiology of paternal care in two congeneric species of black bass (</w:t>
        </w:r>
        <w:r w:rsidR="00FE164D" w:rsidRPr="00FE164D">
          <w:rPr>
            <w:rFonts w:ascii="Arial" w:hAnsi="Arial" w:cs="Arial"/>
            <w:i/>
            <w:iCs/>
            <w:rPrChange w:id="1278" w:author="Reviewer" w:date="2026-06-02T13:25:00Z" w16du:dateUtc="2026-06-02T18:25:00Z">
              <w:rPr>
                <w:rFonts w:ascii="Arial" w:hAnsi="Arial" w:cs="Arial"/>
              </w:rPr>
            </w:rPrChange>
          </w:rPr>
          <w:t>Micropterus</w:t>
        </w:r>
        <w:r w:rsidR="00FE164D" w:rsidRPr="00FE164D">
          <w:rPr>
            <w:rFonts w:ascii="Arial" w:hAnsi="Arial" w:cs="Arial"/>
          </w:rPr>
          <w:t xml:space="preserve"> spp.) relative to stage of offspring development. </w:t>
        </w:r>
        <w:r w:rsidR="00FE164D" w:rsidRPr="00FE164D">
          <w:rPr>
            <w:rFonts w:ascii="Arial" w:hAnsi="Arial" w:cs="Arial"/>
            <w:i/>
            <w:iCs/>
            <w:rPrChange w:id="1279" w:author="Reviewer" w:date="2026-06-02T13:25:00Z" w16du:dateUtc="2026-06-02T18:25:00Z">
              <w:rPr>
                <w:rFonts w:ascii="Arial" w:hAnsi="Arial" w:cs="Arial"/>
              </w:rPr>
            </w:rPrChange>
          </w:rPr>
          <w:t>J Comp Physiol B</w:t>
        </w:r>
        <w:r w:rsidR="00FE164D" w:rsidRPr="00FE164D">
          <w:rPr>
            <w:rFonts w:ascii="Arial" w:hAnsi="Arial" w:cs="Arial"/>
          </w:rPr>
          <w:t xml:space="preserve"> 179</w:t>
        </w:r>
        <w:r w:rsidR="00FE164D">
          <w:rPr>
            <w:rFonts w:ascii="Arial" w:hAnsi="Arial" w:cs="Arial"/>
          </w:rPr>
          <w:t xml:space="preserve">: </w:t>
        </w:r>
        <w:r w:rsidR="00FE164D" w:rsidRPr="00FE164D">
          <w:rPr>
            <w:rFonts w:ascii="Arial" w:hAnsi="Arial" w:cs="Arial"/>
          </w:rPr>
          <w:t>253–266</w:t>
        </w:r>
      </w:ins>
      <w:ins w:id="1280" w:author="Reviewer" w:date="2026-06-02T13:24:00Z" w16du:dateUtc="2026-06-02T18:24:00Z">
        <w:r w:rsidR="00FE164D" w:rsidRPr="00E2531B">
          <w:rPr>
            <w:rFonts w:ascii="Arial" w:hAnsi="Arial" w:cs="Arial"/>
          </w:rPr>
          <w:t>.</w:t>
        </w:r>
      </w:ins>
    </w:p>
    <w:p w14:paraId="63B1C78C" w14:textId="624EC706" w:rsidR="00FE164D" w:rsidRPr="00FE164D" w:rsidDel="00FE164D" w:rsidRDefault="00FE164D">
      <w:pPr>
        <w:rPr>
          <w:del w:id="1281" w:author="Reviewer" w:date="2026-06-02T13:24:00Z" w16du:dateUtc="2026-06-02T18:24:00Z"/>
          <w:rPrChange w:id="1282" w:author="Reviewer" w:date="2026-06-02T13:24:00Z" w16du:dateUtc="2026-06-02T18:24:00Z">
            <w:rPr>
              <w:del w:id="1283" w:author="Reviewer" w:date="2026-06-02T13:24:00Z" w16du:dateUtc="2026-06-02T18:24:00Z"/>
              <w:rFonts w:ascii="Arial" w:hAnsi="Arial" w:cs="Arial"/>
            </w:rPr>
          </w:rPrChange>
        </w:rPr>
        <w:pPrChange w:id="1284" w:author="Reviewer" w:date="2026-06-02T13:24:00Z" w16du:dateUtc="2026-06-02T18:24:00Z">
          <w:pPr>
            <w:pStyle w:val="Bibliography"/>
          </w:pPr>
        </w:pPrChange>
      </w:pPr>
    </w:p>
    <w:p w14:paraId="2B038213" w14:textId="77777777" w:rsidR="000430F0" w:rsidRPr="00E2531B" w:rsidRDefault="000430F0" w:rsidP="000430F0">
      <w:pPr>
        <w:pStyle w:val="Bibliography"/>
        <w:rPr>
          <w:rFonts w:ascii="Arial" w:hAnsi="Arial" w:cs="Arial"/>
        </w:rPr>
      </w:pPr>
      <w:r w:rsidRPr="00E2531B">
        <w:rPr>
          <w:rFonts w:ascii="Arial" w:hAnsi="Arial" w:cs="Arial"/>
        </w:rPr>
        <w:t xml:space="preserve">Hertika AMS, Arfiati D, Lusiana ED, Putra RB (2022) Effect of environmental factors on blood counts of Gambusia affinis caught at brantas river watershed, Indonesia. </w:t>
      </w:r>
      <w:r w:rsidRPr="00E2531B">
        <w:rPr>
          <w:rFonts w:ascii="Arial" w:hAnsi="Arial" w:cs="Arial"/>
          <w:i/>
          <w:iCs/>
        </w:rPr>
        <w:t>F1000Research</w:t>
      </w:r>
      <w:r w:rsidRPr="00E2531B">
        <w:rPr>
          <w:rFonts w:ascii="Arial" w:hAnsi="Arial" w:cs="Arial"/>
        </w:rPr>
        <w:t xml:space="preserve"> 10: 1169.</w:t>
      </w:r>
    </w:p>
    <w:p w14:paraId="40A1D1C4" w14:textId="77777777" w:rsidR="000430F0" w:rsidRPr="00E2531B" w:rsidRDefault="000430F0" w:rsidP="000430F0">
      <w:pPr>
        <w:pStyle w:val="Bibliography"/>
        <w:rPr>
          <w:rFonts w:ascii="Arial" w:hAnsi="Arial" w:cs="Arial"/>
        </w:rPr>
      </w:pPr>
      <w:r w:rsidRPr="00E2531B">
        <w:rPr>
          <w:rFonts w:ascii="Arial" w:hAnsi="Arial" w:cs="Arial"/>
        </w:rPr>
        <w:t xml:space="preserve">Hertika AMS, Musa M, Amron K, Putra RBDS, Alfarisi MA, Putra AFR, Halimah MF, Wijanata IBP (2025) Analysis of fish hematological profiles as bioindicators of water pollution in fish conservation areas, East Java, Indonesia. </w:t>
      </w:r>
      <w:r w:rsidRPr="00E2531B">
        <w:rPr>
          <w:rFonts w:ascii="Arial" w:hAnsi="Arial" w:cs="Arial"/>
          <w:i/>
          <w:iCs/>
        </w:rPr>
        <w:t>Water Environ Res</w:t>
      </w:r>
      <w:r w:rsidRPr="00E2531B">
        <w:rPr>
          <w:rFonts w:ascii="Arial" w:hAnsi="Arial" w:cs="Arial"/>
        </w:rPr>
        <w:t xml:space="preserve"> 97: e70126.</w:t>
      </w:r>
    </w:p>
    <w:p w14:paraId="1AF93541" w14:textId="77777777" w:rsidR="000430F0" w:rsidRPr="00E2531B" w:rsidRDefault="000430F0" w:rsidP="000430F0">
      <w:pPr>
        <w:pStyle w:val="Bibliography"/>
        <w:rPr>
          <w:rFonts w:ascii="Arial" w:hAnsi="Arial" w:cs="Arial"/>
        </w:rPr>
      </w:pPr>
      <w:r w:rsidRPr="00E2531B">
        <w:rPr>
          <w:rFonts w:ascii="Arial" w:hAnsi="Arial" w:cs="Arial"/>
        </w:rPr>
        <w:t xml:space="preserve">Hontela A, Rasmussen JB, Audet C, Chevalier G (1992) Impaired cortisol stress response in fish from environments polluted by PAHs, PCBs, and mercury. </w:t>
      </w:r>
      <w:r w:rsidRPr="00E2531B">
        <w:rPr>
          <w:rFonts w:ascii="Arial" w:hAnsi="Arial" w:cs="Arial"/>
          <w:i/>
          <w:iCs/>
        </w:rPr>
        <w:t>Arch Environ Contam Toxicol</w:t>
      </w:r>
      <w:r w:rsidRPr="00E2531B">
        <w:rPr>
          <w:rFonts w:ascii="Arial" w:hAnsi="Arial" w:cs="Arial"/>
        </w:rPr>
        <w:t xml:space="preserve"> 22: 278–283.</w:t>
      </w:r>
    </w:p>
    <w:p w14:paraId="657CCB6A" w14:textId="77777777" w:rsidR="000430F0" w:rsidRPr="00E2531B" w:rsidRDefault="000430F0" w:rsidP="000430F0">
      <w:pPr>
        <w:pStyle w:val="Bibliography"/>
        <w:rPr>
          <w:rFonts w:ascii="Arial" w:hAnsi="Arial" w:cs="Arial"/>
        </w:rPr>
      </w:pPr>
      <w:r w:rsidRPr="00E2531B">
        <w:rPr>
          <w:rFonts w:ascii="Arial" w:hAnsi="Arial" w:cs="Arial"/>
        </w:rPr>
        <w:t xml:space="preserve">Houwen B (2002) Blood film preparation and staining procedures. </w:t>
      </w:r>
      <w:r w:rsidRPr="00E2531B">
        <w:rPr>
          <w:rFonts w:ascii="Arial" w:hAnsi="Arial" w:cs="Arial"/>
          <w:i/>
          <w:iCs/>
        </w:rPr>
        <w:t>Clin Lab Med</w:t>
      </w:r>
      <w:r w:rsidRPr="00E2531B">
        <w:rPr>
          <w:rFonts w:ascii="Arial" w:hAnsi="Arial" w:cs="Arial"/>
        </w:rPr>
        <w:t xml:space="preserve"> 22: 1–14.</w:t>
      </w:r>
    </w:p>
    <w:p w14:paraId="7F948250" w14:textId="77777777" w:rsidR="000430F0" w:rsidRPr="00E2531B" w:rsidRDefault="000430F0" w:rsidP="000430F0">
      <w:pPr>
        <w:pStyle w:val="Bibliography"/>
        <w:rPr>
          <w:rFonts w:ascii="Arial" w:hAnsi="Arial" w:cs="Arial"/>
        </w:rPr>
      </w:pPr>
      <w:r w:rsidRPr="00E2531B">
        <w:rPr>
          <w:rFonts w:ascii="Arial" w:hAnsi="Arial" w:cs="Arial"/>
        </w:rPr>
        <w:t xml:space="preserve">Hu F, Yin L, Dong F, Zheng M, Zhao Y, Fu S, Zhang W, Chen X (2021) Effects of long-term cadmium exposure on growth, antioxidant defense and DNA methylation in juvenile Nile tilapia (Oreochromis niloticus). </w:t>
      </w:r>
      <w:r w:rsidRPr="00E2531B">
        <w:rPr>
          <w:rFonts w:ascii="Arial" w:hAnsi="Arial" w:cs="Arial"/>
          <w:i/>
          <w:iCs/>
        </w:rPr>
        <w:t>Aquat Toxicol</w:t>
      </w:r>
      <w:r w:rsidRPr="00E2531B">
        <w:rPr>
          <w:rFonts w:ascii="Arial" w:hAnsi="Arial" w:cs="Arial"/>
        </w:rPr>
        <w:t xml:space="preserve"> 241: 106014.</w:t>
      </w:r>
    </w:p>
    <w:p w14:paraId="7F582AF9" w14:textId="64E47858" w:rsidR="000430F0" w:rsidRPr="00E2531B" w:rsidDel="0011228D" w:rsidRDefault="000430F0" w:rsidP="000430F0">
      <w:pPr>
        <w:pStyle w:val="Bibliography"/>
        <w:rPr>
          <w:del w:id="1285" w:author="Reviewer" w:date="2026-06-08T19:11:00Z" w16du:dateUtc="2026-06-09T00:11:00Z"/>
          <w:rFonts w:ascii="Arial" w:hAnsi="Arial" w:cs="Arial"/>
        </w:rPr>
      </w:pPr>
      <w:del w:id="1286" w:author="Reviewer" w:date="2026-06-08T19:11:00Z" w16du:dateUtc="2026-06-09T00:11:00Z">
        <w:r w:rsidRPr="00E2531B" w:rsidDel="0011228D">
          <w:rPr>
            <w:rFonts w:ascii="Arial" w:hAnsi="Arial" w:cs="Arial"/>
          </w:rPr>
          <w:delText xml:space="preserve">Jackson AP, Alloway BJ (1991) The bioavailability of cadmium to lettuce and cabbage in soils previously treated with sewage sludges. </w:delText>
        </w:r>
        <w:r w:rsidRPr="00E2531B" w:rsidDel="0011228D">
          <w:rPr>
            <w:rFonts w:ascii="Arial" w:hAnsi="Arial" w:cs="Arial"/>
            <w:i/>
            <w:iCs/>
          </w:rPr>
          <w:delText>Plant Soil</w:delText>
        </w:r>
        <w:r w:rsidRPr="00E2531B" w:rsidDel="0011228D">
          <w:rPr>
            <w:rFonts w:ascii="Arial" w:hAnsi="Arial" w:cs="Arial"/>
          </w:rPr>
          <w:delText xml:space="preserve"> 132: 179–186.</w:delText>
        </w:r>
      </w:del>
    </w:p>
    <w:p w14:paraId="747592A8" w14:textId="0372C2A2" w:rsidR="000430F0" w:rsidRPr="00E2531B" w:rsidDel="0011228D" w:rsidRDefault="000430F0" w:rsidP="000430F0">
      <w:pPr>
        <w:pStyle w:val="Bibliography"/>
        <w:rPr>
          <w:del w:id="1287" w:author="Reviewer" w:date="2026-06-08T19:11:00Z" w16du:dateUtc="2026-06-09T00:11:00Z"/>
          <w:rFonts w:ascii="Arial" w:hAnsi="Arial" w:cs="Arial"/>
        </w:rPr>
      </w:pPr>
      <w:del w:id="1288" w:author="Reviewer" w:date="2026-06-08T19:11:00Z" w16du:dateUtc="2026-06-09T00:11:00Z">
        <w:r w:rsidRPr="00E2531B" w:rsidDel="0011228D">
          <w:rPr>
            <w:rFonts w:ascii="Arial" w:hAnsi="Arial" w:cs="Arial"/>
          </w:rPr>
          <w:delText xml:space="preserve">Jadaa W, Mohammed H (2023) Heavy metals–definition, natural and anthropogenic sources of releasing into ecosystems, toxicity, and removal methods–an overview study. </w:delText>
        </w:r>
        <w:r w:rsidRPr="00E2531B" w:rsidDel="0011228D">
          <w:rPr>
            <w:rFonts w:ascii="Arial" w:hAnsi="Arial" w:cs="Arial"/>
            <w:i/>
            <w:iCs/>
          </w:rPr>
          <w:delText>Journal of Ecological Engineering</w:delText>
        </w:r>
        <w:r w:rsidRPr="00E2531B" w:rsidDel="0011228D">
          <w:rPr>
            <w:rFonts w:ascii="Arial" w:hAnsi="Arial" w:cs="Arial"/>
          </w:rPr>
          <w:delText xml:space="preserve"> 24: 249–271.</w:delText>
        </w:r>
      </w:del>
    </w:p>
    <w:p w14:paraId="5D882F24" w14:textId="77777777" w:rsidR="000430F0" w:rsidRDefault="000430F0" w:rsidP="000430F0">
      <w:pPr>
        <w:pStyle w:val="Bibliography"/>
        <w:rPr>
          <w:ins w:id="1289" w:author="Reviewer" w:date="2026-06-01T15:41:00Z" w16du:dateUtc="2026-06-01T20:41:00Z"/>
          <w:rFonts w:ascii="Arial" w:hAnsi="Arial" w:cs="Arial"/>
        </w:rPr>
      </w:pPr>
      <w:r w:rsidRPr="00E2531B">
        <w:rPr>
          <w:rFonts w:ascii="Arial" w:hAnsi="Arial" w:cs="Arial"/>
        </w:rPr>
        <w:t xml:space="preserve">Jaffer NS, Rabee AM, Al-Chalabi SMM (2017) Biochemical and hematological parameters and histological alterations in fish Cyprinus carpio L. as biomarkers for water pollution with chlorpyrifos. </w:t>
      </w:r>
      <w:r w:rsidRPr="00E2531B">
        <w:rPr>
          <w:rFonts w:ascii="Arial" w:hAnsi="Arial" w:cs="Arial"/>
          <w:i/>
          <w:iCs/>
        </w:rPr>
        <w:t>Hum Ecol Risk Assess</w:t>
      </w:r>
      <w:r w:rsidRPr="00E2531B">
        <w:rPr>
          <w:rFonts w:ascii="Arial" w:hAnsi="Arial" w:cs="Arial"/>
        </w:rPr>
        <w:t xml:space="preserve"> 23: 605–616.</w:t>
      </w:r>
    </w:p>
    <w:p w14:paraId="2AB71699" w14:textId="36DA2550" w:rsidR="00C357C4" w:rsidRDefault="00C357C4" w:rsidP="00C357C4">
      <w:pPr>
        <w:pStyle w:val="Bibliography"/>
        <w:rPr>
          <w:ins w:id="1290" w:author="Reviewer" w:date="2026-06-02T12:25:00Z" w16du:dateUtc="2026-06-02T17:25:00Z"/>
          <w:rFonts w:ascii="Arial" w:hAnsi="Arial" w:cs="Arial"/>
        </w:rPr>
      </w:pPr>
      <w:ins w:id="1291" w:author="Reviewer" w:date="2026-06-02T12:25:00Z" w16du:dateUtc="2026-06-02T17:25:00Z">
        <w:r w:rsidRPr="00E2531B">
          <w:rPr>
            <w:rFonts w:ascii="Arial" w:hAnsi="Arial" w:cs="Arial"/>
          </w:rPr>
          <w:t>J</w:t>
        </w:r>
        <w:r w:rsidRPr="00C357C4">
          <w:rPr>
            <w:rFonts w:ascii="Arial" w:hAnsi="Arial" w:cs="Arial"/>
          </w:rPr>
          <w:t>aved M, Usmani N</w:t>
        </w:r>
        <w:r>
          <w:rPr>
            <w:rFonts w:ascii="Arial" w:hAnsi="Arial" w:cs="Arial"/>
          </w:rPr>
          <w:t xml:space="preserve"> (2019)</w:t>
        </w:r>
        <w:r w:rsidRPr="00C357C4">
          <w:rPr>
            <w:rFonts w:ascii="Arial" w:hAnsi="Arial" w:cs="Arial"/>
          </w:rPr>
          <w:t xml:space="preserve"> An </w:t>
        </w:r>
      </w:ins>
      <w:ins w:id="1292" w:author="Reviewer" w:date="2026-06-02T12:26:00Z" w16du:dateUtc="2026-06-02T17:26:00Z">
        <w:r>
          <w:rPr>
            <w:rFonts w:ascii="Arial" w:hAnsi="Arial" w:cs="Arial"/>
          </w:rPr>
          <w:t>o</w:t>
        </w:r>
      </w:ins>
      <w:ins w:id="1293" w:author="Reviewer" w:date="2026-06-02T12:25:00Z" w16du:dateUtc="2026-06-02T17:25:00Z">
        <w:r w:rsidRPr="00C357C4">
          <w:rPr>
            <w:rFonts w:ascii="Arial" w:hAnsi="Arial" w:cs="Arial"/>
          </w:rPr>
          <w:t xml:space="preserve">verview of the </w:t>
        </w:r>
      </w:ins>
      <w:ins w:id="1294" w:author="Reviewer" w:date="2026-06-02T12:26:00Z" w16du:dateUtc="2026-06-02T17:26:00Z">
        <w:r>
          <w:rPr>
            <w:rFonts w:ascii="Arial" w:hAnsi="Arial" w:cs="Arial"/>
          </w:rPr>
          <w:t>a</w:t>
        </w:r>
      </w:ins>
      <w:ins w:id="1295" w:author="Reviewer" w:date="2026-06-02T12:25:00Z" w16du:dateUtc="2026-06-02T17:25:00Z">
        <w:r w:rsidRPr="00C357C4">
          <w:rPr>
            <w:rFonts w:ascii="Arial" w:hAnsi="Arial" w:cs="Arial"/>
          </w:rPr>
          <w:t xml:space="preserve">dverse </w:t>
        </w:r>
      </w:ins>
      <w:ins w:id="1296" w:author="Reviewer" w:date="2026-06-02T12:26:00Z" w16du:dateUtc="2026-06-02T17:26:00Z">
        <w:r>
          <w:rPr>
            <w:rFonts w:ascii="Arial" w:hAnsi="Arial" w:cs="Arial"/>
          </w:rPr>
          <w:t>e</w:t>
        </w:r>
      </w:ins>
      <w:ins w:id="1297" w:author="Reviewer" w:date="2026-06-02T12:25:00Z" w16du:dateUtc="2026-06-02T17:25:00Z">
        <w:r w:rsidRPr="00C357C4">
          <w:rPr>
            <w:rFonts w:ascii="Arial" w:hAnsi="Arial" w:cs="Arial"/>
          </w:rPr>
          <w:t xml:space="preserve">ffects of </w:t>
        </w:r>
      </w:ins>
      <w:ins w:id="1298" w:author="Reviewer" w:date="2026-06-02T12:26:00Z" w16du:dateUtc="2026-06-02T17:26:00Z">
        <w:r>
          <w:rPr>
            <w:rFonts w:ascii="Arial" w:hAnsi="Arial" w:cs="Arial"/>
          </w:rPr>
          <w:t>h</w:t>
        </w:r>
      </w:ins>
      <w:ins w:id="1299" w:author="Reviewer" w:date="2026-06-02T12:25:00Z" w16du:dateUtc="2026-06-02T17:25:00Z">
        <w:r w:rsidRPr="00C357C4">
          <w:rPr>
            <w:rFonts w:ascii="Arial" w:hAnsi="Arial" w:cs="Arial"/>
          </w:rPr>
          <w:t xml:space="preserve">eavy </w:t>
        </w:r>
      </w:ins>
      <w:ins w:id="1300" w:author="Reviewer" w:date="2026-06-02T12:26:00Z" w16du:dateUtc="2026-06-02T17:26:00Z">
        <w:r>
          <w:rPr>
            <w:rFonts w:ascii="Arial" w:hAnsi="Arial" w:cs="Arial"/>
          </w:rPr>
          <w:t>m</w:t>
        </w:r>
      </w:ins>
      <w:ins w:id="1301" w:author="Reviewer" w:date="2026-06-02T12:25:00Z" w16du:dateUtc="2026-06-02T17:25:00Z">
        <w:r w:rsidRPr="00C357C4">
          <w:rPr>
            <w:rFonts w:ascii="Arial" w:hAnsi="Arial" w:cs="Arial"/>
          </w:rPr>
          <w:t xml:space="preserve">etal </w:t>
        </w:r>
      </w:ins>
      <w:ins w:id="1302" w:author="Reviewer" w:date="2026-06-02T12:26:00Z" w16du:dateUtc="2026-06-02T17:26:00Z">
        <w:r>
          <w:rPr>
            <w:rFonts w:ascii="Arial" w:hAnsi="Arial" w:cs="Arial"/>
          </w:rPr>
          <w:t>c</w:t>
        </w:r>
      </w:ins>
      <w:ins w:id="1303" w:author="Reviewer" w:date="2026-06-02T12:25:00Z" w16du:dateUtc="2026-06-02T17:25:00Z">
        <w:r w:rsidRPr="00C357C4">
          <w:rPr>
            <w:rFonts w:ascii="Arial" w:hAnsi="Arial" w:cs="Arial"/>
          </w:rPr>
          <w:t xml:space="preserve">ontamination on </w:t>
        </w:r>
      </w:ins>
      <w:ins w:id="1304" w:author="Reviewer" w:date="2026-06-02T12:26:00Z" w16du:dateUtc="2026-06-02T17:26:00Z">
        <w:r>
          <w:rPr>
            <w:rFonts w:ascii="Arial" w:hAnsi="Arial" w:cs="Arial"/>
          </w:rPr>
          <w:t>f</w:t>
        </w:r>
      </w:ins>
      <w:ins w:id="1305" w:author="Reviewer" w:date="2026-06-02T12:25:00Z" w16du:dateUtc="2026-06-02T17:25:00Z">
        <w:r w:rsidRPr="00C357C4">
          <w:rPr>
            <w:rFonts w:ascii="Arial" w:hAnsi="Arial" w:cs="Arial"/>
          </w:rPr>
          <w:t xml:space="preserve">ish </w:t>
        </w:r>
      </w:ins>
      <w:ins w:id="1306" w:author="Reviewer" w:date="2026-06-02T12:26:00Z" w16du:dateUtc="2026-06-02T17:26:00Z">
        <w:r>
          <w:rPr>
            <w:rFonts w:ascii="Arial" w:hAnsi="Arial" w:cs="Arial"/>
          </w:rPr>
          <w:t>h</w:t>
        </w:r>
      </w:ins>
      <w:ins w:id="1307" w:author="Reviewer" w:date="2026-06-02T12:25:00Z" w16du:dateUtc="2026-06-02T17:25:00Z">
        <w:r w:rsidRPr="00C357C4">
          <w:rPr>
            <w:rFonts w:ascii="Arial" w:hAnsi="Arial" w:cs="Arial"/>
          </w:rPr>
          <w:t xml:space="preserve">ealth. </w:t>
        </w:r>
        <w:r w:rsidRPr="00C357C4">
          <w:rPr>
            <w:rFonts w:ascii="Arial" w:hAnsi="Arial" w:cs="Arial"/>
            <w:i/>
            <w:iCs/>
            <w:rPrChange w:id="1308" w:author="Reviewer" w:date="2026-06-02T12:26:00Z" w16du:dateUtc="2026-06-02T17:26:00Z">
              <w:rPr>
                <w:rFonts w:ascii="Arial" w:hAnsi="Arial" w:cs="Arial"/>
              </w:rPr>
            </w:rPrChange>
          </w:rPr>
          <w:t>Proc Natl Acad Sci, India, Sect B Biol Sci</w:t>
        </w:r>
        <w:r w:rsidRPr="00C357C4">
          <w:rPr>
            <w:rFonts w:ascii="Arial" w:hAnsi="Arial" w:cs="Arial"/>
          </w:rPr>
          <w:t xml:space="preserve"> 89, 389–403</w:t>
        </w:r>
        <w:r w:rsidRPr="00E2531B">
          <w:rPr>
            <w:rFonts w:ascii="Arial" w:hAnsi="Arial" w:cs="Arial"/>
          </w:rPr>
          <w:t>.</w:t>
        </w:r>
      </w:ins>
    </w:p>
    <w:p w14:paraId="6AC77D98" w14:textId="56BCC6B3" w:rsidR="00366BC8" w:rsidRPr="00366BC8" w:rsidRDefault="00366BC8" w:rsidP="00366BC8">
      <w:pPr>
        <w:pStyle w:val="Bibliography"/>
        <w:rPr>
          <w:rFonts w:ascii="Arial" w:hAnsi="Arial" w:cs="Arial"/>
        </w:rPr>
      </w:pPr>
      <w:ins w:id="1309" w:author="Reviewer" w:date="2026-06-01T15:41:00Z" w16du:dateUtc="2026-06-01T20:41:00Z">
        <w:r w:rsidRPr="00E2531B">
          <w:rPr>
            <w:rFonts w:ascii="Arial" w:hAnsi="Arial" w:cs="Arial"/>
          </w:rPr>
          <w:t xml:space="preserve">Jenkins GB, Beckerman AP, Bellard C, Benítez-López A, Ellison AM, Foote CG, Hufton AL, Lashley MA, Lortie CJ, Ma Z, </w:t>
        </w:r>
        <w:r w:rsidRPr="00E2531B">
          <w:rPr>
            <w:rFonts w:ascii="Arial" w:hAnsi="Arial" w:cs="Arial"/>
            <w:i/>
            <w:iCs/>
          </w:rPr>
          <w:t>et al.</w:t>
        </w:r>
        <w:r w:rsidRPr="00E2531B">
          <w:rPr>
            <w:rFonts w:ascii="Arial" w:hAnsi="Arial" w:cs="Arial"/>
          </w:rPr>
          <w:t xml:space="preserve"> (2023) Reproducibility in ecology and evolution: minimum standards for data and code. </w:t>
        </w:r>
        <w:r w:rsidRPr="00E2531B">
          <w:rPr>
            <w:rFonts w:ascii="Arial" w:hAnsi="Arial" w:cs="Arial"/>
            <w:i/>
            <w:iCs/>
          </w:rPr>
          <w:t>Ecol Evol</w:t>
        </w:r>
        <w:r w:rsidRPr="00E2531B">
          <w:rPr>
            <w:rFonts w:ascii="Arial" w:hAnsi="Arial" w:cs="Arial"/>
          </w:rPr>
          <w:t xml:space="preserve"> 13: e9961.</w:t>
        </w:r>
      </w:ins>
    </w:p>
    <w:p w14:paraId="2EBD5A61" w14:textId="24FE5E23" w:rsidR="0092470C" w:rsidRDefault="0092470C" w:rsidP="0092470C">
      <w:pPr>
        <w:pStyle w:val="Bibliography"/>
        <w:rPr>
          <w:ins w:id="1310" w:author="Reviewer" w:date="2026-06-01T15:52:00Z" w16du:dateUtc="2026-06-01T20:52:00Z"/>
          <w:rFonts w:ascii="Arial" w:hAnsi="Arial" w:cs="Arial"/>
        </w:rPr>
      </w:pPr>
      <w:ins w:id="1311" w:author="Reviewer" w:date="2026-06-01T15:52:00Z" w16du:dateUtc="2026-06-01T20:52:00Z">
        <w:r w:rsidRPr="00E2531B">
          <w:rPr>
            <w:rFonts w:ascii="Arial" w:hAnsi="Arial" w:cs="Arial"/>
          </w:rPr>
          <w:t>Je</w:t>
        </w:r>
        <w:r>
          <w:rPr>
            <w:rFonts w:ascii="Arial" w:hAnsi="Arial" w:cs="Arial"/>
          </w:rPr>
          <w:t>zierska B,</w:t>
        </w:r>
        <w:r w:rsidR="00907F96">
          <w:rPr>
            <w:rFonts w:ascii="Arial" w:hAnsi="Arial" w:cs="Arial"/>
          </w:rPr>
          <w:t xml:space="preserve"> </w:t>
        </w:r>
        <w:r w:rsidR="00907F96" w:rsidRPr="00907F96">
          <w:rPr>
            <w:rFonts w:ascii="Arial" w:hAnsi="Arial" w:cs="Arial"/>
          </w:rPr>
          <w:t>Ł</w:t>
        </w:r>
        <w:r w:rsidR="00907F96">
          <w:rPr>
            <w:rFonts w:ascii="Arial" w:hAnsi="Arial" w:cs="Arial"/>
          </w:rPr>
          <w:t>ugowska K</w:t>
        </w:r>
      </w:ins>
      <w:ins w:id="1312" w:author="Reviewer" w:date="2026-06-01T15:56:00Z" w16du:dateUtc="2026-06-01T20:56:00Z">
        <w:r w:rsidR="00907F96">
          <w:rPr>
            <w:rFonts w:ascii="Arial" w:hAnsi="Arial" w:cs="Arial"/>
          </w:rPr>
          <w:t xml:space="preserve">, </w:t>
        </w:r>
        <w:proofErr w:type="spellStart"/>
        <w:r w:rsidR="00907F96">
          <w:rPr>
            <w:rFonts w:ascii="Arial" w:hAnsi="Arial" w:cs="Arial"/>
          </w:rPr>
          <w:t>Witeska</w:t>
        </w:r>
        <w:proofErr w:type="spellEnd"/>
        <w:r w:rsidR="00907F96">
          <w:rPr>
            <w:rFonts w:ascii="Arial" w:hAnsi="Arial" w:cs="Arial"/>
          </w:rPr>
          <w:t xml:space="preserve"> M</w:t>
        </w:r>
      </w:ins>
      <w:ins w:id="1313" w:author="Reviewer" w:date="2026-06-01T15:52:00Z" w16du:dateUtc="2026-06-01T20:52:00Z">
        <w:r w:rsidRPr="00E2531B">
          <w:rPr>
            <w:rFonts w:ascii="Arial" w:hAnsi="Arial" w:cs="Arial"/>
          </w:rPr>
          <w:t xml:space="preserve"> (</w:t>
        </w:r>
      </w:ins>
      <w:ins w:id="1314" w:author="Reviewer" w:date="2026-06-08T19:05:00Z" w16du:dateUtc="2026-06-09T00:05:00Z">
        <w:r w:rsidR="0011228D">
          <w:rPr>
            <w:rFonts w:ascii="Arial" w:hAnsi="Arial" w:cs="Arial"/>
          </w:rPr>
          <w:t>2009</w:t>
        </w:r>
      </w:ins>
      <w:ins w:id="1315" w:author="Reviewer" w:date="2026-06-01T15:52:00Z" w16du:dateUtc="2026-06-01T20:52:00Z">
        <w:r w:rsidRPr="00E2531B">
          <w:rPr>
            <w:rFonts w:ascii="Arial" w:hAnsi="Arial" w:cs="Arial"/>
          </w:rPr>
          <w:t>)</w:t>
        </w:r>
      </w:ins>
      <w:ins w:id="1316" w:author="Reviewer" w:date="2026-06-01T15:53:00Z" w16du:dateUtc="2026-06-01T20:53:00Z">
        <w:r w:rsidR="00907F96">
          <w:rPr>
            <w:rFonts w:ascii="Arial" w:hAnsi="Arial" w:cs="Arial"/>
          </w:rPr>
          <w:t xml:space="preserve"> The effects of heavy metals on embryonic development of fish (a review). </w:t>
        </w:r>
        <w:r w:rsidR="00907F96">
          <w:rPr>
            <w:rFonts w:ascii="Arial" w:hAnsi="Arial" w:cs="Arial"/>
            <w:i/>
            <w:iCs/>
          </w:rPr>
          <w:t>Fish P</w:t>
        </w:r>
      </w:ins>
      <w:ins w:id="1317" w:author="Reviewer" w:date="2026-06-01T15:54:00Z" w16du:dateUtc="2026-06-01T20:54:00Z">
        <w:r w:rsidR="00907F96">
          <w:rPr>
            <w:rFonts w:ascii="Arial" w:hAnsi="Arial" w:cs="Arial"/>
            <w:i/>
            <w:iCs/>
          </w:rPr>
          <w:t>hysiol Biochem</w:t>
        </w:r>
        <w:r w:rsidR="00907F96">
          <w:rPr>
            <w:rFonts w:ascii="Arial" w:hAnsi="Arial" w:cs="Arial"/>
          </w:rPr>
          <w:t xml:space="preserve"> 35: 625–640</w:t>
        </w:r>
      </w:ins>
      <w:ins w:id="1318" w:author="Reviewer" w:date="2026-06-01T15:52:00Z" w16du:dateUtc="2026-06-01T20:52:00Z">
        <w:r w:rsidRPr="00E2531B">
          <w:rPr>
            <w:rFonts w:ascii="Arial" w:hAnsi="Arial" w:cs="Arial"/>
          </w:rPr>
          <w:t>.</w:t>
        </w:r>
      </w:ins>
    </w:p>
    <w:p w14:paraId="4C855883" w14:textId="6BF6C477" w:rsidR="000430F0" w:rsidRDefault="000430F0" w:rsidP="000430F0">
      <w:pPr>
        <w:pStyle w:val="Bibliography"/>
        <w:rPr>
          <w:ins w:id="1319" w:author="Reviewer" w:date="2026-06-01T15:35:00Z" w16du:dateUtc="2026-06-01T20:35:00Z"/>
          <w:rFonts w:ascii="Arial" w:hAnsi="Arial" w:cs="Arial"/>
        </w:rPr>
      </w:pPr>
      <w:r w:rsidRPr="00E2531B">
        <w:rPr>
          <w:rFonts w:ascii="Arial" w:hAnsi="Arial" w:cs="Arial"/>
        </w:rPr>
        <w:t>Je</w:t>
      </w:r>
      <w:ins w:id="1320" w:author="Reviewer" w:date="2026-06-01T15:41:00Z" w16du:dateUtc="2026-06-01T20:41:00Z">
        <w:r w:rsidR="00366BC8">
          <w:rPr>
            <w:rFonts w:ascii="Arial" w:hAnsi="Arial" w:cs="Arial"/>
          </w:rPr>
          <w:t>zierska B, Witeska M</w:t>
        </w:r>
      </w:ins>
      <w:del w:id="1321" w:author="Reviewer" w:date="2026-06-01T15:41:00Z" w16du:dateUtc="2026-06-01T20:41:00Z">
        <w:r w:rsidRPr="00E2531B" w:rsidDel="00366BC8">
          <w:rPr>
            <w:rFonts w:ascii="Arial" w:hAnsi="Arial" w:cs="Arial"/>
          </w:rPr>
          <w:delText xml:space="preserve">nkins GB, Beckerman AP, Bellard C, Benítez-López A, Ellison AM, Foote CG, Hufton AL, Lashley MA, Lortie CJ, Ma Z, </w:delText>
        </w:r>
        <w:r w:rsidRPr="00E2531B" w:rsidDel="00366BC8">
          <w:rPr>
            <w:rFonts w:ascii="Arial" w:hAnsi="Arial" w:cs="Arial"/>
            <w:i/>
            <w:iCs/>
          </w:rPr>
          <w:delText>et al.</w:delText>
        </w:r>
      </w:del>
      <w:r w:rsidRPr="00E2531B">
        <w:rPr>
          <w:rFonts w:ascii="Arial" w:hAnsi="Arial" w:cs="Arial"/>
        </w:rPr>
        <w:t xml:space="preserve"> (</w:t>
      </w:r>
      <w:del w:id="1322" w:author="Reviewer" w:date="2026-06-01T15:41:00Z" w16du:dateUtc="2026-06-01T20:41:00Z">
        <w:r w:rsidRPr="00E2531B" w:rsidDel="00366BC8">
          <w:rPr>
            <w:rFonts w:ascii="Arial" w:hAnsi="Arial" w:cs="Arial"/>
          </w:rPr>
          <w:delText>2023</w:delText>
        </w:r>
      </w:del>
      <w:ins w:id="1323" w:author="Reviewer" w:date="2026-06-01T15:41:00Z" w16du:dateUtc="2026-06-01T20:41:00Z">
        <w:r w:rsidR="00366BC8">
          <w:rPr>
            <w:rFonts w:ascii="Arial" w:hAnsi="Arial" w:cs="Arial"/>
          </w:rPr>
          <w:t>2006</w:t>
        </w:r>
      </w:ins>
      <w:r w:rsidRPr="00E2531B">
        <w:rPr>
          <w:rFonts w:ascii="Arial" w:hAnsi="Arial" w:cs="Arial"/>
        </w:rPr>
        <w:t>)</w:t>
      </w:r>
      <w:ins w:id="1324" w:author="Reviewer" w:date="2026-06-01T15:41:00Z" w16du:dateUtc="2026-06-01T20:41:00Z">
        <w:r w:rsidR="00366BC8">
          <w:rPr>
            <w:rFonts w:ascii="Arial" w:hAnsi="Arial" w:cs="Arial"/>
          </w:rPr>
          <w:t xml:space="preserve"> The metal uptake and accumulation in fish living in polluted waters. In Soil and water pol</w:t>
        </w:r>
      </w:ins>
      <w:ins w:id="1325" w:author="Reviewer" w:date="2026-06-01T15:42:00Z" w16du:dateUtc="2026-06-01T20:42:00Z">
        <w:r w:rsidR="00366BC8">
          <w:rPr>
            <w:rFonts w:ascii="Arial" w:hAnsi="Arial" w:cs="Arial"/>
          </w:rPr>
          <w:t>lution monitoring, protection and remediation</w:t>
        </w:r>
      </w:ins>
      <w:del w:id="1326" w:author="Reviewer" w:date="2026-06-01T15:42:00Z" w16du:dateUtc="2026-06-01T20:42:00Z">
        <w:r w:rsidRPr="00E2531B" w:rsidDel="00366BC8">
          <w:rPr>
            <w:rFonts w:ascii="Arial" w:hAnsi="Arial" w:cs="Arial"/>
          </w:rPr>
          <w:delText xml:space="preserve"> Reproducibility in ecology and evolution: minimum standards for data and code. </w:delText>
        </w:r>
        <w:r w:rsidRPr="00E2531B" w:rsidDel="00366BC8">
          <w:rPr>
            <w:rFonts w:ascii="Arial" w:hAnsi="Arial" w:cs="Arial"/>
            <w:i/>
            <w:iCs/>
          </w:rPr>
          <w:delText>Ecol Evol</w:delText>
        </w:r>
        <w:r w:rsidRPr="00E2531B" w:rsidDel="00366BC8">
          <w:rPr>
            <w:rFonts w:ascii="Arial" w:hAnsi="Arial" w:cs="Arial"/>
          </w:rPr>
          <w:delText xml:space="preserve"> 13: e9961</w:delText>
        </w:r>
      </w:del>
      <w:ins w:id="1327" w:author="Reviewer" w:date="2026-06-01T15:42:00Z" w16du:dateUtc="2026-06-01T20:42:00Z">
        <w:r w:rsidR="00366BC8">
          <w:rPr>
            <w:rFonts w:ascii="Arial" w:hAnsi="Arial" w:cs="Arial"/>
          </w:rPr>
          <w:t xml:space="preserve"> </w:t>
        </w:r>
        <w:r w:rsidR="0092470C">
          <w:rPr>
            <w:rFonts w:ascii="Arial" w:hAnsi="Arial" w:cs="Arial"/>
          </w:rPr>
          <w:t>107–114. Dordrecht: Springer Netherlands</w:t>
        </w:r>
      </w:ins>
      <w:r w:rsidRPr="00E2531B">
        <w:rPr>
          <w:rFonts w:ascii="Arial" w:hAnsi="Arial" w:cs="Arial"/>
        </w:rPr>
        <w:t>.</w:t>
      </w:r>
    </w:p>
    <w:p w14:paraId="050E5F17" w14:textId="787ACC2E" w:rsidR="00366BC8" w:rsidRPr="00366BC8" w:rsidDel="0092470C" w:rsidRDefault="00366BC8">
      <w:pPr>
        <w:rPr>
          <w:del w:id="1328" w:author="Reviewer" w:date="2026-06-01T15:42:00Z" w16du:dateUtc="2026-06-01T20:42:00Z"/>
          <w:rPrChange w:id="1329" w:author="Reviewer" w:date="2026-06-01T15:35:00Z" w16du:dateUtc="2026-06-01T20:35:00Z">
            <w:rPr>
              <w:del w:id="1330" w:author="Reviewer" w:date="2026-06-01T15:42:00Z" w16du:dateUtc="2026-06-01T20:42:00Z"/>
              <w:rFonts w:ascii="Arial" w:hAnsi="Arial" w:cs="Arial"/>
            </w:rPr>
          </w:rPrChange>
        </w:rPr>
        <w:pPrChange w:id="1331" w:author="Reviewer" w:date="2026-06-01T15:35:00Z" w16du:dateUtc="2026-06-01T20:35:00Z">
          <w:pPr>
            <w:pStyle w:val="Bibliography"/>
          </w:pPr>
        </w:pPrChange>
      </w:pPr>
    </w:p>
    <w:p w14:paraId="32A16AAA" w14:textId="77777777" w:rsidR="000430F0" w:rsidRPr="00E2531B" w:rsidRDefault="000430F0" w:rsidP="000430F0">
      <w:pPr>
        <w:pStyle w:val="Bibliography"/>
        <w:rPr>
          <w:rFonts w:ascii="Arial" w:hAnsi="Arial" w:cs="Arial"/>
        </w:rPr>
      </w:pPr>
      <w:r w:rsidRPr="00E2531B">
        <w:rPr>
          <w:rFonts w:ascii="Arial" w:hAnsi="Arial" w:cs="Arial"/>
        </w:rPr>
        <w:t xml:space="preserve">Kahlon SK, Sharma G, Julka JM, Kumar A, Sharma S, Stadler FJ (2018) Impact of heavy metals and nanoparticles on aquatic biota. </w:t>
      </w:r>
      <w:r w:rsidRPr="00E2531B">
        <w:rPr>
          <w:rFonts w:ascii="Arial" w:hAnsi="Arial" w:cs="Arial"/>
          <w:i/>
          <w:iCs/>
        </w:rPr>
        <w:t>Environ Chem Lett</w:t>
      </w:r>
      <w:r w:rsidRPr="00E2531B">
        <w:rPr>
          <w:rFonts w:ascii="Arial" w:hAnsi="Arial" w:cs="Arial"/>
        </w:rPr>
        <w:t xml:space="preserve"> 16: 919–946.</w:t>
      </w:r>
    </w:p>
    <w:p w14:paraId="7585C3C3" w14:textId="77777777" w:rsidR="000430F0" w:rsidRDefault="000430F0" w:rsidP="000430F0">
      <w:pPr>
        <w:pStyle w:val="Bibliography"/>
        <w:rPr>
          <w:ins w:id="1332" w:author="Reviewer" w:date="2026-06-02T13:22:00Z" w16du:dateUtc="2026-06-02T18:22:00Z"/>
          <w:rFonts w:ascii="Arial" w:hAnsi="Arial" w:cs="Arial"/>
        </w:rPr>
      </w:pPr>
      <w:r w:rsidRPr="00E2531B">
        <w:rPr>
          <w:rFonts w:ascii="Arial" w:hAnsi="Arial" w:cs="Arial"/>
        </w:rPr>
        <w:t xml:space="preserve">Kern EM, Langerhans RB (2019) Urbanization alters swimming performance of a stream fish. </w:t>
      </w:r>
      <w:r w:rsidRPr="00E2531B">
        <w:rPr>
          <w:rFonts w:ascii="Arial" w:hAnsi="Arial" w:cs="Arial"/>
          <w:i/>
          <w:iCs/>
        </w:rPr>
        <w:t>Front Ecol Evol</w:t>
      </w:r>
      <w:r w:rsidRPr="00E2531B">
        <w:rPr>
          <w:rFonts w:ascii="Arial" w:hAnsi="Arial" w:cs="Arial"/>
        </w:rPr>
        <w:t xml:space="preserve"> 6: 229.</w:t>
      </w:r>
    </w:p>
    <w:p w14:paraId="3ED84EFF" w14:textId="0BC92D2A" w:rsidR="00C75FF8" w:rsidRPr="00E2531B" w:rsidRDefault="00C75FF8" w:rsidP="00C75FF8">
      <w:pPr>
        <w:pStyle w:val="Bibliography"/>
        <w:rPr>
          <w:ins w:id="1333" w:author="Reviewer" w:date="2026-06-02T13:22:00Z" w16du:dateUtc="2026-06-02T18:22:00Z"/>
          <w:rFonts w:ascii="Arial" w:hAnsi="Arial" w:cs="Arial"/>
        </w:rPr>
      </w:pPr>
      <w:ins w:id="1334" w:author="Reviewer" w:date="2026-06-02T13:22:00Z" w16du:dateUtc="2026-06-02T18:22:00Z">
        <w:r w:rsidRPr="00E2531B">
          <w:rPr>
            <w:rFonts w:ascii="Arial" w:hAnsi="Arial" w:cs="Arial"/>
          </w:rPr>
          <w:t>K</w:t>
        </w:r>
      </w:ins>
      <w:ins w:id="1335" w:author="Reviewer" w:date="2026-06-02T13:23:00Z" w16du:dateUtc="2026-06-02T18:23:00Z">
        <w:r w:rsidR="00FE164D" w:rsidRPr="00FE164D">
          <w:rPr>
            <w:rFonts w:ascii="Arial" w:hAnsi="Arial" w:cs="Arial"/>
          </w:rPr>
          <w:t>ieffer JD</w:t>
        </w:r>
        <w:r w:rsidR="00FE164D">
          <w:rPr>
            <w:rFonts w:ascii="Arial" w:hAnsi="Arial" w:cs="Arial"/>
          </w:rPr>
          <w:t>,</w:t>
        </w:r>
        <w:r w:rsidR="00FE164D" w:rsidRPr="00FE164D">
          <w:rPr>
            <w:rFonts w:ascii="Arial" w:hAnsi="Arial" w:cs="Arial"/>
          </w:rPr>
          <w:t xml:space="preserve"> Cooke </w:t>
        </w:r>
        <w:r w:rsidR="00FE164D">
          <w:rPr>
            <w:rFonts w:ascii="Arial" w:hAnsi="Arial" w:cs="Arial"/>
          </w:rPr>
          <w:t>S</w:t>
        </w:r>
        <w:r w:rsidR="00FE164D" w:rsidRPr="00FE164D">
          <w:rPr>
            <w:rFonts w:ascii="Arial" w:hAnsi="Arial" w:cs="Arial"/>
          </w:rPr>
          <w:t xml:space="preserve">J (2009) Physiology and organismal performance of centrarchids. </w:t>
        </w:r>
        <w:r w:rsidR="00FE164D" w:rsidRPr="00FE164D">
          <w:rPr>
            <w:rFonts w:ascii="Arial" w:hAnsi="Arial" w:cs="Arial"/>
            <w:i/>
            <w:iCs/>
            <w:rPrChange w:id="1336" w:author="Reviewer" w:date="2026-06-02T13:23:00Z" w16du:dateUtc="2026-06-02T18:23:00Z">
              <w:rPr>
                <w:rFonts w:ascii="Arial" w:hAnsi="Arial" w:cs="Arial"/>
              </w:rPr>
            </w:rPrChange>
          </w:rPr>
          <w:t>Centrarchid fishes: Diversity, biology, and conservation</w:t>
        </w:r>
      </w:ins>
      <w:ins w:id="1337" w:author="Reviewer" w:date="2026-06-02T13:22:00Z" w16du:dateUtc="2026-06-02T18:22:00Z">
        <w:r w:rsidRPr="00E2531B">
          <w:rPr>
            <w:rFonts w:ascii="Arial" w:hAnsi="Arial" w:cs="Arial"/>
          </w:rPr>
          <w:t>.</w:t>
        </w:r>
      </w:ins>
    </w:p>
    <w:p w14:paraId="4783B20F" w14:textId="016DC62A" w:rsidR="00C75FF8" w:rsidRPr="00C75FF8" w:rsidDel="00C75FF8" w:rsidRDefault="00C75FF8">
      <w:pPr>
        <w:rPr>
          <w:del w:id="1338" w:author="Reviewer" w:date="2026-06-02T13:22:00Z" w16du:dateUtc="2026-06-02T18:22:00Z"/>
          <w:rPrChange w:id="1339" w:author="Reviewer" w:date="2026-06-02T13:22:00Z" w16du:dateUtc="2026-06-02T18:22:00Z">
            <w:rPr>
              <w:del w:id="1340" w:author="Reviewer" w:date="2026-06-02T13:22:00Z" w16du:dateUtc="2026-06-02T18:22:00Z"/>
              <w:rFonts w:ascii="Arial" w:hAnsi="Arial" w:cs="Arial"/>
            </w:rPr>
          </w:rPrChange>
        </w:rPr>
        <w:pPrChange w:id="1341" w:author="Reviewer" w:date="2026-06-02T13:22:00Z" w16du:dateUtc="2026-06-02T18:22:00Z">
          <w:pPr>
            <w:pStyle w:val="Bibliography"/>
          </w:pPr>
        </w:pPrChange>
      </w:pPr>
    </w:p>
    <w:p w14:paraId="27B3FF09" w14:textId="77777777" w:rsidR="000430F0" w:rsidRPr="00E2531B" w:rsidRDefault="000430F0" w:rsidP="000430F0">
      <w:pPr>
        <w:pStyle w:val="Bibliography"/>
        <w:rPr>
          <w:rFonts w:ascii="Arial" w:hAnsi="Arial" w:cs="Arial"/>
        </w:rPr>
      </w:pPr>
      <w:r w:rsidRPr="00E2531B">
        <w:rPr>
          <w:rFonts w:ascii="Arial" w:hAnsi="Arial" w:cs="Arial"/>
        </w:rPr>
        <w:t>Kim D, Taylor AT, Near TJ (2022) Phylogenomics and species delimitation of the economically important Black Basses (</w:t>
      </w:r>
      <w:r w:rsidRPr="00E2531B">
        <w:rPr>
          <w:rFonts w:ascii="Arial" w:hAnsi="Arial" w:cs="Arial"/>
          <w:i/>
          <w:iCs/>
        </w:rPr>
        <w:t>Micropterus</w:t>
      </w:r>
      <w:r w:rsidRPr="00E2531B">
        <w:rPr>
          <w:rFonts w:ascii="Arial" w:hAnsi="Arial" w:cs="Arial"/>
        </w:rPr>
        <w:t xml:space="preserve">). </w:t>
      </w:r>
      <w:r w:rsidRPr="00E2531B">
        <w:rPr>
          <w:rFonts w:ascii="Arial" w:hAnsi="Arial" w:cs="Arial"/>
          <w:i/>
          <w:iCs/>
        </w:rPr>
        <w:t>Sci Rep</w:t>
      </w:r>
      <w:r w:rsidRPr="00E2531B">
        <w:rPr>
          <w:rFonts w:ascii="Arial" w:hAnsi="Arial" w:cs="Arial"/>
        </w:rPr>
        <w:t xml:space="preserve"> 12: 9113.</w:t>
      </w:r>
    </w:p>
    <w:p w14:paraId="3F4BC506" w14:textId="2B0BB0AB" w:rsidR="000430F0" w:rsidRPr="00E2531B" w:rsidDel="0011228D" w:rsidRDefault="000430F0" w:rsidP="000430F0">
      <w:pPr>
        <w:pStyle w:val="Bibliography"/>
        <w:rPr>
          <w:del w:id="1342" w:author="Reviewer" w:date="2026-06-08T19:12:00Z" w16du:dateUtc="2026-06-09T00:12:00Z"/>
          <w:rFonts w:ascii="Arial" w:hAnsi="Arial" w:cs="Arial"/>
        </w:rPr>
      </w:pPr>
      <w:del w:id="1343" w:author="Reviewer" w:date="2026-06-08T19:12:00Z" w16du:dateUtc="2026-06-09T00:12:00Z">
        <w:r w:rsidRPr="00E2531B" w:rsidDel="0011228D">
          <w:rPr>
            <w:rFonts w:ascii="Arial" w:hAnsi="Arial" w:cs="Arial"/>
          </w:rPr>
          <w:delText xml:space="preserve">Kubier A, Hamer K, Pichler T (2020) Cadmium background levels in groundwater in an area dominated by agriculture. </w:delText>
        </w:r>
        <w:r w:rsidRPr="00E2531B" w:rsidDel="0011228D">
          <w:rPr>
            <w:rFonts w:ascii="Arial" w:hAnsi="Arial" w:cs="Arial"/>
            <w:i/>
            <w:iCs/>
          </w:rPr>
          <w:delText>Integr Environ Assess Manag</w:delText>
        </w:r>
        <w:r w:rsidRPr="00E2531B" w:rsidDel="0011228D">
          <w:rPr>
            <w:rFonts w:ascii="Arial" w:hAnsi="Arial" w:cs="Arial"/>
          </w:rPr>
          <w:delText xml:space="preserve"> 16: 103–113.</w:delText>
        </w:r>
      </w:del>
    </w:p>
    <w:p w14:paraId="58D25F54" w14:textId="77777777" w:rsidR="000430F0" w:rsidRPr="00E2531B" w:rsidRDefault="000430F0" w:rsidP="000430F0">
      <w:pPr>
        <w:pStyle w:val="Bibliography"/>
        <w:rPr>
          <w:rFonts w:ascii="Arial" w:hAnsi="Arial" w:cs="Arial"/>
        </w:rPr>
      </w:pPr>
      <w:proofErr w:type="spellStart"/>
      <w:r w:rsidRPr="00E2531B">
        <w:rPr>
          <w:rFonts w:ascii="Arial" w:hAnsi="Arial" w:cs="Arial"/>
        </w:rPr>
        <w:t>Kurwadkar</w:t>
      </w:r>
      <w:proofErr w:type="spellEnd"/>
      <w:r w:rsidRPr="00E2531B">
        <w:rPr>
          <w:rFonts w:ascii="Arial" w:hAnsi="Arial" w:cs="Arial"/>
        </w:rPr>
        <w:t xml:space="preserve"> S, Dane J, Kanel SR, Nadagouda MN, Cawdrey RW, Ambade B, Struckhoff GC, Wilkin R (2022) </w:t>
      </w:r>
      <w:r w:rsidRPr="00E2531B">
        <w:rPr>
          <w:rFonts w:ascii="Arial" w:hAnsi="Arial" w:cs="Arial"/>
          <w:i/>
          <w:iCs/>
        </w:rPr>
        <w:t>Per</w:t>
      </w:r>
      <w:r w:rsidRPr="00E2531B">
        <w:rPr>
          <w:rFonts w:ascii="Arial" w:hAnsi="Arial" w:cs="Arial"/>
        </w:rPr>
        <w:t xml:space="preserve">- and polyfluoroalkyl substances in water and wastewater: a critical review of their global occurrence and distribution. </w:t>
      </w:r>
      <w:r w:rsidRPr="00E2531B">
        <w:rPr>
          <w:rFonts w:ascii="Arial" w:hAnsi="Arial" w:cs="Arial"/>
          <w:i/>
          <w:iCs/>
        </w:rPr>
        <w:t>Sci Total Environ</w:t>
      </w:r>
      <w:r w:rsidRPr="00E2531B">
        <w:rPr>
          <w:rFonts w:ascii="Arial" w:hAnsi="Arial" w:cs="Arial"/>
        </w:rPr>
        <w:t xml:space="preserve"> 809: 151003.</w:t>
      </w:r>
    </w:p>
    <w:p w14:paraId="19A005CA" w14:textId="77777777" w:rsidR="000430F0" w:rsidRPr="00E2531B" w:rsidRDefault="000430F0" w:rsidP="000430F0">
      <w:pPr>
        <w:pStyle w:val="Bibliography"/>
        <w:rPr>
          <w:rFonts w:ascii="Arial" w:hAnsi="Arial" w:cs="Arial"/>
        </w:rPr>
      </w:pPr>
      <w:r w:rsidRPr="00E2531B">
        <w:rPr>
          <w:rFonts w:ascii="Arial" w:hAnsi="Arial" w:cs="Arial"/>
        </w:rPr>
        <w:t xml:space="preserve">Lacépède BGE (1802) </w:t>
      </w:r>
      <w:r w:rsidRPr="00E2531B">
        <w:rPr>
          <w:rFonts w:ascii="Arial" w:hAnsi="Arial" w:cs="Arial"/>
          <w:i/>
          <w:iCs/>
        </w:rPr>
        <w:t>Histoire Naturelle Des Poissons V. 4</w:t>
      </w:r>
      <w:r w:rsidRPr="00E2531B">
        <w:rPr>
          <w:rFonts w:ascii="Arial" w:hAnsi="Arial" w:cs="Arial"/>
        </w:rPr>
        <w:t>.</w:t>
      </w:r>
    </w:p>
    <w:p w14:paraId="2B0ADBEB" w14:textId="77777777" w:rsidR="000430F0" w:rsidRPr="00E2531B" w:rsidRDefault="000430F0" w:rsidP="000430F0">
      <w:pPr>
        <w:pStyle w:val="Bibliography"/>
        <w:rPr>
          <w:rFonts w:ascii="Arial" w:hAnsi="Arial" w:cs="Arial"/>
        </w:rPr>
      </w:pPr>
      <w:r w:rsidRPr="00E2531B">
        <w:rPr>
          <w:rFonts w:ascii="Arial" w:hAnsi="Arial" w:cs="Arial"/>
        </w:rPr>
        <w:t xml:space="preserve">Lawrence MJ, Raby GD, Teffer AK, Jeffries KM, Danylchuk AJ, Eliason EJ, Hasler CT, Clark TD, Cooke SJ (2020) Best practices for non-lethal blood sampling of fish via the caudal vasculature. </w:t>
      </w:r>
      <w:r w:rsidRPr="00E2531B">
        <w:rPr>
          <w:rFonts w:ascii="Arial" w:hAnsi="Arial" w:cs="Arial"/>
          <w:i/>
          <w:iCs/>
        </w:rPr>
        <w:t>J Fish Biol</w:t>
      </w:r>
      <w:r w:rsidRPr="00E2531B">
        <w:rPr>
          <w:rFonts w:ascii="Arial" w:hAnsi="Arial" w:cs="Arial"/>
        </w:rPr>
        <w:t xml:space="preserve"> 97: 4–15.</w:t>
      </w:r>
    </w:p>
    <w:p w14:paraId="5AA38F6D" w14:textId="77777777" w:rsidR="000430F0" w:rsidRPr="00E2531B" w:rsidRDefault="000430F0" w:rsidP="000430F0">
      <w:pPr>
        <w:pStyle w:val="Bibliography"/>
        <w:rPr>
          <w:rFonts w:ascii="Arial" w:hAnsi="Arial" w:cs="Arial"/>
        </w:rPr>
      </w:pPr>
      <w:r w:rsidRPr="00E2531B">
        <w:rPr>
          <w:rFonts w:ascii="Arial" w:hAnsi="Arial" w:cs="Arial"/>
        </w:rPr>
        <w:t xml:space="preserve">Lescord GL, Kidd KA, De Silva AO, Williamson M, Spencer C, Wang X, Muir DCG (2015) Perfluorinated and polyfluorinated compounds in lake food webs from the Canadian High Arctic. </w:t>
      </w:r>
      <w:r w:rsidRPr="00E2531B">
        <w:rPr>
          <w:rFonts w:ascii="Arial" w:hAnsi="Arial" w:cs="Arial"/>
          <w:i/>
          <w:iCs/>
        </w:rPr>
        <w:t>Environ Sci Technol</w:t>
      </w:r>
      <w:r w:rsidRPr="00E2531B">
        <w:rPr>
          <w:rFonts w:ascii="Arial" w:hAnsi="Arial" w:cs="Arial"/>
        </w:rPr>
        <w:t xml:space="preserve"> 49: 2694–2702.</w:t>
      </w:r>
    </w:p>
    <w:p w14:paraId="4FC22642" w14:textId="77777777" w:rsidR="000430F0" w:rsidRPr="00E2531B" w:rsidRDefault="000430F0" w:rsidP="000430F0">
      <w:pPr>
        <w:pStyle w:val="Bibliography"/>
        <w:rPr>
          <w:rFonts w:ascii="Arial" w:hAnsi="Arial" w:cs="Arial"/>
        </w:rPr>
      </w:pPr>
      <w:r w:rsidRPr="00E2531B">
        <w:rPr>
          <w:rFonts w:ascii="Arial" w:hAnsi="Arial" w:cs="Arial"/>
        </w:rPr>
        <w:t xml:space="preserve">Lesueur CA (1822) Descriptions of the five new species of the genus </w:t>
      </w:r>
      <w:r w:rsidRPr="00E2531B">
        <w:rPr>
          <w:rFonts w:ascii="Arial" w:hAnsi="Arial" w:cs="Arial"/>
          <w:i/>
          <w:iCs/>
        </w:rPr>
        <w:t>Cichla</w:t>
      </w:r>
      <w:r w:rsidRPr="00E2531B">
        <w:rPr>
          <w:rFonts w:ascii="Arial" w:hAnsi="Arial" w:cs="Arial"/>
        </w:rPr>
        <w:t xml:space="preserve"> of Cuvier. </w:t>
      </w:r>
      <w:r w:rsidRPr="00E2531B">
        <w:rPr>
          <w:rFonts w:ascii="Arial" w:hAnsi="Arial" w:cs="Arial"/>
          <w:i/>
          <w:iCs/>
        </w:rPr>
        <w:t>J Acad Nat Sci Phila</w:t>
      </w:r>
      <w:r w:rsidRPr="00E2531B">
        <w:rPr>
          <w:rFonts w:ascii="Arial" w:hAnsi="Arial" w:cs="Arial"/>
        </w:rPr>
        <w:t xml:space="preserve"> 2: 214–221.</w:t>
      </w:r>
    </w:p>
    <w:p w14:paraId="66428DC3" w14:textId="77777777" w:rsidR="000430F0" w:rsidRPr="00E2531B" w:rsidRDefault="000430F0" w:rsidP="000430F0">
      <w:pPr>
        <w:pStyle w:val="Bibliography"/>
        <w:rPr>
          <w:rFonts w:ascii="Arial" w:hAnsi="Arial" w:cs="Arial"/>
        </w:rPr>
      </w:pPr>
      <w:r w:rsidRPr="00E2531B">
        <w:rPr>
          <w:rFonts w:ascii="Arial" w:hAnsi="Arial" w:cs="Arial"/>
        </w:rPr>
        <w:t xml:space="preserve">Lewis RW, Andrus AK, Arroyo J, Brescia S, Botham PA, Corvaro M, Daston GP, Hofmann T, Rodriguez C, Sewell F, </w:t>
      </w:r>
      <w:r w:rsidRPr="00E2531B">
        <w:rPr>
          <w:rFonts w:ascii="Arial" w:hAnsi="Arial" w:cs="Arial"/>
          <w:i/>
          <w:iCs/>
        </w:rPr>
        <w:t>et al.</w:t>
      </w:r>
      <w:r w:rsidRPr="00E2531B">
        <w:rPr>
          <w:rFonts w:ascii="Arial" w:hAnsi="Arial" w:cs="Arial"/>
        </w:rPr>
        <w:t xml:space="preserve"> (2024) Considerations for the development of guidance on dose level selection for developmental and reproductive toxicity studies. </w:t>
      </w:r>
      <w:r w:rsidRPr="00E2531B">
        <w:rPr>
          <w:rFonts w:ascii="Arial" w:hAnsi="Arial" w:cs="Arial"/>
          <w:i/>
          <w:iCs/>
        </w:rPr>
        <w:t>RTP</w:t>
      </w:r>
      <w:r w:rsidRPr="00E2531B">
        <w:rPr>
          <w:rFonts w:ascii="Arial" w:hAnsi="Arial" w:cs="Arial"/>
        </w:rPr>
        <w:t xml:space="preserve"> 148: 105585.</w:t>
      </w:r>
    </w:p>
    <w:p w14:paraId="22455F3D" w14:textId="77777777" w:rsidR="000430F0" w:rsidRPr="00E2531B" w:rsidRDefault="000430F0" w:rsidP="000430F0">
      <w:pPr>
        <w:pStyle w:val="Bibliography"/>
        <w:rPr>
          <w:rFonts w:ascii="Arial" w:hAnsi="Arial" w:cs="Arial"/>
        </w:rPr>
      </w:pPr>
      <w:r w:rsidRPr="00E2531B">
        <w:rPr>
          <w:rFonts w:ascii="Arial" w:hAnsi="Arial" w:cs="Arial"/>
        </w:rPr>
        <w:t xml:space="preserve">Liu Y, Chen Q, Li Y, Bi L, Jin L, Peng R (2022) Toxic effects of cadmium on fish. </w:t>
      </w:r>
      <w:r w:rsidRPr="00E2531B">
        <w:rPr>
          <w:rFonts w:ascii="Arial" w:hAnsi="Arial" w:cs="Arial"/>
          <w:i/>
          <w:iCs/>
        </w:rPr>
        <w:t>Toxics</w:t>
      </w:r>
      <w:r w:rsidRPr="00E2531B">
        <w:rPr>
          <w:rFonts w:ascii="Arial" w:hAnsi="Arial" w:cs="Arial"/>
        </w:rPr>
        <w:t xml:space="preserve"> 10: 622.</w:t>
      </w:r>
    </w:p>
    <w:p w14:paraId="5A636221" w14:textId="77777777" w:rsidR="000430F0" w:rsidRPr="00E2531B" w:rsidRDefault="000430F0" w:rsidP="000430F0">
      <w:pPr>
        <w:pStyle w:val="Bibliography"/>
        <w:rPr>
          <w:rFonts w:ascii="Arial" w:hAnsi="Arial" w:cs="Arial"/>
        </w:rPr>
      </w:pPr>
      <w:r w:rsidRPr="00E2531B">
        <w:rPr>
          <w:rFonts w:ascii="Arial" w:hAnsi="Arial" w:cs="Arial"/>
        </w:rPr>
        <w:t xml:space="preserve">Ludsin SA, DeVries DR (1997) First-year recruitment of largemouth bass: the interdependency of early life stages. </w:t>
      </w:r>
      <w:r w:rsidRPr="00E2531B">
        <w:rPr>
          <w:rFonts w:ascii="Arial" w:hAnsi="Arial" w:cs="Arial"/>
          <w:i/>
          <w:iCs/>
        </w:rPr>
        <w:t>Ecol Appl</w:t>
      </w:r>
      <w:r w:rsidRPr="00E2531B">
        <w:rPr>
          <w:rFonts w:ascii="Arial" w:hAnsi="Arial" w:cs="Arial"/>
        </w:rPr>
        <w:t xml:space="preserve"> 7: 1024–1038.</w:t>
      </w:r>
    </w:p>
    <w:p w14:paraId="31B863F5" w14:textId="77777777" w:rsidR="000430F0" w:rsidRPr="00E2531B" w:rsidRDefault="000430F0" w:rsidP="000430F0">
      <w:pPr>
        <w:pStyle w:val="Bibliography"/>
        <w:rPr>
          <w:rFonts w:ascii="Arial" w:hAnsi="Arial" w:cs="Arial"/>
        </w:rPr>
      </w:pPr>
      <w:r w:rsidRPr="00E2531B">
        <w:rPr>
          <w:rFonts w:ascii="Arial" w:hAnsi="Arial" w:cs="Arial"/>
        </w:rPr>
        <w:t xml:space="preserve">Mallett MC, Thiem JD, Butler GL, Kennard MJ (2024) A systematic review of approaches to assess fish health responses to anthropogenic threats in freshwater ecosystems. </w:t>
      </w:r>
      <w:r w:rsidRPr="00E2531B">
        <w:rPr>
          <w:rFonts w:ascii="Arial" w:hAnsi="Arial" w:cs="Arial"/>
          <w:i/>
          <w:iCs/>
        </w:rPr>
        <w:t>Conserv Physiol</w:t>
      </w:r>
      <w:r w:rsidRPr="00E2531B">
        <w:rPr>
          <w:rFonts w:ascii="Arial" w:hAnsi="Arial" w:cs="Arial"/>
        </w:rPr>
        <w:t xml:space="preserve"> 12: coae022.</w:t>
      </w:r>
    </w:p>
    <w:p w14:paraId="09DF6AED" w14:textId="6445EEF8" w:rsidR="000430F0" w:rsidRPr="00E2531B" w:rsidDel="0011228D" w:rsidRDefault="000430F0" w:rsidP="000430F0">
      <w:pPr>
        <w:pStyle w:val="Bibliography"/>
        <w:rPr>
          <w:del w:id="1344" w:author="Reviewer" w:date="2026-06-08T19:12:00Z" w16du:dateUtc="2026-06-09T00:12:00Z"/>
          <w:rFonts w:ascii="Arial" w:hAnsi="Arial" w:cs="Arial"/>
        </w:rPr>
      </w:pPr>
      <w:del w:id="1345" w:author="Reviewer" w:date="2026-06-08T19:12:00Z" w16du:dateUtc="2026-06-09T00:12:00Z">
        <w:r w:rsidRPr="00E2531B" w:rsidDel="0011228D">
          <w:rPr>
            <w:rFonts w:ascii="Arial" w:hAnsi="Arial" w:cs="Arial"/>
          </w:rPr>
          <w:delText xml:space="preserve">Marini M, Caro D, Thomsen M (2020) The new fertilizer regulation: a starting point for cadmium control in European arable soils? </w:delText>
        </w:r>
        <w:r w:rsidRPr="00E2531B" w:rsidDel="0011228D">
          <w:rPr>
            <w:rFonts w:ascii="Arial" w:hAnsi="Arial" w:cs="Arial"/>
            <w:i/>
            <w:iCs/>
          </w:rPr>
          <w:delText>Sci Total Environ</w:delText>
        </w:r>
        <w:r w:rsidRPr="00E2531B" w:rsidDel="0011228D">
          <w:rPr>
            <w:rFonts w:ascii="Arial" w:hAnsi="Arial" w:cs="Arial"/>
          </w:rPr>
          <w:delText xml:space="preserve"> 745: 140876.</w:delText>
        </w:r>
      </w:del>
    </w:p>
    <w:p w14:paraId="5B15AD0F" w14:textId="4C2C42C8" w:rsidR="000430F0" w:rsidRDefault="000430F0" w:rsidP="000430F0">
      <w:pPr>
        <w:pStyle w:val="Bibliography"/>
        <w:rPr>
          <w:ins w:id="1346" w:author="Reviewer" w:date="2026-06-03T12:33:00Z" w16du:dateUtc="2026-06-03T17:33:00Z"/>
          <w:rFonts w:ascii="Arial" w:hAnsi="Arial" w:cs="Arial"/>
        </w:rPr>
      </w:pPr>
      <w:proofErr w:type="spellStart"/>
      <w:r w:rsidRPr="00E2531B">
        <w:rPr>
          <w:rFonts w:ascii="Arial" w:hAnsi="Arial" w:cs="Arial"/>
        </w:rPr>
        <w:t>M</w:t>
      </w:r>
      <w:ins w:id="1347" w:author="Reviewer" w:date="2026-06-03T12:33:00Z" w16du:dateUtc="2026-06-03T17:33:00Z">
        <w:r w:rsidR="00587D97">
          <w:rPr>
            <w:rFonts w:ascii="Arial" w:hAnsi="Arial" w:cs="Arial"/>
          </w:rPr>
          <w:t>cGillycuddy</w:t>
        </w:r>
        <w:proofErr w:type="spellEnd"/>
        <w:r w:rsidR="00587D97">
          <w:rPr>
            <w:rFonts w:ascii="Arial" w:hAnsi="Arial" w:cs="Arial"/>
          </w:rPr>
          <w:t xml:space="preserve"> M, </w:t>
        </w:r>
      </w:ins>
      <w:del w:id="1348" w:author="Reviewer" w:date="2026-06-03T12:33:00Z" w16du:dateUtc="2026-06-03T17:33:00Z">
        <w:r w:rsidRPr="00E2531B" w:rsidDel="00587D97">
          <w:rPr>
            <w:rFonts w:ascii="Arial" w:hAnsi="Arial" w:cs="Arial"/>
          </w:rPr>
          <w:delText>ilnes MR, Guillette Jr. LJ</w:delText>
        </w:r>
      </w:del>
      <w:ins w:id="1349" w:author="Reviewer" w:date="2026-06-03T12:33:00Z" w16du:dateUtc="2026-06-03T17:33:00Z">
        <w:r w:rsidR="00587D97">
          <w:rPr>
            <w:rFonts w:ascii="Arial" w:hAnsi="Arial" w:cs="Arial"/>
          </w:rPr>
          <w:t>Warton DI, Popovic G, Bolker BM</w:t>
        </w:r>
      </w:ins>
      <w:r w:rsidRPr="00E2531B">
        <w:rPr>
          <w:rFonts w:ascii="Arial" w:hAnsi="Arial" w:cs="Arial"/>
        </w:rPr>
        <w:t xml:space="preserve"> (20</w:t>
      </w:r>
      <w:ins w:id="1350" w:author="Reviewer" w:date="2026-06-03T12:33:00Z" w16du:dateUtc="2026-06-03T17:33:00Z">
        <w:r w:rsidR="00587D97">
          <w:rPr>
            <w:rFonts w:ascii="Arial" w:hAnsi="Arial" w:cs="Arial"/>
          </w:rPr>
          <w:t>25</w:t>
        </w:r>
      </w:ins>
      <w:del w:id="1351" w:author="Reviewer" w:date="2026-06-03T12:33:00Z" w16du:dateUtc="2026-06-03T17:33:00Z">
        <w:r w:rsidRPr="00E2531B" w:rsidDel="00587D97">
          <w:rPr>
            <w:rFonts w:ascii="Arial" w:hAnsi="Arial" w:cs="Arial"/>
          </w:rPr>
          <w:delText>08</w:delText>
        </w:r>
      </w:del>
      <w:r w:rsidRPr="00E2531B">
        <w:rPr>
          <w:rFonts w:ascii="Arial" w:hAnsi="Arial" w:cs="Arial"/>
        </w:rPr>
        <w:t>)</w:t>
      </w:r>
      <w:del w:id="1352" w:author="Reviewer" w:date="2026-06-03T12:34:00Z" w16du:dateUtc="2026-06-03T17:34:00Z">
        <w:r w:rsidRPr="00E2531B" w:rsidDel="00587D97">
          <w:rPr>
            <w:rFonts w:ascii="Arial" w:hAnsi="Arial" w:cs="Arial"/>
          </w:rPr>
          <w:delText xml:space="preserve"> </w:delText>
        </w:r>
      </w:del>
      <w:ins w:id="1353" w:author="Reviewer" w:date="2026-06-03T12:34:00Z" w16du:dateUtc="2026-06-03T17:34:00Z">
        <w:r w:rsidR="00587D97">
          <w:rPr>
            <w:rFonts w:ascii="Arial" w:hAnsi="Arial" w:cs="Arial"/>
          </w:rPr>
          <w:t xml:space="preserve"> Parsimoniously fitting large multivariate random effects in glmmTMB</w:t>
        </w:r>
      </w:ins>
      <w:del w:id="1354" w:author="Reviewer" w:date="2026-06-03T12:34:00Z" w16du:dateUtc="2026-06-03T17:34:00Z">
        <w:r w:rsidRPr="00E2531B" w:rsidDel="00587D97">
          <w:rPr>
            <w:rFonts w:ascii="Arial" w:hAnsi="Arial" w:cs="Arial"/>
          </w:rPr>
          <w:delText>Alligator tales: new lessons about environmental contaminants from a sentinel species</w:delText>
        </w:r>
      </w:del>
      <w:r w:rsidRPr="00E2531B">
        <w:rPr>
          <w:rFonts w:ascii="Arial" w:hAnsi="Arial" w:cs="Arial"/>
        </w:rPr>
        <w:t>.</w:t>
      </w:r>
      <w:ins w:id="1355" w:author="Reviewer" w:date="2026-06-03T12:34:00Z" w16du:dateUtc="2026-06-03T17:34:00Z">
        <w:r w:rsidR="00587D97">
          <w:rPr>
            <w:rFonts w:ascii="Arial" w:hAnsi="Arial" w:cs="Arial"/>
          </w:rPr>
          <w:t xml:space="preserve"> </w:t>
        </w:r>
        <w:r w:rsidR="00587D97">
          <w:rPr>
            <w:rFonts w:ascii="Arial" w:hAnsi="Arial" w:cs="Arial"/>
            <w:i/>
            <w:iCs/>
          </w:rPr>
          <w:t>J Stat Softw</w:t>
        </w:r>
      </w:ins>
      <w:r w:rsidRPr="00E2531B">
        <w:rPr>
          <w:rFonts w:ascii="Arial" w:hAnsi="Arial" w:cs="Arial"/>
        </w:rPr>
        <w:t xml:space="preserve"> </w:t>
      </w:r>
      <w:ins w:id="1356" w:author="Reviewer" w:date="2026-06-03T12:35:00Z" w16du:dateUtc="2026-06-03T17:35:00Z">
        <w:r w:rsidR="00587D97">
          <w:rPr>
            <w:rFonts w:ascii="Arial" w:hAnsi="Arial" w:cs="Arial"/>
          </w:rPr>
          <w:t>112(</w:t>
        </w:r>
      </w:ins>
      <w:del w:id="1357" w:author="Reviewer" w:date="2026-06-03T12:34:00Z" w16du:dateUtc="2026-06-03T17:34:00Z">
        <w:r w:rsidRPr="00E2531B" w:rsidDel="00587D97">
          <w:rPr>
            <w:rFonts w:ascii="Arial" w:hAnsi="Arial" w:cs="Arial"/>
            <w:i/>
            <w:iCs/>
          </w:rPr>
          <w:delText>Biosci</w:delText>
        </w:r>
        <w:r w:rsidRPr="00E2531B" w:rsidDel="00587D97">
          <w:rPr>
            <w:rFonts w:ascii="Arial" w:hAnsi="Arial" w:cs="Arial"/>
          </w:rPr>
          <w:delText xml:space="preserve"> </w:delText>
        </w:r>
      </w:del>
      <w:del w:id="1358" w:author="Reviewer" w:date="2026-06-03T12:35:00Z" w16du:dateUtc="2026-06-03T17:35:00Z">
        <w:r w:rsidRPr="00E2531B" w:rsidDel="00587D97">
          <w:rPr>
            <w:rFonts w:ascii="Arial" w:hAnsi="Arial" w:cs="Arial"/>
          </w:rPr>
          <w:delText>58</w:delText>
        </w:r>
      </w:del>
      <w:ins w:id="1359" w:author="Reviewer" w:date="2026-06-03T12:35:00Z" w16du:dateUtc="2026-06-03T17:35:00Z">
        <w:r w:rsidR="00587D97">
          <w:rPr>
            <w:rFonts w:ascii="Arial" w:hAnsi="Arial" w:cs="Arial"/>
          </w:rPr>
          <w:t>1)</w:t>
        </w:r>
      </w:ins>
      <w:r w:rsidRPr="00E2531B">
        <w:rPr>
          <w:rFonts w:ascii="Arial" w:hAnsi="Arial" w:cs="Arial"/>
        </w:rPr>
        <w:t xml:space="preserve">: </w:t>
      </w:r>
      <w:del w:id="1360" w:author="Reviewer" w:date="2026-06-03T12:35:00Z" w16du:dateUtc="2026-06-03T17:35:00Z">
        <w:r w:rsidRPr="00E2531B" w:rsidDel="00587D97">
          <w:rPr>
            <w:rFonts w:ascii="Arial" w:hAnsi="Arial" w:cs="Arial"/>
          </w:rPr>
          <w:delText>1027</w:delText>
        </w:r>
      </w:del>
      <w:ins w:id="1361" w:author="Reviewer" w:date="2026-06-03T12:35:00Z" w16du:dateUtc="2026-06-03T17:35:00Z">
        <w:r w:rsidR="00587D97">
          <w:rPr>
            <w:rFonts w:ascii="Arial" w:hAnsi="Arial" w:cs="Arial"/>
          </w:rPr>
          <w:t>1</w:t>
        </w:r>
      </w:ins>
      <w:r w:rsidRPr="00E2531B">
        <w:rPr>
          <w:rFonts w:ascii="Arial" w:hAnsi="Arial" w:cs="Arial"/>
        </w:rPr>
        <w:t>–</w:t>
      </w:r>
      <w:del w:id="1362" w:author="Reviewer" w:date="2026-06-03T12:35:00Z" w16du:dateUtc="2026-06-03T17:35:00Z">
        <w:r w:rsidRPr="00E2531B" w:rsidDel="00587D97">
          <w:rPr>
            <w:rFonts w:ascii="Arial" w:hAnsi="Arial" w:cs="Arial"/>
          </w:rPr>
          <w:delText>1036</w:delText>
        </w:r>
      </w:del>
      <w:ins w:id="1363" w:author="Reviewer" w:date="2026-06-03T12:35:00Z" w16du:dateUtc="2026-06-03T17:35:00Z">
        <w:r w:rsidR="00587D97">
          <w:rPr>
            <w:rFonts w:ascii="Arial" w:hAnsi="Arial" w:cs="Arial"/>
          </w:rPr>
          <w:t>19</w:t>
        </w:r>
      </w:ins>
      <w:r w:rsidRPr="00E2531B">
        <w:rPr>
          <w:rFonts w:ascii="Arial" w:hAnsi="Arial" w:cs="Arial"/>
        </w:rPr>
        <w:t>.</w:t>
      </w:r>
    </w:p>
    <w:p w14:paraId="32684E2A" w14:textId="3D40AD68" w:rsidR="00587D97" w:rsidRPr="00587D97" w:rsidDel="00587D97" w:rsidRDefault="00587D97">
      <w:pPr>
        <w:rPr>
          <w:del w:id="1364" w:author="Reviewer" w:date="2026-06-03T12:33:00Z" w16du:dateUtc="2026-06-03T17:33:00Z"/>
          <w:rPrChange w:id="1365" w:author="Reviewer" w:date="2026-06-03T12:33:00Z" w16du:dateUtc="2026-06-03T17:33:00Z">
            <w:rPr>
              <w:del w:id="1366" w:author="Reviewer" w:date="2026-06-03T12:33:00Z" w16du:dateUtc="2026-06-03T17:33:00Z"/>
              <w:rFonts w:ascii="Arial" w:hAnsi="Arial" w:cs="Arial"/>
            </w:rPr>
          </w:rPrChange>
        </w:rPr>
        <w:pPrChange w:id="1367" w:author="Reviewer" w:date="2026-06-03T12:33:00Z" w16du:dateUtc="2026-06-03T17:33:00Z">
          <w:pPr>
            <w:pStyle w:val="Bibliography"/>
          </w:pPr>
        </w:pPrChange>
      </w:pPr>
    </w:p>
    <w:p w14:paraId="699D03AB" w14:textId="77777777" w:rsidR="000430F0" w:rsidRPr="00E2531B" w:rsidRDefault="000430F0" w:rsidP="000430F0">
      <w:pPr>
        <w:pStyle w:val="Bibliography"/>
        <w:rPr>
          <w:rFonts w:ascii="Arial" w:hAnsi="Arial" w:cs="Arial"/>
        </w:rPr>
      </w:pPr>
      <w:r w:rsidRPr="00E2531B">
        <w:rPr>
          <w:rFonts w:ascii="Arial" w:hAnsi="Arial" w:cs="Arial"/>
        </w:rPr>
        <w:t>Murray CM, Easter M, Merchant M, Cooper A, Crother BI (2013) Can reproductive allometry assess population marginality in crocodilians? a comparative analysis of Gulf Coast American Alligator (</w:t>
      </w:r>
      <w:r w:rsidRPr="00E2531B">
        <w:rPr>
          <w:rFonts w:ascii="Arial" w:hAnsi="Arial" w:cs="Arial"/>
          <w:i/>
          <w:iCs/>
        </w:rPr>
        <w:t>Alligator mississippiensis</w:t>
      </w:r>
      <w:r w:rsidRPr="00E2531B">
        <w:rPr>
          <w:rFonts w:ascii="Arial" w:hAnsi="Arial" w:cs="Arial"/>
        </w:rPr>
        <w:t xml:space="preserve">) populations. </w:t>
      </w:r>
      <w:r w:rsidRPr="00E2531B">
        <w:rPr>
          <w:rFonts w:ascii="Arial" w:hAnsi="Arial" w:cs="Arial"/>
          <w:i/>
          <w:iCs/>
        </w:rPr>
        <w:t>Ichthyol Herpetol</w:t>
      </w:r>
      <w:r w:rsidRPr="00E2531B">
        <w:rPr>
          <w:rFonts w:ascii="Arial" w:hAnsi="Arial" w:cs="Arial"/>
        </w:rPr>
        <w:t xml:space="preserve"> 2013: 268–276.</w:t>
      </w:r>
    </w:p>
    <w:p w14:paraId="47A2B48D" w14:textId="212696D2" w:rsidR="000430F0" w:rsidRPr="00E2531B" w:rsidDel="004027E8" w:rsidRDefault="000430F0" w:rsidP="000430F0">
      <w:pPr>
        <w:pStyle w:val="Bibliography"/>
        <w:rPr>
          <w:del w:id="1368" w:author="Reviewer" w:date="2026-06-02T12:46:00Z" w16du:dateUtc="2026-06-02T17:46:00Z"/>
          <w:rFonts w:ascii="Arial" w:hAnsi="Arial" w:cs="Arial"/>
        </w:rPr>
      </w:pPr>
      <w:del w:id="1369" w:author="Reviewer" w:date="2026-06-02T12:46:00Z" w16du:dateUtc="2026-06-02T17:46:00Z">
        <w:r w:rsidRPr="00E2531B" w:rsidDel="004027E8">
          <w:rPr>
            <w:rFonts w:ascii="Arial" w:hAnsi="Arial" w:cs="Arial"/>
          </w:rPr>
          <w:delText xml:space="preserve">Murray KS, Rogers DT, Kaufman MM (2004) Heavy Metals in an urban watershed in southeastern Michigan. </w:delText>
        </w:r>
        <w:r w:rsidRPr="00E2531B" w:rsidDel="004027E8">
          <w:rPr>
            <w:rFonts w:ascii="Arial" w:hAnsi="Arial" w:cs="Arial"/>
            <w:i/>
            <w:iCs/>
          </w:rPr>
          <w:delText>J of Env Quality</w:delText>
        </w:r>
        <w:r w:rsidRPr="00E2531B" w:rsidDel="004027E8">
          <w:rPr>
            <w:rFonts w:ascii="Arial" w:hAnsi="Arial" w:cs="Arial"/>
          </w:rPr>
          <w:delText xml:space="preserve"> 33: 163–172.</w:delText>
        </w:r>
      </w:del>
    </w:p>
    <w:p w14:paraId="47F5619C" w14:textId="77777777" w:rsidR="000430F0" w:rsidRPr="00E2531B" w:rsidRDefault="000430F0" w:rsidP="000430F0">
      <w:pPr>
        <w:pStyle w:val="Bibliography"/>
        <w:rPr>
          <w:rFonts w:ascii="Arial" w:hAnsi="Arial" w:cs="Arial"/>
        </w:rPr>
      </w:pPr>
      <w:r w:rsidRPr="00E2531B">
        <w:rPr>
          <w:rFonts w:ascii="Arial" w:hAnsi="Arial" w:cs="Arial"/>
        </w:rPr>
        <w:t xml:space="preserve">Mussabek D, Söderman A, Imura T, Persson KM, Nakagawa K, Ahrens L, Berndtsson R (2023) PFAS in the drinking water source: analysis of the contamination levels, origin, and emission rates. </w:t>
      </w:r>
      <w:r w:rsidRPr="00E2531B">
        <w:rPr>
          <w:rFonts w:ascii="Arial" w:hAnsi="Arial" w:cs="Arial"/>
          <w:i/>
          <w:iCs/>
        </w:rPr>
        <w:t>Water</w:t>
      </w:r>
      <w:r w:rsidRPr="00E2531B">
        <w:rPr>
          <w:rFonts w:ascii="Arial" w:hAnsi="Arial" w:cs="Arial"/>
        </w:rPr>
        <w:t xml:space="preserve"> 15: 137.</w:t>
      </w:r>
    </w:p>
    <w:p w14:paraId="2BAE7617" w14:textId="77777777" w:rsidR="000430F0" w:rsidRPr="00E2531B" w:rsidRDefault="000430F0" w:rsidP="000430F0">
      <w:pPr>
        <w:pStyle w:val="Bibliography"/>
        <w:rPr>
          <w:rFonts w:ascii="Arial" w:hAnsi="Arial" w:cs="Arial"/>
        </w:rPr>
      </w:pPr>
      <w:r w:rsidRPr="00E2531B">
        <w:rPr>
          <w:rFonts w:ascii="Arial" w:hAnsi="Arial" w:cs="Arial"/>
        </w:rPr>
        <w:t xml:space="preserve">Naidenko SV, Alshinetskiy MV (2020) Size matters: zoo data analysis shows that the white blood cell ratio differs between large and small felids. </w:t>
      </w:r>
      <w:r w:rsidRPr="00E2531B">
        <w:rPr>
          <w:rFonts w:ascii="Arial" w:hAnsi="Arial" w:cs="Arial"/>
          <w:i/>
          <w:iCs/>
        </w:rPr>
        <w:t>Animals</w:t>
      </w:r>
      <w:r w:rsidRPr="00E2531B">
        <w:rPr>
          <w:rFonts w:ascii="Arial" w:hAnsi="Arial" w:cs="Arial"/>
        </w:rPr>
        <w:t xml:space="preserve"> 10: 940.</w:t>
      </w:r>
    </w:p>
    <w:p w14:paraId="5EF510B8" w14:textId="77777777" w:rsidR="000430F0" w:rsidRPr="00E2531B" w:rsidRDefault="000430F0" w:rsidP="000430F0">
      <w:pPr>
        <w:pStyle w:val="Bibliography"/>
        <w:rPr>
          <w:rFonts w:ascii="Arial" w:hAnsi="Arial" w:cs="Arial"/>
        </w:rPr>
      </w:pPr>
      <w:r w:rsidRPr="00E2531B">
        <w:rPr>
          <w:rFonts w:ascii="Arial" w:hAnsi="Arial" w:cs="Arial"/>
        </w:rPr>
        <w:t xml:space="preserve">Nayak S, Sahoo G, Das II, Mohanty AK, Kumar R, Sahoo L, Sundaray JK (2023) Poly- and perfluoroalkyl substances (PFAS): do they matter to aquatic ecosystems? </w:t>
      </w:r>
      <w:r w:rsidRPr="00E2531B">
        <w:rPr>
          <w:rFonts w:ascii="Arial" w:hAnsi="Arial" w:cs="Arial"/>
          <w:i/>
          <w:iCs/>
        </w:rPr>
        <w:t>Toxics</w:t>
      </w:r>
      <w:r w:rsidRPr="00E2531B">
        <w:rPr>
          <w:rFonts w:ascii="Arial" w:hAnsi="Arial" w:cs="Arial"/>
        </w:rPr>
        <w:t xml:space="preserve"> 11: 543.</w:t>
      </w:r>
    </w:p>
    <w:p w14:paraId="7A8F3DCE" w14:textId="77777777" w:rsidR="000430F0" w:rsidRPr="00E2531B" w:rsidRDefault="000430F0" w:rsidP="000430F0">
      <w:pPr>
        <w:pStyle w:val="Bibliography"/>
        <w:rPr>
          <w:rFonts w:ascii="Arial" w:hAnsi="Arial" w:cs="Arial"/>
        </w:rPr>
      </w:pPr>
      <w:r w:rsidRPr="00E2531B">
        <w:rPr>
          <w:rFonts w:ascii="Arial" w:hAnsi="Arial" w:cs="Arial"/>
        </w:rPr>
        <w:t>Neumann RM, Allen MS (2007) Chapter 9: Size structure. In: Guy CS, Brown ML, eds. Analysis and Interpretation of Freshwater Fisheries Data. American Fisheries Society, Bethesda, USA, pp 375–421.</w:t>
      </w:r>
    </w:p>
    <w:p w14:paraId="6442F54E" w14:textId="59422161" w:rsidR="000430F0" w:rsidRPr="00E2531B" w:rsidDel="0011228D" w:rsidRDefault="000430F0" w:rsidP="000430F0">
      <w:pPr>
        <w:pStyle w:val="Bibliography"/>
        <w:rPr>
          <w:del w:id="1370" w:author="Reviewer" w:date="2026-06-08T19:12:00Z" w16du:dateUtc="2026-06-09T00:12:00Z"/>
          <w:rFonts w:ascii="Arial" w:hAnsi="Arial" w:cs="Arial"/>
        </w:rPr>
      </w:pPr>
      <w:del w:id="1371" w:author="Reviewer" w:date="2026-06-08T19:12:00Z" w16du:dateUtc="2026-06-09T00:12:00Z">
        <w:r w:rsidRPr="00E2531B" w:rsidDel="0011228D">
          <w:rPr>
            <w:rFonts w:ascii="Arial" w:hAnsi="Arial" w:cs="Arial"/>
          </w:rPr>
          <w:delText xml:space="preserve">Nies DH (1999) Microbial heavy-metal resistance. </w:delText>
        </w:r>
        <w:r w:rsidRPr="00E2531B" w:rsidDel="0011228D">
          <w:rPr>
            <w:rFonts w:ascii="Arial" w:hAnsi="Arial" w:cs="Arial"/>
            <w:i/>
            <w:iCs/>
          </w:rPr>
          <w:delText>Appl Microbiol Biotechnol</w:delText>
        </w:r>
        <w:r w:rsidRPr="00E2531B" w:rsidDel="0011228D">
          <w:rPr>
            <w:rFonts w:ascii="Arial" w:hAnsi="Arial" w:cs="Arial"/>
          </w:rPr>
          <w:delText xml:space="preserve"> 51: 730–750.</w:delText>
        </w:r>
      </w:del>
    </w:p>
    <w:p w14:paraId="77C999B5" w14:textId="43592890" w:rsidR="000430F0" w:rsidRPr="00E2531B" w:rsidDel="0011228D" w:rsidRDefault="000430F0" w:rsidP="000430F0">
      <w:pPr>
        <w:pStyle w:val="Bibliography"/>
        <w:rPr>
          <w:del w:id="1372" w:author="Reviewer" w:date="2026-06-08T19:12:00Z" w16du:dateUtc="2026-06-09T00:12:00Z"/>
          <w:rFonts w:ascii="Arial" w:hAnsi="Arial" w:cs="Arial"/>
        </w:rPr>
      </w:pPr>
      <w:del w:id="1373" w:author="Reviewer" w:date="2026-06-08T19:12:00Z" w16du:dateUtc="2026-06-09T00:12:00Z">
        <w:r w:rsidRPr="00E2531B" w:rsidDel="0011228D">
          <w:rPr>
            <w:rFonts w:ascii="Arial" w:hAnsi="Arial" w:cs="Arial"/>
          </w:rPr>
          <w:delText xml:space="preserve">Nies DH (2003) Efflux-mediated heavy metal resistance in prokaryotes. </w:delText>
        </w:r>
        <w:r w:rsidRPr="00E2531B" w:rsidDel="0011228D">
          <w:rPr>
            <w:rFonts w:ascii="Arial" w:hAnsi="Arial" w:cs="Arial"/>
            <w:i/>
            <w:iCs/>
          </w:rPr>
          <w:delText>FEMS Microbiol Rev</w:delText>
        </w:r>
        <w:r w:rsidRPr="00E2531B" w:rsidDel="0011228D">
          <w:rPr>
            <w:rFonts w:ascii="Arial" w:hAnsi="Arial" w:cs="Arial"/>
          </w:rPr>
          <w:delText xml:space="preserve"> 27: 313–339.</w:delText>
        </w:r>
      </w:del>
    </w:p>
    <w:p w14:paraId="0C1AB5EF" w14:textId="77777777" w:rsidR="000430F0" w:rsidRPr="00E2531B" w:rsidRDefault="000430F0" w:rsidP="000430F0">
      <w:pPr>
        <w:pStyle w:val="Bibliography"/>
        <w:rPr>
          <w:rFonts w:ascii="Arial" w:hAnsi="Arial" w:cs="Arial"/>
        </w:rPr>
      </w:pPr>
      <w:r w:rsidRPr="00E2531B">
        <w:rPr>
          <w:rFonts w:ascii="Arial" w:hAnsi="Arial" w:cs="Arial"/>
        </w:rPr>
        <w:t xml:space="preserve">Norris AJ, DeVries DR, Wright RA (2010) Coastal estuaries as habitat for a freshwater fish species: exploring population-level effects of salinity on largemouth bass. </w:t>
      </w:r>
      <w:r w:rsidRPr="00E2531B">
        <w:rPr>
          <w:rFonts w:ascii="Arial" w:hAnsi="Arial" w:cs="Arial"/>
          <w:i/>
          <w:iCs/>
        </w:rPr>
        <w:t>Trans Am Fish Soc</w:t>
      </w:r>
      <w:r w:rsidRPr="00E2531B">
        <w:rPr>
          <w:rFonts w:ascii="Arial" w:hAnsi="Arial" w:cs="Arial"/>
        </w:rPr>
        <w:t xml:space="preserve"> 139: 610–625.</w:t>
      </w:r>
    </w:p>
    <w:p w14:paraId="77C24AFE" w14:textId="4AECC0C9" w:rsidR="000430F0" w:rsidRPr="00E2531B" w:rsidDel="0011228D" w:rsidRDefault="000430F0" w:rsidP="000430F0">
      <w:pPr>
        <w:pStyle w:val="Bibliography"/>
        <w:rPr>
          <w:del w:id="1374" w:author="Reviewer" w:date="2026-06-08T19:13:00Z" w16du:dateUtc="2026-06-09T00:13:00Z"/>
          <w:rFonts w:ascii="Arial" w:hAnsi="Arial" w:cs="Arial"/>
        </w:rPr>
      </w:pPr>
      <w:del w:id="1375" w:author="Reviewer" w:date="2026-06-08T19:13:00Z" w16du:dateUtc="2026-06-09T00:13:00Z">
        <w:r w:rsidRPr="00E2531B" w:rsidDel="0011228D">
          <w:rPr>
            <w:rFonts w:ascii="Arial" w:hAnsi="Arial" w:cs="Arial"/>
          </w:rPr>
          <w:delText>OECD (2021) New Comprehensive Global Database of Per- and Polyfluoroalkyl Substances. Organisation for Economic Co-operation and Development: Available at: http://www.oecd.org/chemicalsafety/portal-perfluorinated-chemicals/.</w:delText>
        </w:r>
      </w:del>
    </w:p>
    <w:p w14:paraId="73C3E2D0" w14:textId="77777777" w:rsidR="000430F0" w:rsidRPr="00E2531B" w:rsidRDefault="000430F0" w:rsidP="000430F0">
      <w:pPr>
        <w:pStyle w:val="Bibliography"/>
        <w:rPr>
          <w:rFonts w:ascii="Arial" w:hAnsi="Arial" w:cs="Arial"/>
        </w:rPr>
      </w:pPr>
      <w:r w:rsidRPr="00E2531B">
        <w:rPr>
          <w:rFonts w:ascii="Arial" w:hAnsi="Arial" w:cs="Arial"/>
        </w:rPr>
        <w:t xml:space="preserve">Pan C-G, Ying G-G, Zhao J-L, Liu Y-S, Jiang Y-X, Zhang Q-Q (2014) Spatiotemporal distribution and mass loadings of perfluoroalkyl substances in the Yangtze River of China. </w:t>
      </w:r>
      <w:r w:rsidRPr="00E2531B">
        <w:rPr>
          <w:rFonts w:ascii="Arial" w:hAnsi="Arial" w:cs="Arial"/>
          <w:i/>
          <w:iCs/>
        </w:rPr>
        <w:t>Sci Total Environ</w:t>
      </w:r>
      <w:r w:rsidRPr="00E2531B">
        <w:rPr>
          <w:rFonts w:ascii="Arial" w:hAnsi="Arial" w:cs="Arial"/>
        </w:rPr>
        <w:t xml:space="preserve"> 493: 580–587.</w:t>
      </w:r>
    </w:p>
    <w:p w14:paraId="3CE13F06" w14:textId="77777777" w:rsidR="000430F0" w:rsidRPr="00E2531B" w:rsidRDefault="000430F0" w:rsidP="000430F0">
      <w:pPr>
        <w:pStyle w:val="Bibliography"/>
        <w:rPr>
          <w:rFonts w:ascii="Arial" w:hAnsi="Arial" w:cs="Arial"/>
        </w:rPr>
      </w:pPr>
      <w:r w:rsidRPr="00E2531B">
        <w:rPr>
          <w:rFonts w:ascii="Arial" w:hAnsi="Arial" w:cs="Arial"/>
        </w:rPr>
        <w:t>Pankhurst N, Van Der Kraak G (1997) Effects of stress on reproduction and growth of fish. In: Fish Stress and Health in Aquaculture. pp 73–93.</w:t>
      </w:r>
    </w:p>
    <w:p w14:paraId="283B8D97" w14:textId="0BBC9940" w:rsidR="000430F0" w:rsidRPr="00E2531B" w:rsidDel="0011228D" w:rsidRDefault="000430F0" w:rsidP="000430F0">
      <w:pPr>
        <w:pStyle w:val="Bibliography"/>
        <w:rPr>
          <w:del w:id="1376" w:author="Reviewer" w:date="2026-06-08T19:13:00Z" w16du:dateUtc="2026-06-09T00:13:00Z"/>
          <w:rFonts w:ascii="Arial" w:hAnsi="Arial" w:cs="Arial"/>
        </w:rPr>
      </w:pPr>
      <w:del w:id="1377" w:author="Reviewer" w:date="2026-06-08T19:13:00Z" w16du:dateUtc="2026-06-09T00:13:00Z">
        <w:r w:rsidRPr="00E2531B" w:rsidDel="0011228D">
          <w:rPr>
            <w:rFonts w:ascii="Arial" w:hAnsi="Arial" w:cs="Arial"/>
          </w:rPr>
          <w:delText xml:space="preserve">Paukert CP, Lynch AJ, Beard TD, Chen Y, Cooke SJ, Cooperman MS, Cowx IG, Ibengwe L, Infante DM, Myers BJE, </w:delText>
        </w:r>
        <w:r w:rsidRPr="00E2531B" w:rsidDel="0011228D">
          <w:rPr>
            <w:rFonts w:ascii="Arial" w:hAnsi="Arial" w:cs="Arial"/>
            <w:i/>
            <w:iCs/>
          </w:rPr>
          <w:delText>et al.</w:delText>
        </w:r>
        <w:r w:rsidRPr="00E2531B" w:rsidDel="0011228D">
          <w:rPr>
            <w:rFonts w:ascii="Arial" w:hAnsi="Arial" w:cs="Arial"/>
          </w:rPr>
          <w:delText xml:space="preserve"> (2017) Designing a global assessment of climate change on inland fishes and fisheries: knowns and needs. </w:delText>
        </w:r>
        <w:r w:rsidRPr="00E2531B" w:rsidDel="0011228D">
          <w:rPr>
            <w:rFonts w:ascii="Arial" w:hAnsi="Arial" w:cs="Arial"/>
            <w:i/>
            <w:iCs/>
          </w:rPr>
          <w:delText>Rev Fish Biol Fisheries</w:delText>
        </w:r>
        <w:r w:rsidRPr="00E2531B" w:rsidDel="0011228D">
          <w:rPr>
            <w:rFonts w:ascii="Arial" w:hAnsi="Arial" w:cs="Arial"/>
          </w:rPr>
          <w:delText xml:space="preserve"> 27: 393–409.</w:delText>
        </w:r>
      </w:del>
    </w:p>
    <w:p w14:paraId="0FB3AD7B" w14:textId="77777777" w:rsidR="000430F0" w:rsidRPr="00E2531B" w:rsidRDefault="000430F0" w:rsidP="000430F0">
      <w:pPr>
        <w:pStyle w:val="Bibliography"/>
        <w:rPr>
          <w:rFonts w:ascii="Arial" w:hAnsi="Arial" w:cs="Arial"/>
        </w:rPr>
      </w:pPr>
      <w:r w:rsidRPr="00E2531B">
        <w:rPr>
          <w:rFonts w:ascii="Arial" w:hAnsi="Arial" w:cs="Arial"/>
        </w:rPr>
        <w:t>Pinheiro JPS, Windsor FM, Wilson RW, Tyler CR (2021) Global variation in freshwater physico</w:t>
      </w:r>
      <w:r w:rsidRPr="00E2531B">
        <w:rPr>
          <w:rFonts w:ascii="Cambria Math" w:hAnsi="Cambria Math" w:cs="Cambria Math"/>
        </w:rPr>
        <w:t>‐</w:t>
      </w:r>
      <w:r w:rsidRPr="00E2531B">
        <w:rPr>
          <w:rFonts w:ascii="Arial" w:hAnsi="Arial" w:cs="Arial"/>
        </w:rPr>
        <w:t xml:space="preserve">chemistry and its influence on chemical toxicity in aquatic wildlife. </w:t>
      </w:r>
      <w:r w:rsidRPr="00E2531B">
        <w:rPr>
          <w:rFonts w:ascii="Arial" w:hAnsi="Arial" w:cs="Arial"/>
          <w:i/>
          <w:iCs/>
        </w:rPr>
        <w:t>Biol Rev</w:t>
      </w:r>
      <w:r w:rsidRPr="00E2531B">
        <w:rPr>
          <w:rFonts w:ascii="Arial" w:hAnsi="Arial" w:cs="Arial"/>
        </w:rPr>
        <w:t xml:space="preserve"> 96: 1528–1546.</w:t>
      </w:r>
    </w:p>
    <w:p w14:paraId="7B12F011" w14:textId="77777777" w:rsidR="000430F0" w:rsidRPr="00E2531B" w:rsidRDefault="000430F0" w:rsidP="000430F0">
      <w:pPr>
        <w:pStyle w:val="Bibliography"/>
        <w:rPr>
          <w:rFonts w:ascii="Arial" w:hAnsi="Arial" w:cs="Arial"/>
        </w:rPr>
      </w:pPr>
      <w:r w:rsidRPr="00E2531B">
        <w:rPr>
          <w:rFonts w:ascii="Arial" w:hAnsi="Arial" w:cs="Arial"/>
        </w:rPr>
        <w:t xml:space="preserve">Piva E, Schumann S, Dotteschini S, Brocca G, Radaelli G, Marion A, Irato P, Bertotto D, Santovito G (2022) Antioxidant responses induced by PFAS exposure in freshwater fish in the Veneto Region. </w:t>
      </w:r>
      <w:r w:rsidRPr="00E2531B">
        <w:rPr>
          <w:rFonts w:ascii="Arial" w:hAnsi="Arial" w:cs="Arial"/>
          <w:i/>
          <w:iCs/>
        </w:rPr>
        <w:t>Antioxid</w:t>
      </w:r>
      <w:r w:rsidRPr="00E2531B">
        <w:rPr>
          <w:rFonts w:ascii="Arial" w:hAnsi="Arial" w:cs="Arial"/>
        </w:rPr>
        <w:t xml:space="preserve"> 11: 1115.</w:t>
      </w:r>
    </w:p>
    <w:p w14:paraId="2090B8B5" w14:textId="77777777" w:rsidR="000430F0" w:rsidRPr="00E2531B" w:rsidRDefault="000430F0" w:rsidP="000430F0">
      <w:pPr>
        <w:pStyle w:val="Bibliography"/>
        <w:rPr>
          <w:rFonts w:ascii="Arial" w:hAnsi="Arial" w:cs="Arial"/>
        </w:rPr>
      </w:pPr>
      <w:r w:rsidRPr="00E2531B">
        <w:rPr>
          <w:rFonts w:ascii="Arial" w:hAnsi="Arial" w:cs="Arial"/>
        </w:rPr>
        <w:t>Posit team (2025) RStudio: Integrated Development Environment for R. Posit Software, PBC, Boston, MA.</w:t>
      </w:r>
    </w:p>
    <w:p w14:paraId="6B0ACD3F" w14:textId="46E10A29" w:rsidR="000430F0" w:rsidRPr="00E2531B" w:rsidDel="0011228D" w:rsidRDefault="000430F0" w:rsidP="000430F0">
      <w:pPr>
        <w:pStyle w:val="Bibliography"/>
        <w:rPr>
          <w:del w:id="1378" w:author="Reviewer" w:date="2026-06-08T19:13:00Z" w16du:dateUtc="2026-06-09T00:13:00Z"/>
          <w:rFonts w:ascii="Arial" w:hAnsi="Arial" w:cs="Arial"/>
        </w:rPr>
      </w:pPr>
      <w:del w:id="1379" w:author="Reviewer" w:date="2026-06-08T19:13:00Z" w16du:dateUtc="2026-06-09T00:13:00Z">
        <w:r w:rsidRPr="00E2531B" w:rsidDel="0011228D">
          <w:rPr>
            <w:rFonts w:ascii="Arial" w:hAnsi="Arial" w:cs="Arial"/>
          </w:rPr>
          <w:delText xml:space="preserve">Post DM, Kitchell JF, Hodgson JR (1998) Interactions among adult demography, spawning date, growth rate, predation, overwinter mortality, and the recruitment of largemouth bass in a northern lake. </w:delText>
        </w:r>
        <w:r w:rsidRPr="00E2531B" w:rsidDel="0011228D">
          <w:rPr>
            <w:rFonts w:ascii="Arial" w:hAnsi="Arial" w:cs="Arial"/>
            <w:i/>
            <w:iCs/>
          </w:rPr>
          <w:delText>Can J Fish Aquat Sci</w:delText>
        </w:r>
        <w:r w:rsidRPr="00E2531B" w:rsidDel="0011228D">
          <w:rPr>
            <w:rFonts w:ascii="Arial" w:hAnsi="Arial" w:cs="Arial"/>
          </w:rPr>
          <w:delText xml:space="preserve"> 55: 2588–2600.</w:delText>
        </w:r>
      </w:del>
    </w:p>
    <w:p w14:paraId="1870CD65" w14:textId="77777777" w:rsidR="000430F0" w:rsidRPr="00E2531B" w:rsidRDefault="000430F0" w:rsidP="000430F0">
      <w:pPr>
        <w:pStyle w:val="Bibliography"/>
        <w:rPr>
          <w:rFonts w:ascii="Arial" w:hAnsi="Arial" w:cs="Arial"/>
        </w:rPr>
      </w:pPr>
      <w:r w:rsidRPr="00E2531B">
        <w:rPr>
          <w:rFonts w:ascii="Arial" w:hAnsi="Arial" w:cs="Arial"/>
        </w:rPr>
        <w:t xml:space="preserve">Qazi MR, </w:t>
      </w:r>
      <w:proofErr w:type="spellStart"/>
      <w:r w:rsidRPr="00E2531B">
        <w:rPr>
          <w:rFonts w:ascii="Arial" w:hAnsi="Arial" w:cs="Arial"/>
        </w:rPr>
        <w:t>Bogdanska</w:t>
      </w:r>
      <w:proofErr w:type="spellEnd"/>
      <w:r w:rsidRPr="00E2531B">
        <w:rPr>
          <w:rFonts w:ascii="Arial" w:hAnsi="Arial" w:cs="Arial"/>
        </w:rPr>
        <w:t xml:space="preserve"> J, Butenhoff JL, Nelson BD, DePierre JW, Abedi-Valugerdi M (2009) High-dose, short-term exposure of mice to perfluorooctanesulfonate (PFOS) or perfluorooctanoate (PFOA) affects the number of circulating neutrophils differently, but enhances the inflammatory responses of macrophages to lipopolysaccharide (LPS) in a similar fashion. </w:t>
      </w:r>
      <w:r w:rsidRPr="00E2531B">
        <w:rPr>
          <w:rFonts w:ascii="Arial" w:hAnsi="Arial" w:cs="Arial"/>
          <w:i/>
          <w:iCs/>
        </w:rPr>
        <w:t>Toxicol</w:t>
      </w:r>
      <w:r w:rsidRPr="00E2531B">
        <w:rPr>
          <w:rFonts w:ascii="Arial" w:hAnsi="Arial" w:cs="Arial"/>
        </w:rPr>
        <w:t xml:space="preserve"> 262: 207–214.</w:t>
      </w:r>
    </w:p>
    <w:p w14:paraId="3A84578F" w14:textId="77777777" w:rsidR="000430F0" w:rsidRPr="00E2531B" w:rsidRDefault="000430F0" w:rsidP="000430F0">
      <w:pPr>
        <w:pStyle w:val="Bibliography"/>
        <w:rPr>
          <w:rFonts w:ascii="Arial" w:hAnsi="Arial" w:cs="Arial"/>
        </w:rPr>
      </w:pPr>
      <w:r w:rsidRPr="00E2531B">
        <w:rPr>
          <w:rFonts w:ascii="Arial" w:hAnsi="Arial" w:cs="Arial"/>
        </w:rPr>
        <w:lastRenderedPageBreak/>
        <w:t>R Core Team (2025) R: A Language and Environment for Statistical Computing. R Foundation for Statistical Computing, Vienna, Austria.</w:t>
      </w:r>
    </w:p>
    <w:p w14:paraId="021FE7D0" w14:textId="77777777" w:rsidR="000430F0" w:rsidRPr="00E2531B" w:rsidRDefault="000430F0" w:rsidP="000430F0">
      <w:pPr>
        <w:pStyle w:val="Bibliography"/>
        <w:rPr>
          <w:rFonts w:ascii="Arial" w:hAnsi="Arial" w:cs="Arial"/>
        </w:rPr>
      </w:pPr>
      <w:r w:rsidRPr="00E2531B">
        <w:rPr>
          <w:rFonts w:ascii="Arial" w:hAnsi="Arial" w:cs="Arial"/>
        </w:rPr>
        <w:t xml:space="preserve">Ritter L Keith Solomon, Paul Sibley, Ken Hall, Patricia Keen, Gevan Mattu, Beth Linton (2002) Sources, pathways, and relative risks of contaminants in surface water and groundwater: a perspective prepared for the Walkerton inquiry. </w:t>
      </w:r>
      <w:r w:rsidRPr="00E2531B">
        <w:rPr>
          <w:rFonts w:ascii="Arial" w:hAnsi="Arial" w:cs="Arial"/>
          <w:i/>
          <w:iCs/>
        </w:rPr>
        <w:t>J Toxicol Environ Health</w:t>
      </w:r>
      <w:r w:rsidRPr="00E2531B">
        <w:rPr>
          <w:rFonts w:ascii="Arial" w:hAnsi="Arial" w:cs="Arial"/>
        </w:rPr>
        <w:t xml:space="preserve"> 65: 1–142.</w:t>
      </w:r>
    </w:p>
    <w:p w14:paraId="1D0CC864" w14:textId="77777777" w:rsidR="000430F0" w:rsidRPr="00E2531B" w:rsidRDefault="000430F0" w:rsidP="000430F0">
      <w:pPr>
        <w:pStyle w:val="Bibliography"/>
        <w:rPr>
          <w:rFonts w:ascii="Arial" w:hAnsi="Arial" w:cs="Arial"/>
        </w:rPr>
      </w:pPr>
      <w:r w:rsidRPr="00E2531B">
        <w:rPr>
          <w:rFonts w:ascii="Arial" w:hAnsi="Arial" w:cs="Arial"/>
        </w:rPr>
        <w:t xml:space="preserve">Rodgers EM, Poletto JB, Gomez Isaza DF, Van Eenennaam JP, Connon RE, Todgham AE, Seesholtz A, Heublein JC, Cech JJ, Kelly JT, </w:t>
      </w:r>
      <w:r w:rsidRPr="00E2531B">
        <w:rPr>
          <w:rFonts w:ascii="Arial" w:hAnsi="Arial" w:cs="Arial"/>
          <w:i/>
          <w:iCs/>
        </w:rPr>
        <w:t>et al.</w:t>
      </w:r>
      <w:r w:rsidRPr="00E2531B">
        <w:rPr>
          <w:rFonts w:ascii="Arial" w:hAnsi="Arial" w:cs="Arial"/>
        </w:rPr>
        <w:t xml:space="preserve"> (2019) Integrating physiological data with the conservation and management of fishes: a meta-analytical review using the threatened green sturgeon (</w:t>
      </w:r>
      <w:r w:rsidRPr="00E2531B">
        <w:rPr>
          <w:rFonts w:ascii="Arial" w:hAnsi="Arial" w:cs="Arial"/>
          <w:i/>
          <w:iCs/>
        </w:rPr>
        <w:t>Acipenser medirostris</w:t>
      </w:r>
      <w:r w:rsidRPr="00E2531B">
        <w:rPr>
          <w:rFonts w:ascii="Arial" w:hAnsi="Arial" w:cs="Arial"/>
        </w:rPr>
        <w:t xml:space="preserve">). </w:t>
      </w:r>
      <w:r w:rsidRPr="00E2531B">
        <w:rPr>
          <w:rFonts w:ascii="Arial" w:hAnsi="Arial" w:cs="Arial"/>
          <w:i/>
          <w:iCs/>
        </w:rPr>
        <w:t>Conserv Physiol</w:t>
      </w:r>
      <w:r w:rsidRPr="00E2531B">
        <w:rPr>
          <w:rFonts w:ascii="Arial" w:hAnsi="Arial" w:cs="Arial"/>
        </w:rPr>
        <w:t xml:space="preserve"> 7: coz035.</w:t>
      </w:r>
    </w:p>
    <w:p w14:paraId="0E707628" w14:textId="24818D01" w:rsidR="000430F0" w:rsidRPr="00E2531B" w:rsidDel="00F65F51" w:rsidRDefault="000430F0" w:rsidP="000430F0">
      <w:pPr>
        <w:pStyle w:val="Bibliography"/>
        <w:rPr>
          <w:del w:id="1380" w:author="Reviewer" w:date="2026-06-08T19:14:00Z" w16du:dateUtc="2026-06-09T00:14:00Z"/>
          <w:rFonts w:ascii="Arial" w:hAnsi="Arial" w:cs="Arial"/>
        </w:rPr>
      </w:pPr>
      <w:del w:id="1381" w:author="Reviewer" w:date="2026-06-08T19:14:00Z" w16du:dateUtc="2026-06-09T00:14:00Z">
        <w:r w:rsidRPr="00E2531B" w:rsidDel="00F65F51">
          <w:rPr>
            <w:rFonts w:ascii="Arial" w:hAnsi="Arial" w:cs="Arial"/>
          </w:rPr>
          <w:delText xml:space="preserve">Sabater S, Bregoli F, Acuña V, Barceló D, Elosegi A, Ginebreda A, Marcé R, Muñoz I, Sabater-Liesa L, Ferreira V (2018) Effects of human-driven water stress on river ecosystems: a meta-analysis. </w:delText>
        </w:r>
        <w:r w:rsidRPr="00E2531B" w:rsidDel="00F65F51">
          <w:rPr>
            <w:rFonts w:ascii="Arial" w:hAnsi="Arial" w:cs="Arial"/>
            <w:i/>
            <w:iCs/>
          </w:rPr>
          <w:delText>Sci Rep</w:delText>
        </w:r>
        <w:r w:rsidRPr="00E2531B" w:rsidDel="00F65F51">
          <w:rPr>
            <w:rFonts w:ascii="Arial" w:hAnsi="Arial" w:cs="Arial"/>
          </w:rPr>
          <w:delText xml:space="preserve"> 8: 11462.</w:delText>
        </w:r>
      </w:del>
    </w:p>
    <w:p w14:paraId="0B718E23" w14:textId="2B5F0E7B" w:rsidR="000430F0" w:rsidRPr="00E2531B" w:rsidDel="00F65F51" w:rsidRDefault="000430F0" w:rsidP="000430F0">
      <w:pPr>
        <w:pStyle w:val="Bibliography"/>
        <w:rPr>
          <w:del w:id="1382" w:author="Reviewer" w:date="2026-06-08T19:14:00Z" w16du:dateUtc="2026-06-09T00:14:00Z"/>
          <w:rFonts w:ascii="Arial" w:hAnsi="Arial" w:cs="Arial"/>
        </w:rPr>
      </w:pPr>
      <w:del w:id="1383" w:author="Reviewer" w:date="2026-06-08T19:14:00Z" w16du:dateUtc="2026-06-09T00:14:00Z">
        <w:r w:rsidRPr="00E2531B" w:rsidDel="00F65F51">
          <w:rPr>
            <w:rFonts w:ascii="Arial" w:hAnsi="Arial" w:cs="Arial"/>
          </w:rPr>
          <w:delText xml:space="preserve">Sammons SM, Dorsey LG, Loftis CS, Chrisman P, Scott M, Hammonds J, Jolley M, Hatcher H, Odenkirk J, Damer J, </w:delText>
        </w:r>
        <w:r w:rsidRPr="00E2531B" w:rsidDel="00F65F51">
          <w:rPr>
            <w:rFonts w:ascii="Arial" w:hAnsi="Arial" w:cs="Arial"/>
            <w:i/>
            <w:iCs/>
          </w:rPr>
          <w:delText>et al.</w:delText>
        </w:r>
        <w:r w:rsidRPr="00E2531B" w:rsidDel="00F65F51">
          <w:rPr>
            <w:rFonts w:ascii="Arial" w:hAnsi="Arial" w:cs="Arial"/>
          </w:rPr>
          <w:delText xml:space="preserve"> (2023) Alabama bass alter reservoir black bass species assemblages when introduced outside their native range. </w:delText>
        </w:r>
        <w:r w:rsidRPr="00E2531B" w:rsidDel="00F65F51">
          <w:rPr>
            <w:rFonts w:ascii="Arial" w:hAnsi="Arial" w:cs="Arial"/>
            <w:i/>
            <w:iCs/>
          </w:rPr>
          <w:delText>N Am J Fish Manag</w:delText>
        </w:r>
        <w:r w:rsidRPr="00E2531B" w:rsidDel="00F65F51">
          <w:rPr>
            <w:rFonts w:ascii="Arial" w:hAnsi="Arial" w:cs="Arial"/>
          </w:rPr>
          <w:delText xml:space="preserve"> 43: 384–399.</w:delText>
        </w:r>
      </w:del>
    </w:p>
    <w:p w14:paraId="1E6691A2" w14:textId="3F9FEC3E" w:rsidR="000430F0" w:rsidRPr="00E2531B" w:rsidDel="004027E8" w:rsidRDefault="000430F0" w:rsidP="000430F0">
      <w:pPr>
        <w:pStyle w:val="Bibliography"/>
        <w:rPr>
          <w:del w:id="1384" w:author="Reviewer" w:date="2026-06-02T12:47:00Z" w16du:dateUtc="2026-06-02T17:47:00Z"/>
          <w:rFonts w:ascii="Arial" w:hAnsi="Arial" w:cs="Arial"/>
        </w:rPr>
      </w:pPr>
      <w:del w:id="1385" w:author="Reviewer" w:date="2026-06-02T12:47:00Z" w16du:dateUtc="2026-06-02T17:47:00Z">
        <w:r w:rsidRPr="00E2531B" w:rsidDel="004027E8">
          <w:rPr>
            <w:rFonts w:ascii="Arial" w:hAnsi="Arial" w:cs="Arial"/>
          </w:rPr>
          <w:delText xml:space="preserve">Santana CS, Montalván Olivares DM, Silva VHC, Luzardo FHM, Velasco FG, De Jesus RM (2020) Assessment of water resources pollution associated with mining activity in a semi-arid region. </w:delText>
        </w:r>
        <w:r w:rsidRPr="00E2531B" w:rsidDel="004027E8">
          <w:rPr>
            <w:rFonts w:ascii="Arial" w:hAnsi="Arial" w:cs="Arial"/>
            <w:i/>
            <w:iCs/>
          </w:rPr>
          <w:delText>J Environ Manage</w:delText>
        </w:r>
        <w:r w:rsidRPr="00E2531B" w:rsidDel="004027E8">
          <w:rPr>
            <w:rFonts w:ascii="Arial" w:hAnsi="Arial" w:cs="Arial"/>
          </w:rPr>
          <w:delText xml:space="preserve"> 273: 111148.</w:delText>
        </w:r>
      </w:del>
    </w:p>
    <w:p w14:paraId="5FEDC12D" w14:textId="77777777" w:rsidR="000430F0" w:rsidRPr="00E2531B" w:rsidRDefault="000430F0" w:rsidP="000430F0">
      <w:pPr>
        <w:pStyle w:val="Bibliography"/>
        <w:rPr>
          <w:rFonts w:ascii="Arial" w:hAnsi="Arial" w:cs="Arial"/>
        </w:rPr>
      </w:pPr>
      <w:r w:rsidRPr="00E2531B">
        <w:rPr>
          <w:rFonts w:ascii="Arial" w:hAnsi="Arial" w:cs="Arial"/>
        </w:rPr>
        <w:t xml:space="preserve">Schreck CB (2010) Stress and fish reproduction: the roles of allostasis and hormesis. </w:t>
      </w:r>
      <w:r w:rsidRPr="00E2531B">
        <w:rPr>
          <w:rFonts w:ascii="Arial" w:hAnsi="Arial" w:cs="Arial"/>
          <w:i/>
          <w:iCs/>
        </w:rPr>
        <w:t>Gen Comp Endocrinol</w:t>
      </w:r>
      <w:r w:rsidRPr="00E2531B">
        <w:rPr>
          <w:rFonts w:ascii="Arial" w:hAnsi="Arial" w:cs="Arial"/>
        </w:rPr>
        <w:t xml:space="preserve"> 165: 549–556.</w:t>
      </w:r>
    </w:p>
    <w:p w14:paraId="3F18C692" w14:textId="6AD87F57" w:rsidR="000430F0" w:rsidRPr="00E2531B" w:rsidDel="00F65F51" w:rsidRDefault="000430F0" w:rsidP="000430F0">
      <w:pPr>
        <w:pStyle w:val="Bibliography"/>
        <w:rPr>
          <w:del w:id="1386" w:author="Reviewer" w:date="2026-06-08T19:14:00Z" w16du:dateUtc="2026-06-09T00:14:00Z"/>
          <w:rFonts w:ascii="Arial" w:hAnsi="Arial" w:cs="Arial"/>
        </w:rPr>
      </w:pPr>
      <w:del w:id="1387" w:author="Reviewer" w:date="2026-06-08T19:14:00Z" w16du:dateUtc="2026-06-09T00:14:00Z">
        <w:r w:rsidRPr="00E2531B" w:rsidDel="00F65F51">
          <w:rPr>
            <w:rFonts w:ascii="Arial" w:hAnsi="Arial" w:cs="Arial"/>
          </w:rPr>
          <w:delText>Schreck CB, Contreras-Sanchez W, Fitzpatrick MS (2001) Effects of stress on fish reproduction, gamete quality, and progeny. In: Reproductive Biotechnology in Finfish Aquaculture. Elsevier, pp 3–24.</w:delText>
        </w:r>
      </w:del>
    </w:p>
    <w:p w14:paraId="3486A61B" w14:textId="77777777" w:rsidR="000430F0" w:rsidRPr="00E2531B" w:rsidRDefault="000430F0" w:rsidP="000430F0">
      <w:pPr>
        <w:pStyle w:val="Bibliography"/>
        <w:rPr>
          <w:rFonts w:ascii="Arial" w:hAnsi="Arial" w:cs="Arial"/>
        </w:rPr>
      </w:pPr>
      <w:r w:rsidRPr="00E2531B">
        <w:rPr>
          <w:rFonts w:ascii="Arial" w:hAnsi="Arial" w:cs="Arial"/>
        </w:rPr>
        <w:t xml:space="preserve">Schumann S, </w:t>
      </w:r>
      <w:proofErr w:type="spellStart"/>
      <w:r w:rsidRPr="00E2531B">
        <w:rPr>
          <w:rFonts w:ascii="Arial" w:hAnsi="Arial" w:cs="Arial"/>
        </w:rPr>
        <w:t>Negrato</w:t>
      </w:r>
      <w:proofErr w:type="spellEnd"/>
      <w:r w:rsidRPr="00E2531B">
        <w:rPr>
          <w:rFonts w:ascii="Arial" w:hAnsi="Arial" w:cs="Arial"/>
        </w:rPr>
        <w:t xml:space="preserve"> E, Piva E, Pietropoli E, Bonato M, Irato P, Marion A, Santovito G, Bertotto D (2024) Cortisol levels reveal species-specific stress condition in fish from PFAS polluted rivers. </w:t>
      </w:r>
      <w:r w:rsidRPr="00E2531B">
        <w:rPr>
          <w:rFonts w:ascii="Arial" w:hAnsi="Arial" w:cs="Arial"/>
          <w:i/>
          <w:iCs/>
        </w:rPr>
        <w:t>Chemosphere</w:t>
      </w:r>
      <w:r w:rsidRPr="00E2531B">
        <w:rPr>
          <w:rFonts w:ascii="Arial" w:hAnsi="Arial" w:cs="Arial"/>
        </w:rPr>
        <w:t xml:space="preserve"> 363: 142925.</w:t>
      </w:r>
    </w:p>
    <w:p w14:paraId="2C9F3632" w14:textId="77777777" w:rsidR="000430F0" w:rsidRPr="00E2531B" w:rsidRDefault="000430F0" w:rsidP="000430F0">
      <w:pPr>
        <w:pStyle w:val="Bibliography"/>
        <w:rPr>
          <w:rFonts w:ascii="Arial" w:hAnsi="Arial" w:cs="Arial"/>
        </w:rPr>
      </w:pPr>
      <w:r w:rsidRPr="00E2531B">
        <w:rPr>
          <w:rFonts w:ascii="Arial" w:hAnsi="Arial" w:cs="Arial"/>
        </w:rPr>
        <w:t xml:space="preserve">Schymanski EL, Zhang J, Thiessen PA, Chirsir P, Kondic T, Bolton EE (2023) Per- and polyfluoroalkyl substances (PFAS) in PubChem: 7 million and growing. </w:t>
      </w:r>
      <w:r w:rsidRPr="00E2531B">
        <w:rPr>
          <w:rFonts w:ascii="Arial" w:hAnsi="Arial" w:cs="Arial"/>
          <w:i/>
          <w:iCs/>
        </w:rPr>
        <w:t>Environ Sci Technol</w:t>
      </w:r>
      <w:r w:rsidRPr="00E2531B">
        <w:rPr>
          <w:rFonts w:ascii="Arial" w:hAnsi="Arial" w:cs="Arial"/>
        </w:rPr>
        <w:t xml:space="preserve"> 57: 16918–16928.</w:t>
      </w:r>
    </w:p>
    <w:p w14:paraId="72EEF494" w14:textId="77777777" w:rsidR="000430F0" w:rsidRPr="00E2531B" w:rsidRDefault="000430F0" w:rsidP="000430F0">
      <w:pPr>
        <w:pStyle w:val="Bibliography"/>
        <w:rPr>
          <w:rFonts w:ascii="Arial" w:hAnsi="Arial" w:cs="Arial"/>
        </w:rPr>
      </w:pPr>
      <w:r w:rsidRPr="00E2531B">
        <w:rPr>
          <w:rFonts w:ascii="Arial" w:hAnsi="Arial" w:cs="Arial"/>
        </w:rPr>
        <w:t xml:space="preserve">Seriani R, Abessa DMS, Moreira LB, Cabrera JPG, Sanches JQ, Silva CLS, Amorim FA, Rivero DHRF, Silva FL, Fitorra LS, </w:t>
      </w:r>
      <w:r w:rsidRPr="00E2531B">
        <w:rPr>
          <w:rFonts w:ascii="Arial" w:hAnsi="Arial" w:cs="Arial"/>
          <w:i/>
          <w:iCs/>
        </w:rPr>
        <w:t>et al.</w:t>
      </w:r>
      <w:r w:rsidRPr="00E2531B">
        <w:rPr>
          <w:rFonts w:ascii="Arial" w:hAnsi="Arial" w:cs="Arial"/>
        </w:rPr>
        <w:t xml:space="preserve"> (2015a) In vitro mucus transportability, cytogenotoxicity, and hematological changes as non-destructive physiological biomarkers in fish chronically exposed to metals. </w:t>
      </w:r>
      <w:r w:rsidRPr="00E2531B">
        <w:rPr>
          <w:rFonts w:ascii="Arial" w:hAnsi="Arial" w:cs="Arial"/>
          <w:i/>
          <w:iCs/>
        </w:rPr>
        <w:t>Ecotoxicol Environ Saf</w:t>
      </w:r>
      <w:r w:rsidRPr="00E2531B">
        <w:rPr>
          <w:rFonts w:ascii="Arial" w:hAnsi="Arial" w:cs="Arial"/>
        </w:rPr>
        <w:t xml:space="preserve"> 112: 162–168.</w:t>
      </w:r>
    </w:p>
    <w:p w14:paraId="5429B87E" w14:textId="77777777" w:rsidR="000430F0" w:rsidRPr="00E2531B" w:rsidRDefault="000430F0" w:rsidP="000430F0">
      <w:pPr>
        <w:pStyle w:val="Bibliography"/>
        <w:rPr>
          <w:rFonts w:ascii="Arial" w:hAnsi="Arial" w:cs="Arial"/>
        </w:rPr>
      </w:pPr>
      <w:r w:rsidRPr="00E2531B">
        <w:rPr>
          <w:rFonts w:ascii="Arial" w:hAnsi="Arial" w:cs="Arial"/>
        </w:rPr>
        <w:t xml:space="preserve">Seriani R, França JG, Lombardi JV, Brito JM, Ranzani-Paiva MJT (2015b) Hematological changes and cytogenotoxicity in the tilapia Oreochromis niloticus caused by sub-chronic exposures to mercury and selenium. </w:t>
      </w:r>
      <w:r w:rsidRPr="00E2531B">
        <w:rPr>
          <w:rFonts w:ascii="Arial" w:hAnsi="Arial" w:cs="Arial"/>
          <w:i/>
          <w:iCs/>
        </w:rPr>
        <w:t>Fish Physiol Biochem</w:t>
      </w:r>
      <w:r w:rsidRPr="00E2531B">
        <w:rPr>
          <w:rFonts w:ascii="Arial" w:hAnsi="Arial" w:cs="Arial"/>
        </w:rPr>
        <w:t xml:space="preserve"> 41: 311–322.</w:t>
      </w:r>
    </w:p>
    <w:p w14:paraId="5F9794CF" w14:textId="77777777" w:rsidR="000430F0" w:rsidRDefault="000430F0" w:rsidP="000430F0">
      <w:pPr>
        <w:pStyle w:val="Bibliography"/>
        <w:rPr>
          <w:ins w:id="1388" w:author="Reviewer" w:date="2026-06-02T12:18:00Z" w16du:dateUtc="2026-06-02T17:18:00Z"/>
          <w:rFonts w:ascii="Arial" w:hAnsi="Arial" w:cs="Arial"/>
        </w:rPr>
      </w:pPr>
      <w:r w:rsidRPr="00E2531B">
        <w:rPr>
          <w:rFonts w:ascii="Arial" w:hAnsi="Arial" w:cs="Arial"/>
        </w:rPr>
        <w:t xml:space="preserve">Shahjahan M, Uddin MH, Bain V, Haque MM (2018) Increased water temperature altered hemato-biochemical parameters and structure of peripheral erythrocytes in striped catfish Pangasianodon hypophthalmus. </w:t>
      </w:r>
      <w:r w:rsidRPr="00E2531B">
        <w:rPr>
          <w:rFonts w:ascii="Arial" w:hAnsi="Arial" w:cs="Arial"/>
          <w:i/>
          <w:iCs/>
        </w:rPr>
        <w:t>FISH</w:t>
      </w:r>
      <w:r w:rsidRPr="00E2531B">
        <w:rPr>
          <w:rFonts w:ascii="Arial" w:hAnsi="Arial" w:cs="Arial"/>
        </w:rPr>
        <w:t xml:space="preserve"> 44: 1309–1318.</w:t>
      </w:r>
    </w:p>
    <w:p w14:paraId="4B25A154" w14:textId="44FEEF24" w:rsidR="00A20B51" w:rsidRPr="00E2531B" w:rsidRDefault="00A20B51" w:rsidP="00A20B51">
      <w:pPr>
        <w:pStyle w:val="Bibliography"/>
        <w:rPr>
          <w:ins w:id="1389" w:author="Reviewer" w:date="2026-06-02T12:18:00Z" w16du:dateUtc="2026-06-02T17:18:00Z"/>
          <w:rFonts w:ascii="Arial" w:hAnsi="Arial" w:cs="Arial"/>
        </w:rPr>
      </w:pPr>
      <w:ins w:id="1390" w:author="Reviewer" w:date="2026-06-02T12:18:00Z" w16du:dateUtc="2026-06-02T17:18:00Z">
        <w:r w:rsidRPr="00E2531B">
          <w:rPr>
            <w:rFonts w:ascii="Arial" w:hAnsi="Arial" w:cs="Arial"/>
          </w:rPr>
          <w:t xml:space="preserve">Shahjahan M, </w:t>
        </w:r>
        <w:r>
          <w:rPr>
            <w:rFonts w:ascii="Arial" w:hAnsi="Arial" w:cs="Arial"/>
          </w:rPr>
          <w:t>Taslima K, Rahman MS, Al-Emran M, Alam SI, Faggio C</w:t>
        </w:r>
        <w:r w:rsidRPr="00E2531B">
          <w:rPr>
            <w:rFonts w:ascii="Arial" w:hAnsi="Arial" w:cs="Arial"/>
          </w:rPr>
          <w:t xml:space="preserve"> (20</w:t>
        </w:r>
        <w:r>
          <w:rPr>
            <w:rFonts w:ascii="Arial" w:hAnsi="Arial" w:cs="Arial"/>
          </w:rPr>
          <w:t>22</w:t>
        </w:r>
        <w:r w:rsidRPr="00E2531B">
          <w:rPr>
            <w:rFonts w:ascii="Arial" w:hAnsi="Arial" w:cs="Arial"/>
          </w:rPr>
          <w:t xml:space="preserve">) </w:t>
        </w:r>
      </w:ins>
      <w:ins w:id="1391" w:author="Reviewer" w:date="2026-06-02T12:22:00Z" w16du:dateUtc="2026-06-02T17:22:00Z">
        <w:r w:rsidR="00C357C4">
          <w:rPr>
            <w:rFonts w:ascii="Arial" w:hAnsi="Arial" w:cs="Arial"/>
          </w:rPr>
          <w:t xml:space="preserve">Effects of heavy metals on fish physiology </w:t>
        </w:r>
      </w:ins>
      <w:ins w:id="1392" w:author="Reviewer" w:date="2026-06-02T12:23:00Z" w16du:dateUtc="2026-06-02T17:23:00Z">
        <w:r w:rsidR="00C357C4">
          <w:rPr>
            <w:rFonts w:ascii="Arial" w:hAnsi="Arial" w:cs="Arial"/>
          </w:rPr>
          <w:t>– a review</w:t>
        </w:r>
      </w:ins>
      <w:ins w:id="1393" w:author="Reviewer" w:date="2026-06-02T12:18:00Z" w16du:dateUtc="2026-06-02T17:18:00Z">
        <w:r w:rsidRPr="00E2531B">
          <w:rPr>
            <w:rFonts w:ascii="Arial" w:hAnsi="Arial" w:cs="Arial"/>
          </w:rPr>
          <w:t xml:space="preserve">. </w:t>
        </w:r>
      </w:ins>
      <w:ins w:id="1394" w:author="Reviewer" w:date="2026-06-02T12:23:00Z" w16du:dateUtc="2026-06-02T17:23:00Z">
        <w:r w:rsidR="00C357C4">
          <w:rPr>
            <w:rFonts w:ascii="Arial" w:hAnsi="Arial" w:cs="Arial"/>
            <w:i/>
            <w:iCs/>
          </w:rPr>
          <w:t>Chemosphere</w:t>
        </w:r>
      </w:ins>
      <w:ins w:id="1395" w:author="Reviewer" w:date="2026-06-02T12:18:00Z" w16du:dateUtc="2026-06-02T17:18:00Z">
        <w:r w:rsidRPr="00E2531B">
          <w:rPr>
            <w:rFonts w:ascii="Arial" w:hAnsi="Arial" w:cs="Arial"/>
          </w:rPr>
          <w:t xml:space="preserve"> </w:t>
        </w:r>
      </w:ins>
      <w:ins w:id="1396" w:author="Reviewer" w:date="2026-06-02T12:23:00Z" w16du:dateUtc="2026-06-02T17:23:00Z">
        <w:r w:rsidR="00C357C4">
          <w:rPr>
            <w:rFonts w:ascii="Arial" w:hAnsi="Arial" w:cs="Arial"/>
          </w:rPr>
          <w:t>300: 134519</w:t>
        </w:r>
      </w:ins>
      <w:ins w:id="1397" w:author="Reviewer" w:date="2026-06-02T12:18:00Z" w16du:dateUtc="2026-06-02T17:18:00Z">
        <w:r w:rsidRPr="00E2531B">
          <w:rPr>
            <w:rFonts w:ascii="Arial" w:hAnsi="Arial" w:cs="Arial"/>
          </w:rPr>
          <w:t>.</w:t>
        </w:r>
      </w:ins>
    </w:p>
    <w:p w14:paraId="6A95C61E" w14:textId="1E870FBD" w:rsidR="00A20B51" w:rsidRPr="00A20B51" w:rsidDel="00A20B51" w:rsidRDefault="00A20B51">
      <w:pPr>
        <w:rPr>
          <w:del w:id="1398" w:author="Reviewer" w:date="2026-06-02T12:18:00Z" w16du:dateUtc="2026-06-02T17:18:00Z"/>
          <w:rPrChange w:id="1399" w:author="Reviewer" w:date="2026-06-02T12:18:00Z" w16du:dateUtc="2026-06-02T17:18:00Z">
            <w:rPr>
              <w:del w:id="1400" w:author="Reviewer" w:date="2026-06-02T12:18:00Z" w16du:dateUtc="2026-06-02T17:18:00Z"/>
              <w:rFonts w:ascii="Arial" w:hAnsi="Arial" w:cs="Arial"/>
            </w:rPr>
          </w:rPrChange>
        </w:rPr>
        <w:pPrChange w:id="1401" w:author="Reviewer" w:date="2026-06-02T12:18:00Z" w16du:dateUtc="2026-06-02T17:18:00Z">
          <w:pPr>
            <w:pStyle w:val="Bibliography"/>
          </w:pPr>
        </w:pPrChange>
      </w:pPr>
    </w:p>
    <w:p w14:paraId="5534BDA3" w14:textId="77777777" w:rsidR="000430F0" w:rsidRPr="00E2531B" w:rsidRDefault="000430F0" w:rsidP="000430F0">
      <w:pPr>
        <w:pStyle w:val="Bibliography"/>
        <w:rPr>
          <w:rFonts w:ascii="Arial" w:hAnsi="Arial" w:cs="Arial"/>
        </w:rPr>
      </w:pPr>
      <w:r w:rsidRPr="00E2531B">
        <w:rPr>
          <w:rFonts w:ascii="Arial" w:hAnsi="Arial" w:cs="Arial"/>
        </w:rPr>
        <w:t xml:space="preserve">Sharma M, Kant R, Sharma AK, Sharma AK (2025) Exploring the impact of heavy metals toxicity in the aquatic ecosystem. </w:t>
      </w:r>
      <w:r w:rsidRPr="00E2531B">
        <w:rPr>
          <w:rFonts w:ascii="Arial" w:hAnsi="Arial" w:cs="Arial"/>
          <w:i/>
          <w:iCs/>
        </w:rPr>
        <w:t>Int J Energ Water Res</w:t>
      </w:r>
      <w:r w:rsidRPr="00E2531B">
        <w:rPr>
          <w:rFonts w:ascii="Arial" w:hAnsi="Arial" w:cs="Arial"/>
        </w:rPr>
        <w:t xml:space="preserve"> 9: 267–280.</w:t>
      </w:r>
    </w:p>
    <w:p w14:paraId="635BFA64" w14:textId="6AE8E0D9" w:rsidR="000430F0" w:rsidRPr="00E2531B" w:rsidDel="00F65F51" w:rsidRDefault="000430F0" w:rsidP="000430F0">
      <w:pPr>
        <w:pStyle w:val="Bibliography"/>
        <w:rPr>
          <w:del w:id="1402" w:author="Reviewer" w:date="2026-06-08T19:16:00Z" w16du:dateUtc="2026-06-09T00:16:00Z"/>
          <w:rFonts w:ascii="Arial" w:hAnsi="Arial" w:cs="Arial"/>
        </w:rPr>
      </w:pPr>
      <w:del w:id="1403" w:author="Reviewer" w:date="2026-06-08T19:16:00Z" w16du:dateUtc="2026-06-09T00:16:00Z">
        <w:r w:rsidRPr="00E2531B" w:rsidDel="00F65F51">
          <w:rPr>
            <w:rFonts w:ascii="Arial" w:hAnsi="Arial" w:cs="Arial"/>
          </w:rPr>
          <w:delText xml:space="preserve">Silvestre F (2020) Signaling pathways of oxidative stress in aquatic organisms exposed to xenobiotics. </w:delText>
        </w:r>
        <w:r w:rsidRPr="00E2531B" w:rsidDel="00F65F51">
          <w:rPr>
            <w:rFonts w:ascii="Arial" w:hAnsi="Arial" w:cs="Arial"/>
            <w:i/>
            <w:iCs/>
          </w:rPr>
          <w:delText>J Exp Zool Pt A</w:delText>
        </w:r>
        <w:r w:rsidRPr="00E2531B" w:rsidDel="00F65F51">
          <w:rPr>
            <w:rFonts w:ascii="Arial" w:hAnsi="Arial" w:cs="Arial"/>
          </w:rPr>
          <w:delText xml:space="preserve"> 333: 436–448.</w:delText>
        </w:r>
      </w:del>
    </w:p>
    <w:p w14:paraId="5AA1C8E9" w14:textId="27E4D623" w:rsidR="000430F0" w:rsidRPr="00E2531B" w:rsidDel="00F65F51" w:rsidRDefault="000430F0" w:rsidP="000430F0">
      <w:pPr>
        <w:pStyle w:val="Bibliography"/>
        <w:rPr>
          <w:del w:id="1404" w:author="Reviewer" w:date="2026-06-08T19:16:00Z" w16du:dateUtc="2026-06-09T00:16:00Z"/>
          <w:rFonts w:ascii="Arial" w:hAnsi="Arial" w:cs="Arial"/>
        </w:rPr>
      </w:pPr>
      <w:del w:id="1405" w:author="Reviewer" w:date="2026-06-08T19:16:00Z" w16du:dateUtc="2026-06-09T00:16:00Z">
        <w:r w:rsidRPr="00E2531B" w:rsidDel="00F65F51">
          <w:rPr>
            <w:rFonts w:ascii="Arial" w:hAnsi="Arial" w:cs="Arial"/>
          </w:rPr>
          <w:delText xml:space="preserve">Singh V, Singh N, Rai SN, Kumar A, Singh AK, Singh MP, Sahoo A, Shekhar S, Vamanu E, Mishra V (2023) Heavy metal contamination in the aquatic ecosystem: toxicity and its remediation using eco-friendly approaches. </w:delText>
        </w:r>
        <w:r w:rsidRPr="00E2531B" w:rsidDel="00F65F51">
          <w:rPr>
            <w:rFonts w:ascii="Arial" w:hAnsi="Arial" w:cs="Arial"/>
            <w:i/>
            <w:iCs/>
          </w:rPr>
          <w:delText>Toxics</w:delText>
        </w:r>
        <w:r w:rsidRPr="00E2531B" w:rsidDel="00F65F51">
          <w:rPr>
            <w:rFonts w:ascii="Arial" w:hAnsi="Arial" w:cs="Arial"/>
          </w:rPr>
          <w:delText xml:space="preserve"> 11: 147.</w:delText>
        </w:r>
      </w:del>
    </w:p>
    <w:p w14:paraId="0BA572C8" w14:textId="77777777" w:rsidR="000430F0" w:rsidRPr="00E2531B" w:rsidRDefault="000430F0" w:rsidP="000430F0">
      <w:pPr>
        <w:pStyle w:val="Bibliography"/>
        <w:rPr>
          <w:rFonts w:ascii="Arial" w:hAnsi="Arial" w:cs="Arial"/>
        </w:rPr>
      </w:pPr>
      <w:r w:rsidRPr="00E2531B">
        <w:rPr>
          <w:rFonts w:ascii="Arial" w:hAnsi="Arial" w:cs="Arial"/>
        </w:rPr>
        <w:t xml:space="preserve">Sloman KA, Wilson RW (2005) Anthropogenic impacts upon behaviour and physiology. </w:t>
      </w:r>
      <w:r w:rsidRPr="00E2531B">
        <w:rPr>
          <w:rFonts w:ascii="Arial" w:hAnsi="Arial" w:cs="Arial"/>
          <w:i/>
          <w:iCs/>
        </w:rPr>
        <w:t>Fish Physiol</w:t>
      </w:r>
      <w:r w:rsidRPr="00E2531B">
        <w:rPr>
          <w:rFonts w:ascii="Arial" w:hAnsi="Arial" w:cs="Arial"/>
        </w:rPr>
        <w:t xml:space="preserve"> 24: 413–468.</w:t>
      </w:r>
    </w:p>
    <w:p w14:paraId="653117DA"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Song R, Yao X, Jing F, Yang W, Wu J, Zhang H, Zhang P, Xie Y, Pan X, Zhao L, </w:t>
      </w:r>
      <w:r w:rsidRPr="00E2531B">
        <w:rPr>
          <w:rFonts w:ascii="Arial" w:hAnsi="Arial" w:cs="Arial"/>
          <w:i/>
          <w:iCs/>
        </w:rPr>
        <w:t>et al.</w:t>
      </w:r>
      <w:r w:rsidRPr="00E2531B">
        <w:rPr>
          <w:rFonts w:ascii="Arial" w:hAnsi="Arial" w:cs="Arial"/>
        </w:rPr>
        <w:t xml:space="preserve"> (2024) Effects of five lipid sources on growth, hematological parameters, immunity and muscle quality in juvenile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Animals</w:t>
      </w:r>
      <w:r w:rsidRPr="00E2531B">
        <w:rPr>
          <w:rFonts w:ascii="Arial" w:hAnsi="Arial" w:cs="Arial"/>
        </w:rPr>
        <w:t xml:space="preserve"> 14: 781.</w:t>
      </w:r>
    </w:p>
    <w:p w14:paraId="276D050D" w14:textId="50530D1C" w:rsidR="000430F0" w:rsidRPr="00E2531B" w:rsidDel="00F65F51" w:rsidRDefault="000430F0" w:rsidP="000430F0">
      <w:pPr>
        <w:pStyle w:val="Bibliography"/>
        <w:rPr>
          <w:del w:id="1406" w:author="Reviewer" w:date="2026-06-08T19:16:00Z" w16du:dateUtc="2026-06-09T00:16:00Z"/>
          <w:rFonts w:ascii="Arial" w:hAnsi="Arial" w:cs="Arial"/>
        </w:rPr>
      </w:pPr>
      <w:del w:id="1407" w:author="Reviewer" w:date="2026-06-08T19:16:00Z" w16du:dateUtc="2026-06-09T00:16:00Z">
        <w:r w:rsidRPr="00E2531B" w:rsidDel="00F65F51">
          <w:rPr>
            <w:rFonts w:ascii="Arial" w:hAnsi="Arial" w:cs="Arial"/>
          </w:rPr>
          <w:delText>Spitz K, Trudinger J (2019) Metals, their biological functions and harmful impacts: metals are naturally occurring elements. In: Mining and the Environment. CRC Press, pp 411–432.</w:delText>
        </w:r>
      </w:del>
    </w:p>
    <w:p w14:paraId="1C678B0F" w14:textId="77777777" w:rsidR="000430F0" w:rsidRPr="00E2531B" w:rsidRDefault="000430F0" w:rsidP="000430F0">
      <w:pPr>
        <w:pStyle w:val="Bibliography"/>
        <w:rPr>
          <w:rFonts w:ascii="Arial" w:hAnsi="Arial" w:cs="Arial"/>
        </w:rPr>
      </w:pPr>
      <w:r w:rsidRPr="00E2531B">
        <w:rPr>
          <w:rFonts w:ascii="Arial" w:hAnsi="Arial" w:cs="Arial"/>
        </w:rPr>
        <w:t xml:space="preserve">Starnes HM, Rock KD, Jackson TW, Belcher SM (2022) A critical review and meta-analysis of impacts of per- and polyfluorinated substances on the brain and behavior. </w:t>
      </w:r>
      <w:r w:rsidRPr="00E2531B">
        <w:rPr>
          <w:rFonts w:ascii="Arial" w:hAnsi="Arial" w:cs="Arial"/>
          <w:i/>
          <w:iCs/>
        </w:rPr>
        <w:t>Front Toxicol</w:t>
      </w:r>
      <w:r w:rsidRPr="00E2531B">
        <w:rPr>
          <w:rFonts w:ascii="Arial" w:hAnsi="Arial" w:cs="Arial"/>
        </w:rPr>
        <w:t xml:space="preserve"> 4. doi:10.3389/ftox.2022.881584</w:t>
      </w:r>
    </w:p>
    <w:p w14:paraId="4B4E6EED" w14:textId="77777777" w:rsidR="000430F0" w:rsidRPr="00E2531B" w:rsidRDefault="000430F0" w:rsidP="000430F0">
      <w:pPr>
        <w:pStyle w:val="Bibliography"/>
        <w:rPr>
          <w:rFonts w:ascii="Arial" w:hAnsi="Arial" w:cs="Arial"/>
        </w:rPr>
      </w:pPr>
      <w:r w:rsidRPr="00E2531B">
        <w:rPr>
          <w:rFonts w:ascii="Arial" w:hAnsi="Arial" w:cs="Arial"/>
        </w:rPr>
        <w:t xml:space="preserve">Steenland K, Winquist A (2021) PFAS and cancer, a scoping review of the epidemiologic evidence. </w:t>
      </w:r>
      <w:r w:rsidRPr="00E2531B">
        <w:rPr>
          <w:rFonts w:ascii="Arial" w:hAnsi="Arial" w:cs="Arial"/>
          <w:i/>
          <w:iCs/>
        </w:rPr>
        <w:t>Environmental research</w:t>
      </w:r>
      <w:r w:rsidRPr="00E2531B">
        <w:rPr>
          <w:rFonts w:ascii="Arial" w:hAnsi="Arial" w:cs="Arial"/>
        </w:rPr>
        <w:t xml:space="preserve"> 194: 110690.</w:t>
      </w:r>
    </w:p>
    <w:p w14:paraId="1B0267F2" w14:textId="79DB1524" w:rsidR="000430F0" w:rsidRPr="00E2531B" w:rsidDel="00F65F51" w:rsidRDefault="000430F0" w:rsidP="000430F0">
      <w:pPr>
        <w:pStyle w:val="Bibliography"/>
        <w:rPr>
          <w:del w:id="1408" w:author="Reviewer" w:date="2026-06-08T19:17:00Z" w16du:dateUtc="2026-06-09T00:17:00Z"/>
          <w:rFonts w:ascii="Arial" w:hAnsi="Arial" w:cs="Arial"/>
        </w:rPr>
      </w:pPr>
      <w:del w:id="1409" w:author="Reviewer" w:date="2026-06-08T19:17:00Z" w16du:dateUtc="2026-06-09T00:17:00Z">
        <w:r w:rsidRPr="00E2531B" w:rsidDel="00F65F51">
          <w:rPr>
            <w:rFonts w:ascii="Arial" w:hAnsi="Arial" w:cs="Arial"/>
          </w:rPr>
          <w:delText>Takamura K (2007) Performance as a fish predator of largemouth bass [</w:delText>
        </w:r>
        <w:r w:rsidRPr="00E2531B" w:rsidDel="00F65F51">
          <w:rPr>
            <w:rFonts w:ascii="Arial" w:hAnsi="Arial" w:cs="Arial"/>
            <w:i/>
            <w:iCs/>
          </w:rPr>
          <w:delText>Micropterus salmoides</w:delText>
        </w:r>
        <w:r w:rsidRPr="00E2531B" w:rsidDel="00F65F51">
          <w:rPr>
            <w:rFonts w:ascii="Arial" w:hAnsi="Arial" w:cs="Arial"/>
          </w:rPr>
          <w:delText xml:space="preserve"> (Lacepède)] invading Japanese freshwaters: a review. </w:delText>
        </w:r>
        <w:r w:rsidRPr="00E2531B" w:rsidDel="00F65F51">
          <w:rPr>
            <w:rFonts w:ascii="Arial" w:hAnsi="Arial" w:cs="Arial"/>
            <w:i/>
            <w:iCs/>
          </w:rPr>
          <w:delText>Ecol Res</w:delText>
        </w:r>
        <w:r w:rsidRPr="00E2531B" w:rsidDel="00F65F51">
          <w:rPr>
            <w:rFonts w:ascii="Arial" w:hAnsi="Arial" w:cs="Arial"/>
          </w:rPr>
          <w:delText xml:space="preserve"> 22: 940–946.</w:delText>
        </w:r>
      </w:del>
    </w:p>
    <w:p w14:paraId="465A6D54" w14:textId="77777777" w:rsidR="000430F0" w:rsidRPr="00E2531B" w:rsidRDefault="000430F0" w:rsidP="000430F0">
      <w:pPr>
        <w:pStyle w:val="Bibliography"/>
        <w:rPr>
          <w:rFonts w:ascii="Arial" w:hAnsi="Arial" w:cs="Arial"/>
        </w:rPr>
      </w:pPr>
      <w:r w:rsidRPr="00E2531B">
        <w:rPr>
          <w:rFonts w:ascii="Arial" w:hAnsi="Arial" w:cs="Arial"/>
        </w:rPr>
        <w:t xml:space="preserve">Taylor AT, Long JM, Tringali MD, Barthel BL (2019) Conservation of black bass diversity: an emerging management paradigm. </w:t>
      </w:r>
      <w:r w:rsidRPr="00E2531B">
        <w:rPr>
          <w:rFonts w:ascii="Arial" w:hAnsi="Arial" w:cs="Arial"/>
          <w:i/>
          <w:iCs/>
        </w:rPr>
        <w:t>Fisheries</w:t>
      </w:r>
      <w:r w:rsidRPr="00E2531B">
        <w:rPr>
          <w:rFonts w:ascii="Arial" w:hAnsi="Arial" w:cs="Arial"/>
        </w:rPr>
        <w:t xml:space="preserve"> 44: 20–36.</w:t>
      </w:r>
    </w:p>
    <w:p w14:paraId="1621151F" w14:textId="77777777" w:rsidR="000430F0" w:rsidRPr="00E2531B" w:rsidRDefault="000430F0" w:rsidP="000430F0">
      <w:pPr>
        <w:pStyle w:val="Bibliography"/>
        <w:rPr>
          <w:rFonts w:ascii="Arial" w:hAnsi="Arial" w:cs="Arial"/>
        </w:rPr>
      </w:pPr>
      <w:r w:rsidRPr="00E2531B">
        <w:rPr>
          <w:rFonts w:ascii="Arial" w:hAnsi="Arial" w:cs="Arial"/>
        </w:rPr>
        <w:t>Tringali MD, Long JM, Birdsong TW, Allen MS, eds. (2015) Black Bass Diversity: Multidisciplinary Science for Conservation. American Fisheries Society, Bethesda, Maryland, USA.</w:t>
      </w:r>
    </w:p>
    <w:p w14:paraId="0E34056E" w14:textId="77777777" w:rsidR="000430F0" w:rsidRPr="00E2531B" w:rsidRDefault="000430F0" w:rsidP="000430F0">
      <w:pPr>
        <w:pStyle w:val="Bibliography"/>
        <w:rPr>
          <w:rFonts w:ascii="Arial" w:hAnsi="Arial" w:cs="Arial"/>
        </w:rPr>
      </w:pPr>
      <w:r w:rsidRPr="00E2531B">
        <w:rPr>
          <w:rFonts w:ascii="Arial" w:hAnsi="Arial" w:cs="Arial"/>
        </w:rPr>
        <w:t xml:space="preserve">Tully K, Gedan K, Epanchin-Niell R, Strong A, Bernhardt ES, BenDor T, Mitchell M, Kominoski J, Jordan TE, Neubauer SC, </w:t>
      </w:r>
      <w:r w:rsidRPr="00E2531B">
        <w:rPr>
          <w:rFonts w:ascii="Arial" w:hAnsi="Arial" w:cs="Arial"/>
          <w:i/>
          <w:iCs/>
        </w:rPr>
        <w:t>et al.</w:t>
      </w:r>
      <w:r w:rsidRPr="00E2531B">
        <w:rPr>
          <w:rFonts w:ascii="Arial" w:hAnsi="Arial" w:cs="Arial"/>
        </w:rPr>
        <w:t xml:space="preserve"> (2019) The invisible flood: the chemistry, ecology, and social implications of coastal saltwater intrusion. </w:t>
      </w:r>
      <w:r w:rsidRPr="00E2531B">
        <w:rPr>
          <w:rFonts w:ascii="Arial" w:hAnsi="Arial" w:cs="Arial"/>
          <w:i/>
          <w:iCs/>
        </w:rPr>
        <w:t>Biosci</w:t>
      </w:r>
      <w:r w:rsidRPr="00E2531B">
        <w:rPr>
          <w:rFonts w:ascii="Arial" w:hAnsi="Arial" w:cs="Arial"/>
        </w:rPr>
        <w:t xml:space="preserve"> 69: 368–378.</w:t>
      </w:r>
    </w:p>
    <w:p w14:paraId="7CC10527" w14:textId="48707CA5" w:rsidR="000430F0" w:rsidRPr="00E2531B" w:rsidDel="00F65F51" w:rsidRDefault="000430F0" w:rsidP="000430F0">
      <w:pPr>
        <w:pStyle w:val="Bibliography"/>
        <w:rPr>
          <w:del w:id="1410" w:author="Reviewer" w:date="2026-06-08T19:17:00Z" w16du:dateUtc="2026-06-09T00:17:00Z"/>
          <w:rFonts w:ascii="Arial" w:hAnsi="Arial" w:cs="Arial"/>
        </w:rPr>
      </w:pPr>
      <w:del w:id="1411" w:author="Reviewer" w:date="2026-06-08T19:17:00Z" w16du:dateUtc="2026-06-09T00:17:00Z">
        <w:r w:rsidRPr="00E2531B" w:rsidDel="00F65F51">
          <w:rPr>
            <w:rFonts w:ascii="Arial" w:hAnsi="Arial" w:cs="Arial"/>
          </w:rPr>
          <w:delText xml:space="preserve">U.S. Department of the Interior, U.S. Fish and Wildlife Service. (USDOI). </w:delText>
        </w:r>
        <w:r w:rsidRPr="00E2531B" w:rsidDel="00F65F51">
          <w:rPr>
            <w:rFonts w:ascii="Arial" w:hAnsi="Arial" w:cs="Arial"/>
            <w:i/>
            <w:iCs/>
          </w:rPr>
          <w:delText>2022 National Survey of Fishing, Hunting, and Wildlife-Associated Recreation</w:delText>
        </w:r>
        <w:r w:rsidRPr="00E2531B" w:rsidDel="00F65F51">
          <w:rPr>
            <w:rFonts w:ascii="Arial" w:hAnsi="Arial" w:cs="Arial"/>
          </w:rPr>
          <w:delText>. (2023).</w:delText>
        </w:r>
      </w:del>
    </w:p>
    <w:p w14:paraId="13EFB237" w14:textId="77777777" w:rsidR="000430F0" w:rsidRPr="00E2531B" w:rsidRDefault="000430F0" w:rsidP="000430F0">
      <w:pPr>
        <w:pStyle w:val="Bibliography"/>
        <w:rPr>
          <w:rFonts w:ascii="Arial" w:hAnsi="Arial" w:cs="Arial"/>
        </w:rPr>
      </w:pPr>
      <w:r w:rsidRPr="00E2531B">
        <w:rPr>
          <w:rFonts w:ascii="Arial" w:hAnsi="Arial" w:cs="Arial"/>
        </w:rPr>
        <w:t xml:space="preserve">Velasco AM, Pérez-Ruzafa A, Martínez-Paz JM, Marcos C (2018) Ecosystem services and main environmental risks in a coastal lagoon (Mar Menor, Murcia, SE Spain): The public perception. </w:t>
      </w:r>
      <w:r w:rsidRPr="00E2531B">
        <w:rPr>
          <w:rFonts w:ascii="Arial" w:hAnsi="Arial" w:cs="Arial"/>
          <w:i/>
          <w:iCs/>
        </w:rPr>
        <w:t>J Nat Conserv</w:t>
      </w:r>
      <w:r w:rsidRPr="00E2531B">
        <w:rPr>
          <w:rFonts w:ascii="Arial" w:hAnsi="Arial" w:cs="Arial"/>
        </w:rPr>
        <w:t xml:space="preserve"> 43: 180–189.</w:t>
      </w:r>
    </w:p>
    <w:p w14:paraId="6D94A3FF" w14:textId="77777777" w:rsidR="000430F0" w:rsidRPr="00E2531B" w:rsidRDefault="000430F0" w:rsidP="000430F0">
      <w:pPr>
        <w:pStyle w:val="Bibliography"/>
        <w:rPr>
          <w:rFonts w:ascii="Arial" w:hAnsi="Arial" w:cs="Arial"/>
        </w:rPr>
      </w:pPr>
      <w:r w:rsidRPr="00E2531B">
        <w:rPr>
          <w:rFonts w:ascii="Arial" w:hAnsi="Arial" w:cs="Arial"/>
        </w:rPr>
        <w:t xml:space="preserve">Viadero NM, Massie JA, Eggenberger CW, James WR, Boucek RE, Rezek RJ, Santos RO, Rehage JS (2025) Between a dry marsh and a salty place: estuarine habitat suitability for a freshwater fish (Florida Bass) and implications for ecosystem restoration and climate change. </w:t>
      </w:r>
      <w:r w:rsidRPr="00E2531B">
        <w:rPr>
          <w:rFonts w:ascii="Arial" w:hAnsi="Arial" w:cs="Arial"/>
          <w:i/>
          <w:iCs/>
        </w:rPr>
        <w:t>E&amp;C</w:t>
      </w:r>
      <w:r w:rsidRPr="00E2531B">
        <w:rPr>
          <w:rFonts w:ascii="Arial" w:hAnsi="Arial" w:cs="Arial"/>
        </w:rPr>
        <w:t xml:space="preserve"> 48: 124.</w:t>
      </w:r>
    </w:p>
    <w:p w14:paraId="7A645A6E" w14:textId="77777777" w:rsidR="000430F0" w:rsidRDefault="000430F0" w:rsidP="000430F0">
      <w:pPr>
        <w:pStyle w:val="Bibliography"/>
        <w:rPr>
          <w:ins w:id="1412" w:author="Reviewer" w:date="2026-06-01T17:00:00Z" w16du:dateUtc="2026-06-01T22:00:00Z"/>
          <w:rFonts w:ascii="Arial" w:hAnsi="Arial" w:cs="Arial"/>
        </w:rPr>
      </w:pPr>
      <w:r w:rsidRPr="00E2531B">
        <w:rPr>
          <w:rFonts w:ascii="Arial" w:hAnsi="Arial" w:cs="Arial"/>
        </w:rPr>
        <w:t xml:space="preserve">Walsh HL, Blazer VS, Lord E, Hurley ST, LeBlanc DR (2025) Occurrence and tissue distribution of per-and polyfluoroalkyl substances (PFAS) in fishes from waterbodies with point and non-point sources in Massachusetts, USA. </w:t>
      </w:r>
      <w:r w:rsidRPr="00E2531B">
        <w:rPr>
          <w:rFonts w:ascii="Arial" w:hAnsi="Arial" w:cs="Arial"/>
          <w:i/>
          <w:iCs/>
        </w:rPr>
        <w:t>Aquat Toxicol</w:t>
      </w:r>
      <w:r w:rsidRPr="00E2531B">
        <w:rPr>
          <w:rFonts w:ascii="Arial" w:hAnsi="Arial" w:cs="Arial"/>
        </w:rPr>
        <w:t xml:space="preserve"> 107499.</w:t>
      </w:r>
    </w:p>
    <w:p w14:paraId="554B8539" w14:textId="564A91A4" w:rsidR="007069B9" w:rsidRPr="00E2531B" w:rsidRDefault="007069B9" w:rsidP="007069B9">
      <w:pPr>
        <w:pStyle w:val="Bibliography"/>
        <w:rPr>
          <w:ins w:id="1413" w:author="Reviewer" w:date="2026-06-01T17:00:00Z" w16du:dateUtc="2026-06-01T22:00:00Z"/>
          <w:rFonts w:ascii="Arial" w:hAnsi="Arial" w:cs="Arial"/>
        </w:rPr>
      </w:pPr>
      <w:ins w:id="1414" w:author="Reviewer" w:date="2026-06-01T17:00:00Z" w16du:dateUtc="2026-06-01T22:00:00Z">
        <w:r w:rsidRPr="00E2531B">
          <w:rPr>
            <w:rFonts w:ascii="Arial" w:hAnsi="Arial" w:cs="Arial"/>
          </w:rPr>
          <w:t xml:space="preserve">Wang </w:t>
        </w:r>
        <w:r>
          <w:rPr>
            <w:rFonts w:ascii="Arial" w:hAnsi="Arial" w:cs="Arial"/>
          </w:rPr>
          <w:t>D</w:t>
        </w:r>
        <w:r w:rsidRPr="00E2531B">
          <w:rPr>
            <w:rFonts w:ascii="Arial" w:hAnsi="Arial" w:cs="Arial"/>
          </w:rPr>
          <w:t>,</w:t>
        </w:r>
      </w:ins>
      <w:ins w:id="1415" w:author="Reviewer" w:date="2026-06-01T17:57:00Z" w16du:dateUtc="2026-06-01T22:57:00Z">
        <w:r w:rsidR="0034494A">
          <w:rPr>
            <w:rFonts w:ascii="Arial" w:hAnsi="Arial" w:cs="Arial"/>
          </w:rPr>
          <w:t xml:space="preserve"> Cao Q, Zhu W, Hu Y, Zhang X, Yin S, Wang T</w:t>
        </w:r>
      </w:ins>
      <w:ins w:id="1416" w:author="Reviewer" w:date="2026-06-01T17:01:00Z" w16du:dateUtc="2026-06-01T22:01:00Z">
        <w:r>
          <w:rPr>
            <w:rFonts w:ascii="Arial" w:hAnsi="Arial" w:cs="Arial"/>
          </w:rPr>
          <w:t xml:space="preserve"> </w:t>
        </w:r>
      </w:ins>
      <w:ins w:id="1417" w:author="Reviewer" w:date="2026-06-01T17:00:00Z" w16du:dateUtc="2026-06-01T22:00:00Z">
        <w:r w:rsidRPr="00E2531B">
          <w:rPr>
            <w:rFonts w:ascii="Arial" w:hAnsi="Arial" w:cs="Arial"/>
          </w:rPr>
          <w:t>(201</w:t>
        </w:r>
      </w:ins>
      <w:ins w:id="1418" w:author="Reviewer" w:date="2026-06-01T17:57:00Z" w16du:dateUtc="2026-06-01T22:57:00Z">
        <w:r w:rsidR="0034494A">
          <w:rPr>
            <w:rFonts w:ascii="Arial" w:hAnsi="Arial" w:cs="Arial"/>
          </w:rPr>
          <w:t>9</w:t>
        </w:r>
      </w:ins>
      <w:ins w:id="1419" w:author="Reviewer" w:date="2026-06-01T17:00:00Z" w16du:dateUtc="2026-06-01T22:00:00Z">
        <w:r w:rsidRPr="00E2531B">
          <w:rPr>
            <w:rFonts w:ascii="Arial" w:hAnsi="Arial" w:cs="Arial"/>
          </w:rPr>
          <w:t xml:space="preserve">) </w:t>
        </w:r>
      </w:ins>
      <w:ins w:id="1420" w:author="Reviewer" w:date="2026-06-01T17:58:00Z" w16du:dateUtc="2026-06-01T22:58:00Z">
        <w:r w:rsidR="0034494A" w:rsidRPr="0034494A">
          <w:rPr>
            <w:rFonts w:ascii="Arial" w:hAnsi="Arial" w:cs="Arial"/>
          </w:rPr>
          <w:t xml:space="preserve">Individual and combined effects of salinity and lipopolysaccharides on the immune response of juvenile </w:t>
        </w:r>
        <w:r w:rsidR="0034494A" w:rsidRPr="0034494A">
          <w:rPr>
            <w:rFonts w:ascii="Arial" w:hAnsi="Arial" w:cs="Arial"/>
            <w:i/>
            <w:iCs/>
            <w:rPrChange w:id="1421" w:author="Reviewer" w:date="2026-06-01T17:58:00Z" w16du:dateUtc="2026-06-01T22:58:00Z">
              <w:rPr>
                <w:rFonts w:ascii="Arial" w:hAnsi="Arial" w:cs="Arial"/>
              </w:rPr>
            </w:rPrChange>
          </w:rPr>
          <w:t>Takifugu fasciatus</w:t>
        </w:r>
      </w:ins>
      <w:ins w:id="1422" w:author="Reviewer" w:date="2026-06-01T17:00:00Z" w16du:dateUtc="2026-06-01T22:00:00Z">
        <w:r w:rsidRPr="00E2531B">
          <w:rPr>
            <w:rFonts w:ascii="Arial" w:hAnsi="Arial" w:cs="Arial"/>
          </w:rPr>
          <w:t xml:space="preserve">. </w:t>
        </w:r>
      </w:ins>
      <w:ins w:id="1423" w:author="Reviewer" w:date="2026-06-01T17:58:00Z" w16du:dateUtc="2026-06-01T22:58:00Z">
        <w:r w:rsidR="0034494A">
          <w:rPr>
            <w:rFonts w:ascii="Arial" w:hAnsi="Arial" w:cs="Arial"/>
            <w:i/>
            <w:iCs/>
          </w:rPr>
          <w:t>Fish Physiol Biochem</w:t>
        </w:r>
      </w:ins>
      <w:ins w:id="1424" w:author="Reviewer" w:date="2026-06-01T17:00:00Z" w16du:dateUtc="2026-06-01T22:00:00Z">
        <w:r w:rsidRPr="00E2531B">
          <w:rPr>
            <w:rFonts w:ascii="Arial" w:hAnsi="Arial" w:cs="Arial"/>
          </w:rPr>
          <w:t xml:space="preserve"> </w:t>
        </w:r>
      </w:ins>
      <w:ins w:id="1425" w:author="Reviewer" w:date="2026-06-01T17:58:00Z" w16du:dateUtc="2026-06-01T22:58:00Z">
        <w:r w:rsidR="0034494A">
          <w:rPr>
            <w:rFonts w:ascii="Arial" w:hAnsi="Arial" w:cs="Arial"/>
          </w:rPr>
          <w:t>45</w:t>
        </w:r>
      </w:ins>
      <w:ins w:id="1426" w:author="Reviewer" w:date="2026-06-01T17:59:00Z" w16du:dateUtc="2026-06-01T22:59:00Z">
        <w:r w:rsidR="0034494A">
          <w:rPr>
            <w:rFonts w:ascii="Arial" w:hAnsi="Arial" w:cs="Arial"/>
          </w:rPr>
          <w:t>: 965–976</w:t>
        </w:r>
      </w:ins>
      <w:ins w:id="1427" w:author="Reviewer" w:date="2026-06-01T17:00:00Z" w16du:dateUtc="2026-06-01T22:00:00Z">
        <w:r w:rsidRPr="00E2531B">
          <w:rPr>
            <w:rFonts w:ascii="Arial" w:hAnsi="Arial" w:cs="Arial"/>
          </w:rPr>
          <w:t>.</w:t>
        </w:r>
      </w:ins>
    </w:p>
    <w:p w14:paraId="4B090903" w14:textId="3C2D3FB2" w:rsidR="007069B9" w:rsidRPr="007069B9" w:rsidDel="007069B9" w:rsidRDefault="007069B9">
      <w:pPr>
        <w:rPr>
          <w:del w:id="1428" w:author="Reviewer" w:date="2026-06-01T17:00:00Z" w16du:dateUtc="2026-06-01T22:00:00Z"/>
          <w:rPrChange w:id="1429" w:author="Reviewer" w:date="2026-06-01T17:00:00Z" w16du:dateUtc="2026-06-01T22:00:00Z">
            <w:rPr>
              <w:del w:id="1430" w:author="Reviewer" w:date="2026-06-01T17:00:00Z" w16du:dateUtc="2026-06-01T22:00:00Z"/>
              <w:rFonts w:ascii="Arial" w:hAnsi="Arial" w:cs="Arial"/>
            </w:rPr>
          </w:rPrChange>
        </w:rPr>
        <w:pPrChange w:id="1431" w:author="Reviewer" w:date="2026-06-01T17:00:00Z" w16du:dateUtc="2026-06-01T22:00:00Z">
          <w:pPr>
            <w:pStyle w:val="Bibliography"/>
          </w:pPr>
        </w:pPrChange>
      </w:pPr>
    </w:p>
    <w:p w14:paraId="76EE2445" w14:textId="77777777" w:rsidR="000430F0" w:rsidRPr="00E2531B" w:rsidRDefault="000430F0" w:rsidP="000430F0">
      <w:pPr>
        <w:pStyle w:val="Bibliography"/>
        <w:rPr>
          <w:rFonts w:ascii="Arial" w:hAnsi="Arial" w:cs="Arial"/>
        </w:rPr>
      </w:pPr>
      <w:r w:rsidRPr="00E2531B">
        <w:rPr>
          <w:rFonts w:ascii="Arial" w:hAnsi="Arial" w:cs="Arial"/>
        </w:rPr>
        <w:t xml:space="preserve">Wang Z, Cousins IT, Scheringer M, Hungerbühler K (2013) Fluorinated alternatives to long-chain perfluoroalkyl carboxylic acids (PFCAs), perfluoroalkane sulfonic acids (PFSAs) and their potential precursors. </w:t>
      </w:r>
      <w:r w:rsidRPr="00E2531B">
        <w:rPr>
          <w:rFonts w:ascii="Arial" w:hAnsi="Arial" w:cs="Arial"/>
          <w:i/>
          <w:iCs/>
        </w:rPr>
        <w:t>Environ Int</w:t>
      </w:r>
      <w:r w:rsidRPr="00E2531B">
        <w:rPr>
          <w:rFonts w:ascii="Arial" w:hAnsi="Arial" w:cs="Arial"/>
        </w:rPr>
        <w:t xml:space="preserve"> 60: 242–248.</w:t>
      </w:r>
    </w:p>
    <w:p w14:paraId="28F26414" w14:textId="7B6F1ECB" w:rsidR="000430F0" w:rsidRPr="00E2531B" w:rsidDel="00F65F51" w:rsidRDefault="000430F0" w:rsidP="000430F0">
      <w:pPr>
        <w:pStyle w:val="Bibliography"/>
        <w:rPr>
          <w:del w:id="1432" w:author="Reviewer" w:date="2026-06-08T19:17:00Z" w16du:dateUtc="2026-06-09T00:17:00Z"/>
          <w:rFonts w:ascii="Arial" w:hAnsi="Arial" w:cs="Arial"/>
        </w:rPr>
      </w:pPr>
      <w:del w:id="1433" w:author="Reviewer" w:date="2026-06-08T19:17:00Z" w16du:dateUtc="2026-06-09T00:17:00Z">
        <w:r w:rsidRPr="00E2531B" w:rsidDel="00F65F51">
          <w:rPr>
            <w:rFonts w:ascii="Arial" w:hAnsi="Arial" w:cs="Arial"/>
          </w:rPr>
          <w:lastRenderedPageBreak/>
          <w:delText xml:space="preserve">Wasserman R, Strydom N, Weyl O (2011) Diet of largemouth bass, </w:delText>
        </w:r>
        <w:r w:rsidRPr="00E2531B" w:rsidDel="00F65F51">
          <w:rPr>
            <w:rFonts w:ascii="Arial" w:hAnsi="Arial" w:cs="Arial"/>
            <w:i/>
            <w:iCs/>
          </w:rPr>
          <w:delText>Micropterus salmoides</w:delText>
        </w:r>
        <w:r w:rsidRPr="00E2531B" w:rsidDel="00F65F51">
          <w:rPr>
            <w:rFonts w:ascii="Arial" w:hAnsi="Arial" w:cs="Arial"/>
          </w:rPr>
          <w:delText xml:space="preserve"> (Centrarchidae), an invasive alien in the lower reaches of an Eastern Cape river, South Africa. </w:delText>
        </w:r>
        <w:r w:rsidRPr="00E2531B" w:rsidDel="00F65F51">
          <w:rPr>
            <w:rFonts w:ascii="Arial" w:hAnsi="Arial" w:cs="Arial"/>
            <w:i/>
            <w:iCs/>
          </w:rPr>
          <w:delText>Afr Zool</w:delText>
        </w:r>
        <w:r w:rsidRPr="00E2531B" w:rsidDel="00F65F51">
          <w:rPr>
            <w:rFonts w:ascii="Arial" w:hAnsi="Arial" w:cs="Arial"/>
          </w:rPr>
          <w:delText xml:space="preserve"> 46: 378–386.</w:delText>
        </w:r>
      </w:del>
    </w:p>
    <w:p w14:paraId="75F6143A" w14:textId="77777777" w:rsidR="000430F0" w:rsidRPr="00E2531B" w:rsidRDefault="000430F0" w:rsidP="000430F0">
      <w:pPr>
        <w:pStyle w:val="Bibliography"/>
        <w:rPr>
          <w:rFonts w:ascii="Arial" w:hAnsi="Arial" w:cs="Arial"/>
        </w:rPr>
      </w:pPr>
      <w:r w:rsidRPr="00E2531B">
        <w:rPr>
          <w:rFonts w:ascii="Arial" w:hAnsi="Arial" w:cs="Arial"/>
        </w:rPr>
        <w:t>Watson JW, Hyder K, Boyd R, Thorpe R, Weltersbach MS, Ferter K, Cooke SJ, Roy S, M. Sibly R (2020) Assessing the sublethal impacts of anthropogenic stressors on fish: an energy</w:t>
      </w:r>
      <w:r w:rsidRPr="00E2531B">
        <w:rPr>
          <w:rFonts w:ascii="Cambria Math" w:hAnsi="Cambria Math" w:cs="Cambria Math"/>
        </w:rPr>
        <w:t>‐</w:t>
      </w:r>
      <w:r w:rsidRPr="00E2531B">
        <w:rPr>
          <w:rFonts w:ascii="Arial" w:hAnsi="Arial" w:cs="Arial"/>
        </w:rPr>
        <w:t xml:space="preserve">budget approach. </w:t>
      </w:r>
      <w:r w:rsidRPr="00E2531B">
        <w:rPr>
          <w:rFonts w:ascii="Arial" w:hAnsi="Arial" w:cs="Arial"/>
          <w:i/>
          <w:iCs/>
        </w:rPr>
        <w:t>Fish Fish</w:t>
      </w:r>
      <w:r w:rsidRPr="00E2531B">
        <w:rPr>
          <w:rFonts w:ascii="Arial" w:hAnsi="Arial" w:cs="Arial"/>
        </w:rPr>
        <w:t xml:space="preserve"> 21: 1034–1045.</w:t>
      </w:r>
    </w:p>
    <w:p w14:paraId="7C72E16A" w14:textId="15BDEF70" w:rsidR="000430F0" w:rsidRPr="00E2531B" w:rsidDel="00F65F51" w:rsidRDefault="000430F0" w:rsidP="000430F0">
      <w:pPr>
        <w:pStyle w:val="Bibliography"/>
        <w:rPr>
          <w:del w:id="1434" w:author="Reviewer" w:date="2026-06-08T19:17:00Z" w16du:dateUtc="2026-06-09T00:17:00Z"/>
          <w:rFonts w:ascii="Arial" w:hAnsi="Arial" w:cs="Arial"/>
        </w:rPr>
      </w:pPr>
      <w:del w:id="1435" w:author="Reviewer" w:date="2026-06-08T19:17:00Z" w16du:dateUtc="2026-06-09T00:17:00Z">
        <w:r w:rsidRPr="00E2531B" w:rsidDel="00F65F51">
          <w:rPr>
            <w:rFonts w:ascii="Arial" w:hAnsi="Arial" w:cs="Arial"/>
          </w:rPr>
          <w:delText xml:space="preserve">Weyl OLF, Lewis H (2006) First record of predation by the alien invasive freshwater fish </w:delText>
        </w:r>
        <w:r w:rsidRPr="00E2531B" w:rsidDel="00F65F51">
          <w:rPr>
            <w:rFonts w:ascii="Arial" w:hAnsi="Arial" w:cs="Arial"/>
            <w:i/>
            <w:iCs/>
          </w:rPr>
          <w:delText>Micropterus salmoides</w:delText>
        </w:r>
        <w:r w:rsidRPr="00E2531B" w:rsidDel="00F65F51">
          <w:rPr>
            <w:rFonts w:ascii="Arial" w:hAnsi="Arial" w:cs="Arial"/>
          </w:rPr>
          <w:delText xml:space="preserve"> L. (Centrarchidae) on migrating estuarine fishes in South Africa. </w:delText>
        </w:r>
        <w:r w:rsidRPr="00E2531B" w:rsidDel="00F65F51">
          <w:rPr>
            <w:rFonts w:ascii="Arial" w:hAnsi="Arial" w:cs="Arial"/>
            <w:i/>
            <w:iCs/>
          </w:rPr>
          <w:delText>Afr Zool</w:delText>
        </w:r>
        <w:r w:rsidRPr="00E2531B" w:rsidDel="00F65F51">
          <w:rPr>
            <w:rFonts w:ascii="Arial" w:hAnsi="Arial" w:cs="Arial"/>
          </w:rPr>
          <w:delText xml:space="preserve"> 41: 294–296.</w:delText>
        </w:r>
      </w:del>
    </w:p>
    <w:p w14:paraId="5E3E925F" w14:textId="22D8EF93" w:rsidR="000430F0" w:rsidRPr="00E2531B" w:rsidDel="00F65F51" w:rsidRDefault="000430F0" w:rsidP="000430F0">
      <w:pPr>
        <w:pStyle w:val="Bibliography"/>
        <w:rPr>
          <w:del w:id="1436" w:author="Reviewer" w:date="2026-06-08T19:17:00Z" w16du:dateUtc="2026-06-09T00:17:00Z"/>
          <w:rFonts w:ascii="Arial" w:hAnsi="Arial" w:cs="Arial"/>
        </w:rPr>
      </w:pPr>
      <w:del w:id="1437" w:author="Reviewer" w:date="2026-06-08T19:17:00Z" w16du:dateUtc="2026-06-09T00:17:00Z">
        <w:r w:rsidRPr="00E2531B" w:rsidDel="00F65F51">
          <w:rPr>
            <w:rFonts w:ascii="Arial" w:hAnsi="Arial" w:cs="Arial"/>
          </w:rPr>
          <w:delText xml:space="preserve">Weyl PS, De Moor FC, Hill MP, Weyl OL (2010) The effect of largemouth bass </w:delText>
        </w:r>
        <w:r w:rsidRPr="00E2531B" w:rsidDel="00F65F51">
          <w:rPr>
            <w:rFonts w:ascii="Arial" w:hAnsi="Arial" w:cs="Arial"/>
            <w:i/>
            <w:iCs/>
          </w:rPr>
          <w:delText>Micropterus salmoides</w:delText>
        </w:r>
        <w:r w:rsidRPr="00E2531B" w:rsidDel="00F65F51">
          <w:rPr>
            <w:rFonts w:ascii="Arial" w:hAnsi="Arial" w:cs="Arial"/>
          </w:rPr>
          <w:delText xml:space="preserve"> on aquatic macro-invertebrate communities in the Wit River, Eastern Cape, South Africa. </w:delText>
        </w:r>
        <w:r w:rsidRPr="00E2531B" w:rsidDel="00F65F51">
          <w:rPr>
            <w:rFonts w:ascii="Arial" w:hAnsi="Arial" w:cs="Arial"/>
            <w:i/>
            <w:iCs/>
          </w:rPr>
          <w:delText>Afr J Aquat Sci</w:delText>
        </w:r>
        <w:r w:rsidRPr="00E2531B" w:rsidDel="00F65F51">
          <w:rPr>
            <w:rFonts w:ascii="Arial" w:hAnsi="Arial" w:cs="Arial"/>
          </w:rPr>
          <w:delText xml:space="preserve"> 35: 273–281.</w:delText>
        </w:r>
      </w:del>
    </w:p>
    <w:p w14:paraId="218231E3" w14:textId="77777777" w:rsidR="000430F0" w:rsidRPr="00E2531B" w:rsidRDefault="000430F0" w:rsidP="000430F0">
      <w:pPr>
        <w:pStyle w:val="Bibliography"/>
        <w:rPr>
          <w:rFonts w:ascii="Arial" w:hAnsi="Arial" w:cs="Arial"/>
        </w:rPr>
      </w:pPr>
      <w:proofErr w:type="spellStart"/>
      <w:r w:rsidRPr="00E2531B">
        <w:rPr>
          <w:rFonts w:ascii="Arial" w:hAnsi="Arial" w:cs="Arial"/>
        </w:rPr>
        <w:t>Wikelski</w:t>
      </w:r>
      <w:proofErr w:type="spellEnd"/>
      <w:r w:rsidRPr="00E2531B">
        <w:rPr>
          <w:rFonts w:ascii="Arial" w:hAnsi="Arial" w:cs="Arial"/>
        </w:rPr>
        <w:t xml:space="preserve"> M, Cooke SJ (2006) Conservation physiology. </w:t>
      </w:r>
      <w:r w:rsidRPr="00E2531B">
        <w:rPr>
          <w:rFonts w:ascii="Arial" w:hAnsi="Arial" w:cs="Arial"/>
          <w:i/>
          <w:iCs/>
        </w:rPr>
        <w:t>Trends Ecol Evol</w:t>
      </w:r>
      <w:r w:rsidRPr="00E2531B">
        <w:rPr>
          <w:rFonts w:ascii="Arial" w:hAnsi="Arial" w:cs="Arial"/>
        </w:rPr>
        <w:t xml:space="preserve"> 21: 38–46.</w:t>
      </w:r>
    </w:p>
    <w:p w14:paraId="1AC0901C" w14:textId="0AA6E98E" w:rsidR="000430F0" w:rsidRPr="00E2531B" w:rsidRDefault="000430F0" w:rsidP="000430F0">
      <w:pPr>
        <w:pStyle w:val="Bibliography"/>
        <w:rPr>
          <w:rFonts w:ascii="Arial" w:hAnsi="Arial" w:cs="Arial"/>
        </w:rPr>
      </w:pPr>
      <w:r w:rsidRPr="00E2531B">
        <w:rPr>
          <w:rFonts w:ascii="Arial" w:hAnsi="Arial" w:cs="Arial"/>
        </w:rPr>
        <w:t>Wilson RW, Bergman HL, Wood CM (1994) Metabolic costs and physiological consequences of acclimation to aluminum in juvenile rainbow trout (</w:t>
      </w:r>
      <w:del w:id="1438" w:author="Reviewer" w:date="2026-06-02T13:29:00Z" w16du:dateUtc="2026-06-02T18:29:00Z">
        <w:r w:rsidRPr="00E2531B" w:rsidDel="00FE164D">
          <w:rPr>
            <w:rFonts w:ascii="Arial" w:hAnsi="Arial" w:cs="Arial"/>
          </w:rPr>
          <w:delText xml:space="preserve"> </w:delText>
        </w:r>
      </w:del>
      <w:r w:rsidRPr="00E2531B">
        <w:rPr>
          <w:rFonts w:ascii="Arial" w:hAnsi="Arial" w:cs="Arial"/>
          <w:i/>
          <w:iCs/>
        </w:rPr>
        <w:t>Oncorhynchus mykiss</w:t>
      </w:r>
      <w:del w:id="1439" w:author="Reviewer" w:date="2026-06-02T13:29:00Z" w16du:dateUtc="2026-06-02T18:29:00Z">
        <w:r w:rsidRPr="00E2531B" w:rsidDel="00FE164D">
          <w:rPr>
            <w:rFonts w:ascii="Arial" w:hAnsi="Arial" w:cs="Arial"/>
          </w:rPr>
          <w:delText xml:space="preserve"> </w:delText>
        </w:r>
      </w:del>
      <w:r w:rsidRPr="00E2531B">
        <w:rPr>
          <w:rFonts w:ascii="Arial" w:hAnsi="Arial" w:cs="Arial"/>
        </w:rPr>
        <w:t>)</w:t>
      </w:r>
      <w:ins w:id="1440" w:author="Reviewer" w:date="2026-06-02T13:29:00Z" w16du:dateUtc="2026-06-02T18:29:00Z">
        <w:r w:rsidR="00FE164D">
          <w:rPr>
            <w:rFonts w:ascii="Arial" w:hAnsi="Arial" w:cs="Arial"/>
          </w:rPr>
          <w:t xml:space="preserve"> </w:t>
        </w:r>
      </w:ins>
      <w:del w:id="1441" w:author="Reviewer" w:date="2026-06-02T13:29:00Z" w16du:dateUtc="2026-06-02T18:29:00Z">
        <w:r w:rsidRPr="00E2531B" w:rsidDel="00FE164D">
          <w:rPr>
            <w:rFonts w:ascii="Arial" w:hAnsi="Arial" w:cs="Arial"/>
          </w:rPr>
          <w:delText xml:space="preserve">. 2: </w:delText>
        </w:r>
      </w:del>
      <w:r w:rsidRPr="00E2531B">
        <w:rPr>
          <w:rFonts w:ascii="Arial" w:hAnsi="Arial" w:cs="Arial"/>
        </w:rPr>
        <w:t xml:space="preserve">gill morphology, swimming performance, and aerobic scope. </w:t>
      </w:r>
      <w:r w:rsidRPr="00E2531B">
        <w:rPr>
          <w:rFonts w:ascii="Arial" w:hAnsi="Arial" w:cs="Arial"/>
          <w:i/>
          <w:iCs/>
        </w:rPr>
        <w:t>Can J Fish Aquat Sci</w:t>
      </w:r>
      <w:r w:rsidRPr="00E2531B">
        <w:rPr>
          <w:rFonts w:ascii="Arial" w:hAnsi="Arial" w:cs="Arial"/>
        </w:rPr>
        <w:t xml:space="preserve"> 51: 536–544.</w:t>
      </w:r>
    </w:p>
    <w:p w14:paraId="68652FF3" w14:textId="77777777" w:rsidR="000430F0" w:rsidRPr="00E2531B" w:rsidRDefault="000430F0" w:rsidP="000430F0">
      <w:pPr>
        <w:pStyle w:val="Bibliography"/>
        <w:rPr>
          <w:rFonts w:ascii="Arial" w:hAnsi="Arial" w:cs="Arial"/>
        </w:rPr>
      </w:pPr>
      <w:r w:rsidRPr="00E2531B">
        <w:rPr>
          <w:rFonts w:ascii="Arial" w:hAnsi="Arial" w:cs="Arial"/>
        </w:rPr>
        <w:t xml:space="preserve">Witeska M, Kondera E, Bojarski B (2023) Hematological and hematopoietic analysis in fish toxicology—a review. </w:t>
      </w:r>
      <w:r w:rsidRPr="00E2531B">
        <w:rPr>
          <w:rFonts w:ascii="Arial" w:hAnsi="Arial" w:cs="Arial"/>
          <w:i/>
          <w:iCs/>
        </w:rPr>
        <w:t>Anim</w:t>
      </w:r>
      <w:r w:rsidRPr="00E2531B">
        <w:rPr>
          <w:rFonts w:ascii="Arial" w:hAnsi="Arial" w:cs="Arial"/>
        </w:rPr>
        <w:t xml:space="preserve"> 13: 2625.</w:t>
      </w:r>
    </w:p>
    <w:p w14:paraId="0CED7CCF" w14:textId="77777777" w:rsidR="000430F0" w:rsidRPr="00E2531B" w:rsidRDefault="000430F0" w:rsidP="000430F0">
      <w:pPr>
        <w:pStyle w:val="Bibliography"/>
        <w:rPr>
          <w:rFonts w:ascii="Arial" w:hAnsi="Arial" w:cs="Arial"/>
        </w:rPr>
      </w:pPr>
      <w:r w:rsidRPr="00E2531B">
        <w:rPr>
          <w:rFonts w:ascii="Arial" w:hAnsi="Arial" w:cs="Arial"/>
        </w:rPr>
        <w:t xml:space="preserve">Wu X, Cobbina SJ, Mao G, Xu H, Zhang Z, Yang L (2016) A review of toxicity and mechanisms of individual and mixtures of heavy metals in the environment. </w:t>
      </w:r>
      <w:r w:rsidRPr="00E2531B">
        <w:rPr>
          <w:rFonts w:ascii="Arial" w:hAnsi="Arial" w:cs="Arial"/>
          <w:i/>
          <w:iCs/>
        </w:rPr>
        <w:t>Environ Sci Pollut Res</w:t>
      </w:r>
      <w:r w:rsidRPr="00E2531B">
        <w:rPr>
          <w:rFonts w:ascii="Arial" w:hAnsi="Arial" w:cs="Arial"/>
        </w:rPr>
        <w:t xml:space="preserve"> 23: 8244–8259.</w:t>
      </w:r>
    </w:p>
    <w:p w14:paraId="0DD9CA86" w14:textId="77777777" w:rsidR="000430F0" w:rsidRPr="00E2531B" w:rsidRDefault="000430F0" w:rsidP="000430F0">
      <w:pPr>
        <w:pStyle w:val="Bibliography"/>
        <w:rPr>
          <w:rFonts w:ascii="Arial" w:hAnsi="Arial" w:cs="Arial"/>
        </w:rPr>
      </w:pPr>
      <w:r w:rsidRPr="00E2531B">
        <w:rPr>
          <w:rFonts w:ascii="Arial" w:hAnsi="Arial" w:cs="Arial"/>
        </w:rPr>
        <w:t>Xie Y, Shao X, Zhang P, Zhang H, Yu J, Yao X, Fu Y, Wei J, Wu C (2024) High starch induces hematological variations, metabolic changes, oxidative stress, inflammatory responses, and histopathological lesions in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Metabolites</w:t>
      </w:r>
      <w:r w:rsidRPr="00E2531B">
        <w:rPr>
          <w:rFonts w:ascii="Arial" w:hAnsi="Arial" w:cs="Arial"/>
        </w:rPr>
        <w:t xml:space="preserve"> 14: 236.</w:t>
      </w:r>
    </w:p>
    <w:p w14:paraId="773B286E" w14:textId="77777777" w:rsidR="000430F0" w:rsidRPr="000430F0" w:rsidRDefault="000430F0" w:rsidP="000430F0">
      <w:pPr>
        <w:pStyle w:val="Bibliography"/>
      </w:pPr>
      <w:r w:rsidRPr="00E2531B">
        <w:rPr>
          <w:rFonts w:ascii="Arial" w:hAnsi="Arial" w:cs="Arial"/>
        </w:rPr>
        <w:t xml:space="preserve">Yi H, Chen X, Liu S, Han L, Liang J, Su Y, Lai H, Bi S, Liu X, Zhang Y, </w:t>
      </w:r>
      <w:r w:rsidRPr="00E2531B">
        <w:rPr>
          <w:rFonts w:ascii="Arial" w:hAnsi="Arial" w:cs="Arial"/>
          <w:i/>
          <w:iCs/>
        </w:rPr>
        <w:t>et al.</w:t>
      </w:r>
      <w:r w:rsidRPr="00E2531B">
        <w:rPr>
          <w:rFonts w:ascii="Arial" w:hAnsi="Arial" w:cs="Arial"/>
        </w:rPr>
        <w:t xml:space="preserve"> (2021) Growth, osmoregulatory and hypothalamic–pituitary–somatotropic (HPS) axis response of the juvenile largemouth bass (Micropterus salmoides), reared under different salinities. </w:t>
      </w:r>
      <w:r w:rsidRPr="00E2531B">
        <w:rPr>
          <w:rFonts w:ascii="Arial" w:hAnsi="Arial" w:cs="Arial"/>
          <w:i/>
          <w:iCs/>
        </w:rPr>
        <w:t>Aquac Rep</w:t>
      </w:r>
      <w:r w:rsidRPr="00E2531B">
        <w:rPr>
          <w:rFonts w:ascii="Arial" w:hAnsi="Arial" w:cs="Arial"/>
        </w:rPr>
        <w:t xml:space="preserve"> 20: 100727.</w:t>
      </w:r>
    </w:p>
    <w:p w14:paraId="707610BE" w14:textId="338AF52E" w:rsidR="004D3F45" w:rsidRDefault="00CD6FE5" w:rsidP="000430F0">
      <w:pPr>
        <w:pStyle w:val="Bibliography"/>
        <w:rPr>
          <w:rFonts w:ascii="Arial" w:hAnsi="Arial" w:cs="Arial"/>
        </w:rPr>
      </w:pPr>
      <w:r w:rsidRPr="009C312A">
        <w:rPr>
          <w:rFonts w:ascii="Arial" w:hAnsi="Arial" w:cs="Arial"/>
        </w:rPr>
        <w:fldChar w:fldCharType="end"/>
      </w:r>
      <w:r w:rsidR="004D3F45">
        <w:rPr>
          <w:rFonts w:ascii="Arial" w:hAnsi="Arial" w:cs="Arial"/>
        </w:rPr>
        <w:br w:type="page"/>
      </w:r>
    </w:p>
    <w:p w14:paraId="7C6D4DDE" w14:textId="5441C0A9" w:rsidR="004D3F45" w:rsidRDefault="004D3F45"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2</w:t>
      </w:r>
      <w:r>
        <w:rPr>
          <w:rFonts w:ascii="Arial" w:hAnsi="Arial" w:cs="Arial"/>
          <w:b/>
          <w:bCs/>
        </w:rPr>
        <w:t>. Tables</w:t>
      </w:r>
    </w:p>
    <w:p w14:paraId="63522275" w14:textId="1F0C4CCF" w:rsidR="007F1402" w:rsidRDefault="007F1402" w:rsidP="004D3F45">
      <w:pPr>
        <w:spacing w:line="480" w:lineRule="auto"/>
        <w:rPr>
          <w:ins w:id="1442" w:author="Reviewer" w:date="2026-06-03T12:10:00Z" w16du:dateUtc="2026-06-03T17:10:00Z"/>
          <w:rFonts w:ascii="Arial" w:hAnsi="Arial" w:cs="Arial"/>
        </w:rPr>
      </w:pPr>
      <w:ins w:id="1443" w:author="Reviewer" w:date="2026-06-03T12:10:00Z" w16du:dateUtc="2026-06-03T17:10:00Z">
        <w:r>
          <w:rPr>
            <w:rFonts w:ascii="Arial" w:hAnsi="Arial" w:cs="Arial"/>
          </w:rPr>
          <w:t>Table 1.</w:t>
        </w:r>
      </w:ins>
      <w:ins w:id="1444" w:author="Reviewer" w:date="2026-06-03T12:12:00Z" w16du:dateUtc="2026-06-03T17:12:00Z">
        <w:r>
          <w:rPr>
            <w:rFonts w:ascii="Arial" w:hAnsi="Arial" w:cs="Arial"/>
          </w:rPr>
          <w:t xml:space="preserve"> </w:t>
        </w:r>
      </w:ins>
      <w:ins w:id="1445" w:author="Reviewer" w:date="2026-06-04T14:01:00Z" w16du:dateUtc="2026-06-04T19:01:00Z">
        <w:r w:rsidR="00602394" w:rsidRPr="00602394">
          <w:rPr>
            <w:rFonts w:ascii="Arial" w:hAnsi="Arial" w:cs="Arial"/>
          </w:rPr>
          <w:t>Number of largemouth bass contributing blood samples within each group during each sampling period. Blood sample 1 was collected before contaminant exposure, blood sample 2 after contaminant exposure, blood sample 3 three hours after salinity exposure, and blood sample 4 seven days after salinity exposure. Mortality reduced sample sizes in several treatment groups following the first sampling period</w:t>
        </w:r>
        <w:r w:rsidR="00602394">
          <w:rPr>
            <w:rFonts w:ascii="Arial" w:hAnsi="Arial" w:cs="Arial"/>
          </w:rPr>
          <w:t>.</w:t>
        </w:r>
      </w:ins>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7F1402" w:rsidRPr="00C14026" w14:paraId="1B0B3DCE" w14:textId="77777777" w:rsidTr="003B0C6A">
        <w:trPr>
          <w:trHeight w:val="360"/>
          <w:jc w:val="center"/>
          <w:ins w:id="1446" w:author="Reviewer" w:date="2026-06-03T12:10:00Z"/>
        </w:trPr>
        <w:tc>
          <w:tcPr>
            <w:tcW w:w="1440" w:type="dxa"/>
            <w:tcBorders>
              <w:top w:val="single" w:sz="4" w:space="0" w:color="auto"/>
              <w:bottom w:val="single" w:sz="4" w:space="0" w:color="auto"/>
            </w:tcBorders>
            <w:vAlign w:val="center"/>
          </w:tcPr>
          <w:p w14:paraId="5D5EFEDD" w14:textId="4EC1BB70" w:rsidR="007F1402" w:rsidRPr="00C14026" w:rsidRDefault="007F1402" w:rsidP="003B0C6A">
            <w:pPr>
              <w:jc w:val="center"/>
              <w:rPr>
                <w:ins w:id="1447" w:author="Reviewer" w:date="2026-06-03T12:10:00Z" w16du:dateUtc="2026-06-03T17:10:00Z"/>
                <w:rFonts w:ascii="Arial" w:hAnsi="Arial" w:cs="Arial"/>
                <w:sz w:val="20"/>
                <w:szCs w:val="20"/>
              </w:rPr>
            </w:pPr>
            <w:ins w:id="1448" w:author="Reviewer" w:date="2026-06-03T12:10:00Z" w16du:dateUtc="2026-06-03T17:10:00Z">
              <w:r>
                <w:rPr>
                  <w:rFonts w:ascii="Arial" w:hAnsi="Arial" w:cs="Arial"/>
                  <w:sz w:val="20"/>
                  <w:szCs w:val="20"/>
                </w:rPr>
                <w:t>Group</w:t>
              </w:r>
            </w:ins>
          </w:p>
        </w:tc>
        <w:tc>
          <w:tcPr>
            <w:tcW w:w="1440" w:type="dxa"/>
            <w:tcBorders>
              <w:top w:val="single" w:sz="4" w:space="0" w:color="auto"/>
              <w:bottom w:val="single" w:sz="4" w:space="0" w:color="auto"/>
            </w:tcBorders>
            <w:vAlign w:val="center"/>
          </w:tcPr>
          <w:p w14:paraId="20645D99" w14:textId="688A78D8" w:rsidR="007F1402" w:rsidRPr="00C14026" w:rsidRDefault="007F1402" w:rsidP="003B0C6A">
            <w:pPr>
              <w:jc w:val="center"/>
              <w:rPr>
                <w:ins w:id="1449" w:author="Reviewer" w:date="2026-06-03T12:10:00Z" w16du:dateUtc="2026-06-03T17:10:00Z"/>
                <w:rFonts w:ascii="Arial" w:hAnsi="Arial" w:cs="Arial"/>
                <w:sz w:val="20"/>
                <w:szCs w:val="20"/>
              </w:rPr>
            </w:pPr>
            <w:ins w:id="1450" w:author="Reviewer" w:date="2026-06-03T12:10:00Z" w16du:dateUtc="2026-06-03T17:10:00Z">
              <w:r>
                <w:rPr>
                  <w:rFonts w:ascii="Arial" w:hAnsi="Arial" w:cs="Arial"/>
                  <w:sz w:val="20"/>
                  <w:szCs w:val="20"/>
                </w:rPr>
                <w:t>Blood 1</w:t>
              </w:r>
            </w:ins>
          </w:p>
        </w:tc>
        <w:tc>
          <w:tcPr>
            <w:tcW w:w="1440" w:type="dxa"/>
            <w:tcBorders>
              <w:top w:val="single" w:sz="4" w:space="0" w:color="auto"/>
              <w:bottom w:val="single" w:sz="4" w:space="0" w:color="auto"/>
            </w:tcBorders>
            <w:vAlign w:val="center"/>
          </w:tcPr>
          <w:p w14:paraId="45676CFB" w14:textId="478F22B2" w:rsidR="007F1402" w:rsidRPr="00C14026" w:rsidRDefault="007F1402" w:rsidP="003B0C6A">
            <w:pPr>
              <w:jc w:val="center"/>
              <w:rPr>
                <w:ins w:id="1451" w:author="Reviewer" w:date="2026-06-03T12:10:00Z" w16du:dateUtc="2026-06-03T17:10:00Z"/>
                <w:rFonts w:ascii="Arial" w:hAnsi="Arial" w:cs="Arial"/>
                <w:sz w:val="20"/>
                <w:szCs w:val="20"/>
              </w:rPr>
            </w:pPr>
            <w:ins w:id="1452" w:author="Reviewer" w:date="2026-06-03T12:10:00Z" w16du:dateUtc="2026-06-03T17:10:00Z">
              <w:r>
                <w:rPr>
                  <w:rFonts w:ascii="Arial" w:hAnsi="Arial" w:cs="Arial"/>
                  <w:sz w:val="20"/>
                  <w:szCs w:val="20"/>
                </w:rPr>
                <w:t>Blood 2</w:t>
              </w:r>
            </w:ins>
          </w:p>
        </w:tc>
        <w:tc>
          <w:tcPr>
            <w:tcW w:w="1440" w:type="dxa"/>
            <w:tcBorders>
              <w:top w:val="single" w:sz="4" w:space="0" w:color="auto"/>
              <w:bottom w:val="single" w:sz="4" w:space="0" w:color="auto"/>
            </w:tcBorders>
            <w:vAlign w:val="center"/>
          </w:tcPr>
          <w:p w14:paraId="2BCCAE14" w14:textId="39D5E935" w:rsidR="007F1402" w:rsidRPr="00C14026" w:rsidRDefault="007F1402" w:rsidP="003B0C6A">
            <w:pPr>
              <w:jc w:val="center"/>
              <w:rPr>
                <w:ins w:id="1453" w:author="Reviewer" w:date="2026-06-03T12:10:00Z" w16du:dateUtc="2026-06-03T17:10:00Z"/>
                <w:rFonts w:ascii="Arial" w:hAnsi="Arial" w:cs="Arial"/>
                <w:sz w:val="20"/>
                <w:szCs w:val="20"/>
              </w:rPr>
            </w:pPr>
            <w:ins w:id="1454" w:author="Reviewer" w:date="2026-06-03T12:10:00Z" w16du:dateUtc="2026-06-03T17:10:00Z">
              <w:r>
                <w:rPr>
                  <w:rFonts w:ascii="Arial" w:hAnsi="Arial" w:cs="Arial"/>
                  <w:sz w:val="20"/>
                  <w:szCs w:val="20"/>
                </w:rPr>
                <w:t xml:space="preserve">Blood </w:t>
              </w:r>
            </w:ins>
            <w:ins w:id="1455" w:author="Reviewer" w:date="2026-06-03T12:11:00Z" w16du:dateUtc="2026-06-03T17:11:00Z">
              <w:r>
                <w:rPr>
                  <w:rFonts w:ascii="Arial" w:hAnsi="Arial" w:cs="Arial"/>
                  <w:sz w:val="20"/>
                  <w:szCs w:val="20"/>
                </w:rPr>
                <w:t>3</w:t>
              </w:r>
            </w:ins>
          </w:p>
        </w:tc>
        <w:tc>
          <w:tcPr>
            <w:tcW w:w="1440" w:type="dxa"/>
            <w:tcBorders>
              <w:top w:val="single" w:sz="4" w:space="0" w:color="auto"/>
              <w:bottom w:val="single" w:sz="4" w:space="0" w:color="auto"/>
            </w:tcBorders>
            <w:vAlign w:val="center"/>
          </w:tcPr>
          <w:p w14:paraId="663F0763" w14:textId="29E3E186" w:rsidR="007F1402" w:rsidRPr="00C14026" w:rsidRDefault="007F1402" w:rsidP="003B0C6A">
            <w:pPr>
              <w:jc w:val="center"/>
              <w:rPr>
                <w:ins w:id="1456" w:author="Reviewer" w:date="2026-06-03T12:10:00Z" w16du:dateUtc="2026-06-03T17:10:00Z"/>
                <w:rFonts w:ascii="Arial" w:hAnsi="Arial" w:cs="Arial"/>
                <w:sz w:val="20"/>
                <w:szCs w:val="20"/>
              </w:rPr>
            </w:pPr>
            <w:ins w:id="1457" w:author="Reviewer" w:date="2026-06-03T12:11:00Z" w16du:dateUtc="2026-06-03T17:11:00Z">
              <w:r>
                <w:rPr>
                  <w:rFonts w:ascii="Arial" w:hAnsi="Arial" w:cs="Arial"/>
                  <w:sz w:val="20"/>
                  <w:szCs w:val="20"/>
                </w:rPr>
                <w:t>Blood 4</w:t>
              </w:r>
            </w:ins>
          </w:p>
        </w:tc>
      </w:tr>
      <w:tr w:rsidR="007F1402" w:rsidRPr="00C14026" w14:paraId="5FF72C8A" w14:textId="77777777" w:rsidTr="003B0C6A">
        <w:trPr>
          <w:trHeight w:val="360"/>
          <w:jc w:val="center"/>
          <w:ins w:id="1458" w:author="Reviewer" w:date="2026-06-03T12:10:00Z"/>
        </w:trPr>
        <w:tc>
          <w:tcPr>
            <w:tcW w:w="1440" w:type="dxa"/>
            <w:tcBorders>
              <w:top w:val="single" w:sz="4" w:space="0" w:color="auto"/>
            </w:tcBorders>
            <w:vAlign w:val="center"/>
          </w:tcPr>
          <w:p w14:paraId="194EBD56" w14:textId="321AB457" w:rsidR="007F1402" w:rsidRPr="00C14026" w:rsidRDefault="007F1402" w:rsidP="003B0C6A">
            <w:pPr>
              <w:rPr>
                <w:ins w:id="1459" w:author="Reviewer" w:date="2026-06-03T12:10:00Z" w16du:dateUtc="2026-06-03T17:10:00Z"/>
                <w:rFonts w:ascii="Arial" w:hAnsi="Arial" w:cs="Arial"/>
                <w:sz w:val="20"/>
                <w:szCs w:val="20"/>
              </w:rPr>
            </w:pPr>
            <w:ins w:id="1460" w:author="Reviewer" w:date="2026-06-03T12:11:00Z" w16du:dateUtc="2026-06-03T17:11:00Z">
              <w:r>
                <w:rPr>
                  <w:rFonts w:ascii="Arial" w:hAnsi="Arial" w:cs="Arial"/>
                  <w:sz w:val="20"/>
                  <w:szCs w:val="20"/>
                </w:rPr>
                <w:t>Control</w:t>
              </w:r>
            </w:ins>
          </w:p>
        </w:tc>
        <w:tc>
          <w:tcPr>
            <w:tcW w:w="1440" w:type="dxa"/>
            <w:tcBorders>
              <w:top w:val="single" w:sz="4" w:space="0" w:color="auto"/>
            </w:tcBorders>
            <w:vAlign w:val="center"/>
          </w:tcPr>
          <w:p w14:paraId="7CC25A3D" w14:textId="44A46257" w:rsidR="007F1402" w:rsidRPr="00C14026" w:rsidRDefault="007F1402" w:rsidP="003B0C6A">
            <w:pPr>
              <w:jc w:val="center"/>
              <w:rPr>
                <w:ins w:id="1461" w:author="Reviewer" w:date="2026-06-03T12:10:00Z" w16du:dateUtc="2026-06-03T17:10:00Z"/>
                <w:rFonts w:ascii="Arial" w:hAnsi="Arial" w:cs="Arial"/>
                <w:sz w:val="20"/>
                <w:szCs w:val="20"/>
              </w:rPr>
            </w:pPr>
            <w:ins w:id="1462" w:author="Reviewer" w:date="2026-06-03T12:11:00Z" w16du:dateUtc="2026-06-03T17:11:00Z">
              <w:r>
                <w:rPr>
                  <w:rFonts w:ascii="Arial" w:hAnsi="Arial" w:cs="Arial"/>
                  <w:sz w:val="20"/>
                  <w:szCs w:val="20"/>
                </w:rPr>
                <w:t>3</w:t>
              </w:r>
            </w:ins>
          </w:p>
        </w:tc>
        <w:tc>
          <w:tcPr>
            <w:tcW w:w="1440" w:type="dxa"/>
            <w:tcBorders>
              <w:top w:val="single" w:sz="4" w:space="0" w:color="auto"/>
            </w:tcBorders>
            <w:vAlign w:val="center"/>
          </w:tcPr>
          <w:p w14:paraId="470CD9BC" w14:textId="5EA009FD" w:rsidR="007F1402" w:rsidRPr="00C14026" w:rsidRDefault="007F1402" w:rsidP="003B0C6A">
            <w:pPr>
              <w:jc w:val="center"/>
              <w:rPr>
                <w:ins w:id="1463" w:author="Reviewer" w:date="2026-06-03T12:10:00Z" w16du:dateUtc="2026-06-03T17:10:00Z"/>
                <w:rFonts w:ascii="Arial" w:hAnsi="Arial" w:cs="Arial"/>
                <w:sz w:val="20"/>
                <w:szCs w:val="20"/>
              </w:rPr>
            </w:pPr>
            <w:ins w:id="1464" w:author="Reviewer" w:date="2026-06-03T12:11:00Z" w16du:dateUtc="2026-06-03T17:11:00Z">
              <w:r>
                <w:rPr>
                  <w:rFonts w:ascii="Arial" w:hAnsi="Arial" w:cs="Arial"/>
                  <w:sz w:val="20"/>
                  <w:szCs w:val="20"/>
                </w:rPr>
                <w:t>2</w:t>
              </w:r>
            </w:ins>
          </w:p>
        </w:tc>
        <w:tc>
          <w:tcPr>
            <w:tcW w:w="1440" w:type="dxa"/>
            <w:tcBorders>
              <w:top w:val="single" w:sz="4" w:space="0" w:color="auto"/>
            </w:tcBorders>
            <w:vAlign w:val="center"/>
          </w:tcPr>
          <w:p w14:paraId="5309D9A3" w14:textId="4DF19752" w:rsidR="007F1402" w:rsidRPr="00C14026" w:rsidRDefault="007F1402" w:rsidP="003B0C6A">
            <w:pPr>
              <w:jc w:val="center"/>
              <w:rPr>
                <w:ins w:id="1465" w:author="Reviewer" w:date="2026-06-03T12:10:00Z" w16du:dateUtc="2026-06-03T17:10:00Z"/>
                <w:rFonts w:ascii="Arial" w:hAnsi="Arial" w:cs="Arial"/>
                <w:sz w:val="20"/>
                <w:szCs w:val="20"/>
              </w:rPr>
            </w:pPr>
            <w:ins w:id="1466" w:author="Reviewer" w:date="2026-06-03T12:11:00Z" w16du:dateUtc="2026-06-03T17:11:00Z">
              <w:r>
                <w:rPr>
                  <w:rFonts w:ascii="Arial" w:hAnsi="Arial" w:cs="Arial"/>
                  <w:sz w:val="20"/>
                  <w:szCs w:val="20"/>
                </w:rPr>
                <w:t>2</w:t>
              </w:r>
            </w:ins>
          </w:p>
        </w:tc>
        <w:tc>
          <w:tcPr>
            <w:tcW w:w="1440" w:type="dxa"/>
            <w:tcBorders>
              <w:top w:val="single" w:sz="4" w:space="0" w:color="auto"/>
            </w:tcBorders>
            <w:vAlign w:val="center"/>
          </w:tcPr>
          <w:p w14:paraId="3BEF21F9" w14:textId="35AB27A6" w:rsidR="007F1402" w:rsidRPr="00C14026" w:rsidRDefault="007F1402" w:rsidP="003B0C6A">
            <w:pPr>
              <w:jc w:val="center"/>
              <w:rPr>
                <w:ins w:id="1467" w:author="Reviewer" w:date="2026-06-03T12:10:00Z" w16du:dateUtc="2026-06-03T17:10:00Z"/>
                <w:rFonts w:ascii="Arial" w:hAnsi="Arial" w:cs="Arial"/>
                <w:sz w:val="20"/>
                <w:szCs w:val="20"/>
              </w:rPr>
            </w:pPr>
            <w:ins w:id="1468" w:author="Reviewer" w:date="2026-06-03T12:11:00Z" w16du:dateUtc="2026-06-03T17:11:00Z">
              <w:r>
                <w:rPr>
                  <w:rFonts w:ascii="Arial" w:hAnsi="Arial" w:cs="Arial"/>
                  <w:sz w:val="20"/>
                  <w:szCs w:val="20"/>
                </w:rPr>
                <w:t>2</w:t>
              </w:r>
            </w:ins>
          </w:p>
        </w:tc>
      </w:tr>
      <w:tr w:rsidR="007F1402" w:rsidRPr="00C14026" w14:paraId="7D0C297A" w14:textId="77777777" w:rsidTr="003B0C6A">
        <w:trPr>
          <w:trHeight w:val="360"/>
          <w:jc w:val="center"/>
          <w:ins w:id="1469" w:author="Reviewer" w:date="2026-06-03T12:10:00Z"/>
        </w:trPr>
        <w:tc>
          <w:tcPr>
            <w:tcW w:w="1440" w:type="dxa"/>
            <w:vAlign w:val="center"/>
          </w:tcPr>
          <w:p w14:paraId="2874973B" w14:textId="6FC4925B" w:rsidR="007F1402" w:rsidRPr="00C14026" w:rsidRDefault="007F1402" w:rsidP="003B0C6A">
            <w:pPr>
              <w:rPr>
                <w:ins w:id="1470" w:author="Reviewer" w:date="2026-06-03T12:10:00Z" w16du:dateUtc="2026-06-03T17:10:00Z"/>
                <w:rFonts w:ascii="Arial" w:hAnsi="Arial" w:cs="Arial"/>
                <w:sz w:val="20"/>
                <w:szCs w:val="20"/>
              </w:rPr>
            </w:pPr>
            <w:ins w:id="1471" w:author="Reviewer" w:date="2026-06-03T12:11:00Z" w16du:dateUtc="2026-06-03T17:11:00Z">
              <w:r>
                <w:rPr>
                  <w:rFonts w:ascii="Arial" w:hAnsi="Arial" w:cs="Arial"/>
                  <w:sz w:val="20"/>
                  <w:szCs w:val="20"/>
                </w:rPr>
                <w:t>Cd low</w:t>
              </w:r>
            </w:ins>
          </w:p>
        </w:tc>
        <w:tc>
          <w:tcPr>
            <w:tcW w:w="1440" w:type="dxa"/>
            <w:vAlign w:val="center"/>
          </w:tcPr>
          <w:p w14:paraId="1BDA77E5" w14:textId="4FE94289" w:rsidR="007F1402" w:rsidRPr="00C14026" w:rsidRDefault="007F1402" w:rsidP="003B0C6A">
            <w:pPr>
              <w:jc w:val="center"/>
              <w:rPr>
                <w:ins w:id="1472" w:author="Reviewer" w:date="2026-06-03T12:10:00Z" w16du:dateUtc="2026-06-03T17:10:00Z"/>
                <w:rFonts w:ascii="Arial" w:hAnsi="Arial" w:cs="Arial"/>
                <w:sz w:val="20"/>
                <w:szCs w:val="20"/>
              </w:rPr>
            </w:pPr>
            <w:ins w:id="1473" w:author="Reviewer" w:date="2026-06-03T12:11:00Z" w16du:dateUtc="2026-06-03T17:11:00Z">
              <w:r>
                <w:rPr>
                  <w:rFonts w:ascii="Arial" w:hAnsi="Arial" w:cs="Arial"/>
                  <w:sz w:val="20"/>
                  <w:szCs w:val="20"/>
                </w:rPr>
                <w:t>3</w:t>
              </w:r>
            </w:ins>
          </w:p>
        </w:tc>
        <w:tc>
          <w:tcPr>
            <w:tcW w:w="1440" w:type="dxa"/>
            <w:vAlign w:val="center"/>
          </w:tcPr>
          <w:p w14:paraId="27364E48" w14:textId="31ABF8F9" w:rsidR="007F1402" w:rsidRPr="00C14026" w:rsidRDefault="007F1402" w:rsidP="003B0C6A">
            <w:pPr>
              <w:jc w:val="center"/>
              <w:rPr>
                <w:ins w:id="1474" w:author="Reviewer" w:date="2026-06-03T12:10:00Z" w16du:dateUtc="2026-06-03T17:10:00Z"/>
                <w:rFonts w:ascii="Arial" w:hAnsi="Arial" w:cs="Arial"/>
                <w:sz w:val="20"/>
                <w:szCs w:val="20"/>
              </w:rPr>
            </w:pPr>
            <w:ins w:id="1475" w:author="Reviewer" w:date="2026-06-03T12:11:00Z" w16du:dateUtc="2026-06-03T17:11:00Z">
              <w:r>
                <w:rPr>
                  <w:rFonts w:ascii="Arial" w:hAnsi="Arial" w:cs="Arial"/>
                  <w:sz w:val="20"/>
                  <w:szCs w:val="20"/>
                </w:rPr>
                <w:t>3</w:t>
              </w:r>
            </w:ins>
          </w:p>
        </w:tc>
        <w:tc>
          <w:tcPr>
            <w:tcW w:w="1440" w:type="dxa"/>
            <w:vAlign w:val="center"/>
          </w:tcPr>
          <w:p w14:paraId="6965DB92" w14:textId="36EDE647" w:rsidR="007F1402" w:rsidRPr="00C14026" w:rsidRDefault="007F1402" w:rsidP="003B0C6A">
            <w:pPr>
              <w:jc w:val="center"/>
              <w:rPr>
                <w:ins w:id="1476" w:author="Reviewer" w:date="2026-06-03T12:10:00Z" w16du:dateUtc="2026-06-03T17:10:00Z"/>
                <w:rFonts w:ascii="Arial" w:hAnsi="Arial" w:cs="Arial"/>
                <w:sz w:val="20"/>
                <w:szCs w:val="20"/>
              </w:rPr>
            </w:pPr>
            <w:ins w:id="1477" w:author="Reviewer" w:date="2026-06-03T12:11:00Z" w16du:dateUtc="2026-06-03T17:11:00Z">
              <w:r>
                <w:rPr>
                  <w:rFonts w:ascii="Arial" w:hAnsi="Arial" w:cs="Arial"/>
                  <w:sz w:val="20"/>
                  <w:szCs w:val="20"/>
                </w:rPr>
                <w:t>3</w:t>
              </w:r>
            </w:ins>
          </w:p>
        </w:tc>
        <w:tc>
          <w:tcPr>
            <w:tcW w:w="1440" w:type="dxa"/>
            <w:vAlign w:val="center"/>
          </w:tcPr>
          <w:p w14:paraId="03A571D2" w14:textId="5F3A0D85" w:rsidR="007F1402" w:rsidRPr="00C14026" w:rsidRDefault="007F1402" w:rsidP="003B0C6A">
            <w:pPr>
              <w:jc w:val="center"/>
              <w:rPr>
                <w:ins w:id="1478" w:author="Reviewer" w:date="2026-06-03T12:10:00Z" w16du:dateUtc="2026-06-03T17:10:00Z"/>
                <w:rFonts w:ascii="Arial" w:hAnsi="Arial" w:cs="Arial"/>
                <w:sz w:val="20"/>
                <w:szCs w:val="20"/>
              </w:rPr>
            </w:pPr>
            <w:ins w:id="1479" w:author="Reviewer" w:date="2026-06-03T12:11:00Z" w16du:dateUtc="2026-06-03T17:11:00Z">
              <w:r>
                <w:rPr>
                  <w:rFonts w:ascii="Arial" w:hAnsi="Arial" w:cs="Arial"/>
                  <w:sz w:val="20"/>
                  <w:szCs w:val="20"/>
                </w:rPr>
                <w:t>3</w:t>
              </w:r>
            </w:ins>
          </w:p>
        </w:tc>
      </w:tr>
      <w:tr w:rsidR="007F1402" w:rsidRPr="00C14026" w14:paraId="696EB3E0" w14:textId="77777777" w:rsidTr="003B0C6A">
        <w:trPr>
          <w:trHeight w:val="360"/>
          <w:jc w:val="center"/>
          <w:ins w:id="1480" w:author="Reviewer" w:date="2026-06-03T12:10:00Z"/>
        </w:trPr>
        <w:tc>
          <w:tcPr>
            <w:tcW w:w="1440" w:type="dxa"/>
            <w:vAlign w:val="center"/>
          </w:tcPr>
          <w:p w14:paraId="56A02342" w14:textId="79AACA9F" w:rsidR="007F1402" w:rsidRPr="00C14026" w:rsidRDefault="007F1402" w:rsidP="003B0C6A">
            <w:pPr>
              <w:rPr>
                <w:ins w:id="1481" w:author="Reviewer" w:date="2026-06-03T12:10:00Z" w16du:dateUtc="2026-06-03T17:10:00Z"/>
                <w:rFonts w:ascii="Arial" w:hAnsi="Arial" w:cs="Arial"/>
                <w:sz w:val="20"/>
                <w:szCs w:val="20"/>
              </w:rPr>
            </w:pPr>
            <w:ins w:id="1482" w:author="Reviewer" w:date="2026-06-03T12:11:00Z" w16du:dateUtc="2026-06-03T17:11:00Z">
              <w:r>
                <w:rPr>
                  <w:rFonts w:ascii="Arial" w:hAnsi="Arial" w:cs="Arial"/>
                  <w:sz w:val="20"/>
                  <w:szCs w:val="20"/>
                </w:rPr>
                <w:t>Cd high</w:t>
              </w:r>
            </w:ins>
          </w:p>
        </w:tc>
        <w:tc>
          <w:tcPr>
            <w:tcW w:w="1440" w:type="dxa"/>
            <w:vAlign w:val="center"/>
          </w:tcPr>
          <w:p w14:paraId="58757111" w14:textId="5C541B47" w:rsidR="007F1402" w:rsidRPr="00C14026" w:rsidRDefault="007F1402" w:rsidP="003B0C6A">
            <w:pPr>
              <w:jc w:val="center"/>
              <w:rPr>
                <w:ins w:id="1483" w:author="Reviewer" w:date="2026-06-03T12:10:00Z" w16du:dateUtc="2026-06-03T17:10:00Z"/>
                <w:rFonts w:ascii="Arial" w:hAnsi="Arial" w:cs="Arial"/>
                <w:sz w:val="20"/>
                <w:szCs w:val="20"/>
              </w:rPr>
            </w:pPr>
            <w:ins w:id="1484" w:author="Reviewer" w:date="2026-06-03T12:11:00Z" w16du:dateUtc="2026-06-03T17:11:00Z">
              <w:r>
                <w:rPr>
                  <w:rFonts w:ascii="Arial" w:hAnsi="Arial" w:cs="Arial"/>
                  <w:sz w:val="20"/>
                  <w:szCs w:val="20"/>
                </w:rPr>
                <w:t>3</w:t>
              </w:r>
            </w:ins>
          </w:p>
        </w:tc>
        <w:tc>
          <w:tcPr>
            <w:tcW w:w="1440" w:type="dxa"/>
            <w:vAlign w:val="center"/>
          </w:tcPr>
          <w:p w14:paraId="2C7F8E11" w14:textId="60A0E4DF" w:rsidR="007F1402" w:rsidRPr="00C14026" w:rsidRDefault="007F1402" w:rsidP="003B0C6A">
            <w:pPr>
              <w:jc w:val="center"/>
              <w:rPr>
                <w:ins w:id="1485" w:author="Reviewer" w:date="2026-06-03T12:10:00Z" w16du:dateUtc="2026-06-03T17:10:00Z"/>
                <w:rFonts w:ascii="Arial" w:hAnsi="Arial" w:cs="Arial"/>
                <w:sz w:val="20"/>
                <w:szCs w:val="20"/>
              </w:rPr>
            </w:pPr>
            <w:ins w:id="1486" w:author="Reviewer" w:date="2026-06-03T12:11:00Z" w16du:dateUtc="2026-06-03T17:11:00Z">
              <w:r>
                <w:rPr>
                  <w:rFonts w:ascii="Arial" w:hAnsi="Arial" w:cs="Arial"/>
                  <w:sz w:val="20"/>
                  <w:szCs w:val="20"/>
                </w:rPr>
                <w:t>2</w:t>
              </w:r>
            </w:ins>
          </w:p>
        </w:tc>
        <w:tc>
          <w:tcPr>
            <w:tcW w:w="1440" w:type="dxa"/>
            <w:vAlign w:val="center"/>
          </w:tcPr>
          <w:p w14:paraId="3479E370" w14:textId="2FC39CE8" w:rsidR="007F1402" w:rsidRPr="00C14026" w:rsidRDefault="007F1402" w:rsidP="003B0C6A">
            <w:pPr>
              <w:jc w:val="center"/>
              <w:rPr>
                <w:ins w:id="1487" w:author="Reviewer" w:date="2026-06-03T12:10:00Z" w16du:dateUtc="2026-06-03T17:10:00Z"/>
                <w:rFonts w:ascii="Arial" w:hAnsi="Arial" w:cs="Arial"/>
                <w:sz w:val="20"/>
                <w:szCs w:val="20"/>
              </w:rPr>
            </w:pPr>
            <w:ins w:id="1488" w:author="Reviewer" w:date="2026-06-03T12:11:00Z" w16du:dateUtc="2026-06-03T17:11:00Z">
              <w:r>
                <w:rPr>
                  <w:rFonts w:ascii="Arial" w:hAnsi="Arial" w:cs="Arial"/>
                  <w:sz w:val="20"/>
                  <w:szCs w:val="20"/>
                </w:rPr>
                <w:t>2</w:t>
              </w:r>
            </w:ins>
          </w:p>
        </w:tc>
        <w:tc>
          <w:tcPr>
            <w:tcW w:w="1440" w:type="dxa"/>
            <w:vAlign w:val="center"/>
          </w:tcPr>
          <w:p w14:paraId="4317218B" w14:textId="596A0611" w:rsidR="007F1402" w:rsidRPr="00C14026" w:rsidRDefault="007F1402" w:rsidP="003B0C6A">
            <w:pPr>
              <w:jc w:val="center"/>
              <w:rPr>
                <w:ins w:id="1489" w:author="Reviewer" w:date="2026-06-03T12:10:00Z" w16du:dateUtc="2026-06-03T17:10:00Z"/>
                <w:rFonts w:ascii="Arial" w:hAnsi="Arial" w:cs="Arial"/>
                <w:sz w:val="20"/>
                <w:szCs w:val="20"/>
              </w:rPr>
            </w:pPr>
            <w:ins w:id="1490" w:author="Reviewer" w:date="2026-06-03T12:11:00Z" w16du:dateUtc="2026-06-03T17:11:00Z">
              <w:r>
                <w:rPr>
                  <w:rFonts w:ascii="Arial" w:hAnsi="Arial" w:cs="Arial"/>
                  <w:sz w:val="20"/>
                  <w:szCs w:val="20"/>
                </w:rPr>
                <w:t>2</w:t>
              </w:r>
            </w:ins>
          </w:p>
        </w:tc>
      </w:tr>
      <w:tr w:rsidR="007F1402" w:rsidRPr="00C14026" w14:paraId="3DC33541" w14:textId="77777777" w:rsidTr="003B0C6A">
        <w:trPr>
          <w:trHeight w:val="360"/>
          <w:jc w:val="center"/>
          <w:ins w:id="1491" w:author="Reviewer" w:date="2026-06-03T12:10:00Z"/>
        </w:trPr>
        <w:tc>
          <w:tcPr>
            <w:tcW w:w="1440" w:type="dxa"/>
            <w:tcBorders>
              <w:bottom w:val="nil"/>
            </w:tcBorders>
            <w:vAlign w:val="center"/>
          </w:tcPr>
          <w:p w14:paraId="56F7852B" w14:textId="187A1F30" w:rsidR="007F1402" w:rsidRPr="00C14026" w:rsidRDefault="007F1402" w:rsidP="003B0C6A">
            <w:pPr>
              <w:rPr>
                <w:ins w:id="1492" w:author="Reviewer" w:date="2026-06-03T12:10:00Z" w16du:dateUtc="2026-06-03T17:10:00Z"/>
                <w:rFonts w:ascii="Arial" w:hAnsi="Arial" w:cs="Arial"/>
                <w:sz w:val="20"/>
                <w:szCs w:val="20"/>
              </w:rPr>
            </w:pPr>
            <w:proofErr w:type="spellStart"/>
            <w:ins w:id="1493" w:author="Reviewer" w:date="2026-06-03T12:11:00Z" w16du:dateUtc="2026-06-03T17:11:00Z">
              <w:r>
                <w:rPr>
                  <w:rFonts w:ascii="Arial" w:hAnsi="Arial" w:cs="Arial"/>
                  <w:sz w:val="20"/>
                  <w:szCs w:val="20"/>
                </w:rPr>
                <w:t>PFPeA</w:t>
              </w:r>
              <w:proofErr w:type="spellEnd"/>
              <w:r>
                <w:rPr>
                  <w:rFonts w:ascii="Arial" w:hAnsi="Arial" w:cs="Arial"/>
                  <w:sz w:val="20"/>
                  <w:szCs w:val="20"/>
                </w:rPr>
                <w:t xml:space="preserve"> low</w:t>
              </w:r>
            </w:ins>
          </w:p>
        </w:tc>
        <w:tc>
          <w:tcPr>
            <w:tcW w:w="1440" w:type="dxa"/>
            <w:tcBorders>
              <w:bottom w:val="nil"/>
            </w:tcBorders>
            <w:vAlign w:val="center"/>
          </w:tcPr>
          <w:p w14:paraId="70BCB8EE" w14:textId="2D39E854" w:rsidR="007F1402" w:rsidRPr="00C14026" w:rsidRDefault="007F1402" w:rsidP="003B0C6A">
            <w:pPr>
              <w:jc w:val="center"/>
              <w:rPr>
                <w:ins w:id="1494" w:author="Reviewer" w:date="2026-06-03T12:10:00Z" w16du:dateUtc="2026-06-03T17:10:00Z"/>
                <w:rFonts w:ascii="Arial" w:hAnsi="Arial" w:cs="Arial"/>
                <w:sz w:val="20"/>
                <w:szCs w:val="20"/>
              </w:rPr>
            </w:pPr>
            <w:ins w:id="1495" w:author="Reviewer" w:date="2026-06-03T12:11:00Z" w16du:dateUtc="2026-06-03T17:11:00Z">
              <w:r>
                <w:rPr>
                  <w:rFonts w:ascii="Arial" w:hAnsi="Arial" w:cs="Arial"/>
                  <w:sz w:val="20"/>
                  <w:szCs w:val="20"/>
                </w:rPr>
                <w:t>3</w:t>
              </w:r>
            </w:ins>
          </w:p>
        </w:tc>
        <w:tc>
          <w:tcPr>
            <w:tcW w:w="1440" w:type="dxa"/>
            <w:tcBorders>
              <w:bottom w:val="nil"/>
            </w:tcBorders>
            <w:vAlign w:val="center"/>
          </w:tcPr>
          <w:p w14:paraId="130F7B66" w14:textId="69E92834" w:rsidR="007F1402" w:rsidRPr="00C14026" w:rsidRDefault="007F1402" w:rsidP="003B0C6A">
            <w:pPr>
              <w:jc w:val="center"/>
              <w:rPr>
                <w:ins w:id="1496" w:author="Reviewer" w:date="2026-06-03T12:10:00Z" w16du:dateUtc="2026-06-03T17:10:00Z"/>
                <w:rFonts w:ascii="Arial" w:hAnsi="Arial" w:cs="Arial"/>
                <w:sz w:val="20"/>
                <w:szCs w:val="20"/>
              </w:rPr>
            </w:pPr>
            <w:ins w:id="1497" w:author="Reviewer" w:date="2026-06-03T12:11:00Z" w16du:dateUtc="2026-06-03T17:11:00Z">
              <w:r>
                <w:rPr>
                  <w:rFonts w:ascii="Arial" w:hAnsi="Arial" w:cs="Arial"/>
                  <w:sz w:val="20"/>
                  <w:szCs w:val="20"/>
                </w:rPr>
                <w:t>2</w:t>
              </w:r>
            </w:ins>
          </w:p>
        </w:tc>
        <w:tc>
          <w:tcPr>
            <w:tcW w:w="1440" w:type="dxa"/>
            <w:tcBorders>
              <w:bottom w:val="nil"/>
            </w:tcBorders>
            <w:vAlign w:val="center"/>
          </w:tcPr>
          <w:p w14:paraId="53FDB1F9" w14:textId="03D4F449" w:rsidR="007F1402" w:rsidRPr="00C14026" w:rsidRDefault="007F1402" w:rsidP="003B0C6A">
            <w:pPr>
              <w:jc w:val="center"/>
              <w:rPr>
                <w:ins w:id="1498" w:author="Reviewer" w:date="2026-06-03T12:10:00Z" w16du:dateUtc="2026-06-03T17:10:00Z"/>
                <w:rFonts w:ascii="Arial" w:hAnsi="Arial" w:cs="Arial"/>
                <w:sz w:val="20"/>
                <w:szCs w:val="20"/>
              </w:rPr>
            </w:pPr>
            <w:ins w:id="1499" w:author="Reviewer" w:date="2026-06-03T12:11:00Z" w16du:dateUtc="2026-06-03T17:11:00Z">
              <w:r>
                <w:rPr>
                  <w:rFonts w:ascii="Arial" w:hAnsi="Arial" w:cs="Arial"/>
                  <w:sz w:val="20"/>
                  <w:szCs w:val="20"/>
                </w:rPr>
                <w:t>2</w:t>
              </w:r>
            </w:ins>
          </w:p>
        </w:tc>
        <w:tc>
          <w:tcPr>
            <w:tcW w:w="1440" w:type="dxa"/>
            <w:tcBorders>
              <w:bottom w:val="nil"/>
            </w:tcBorders>
            <w:vAlign w:val="center"/>
          </w:tcPr>
          <w:p w14:paraId="46A186F5" w14:textId="0D6D4261" w:rsidR="007F1402" w:rsidRPr="00C14026" w:rsidRDefault="007F1402" w:rsidP="003B0C6A">
            <w:pPr>
              <w:jc w:val="center"/>
              <w:rPr>
                <w:ins w:id="1500" w:author="Reviewer" w:date="2026-06-03T12:10:00Z" w16du:dateUtc="2026-06-03T17:10:00Z"/>
                <w:rFonts w:ascii="Arial" w:hAnsi="Arial" w:cs="Arial"/>
                <w:sz w:val="20"/>
                <w:szCs w:val="20"/>
              </w:rPr>
            </w:pPr>
            <w:ins w:id="1501" w:author="Reviewer" w:date="2026-06-03T12:11:00Z" w16du:dateUtc="2026-06-03T17:11:00Z">
              <w:r>
                <w:rPr>
                  <w:rFonts w:ascii="Arial" w:hAnsi="Arial" w:cs="Arial"/>
                  <w:sz w:val="20"/>
                  <w:szCs w:val="20"/>
                </w:rPr>
                <w:t>2</w:t>
              </w:r>
            </w:ins>
          </w:p>
        </w:tc>
      </w:tr>
      <w:tr w:rsidR="007F1402" w:rsidRPr="00C14026" w14:paraId="12CB9792" w14:textId="77777777" w:rsidTr="003B0C6A">
        <w:trPr>
          <w:trHeight w:val="360"/>
          <w:jc w:val="center"/>
          <w:ins w:id="1502" w:author="Reviewer" w:date="2026-06-03T12:10:00Z"/>
        </w:trPr>
        <w:tc>
          <w:tcPr>
            <w:tcW w:w="1440" w:type="dxa"/>
            <w:tcBorders>
              <w:top w:val="nil"/>
              <w:bottom w:val="single" w:sz="4" w:space="0" w:color="auto"/>
            </w:tcBorders>
            <w:vAlign w:val="center"/>
          </w:tcPr>
          <w:p w14:paraId="04DEC6B3" w14:textId="57D56615" w:rsidR="007F1402" w:rsidRPr="00C14026" w:rsidRDefault="007F1402" w:rsidP="003B0C6A">
            <w:pPr>
              <w:rPr>
                <w:ins w:id="1503" w:author="Reviewer" w:date="2026-06-03T12:10:00Z" w16du:dateUtc="2026-06-03T17:10:00Z"/>
                <w:rFonts w:ascii="Arial" w:hAnsi="Arial" w:cs="Arial"/>
                <w:sz w:val="20"/>
                <w:szCs w:val="20"/>
              </w:rPr>
            </w:pPr>
            <w:proofErr w:type="spellStart"/>
            <w:ins w:id="1504" w:author="Reviewer" w:date="2026-06-03T12:11:00Z" w16du:dateUtc="2026-06-03T17:11:00Z">
              <w:r>
                <w:rPr>
                  <w:rFonts w:ascii="Arial" w:hAnsi="Arial" w:cs="Arial"/>
                  <w:sz w:val="20"/>
                  <w:szCs w:val="20"/>
                </w:rPr>
                <w:t>PFPeA</w:t>
              </w:r>
              <w:proofErr w:type="spellEnd"/>
              <w:r>
                <w:rPr>
                  <w:rFonts w:ascii="Arial" w:hAnsi="Arial" w:cs="Arial"/>
                  <w:sz w:val="20"/>
                  <w:szCs w:val="20"/>
                </w:rPr>
                <w:t xml:space="preserve"> high</w:t>
              </w:r>
            </w:ins>
          </w:p>
        </w:tc>
        <w:tc>
          <w:tcPr>
            <w:tcW w:w="1440" w:type="dxa"/>
            <w:tcBorders>
              <w:top w:val="nil"/>
              <w:bottom w:val="single" w:sz="4" w:space="0" w:color="auto"/>
            </w:tcBorders>
            <w:vAlign w:val="center"/>
          </w:tcPr>
          <w:p w14:paraId="71796A76" w14:textId="30D9120F" w:rsidR="007F1402" w:rsidRPr="00C14026" w:rsidRDefault="007F1402" w:rsidP="003B0C6A">
            <w:pPr>
              <w:jc w:val="center"/>
              <w:rPr>
                <w:ins w:id="1505" w:author="Reviewer" w:date="2026-06-03T12:10:00Z" w16du:dateUtc="2026-06-03T17:10:00Z"/>
                <w:rFonts w:ascii="Arial" w:hAnsi="Arial" w:cs="Arial"/>
                <w:sz w:val="20"/>
                <w:szCs w:val="20"/>
              </w:rPr>
            </w:pPr>
            <w:ins w:id="1506" w:author="Reviewer" w:date="2026-06-03T12:11:00Z" w16du:dateUtc="2026-06-03T17:11:00Z">
              <w:r>
                <w:rPr>
                  <w:rFonts w:ascii="Arial" w:hAnsi="Arial" w:cs="Arial"/>
                  <w:sz w:val="20"/>
                  <w:szCs w:val="20"/>
                </w:rPr>
                <w:t>3</w:t>
              </w:r>
            </w:ins>
          </w:p>
        </w:tc>
        <w:tc>
          <w:tcPr>
            <w:tcW w:w="1440" w:type="dxa"/>
            <w:tcBorders>
              <w:top w:val="nil"/>
              <w:bottom w:val="single" w:sz="4" w:space="0" w:color="auto"/>
            </w:tcBorders>
            <w:vAlign w:val="center"/>
          </w:tcPr>
          <w:p w14:paraId="59F61BDD" w14:textId="47A8F84C" w:rsidR="007F1402" w:rsidRPr="00C14026" w:rsidRDefault="007F1402" w:rsidP="003B0C6A">
            <w:pPr>
              <w:jc w:val="center"/>
              <w:rPr>
                <w:ins w:id="1507" w:author="Reviewer" w:date="2026-06-03T12:10:00Z" w16du:dateUtc="2026-06-03T17:10:00Z"/>
                <w:rFonts w:ascii="Arial" w:hAnsi="Arial" w:cs="Arial"/>
                <w:sz w:val="20"/>
                <w:szCs w:val="20"/>
              </w:rPr>
            </w:pPr>
            <w:ins w:id="1508" w:author="Reviewer" w:date="2026-06-03T12:11:00Z" w16du:dateUtc="2026-06-03T17:11:00Z">
              <w:r>
                <w:rPr>
                  <w:rFonts w:ascii="Arial" w:hAnsi="Arial" w:cs="Arial"/>
                  <w:sz w:val="20"/>
                  <w:szCs w:val="20"/>
                </w:rPr>
                <w:t>2</w:t>
              </w:r>
            </w:ins>
          </w:p>
        </w:tc>
        <w:tc>
          <w:tcPr>
            <w:tcW w:w="1440" w:type="dxa"/>
            <w:tcBorders>
              <w:top w:val="nil"/>
              <w:bottom w:val="single" w:sz="4" w:space="0" w:color="auto"/>
            </w:tcBorders>
            <w:vAlign w:val="center"/>
          </w:tcPr>
          <w:p w14:paraId="5197D5CF" w14:textId="3BB70DA8" w:rsidR="007F1402" w:rsidRPr="00C14026" w:rsidRDefault="007F1402" w:rsidP="003B0C6A">
            <w:pPr>
              <w:jc w:val="center"/>
              <w:rPr>
                <w:ins w:id="1509" w:author="Reviewer" w:date="2026-06-03T12:10:00Z" w16du:dateUtc="2026-06-03T17:10:00Z"/>
                <w:rFonts w:ascii="Arial" w:hAnsi="Arial" w:cs="Arial"/>
                <w:sz w:val="20"/>
                <w:szCs w:val="20"/>
              </w:rPr>
            </w:pPr>
            <w:ins w:id="1510" w:author="Reviewer" w:date="2026-06-03T12:11:00Z" w16du:dateUtc="2026-06-03T17:11:00Z">
              <w:r>
                <w:rPr>
                  <w:rFonts w:ascii="Arial" w:hAnsi="Arial" w:cs="Arial"/>
                  <w:sz w:val="20"/>
                  <w:szCs w:val="20"/>
                </w:rPr>
                <w:t>2</w:t>
              </w:r>
            </w:ins>
          </w:p>
        </w:tc>
        <w:tc>
          <w:tcPr>
            <w:tcW w:w="1440" w:type="dxa"/>
            <w:tcBorders>
              <w:top w:val="nil"/>
              <w:bottom w:val="single" w:sz="4" w:space="0" w:color="auto"/>
            </w:tcBorders>
            <w:vAlign w:val="center"/>
          </w:tcPr>
          <w:p w14:paraId="48F24EF3" w14:textId="4311ACFE" w:rsidR="007F1402" w:rsidRPr="00C14026" w:rsidRDefault="007F1402" w:rsidP="003B0C6A">
            <w:pPr>
              <w:jc w:val="center"/>
              <w:rPr>
                <w:ins w:id="1511" w:author="Reviewer" w:date="2026-06-03T12:10:00Z" w16du:dateUtc="2026-06-03T17:10:00Z"/>
                <w:rFonts w:ascii="Arial" w:hAnsi="Arial" w:cs="Arial"/>
                <w:sz w:val="20"/>
                <w:szCs w:val="20"/>
              </w:rPr>
            </w:pPr>
            <w:ins w:id="1512" w:author="Reviewer" w:date="2026-06-03T12:11:00Z" w16du:dateUtc="2026-06-03T17:11:00Z">
              <w:r>
                <w:rPr>
                  <w:rFonts w:ascii="Arial" w:hAnsi="Arial" w:cs="Arial"/>
                  <w:sz w:val="20"/>
                  <w:szCs w:val="20"/>
                </w:rPr>
                <w:t>2</w:t>
              </w:r>
            </w:ins>
          </w:p>
        </w:tc>
      </w:tr>
    </w:tbl>
    <w:p w14:paraId="6166C1E0" w14:textId="77777777" w:rsidR="007F1402" w:rsidRDefault="007F1402" w:rsidP="004D3F45">
      <w:pPr>
        <w:spacing w:line="480" w:lineRule="auto"/>
        <w:rPr>
          <w:ins w:id="1513" w:author="Reviewer" w:date="2026-06-03T12:10:00Z" w16du:dateUtc="2026-06-03T17:10:00Z"/>
          <w:rFonts w:ascii="Arial" w:hAnsi="Arial" w:cs="Arial"/>
        </w:rPr>
      </w:pPr>
    </w:p>
    <w:p w14:paraId="2885E49F" w14:textId="03BE7CC7" w:rsidR="007F1402" w:rsidRDefault="007F1402">
      <w:pPr>
        <w:rPr>
          <w:ins w:id="1514" w:author="Reviewer" w:date="2026-06-03T12:10:00Z" w16du:dateUtc="2026-06-03T17:10:00Z"/>
          <w:rFonts w:ascii="Arial" w:hAnsi="Arial" w:cs="Arial"/>
        </w:rPr>
      </w:pPr>
      <w:ins w:id="1515" w:author="Reviewer" w:date="2026-06-03T12:10:00Z" w16du:dateUtc="2026-06-03T17:10:00Z">
        <w:r>
          <w:rPr>
            <w:rFonts w:ascii="Arial" w:hAnsi="Arial" w:cs="Arial"/>
          </w:rPr>
          <w:br w:type="page"/>
        </w:r>
      </w:ins>
    </w:p>
    <w:p w14:paraId="4CCCD231" w14:textId="27E316EA" w:rsidR="004D3F45" w:rsidRPr="00EB0471" w:rsidRDefault="004D3F45" w:rsidP="004D3F45">
      <w:pPr>
        <w:spacing w:line="480" w:lineRule="auto"/>
        <w:rPr>
          <w:rFonts w:ascii="Arial" w:eastAsia="Times New Roman" w:hAnsi="Arial" w:cs="Arial"/>
          <w:color w:val="000000"/>
          <w:kern w:val="0"/>
          <w14:ligatures w14:val="none"/>
        </w:rPr>
      </w:pPr>
      <w:r>
        <w:rPr>
          <w:rFonts w:ascii="Arial" w:hAnsi="Arial" w:cs="Arial"/>
        </w:rPr>
        <w:lastRenderedPageBreak/>
        <w:t xml:space="preserve">Table </w:t>
      </w:r>
      <w:ins w:id="1516" w:author="Reviewer" w:date="2026-06-03T12:10:00Z" w16du:dateUtc="2026-06-03T17:10:00Z">
        <w:r w:rsidR="007F1402">
          <w:rPr>
            <w:rFonts w:ascii="Arial" w:hAnsi="Arial" w:cs="Arial"/>
          </w:rPr>
          <w:t>2</w:t>
        </w:r>
      </w:ins>
      <w:del w:id="1517" w:author="Reviewer" w:date="2026-06-03T12:10:00Z" w16du:dateUtc="2026-06-03T17:10:00Z">
        <w:r w:rsidDel="007F1402">
          <w:rPr>
            <w:rFonts w:ascii="Arial" w:hAnsi="Arial" w:cs="Arial"/>
          </w:rPr>
          <w:delText>1</w:delText>
        </w:r>
      </w:del>
      <w:r>
        <w:rPr>
          <w:rFonts w:ascii="Arial" w:hAnsi="Arial" w:cs="Arial"/>
        </w:rPr>
        <w:t xml:space="preserve">. Water quality summary statistics (minimum [min], mean, maximum [max], and 95% confidence intervals [CI]) among aquaculture tanks throughout the study (see Figure 3). The water quality variables included </w:t>
      </w:r>
      <w:r w:rsidRPr="00122893">
        <w:rPr>
          <w:rFonts w:ascii="Arial" w:eastAsia="Times New Roman" w:hAnsi="Arial" w:cs="Arial"/>
          <w:color w:val="000000"/>
          <w:kern w:val="0"/>
          <w14:ligatures w14:val="none"/>
        </w:rPr>
        <w:t>temperature</w:t>
      </w:r>
      <w:r>
        <w:rPr>
          <w:rFonts w:ascii="Arial" w:eastAsia="Times New Roman" w:hAnsi="Arial" w:cs="Arial"/>
          <w:color w:val="000000"/>
          <w:kern w:val="0"/>
          <w14:ligatures w14:val="none"/>
        </w:rPr>
        <w:t xml:space="preserve"> (temp; °C</w:t>
      </w:r>
      <w:r w:rsidRPr="00122893">
        <w:rPr>
          <w:rFonts w:ascii="Arial" w:eastAsia="Times New Roman" w:hAnsi="Arial" w:cs="Arial"/>
          <w:color w:val="000000"/>
          <w:kern w:val="0"/>
          <w14:ligatures w14:val="none"/>
        </w:rPr>
        <w:t>), dissolved oxygen (</w:t>
      </w:r>
      <w:r>
        <w:rPr>
          <w:rFonts w:ascii="Arial" w:eastAsia="Times New Roman" w:hAnsi="Arial" w:cs="Arial"/>
          <w:color w:val="000000"/>
          <w:kern w:val="0"/>
          <w14:ligatures w14:val="none"/>
        </w:rPr>
        <w:t xml:space="preserve">DO; </w:t>
      </w:r>
      <w:r w:rsidRPr="00122893">
        <w:rPr>
          <w:rFonts w:ascii="Arial" w:eastAsia="Times New Roman" w:hAnsi="Arial" w:cs="Arial"/>
          <w:color w:val="000000"/>
          <w:kern w:val="0"/>
          <w14:ligatures w14:val="none"/>
        </w:rPr>
        <w:t>mg/L), pH, and salinity (</w:t>
      </w:r>
      <w:r w:rsidR="005E1EBB">
        <w:rPr>
          <w:rFonts w:ascii="Arial" w:eastAsia="Times New Roman" w:hAnsi="Arial" w:cs="Arial"/>
          <w:color w:val="000000"/>
          <w:kern w:val="0"/>
          <w14:ligatures w14:val="none"/>
        </w:rPr>
        <w:t xml:space="preserve">Salt; </w:t>
      </w:r>
      <w:r w:rsidRPr="00122893">
        <w:rPr>
          <w:rFonts w:ascii="Arial" w:eastAsia="Times New Roman" w:hAnsi="Arial" w:cs="Arial"/>
          <w:color w:val="000000"/>
          <w:kern w:val="0"/>
          <w14:ligatures w14:val="none"/>
        </w:rPr>
        <w:t>ppt)</w:t>
      </w:r>
      <w:r>
        <w:rPr>
          <w:rFonts w:ascii="Arial" w:eastAsia="Times New Roman" w:hAnsi="Arial" w:cs="Arial"/>
          <w:color w:val="000000"/>
          <w:kern w:val="0"/>
          <w14:ligatures w14:val="none"/>
        </w:rPr>
        <w:t xml:space="preserve">, measured </w:t>
      </w:r>
      <w:r w:rsidRPr="00122893">
        <w:rPr>
          <w:rFonts w:ascii="Arial" w:eastAsia="Times New Roman" w:hAnsi="Arial" w:cs="Arial"/>
          <w:color w:val="000000"/>
          <w:kern w:val="0"/>
          <w14:ligatures w14:val="none"/>
        </w:rPr>
        <w:t>using a YSI Pro DSS</w:t>
      </w:r>
      <w:r>
        <w:rPr>
          <w:rFonts w:ascii="Arial" w:eastAsia="Times New Roman" w:hAnsi="Arial" w:cs="Arial"/>
          <w:color w:val="000000"/>
          <w:kern w:val="0"/>
          <w14:ligatures w14:val="none"/>
        </w:rPr>
        <w:t xml:space="preserve">. Note that “Pre-Salt” refers to </w:t>
      </w:r>
      <w:r w:rsidRPr="00122893">
        <w:rPr>
          <w:rFonts w:ascii="Arial" w:eastAsia="Times New Roman" w:hAnsi="Arial" w:cs="Arial"/>
          <w:color w:val="000000"/>
          <w:kern w:val="0"/>
          <w14:ligatures w14:val="none"/>
        </w:rPr>
        <w:t>all</w:t>
      </w:r>
      <w:r>
        <w:rPr>
          <w:rFonts w:ascii="Arial" w:eastAsia="Times New Roman" w:hAnsi="Arial" w:cs="Arial"/>
          <w:color w:val="000000"/>
          <w:kern w:val="0"/>
          <w14:ligatures w14:val="none"/>
        </w:rPr>
        <w:t xml:space="preserve"> 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collected before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salinity</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 (</w:t>
      </w:r>
      <w:r w:rsidRPr="00122893">
        <w:rPr>
          <w:rFonts w:ascii="Arial" w:eastAsia="Times New Roman" w:hAnsi="Arial" w:cs="Arial"/>
          <w:color w:val="000000"/>
          <w:kern w:val="0"/>
          <w14:ligatures w14:val="none"/>
        </w:rPr>
        <w:t>days 2, 3, 10, 11, 14, and 15</w:t>
      </w:r>
      <w:r>
        <w:rPr>
          <w:rFonts w:ascii="Arial" w:eastAsia="Times New Roman" w:hAnsi="Arial" w:cs="Arial"/>
          <w:color w:val="000000"/>
          <w:kern w:val="0"/>
          <w14:ligatures w14:val="none"/>
        </w:rPr>
        <w:t>), while “Post-Salt” denotes the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from day</w:t>
      </w:r>
      <w:ins w:id="1518" w:author="Reviewer" w:date="2026-06-08T16:07:00Z" w16du:dateUtc="2026-06-08T21:07:00Z">
        <w:r w:rsidR="00E708EA">
          <w:rPr>
            <w:rFonts w:ascii="Arial" w:eastAsia="Times New Roman" w:hAnsi="Arial" w:cs="Arial"/>
            <w:color w:val="000000"/>
            <w:kern w:val="0"/>
            <w14:ligatures w14:val="none"/>
          </w:rPr>
          <w:t>s 15 and</w:t>
        </w:r>
      </w:ins>
      <w:r>
        <w:rPr>
          <w:rFonts w:ascii="Arial" w:eastAsia="Times New Roman" w:hAnsi="Arial" w:cs="Arial"/>
          <w:color w:val="000000"/>
          <w:kern w:val="0"/>
          <w14:ligatures w14:val="none"/>
        </w:rPr>
        <w:t xml:space="preserve"> 17,</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which</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confirmed</w:t>
      </w:r>
      <w:r w:rsidRPr="00122893">
        <w:rPr>
          <w:rFonts w:ascii="Arial" w:eastAsia="Times New Roman" w:hAnsi="Arial" w:cs="Arial"/>
          <w:color w:val="000000"/>
          <w:kern w:val="0"/>
          <w14:ligatures w14:val="none"/>
        </w:rPr>
        <w:t xml:space="preserve"> the intentional salinity increase</w:t>
      </w:r>
      <w:r>
        <w:rPr>
          <w:rFonts w:ascii="Arial" w:eastAsia="Times New Roman" w:hAnsi="Arial" w:cs="Arial"/>
          <w:color w:val="000000"/>
          <w:kern w:val="0"/>
          <w14:ligatures w14:val="none"/>
        </w:rPr>
        <w:t xml:space="preserve">. All numeric values are maintained to at least two decimal places while preserving two significant figures.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0F104339" w14:textId="77777777" w:rsidTr="00596240">
        <w:trPr>
          <w:trHeight w:val="360"/>
          <w:jc w:val="center"/>
        </w:trPr>
        <w:tc>
          <w:tcPr>
            <w:tcW w:w="1440" w:type="dxa"/>
            <w:tcBorders>
              <w:top w:val="single" w:sz="4" w:space="0" w:color="auto"/>
              <w:bottom w:val="single" w:sz="4" w:space="0" w:color="auto"/>
            </w:tcBorders>
            <w:vAlign w:val="center"/>
          </w:tcPr>
          <w:p w14:paraId="3009629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Variable</w:t>
            </w:r>
          </w:p>
        </w:tc>
        <w:tc>
          <w:tcPr>
            <w:tcW w:w="1440" w:type="dxa"/>
            <w:tcBorders>
              <w:top w:val="single" w:sz="4" w:space="0" w:color="auto"/>
              <w:bottom w:val="single" w:sz="4" w:space="0" w:color="auto"/>
            </w:tcBorders>
            <w:vAlign w:val="center"/>
          </w:tcPr>
          <w:p w14:paraId="7317B010"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Min</w:t>
            </w:r>
          </w:p>
        </w:tc>
        <w:tc>
          <w:tcPr>
            <w:tcW w:w="1440" w:type="dxa"/>
            <w:tcBorders>
              <w:top w:val="single" w:sz="4" w:space="0" w:color="auto"/>
              <w:bottom w:val="single" w:sz="4" w:space="0" w:color="auto"/>
            </w:tcBorders>
            <w:vAlign w:val="center"/>
          </w:tcPr>
          <w:p w14:paraId="6ECA500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Mean</w:t>
            </w:r>
          </w:p>
        </w:tc>
        <w:tc>
          <w:tcPr>
            <w:tcW w:w="1440" w:type="dxa"/>
            <w:tcBorders>
              <w:top w:val="single" w:sz="4" w:space="0" w:color="auto"/>
              <w:bottom w:val="single" w:sz="4" w:space="0" w:color="auto"/>
            </w:tcBorders>
            <w:vAlign w:val="center"/>
          </w:tcPr>
          <w:p w14:paraId="626CB38B"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Max</w:t>
            </w:r>
          </w:p>
        </w:tc>
        <w:tc>
          <w:tcPr>
            <w:tcW w:w="1440" w:type="dxa"/>
            <w:tcBorders>
              <w:top w:val="single" w:sz="4" w:space="0" w:color="auto"/>
              <w:bottom w:val="single" w:sz="4" w:space="0" w:color="auto"/>
            </w:tcBorders>
            <w:vAlign w:val="center"/>
          </w:tcPr>
          <w:p w14:paraId="7F30D2B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95% CI</w:t>
            </w:r>
          </w:p>
        </w:tc>
      </w:tr>
      <w:tr w:rsidR="004D3F45" w:rsidRPr="00C14026" w14:paraId="31E56151" w14:textId="77777777" w:rsidTr="00596240">
        <w:trPr>
          <w:trHeight w:val="360"/>
          <w:jc w:val="center"/>
        </w:trPr>
        <w:tc>
          <w:tcPr>
            <w:tcW w:w="1440" w:type="dxa"/>
            <w:tcBorders>
              <w:top w:val="single" w:sz="4" w:space="0" w:color="auto"/>
            </w:tcBorders>
            <w:vAlign w:val="center"/>
          </w:tcPr>
          <w:p w14:paraId="7DEF9089" w14:textId="77777777" w:rsidR="004D3F45" w:rsidRPr="00C14026" w:rsidRDefault="004D3F45" w:rsidP="00596240">
            <w:pPr>
              <w:rPr>
                <w:rFonts w:ascii="Arial" w:hAnsi="Arial" w:cs="Arial"/>
                <w:sz w:val="20"/>
                <w:szCs w:val="20"/>
              </w:rPr>
            </w:pPr>
            <w:r w:rsidRPr="00C14026">
              <w:rPr>
                <w:rFonts w:ascii="Arial" w:hAnsi="Arial" w:cs="Arial"/>
                <w:sz w:val="20"/>
                <w:szCs w:val="20"/>
              </w:rPr>
              <w:t>Temp</w:t>
            </w:r>
          </w:p>
        </w:tc>
        <w:tc>
          <w:tcPr>
            <w:tcW w:w="1440" w:type="dxa"/>
            <w:tcBorders>
              <w:top w:val="single" w:sz="4" w:space="0" w:color="auto"/>
            </w:tcBorders>
            <w:vAlign w:val="center"/>
          </w:tcPr>
          <w:p w14:paraId="6A88C5C3" w14:textId="77777777" w:rsidR="004D3F45" w:rsidRPr="00C14026" w:rsidRDefault="004D3F45" w:rsidP="00596240">
            <w:pPr>
              <w:jc w:val="center"/>
              <w:rPr>
                <w:rFonts w:ascii="Arial" w:hAnsi="Arial" w:cs="Arial"/>
                <w:sz w:val="20"/>
                <w:szCs w:val="20"/>
              </w:rPr>
            </w:pPr>
            <w:r>
              <w:rPr>
                <w:rFonts w:ascii="Arial" w:hAnsi="Arial" w:cs="Arial"/>
                <w:sz w:val="20"/>
                <w:szCs w:val="20"/>
              </w:rPr>
              <w:t>18.83</w:t>
            </w:r>
          </w:p>
        </w:tc>
        <w:tc>
          <w:tcPr>
            <w:tcW w:w="1440" w:type="dxa"/>
            <w:tcBorders>
              <w:top w:val="single" w:sz="4" w:space="0" w:color="auto"/>
            </w:tcBorders>
            <w:vAlign w:val="center"/>
          </w:tcPr>
          <w:p w14:paraId="1C17BC8F" w14:textId="77777777" w:rsidR="004D3F45" w:rsidRPr="00C14026" w:rsidRDefault="004D3F45" w:rsidP="00596240">
            <w:pPr>
              <w:jc w:val="center"/>
              <w:rPr>
                <w:rFonts w:ascii="Arial" w:hAnsi="Arial" w:cs="Arial"/>
                <w:sz w:val="20"/>
                <w:szCs w:val="20"/>
              </w:rPr>
            </w:pPr>
            <w:r>
              <w:rPr>
                <w:rFonts w:ascii="Arial" w:hAnsi="Arial" w:cs="Arial"/>
                <w:sz w:val="20"/>
                <w:szCs w:val="20"/>
              </w:rPr>
              <w:t>20.10</w:t>
            </w:r>
          </w:p>
        </w:tc>
        <w:tc>
          <w:tcPr>
            <w:tcW w:w="1440" w:type="dxa"/>
            <w:tcBorders>
              <w:top w:val="single" w:sz="4" w:space="0" w:color="auto"/>
            </w:tcBorders>
            <w:vAlign w:val="center"/>
          </w:tcPr>
          <w:p w14:paraId="55A970F2" w14:textId="77777777" w:rsidR="004D3F45" w:rsidRPr="00C14026" w:rsidRDefault="004D3F45" w:rsidP="00596240">
            <w:pPr>
              <w:jc w:val="center"/>
              <w:rPr>
                <w:rFonts w:ascii="Arial" w:hAnsi="Arial" w:cs="Arial"/>
                <w:sz w:val="20"/>
                <w:szCs w:val="20"/>
              </w:rPr>
            </w:pPr>
            <w:r>
              <w:rPr>
                <w:rFonts w:ascii="Arial" w:hAnsi="Arial" w:cs="Arial"/>
                <w:sz w:val="20"/>
                <w:szCs w:val="20"/>
              </w:rPr>
              <w:t>22.11</w:t>
            </w:r>
          </w:p>
        </w:tc>
        <w:tc>
          <w:tcPr>
            <w:tcW w:w="1440" w:type="dxa"/>
            <w:tcBorders>
              <w:top w:val="single" w:sz="4" w:space="0" w:color="auto"/>
            </w:tcBorders>
            <w:vAlign w:val="center"/>
          </w:tcPr>
          <w:p w14:paraId="605EDA3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0.16</w:t>
            </w:r>
          </w:p>
        </w:tc>
      </w:tr>
      <w:tr w:rsidR="004D3F45" w:rsidRPr="00C14026" w14:paraId="78DFBE79" w14:textId="77777777" w:rsidTr="00596240">
        <w:trPr>
          <w:trHeight w:val="360"/>
          <w:jc w:val="center"/>
        </w:trPr>
        <w:tc>
          <w:tcPr>
            <w:tcW w:w="1440" w:type="dxa"/>
            <w:vAlign w:val="center"/>
          </w:tcPr>
          <w:p w14:paraId="47D34042" w14:textId="77777777" w:rsidR="004D3F45" w:rsidRPr="00C14026" w:rsidRDefault="004D3F45" w:rsidP="00596240">
            <w:pPr>
              <w:rPr>
                <w:rFonts w:ascii="Arial" w:hAnsi="Arial" w:cs="Arial"/>
                <w:sz w:val="20"/>
                <w:szCs w:val="20"/>
              </w:rPr>
            </w:pPr>
            <w:r w:rsidRPr="00C14026">
              <w:rPr>
                <w:rFonts w:ascii="Arial" w:hAnsi="Arial" w:cs="Arial"/>
                <w:sz w:val="20"/>
                <w:szCs w:val="20"/>
              </w:rPr>
              <w:t>DO</w:t>
            </w:r>
          </w:p>
        </w:tc>
        <w:tc>
          <w:tcPr>
            <w:tcW w:w="1440" w:type="dxa"/>
            <w:vAlign w:val="center"/>
          </w:tcPr>
          <w:p w14:paraId="0E550A08" w14:textId="77777777" w:rsidR="004D3F45" w:rsidRPr="00C14026" w:rsidRDefault="004D3F45" w:rsidP="00596240">
            <w:pPr>
              <w:jc w:val="center"/>
              <w:rPr>
                <w:rFonts w:ascii="Arial" w:hAnsi="Arial" w:cs="Arial"/>
                <w:sz w:val="20"/>
                <w:szCs w:val="20"/>
              </w:rPr>
            </w:pPr>
            <w:r>
              <w:rPr>
                <w:rFonts w:ascii="Arial" w:hAnsi="Arial" w:cs="Arial"/>
                <w:sz w:val="20"/>
                <w:szCs w:val="20"/>
              </w:rPr>
              <w:t>8.22</w:t>
            </w:r>
          </w:p>
        </w:tc>
        <w:tc>
          <w:tcPr>
            <w:tcW w:w="1440" w:type="dxa"/>
            <w:vAlign w:val="center"/>
          </w:tcPr>
          <w:p w14:paraId="6F6E9784"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00B78F27" w14:textId="77777777" w:rsidR="004D3F45" w:rsidRPr="00C14026" w:rsidRDefault="004D3F45" w:rsidP="00596240">
            <w:pPr>
              <w:jc w:val="center"/>
              <w:rPr>
                <w:rFonts w:ascii="Arial" w:hAnsi="Arial" w:cs="Arial"/>
                <w:sz w:val="20"/>
                <w:szCs w:val="20"/>
              </w:rPr>
            </w:pPr>
            <w:r>
              <w:rPr>
                <w:rFonts w:ascii="Arial" w:hAnsi="Arial" w:cs="Arial"/>
                <w:sz w:val="20"/>
                <w:szCs w:val="20"/>
              </w:rPr>
              <w:t>9.30</w:t>
            </w:r>
          </w:p>
        </w:tc>
        <w:tc>
          <w:tcPr>
            <w:tcW w:w="1440" w:type="dxa"/>
            <w:vAlign w:val="center"/>
          </w:tcPr>
          <w:p w14:paraId="1CFB89BC"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0.056</w:t>
            </w:r>
          </w:p>
        </w:tc>
      </w:tr>
      <w:tr w:rsidR="004D3F45" w:rsidRPr="00C14026" w14:paraId="61372703" w14:textId="77777777" w:rsidTr="00596240">
        <w:trPr>
          <w:trHeight w:val="360"/>
          <w:jc w:val="center"/>
        </w:trPr>
        <w:tc>
          <w:tcPr>
            <w:tcW w:w="1440" w:type="dxa"/>
            <w:vAlign w:val="center"/>
          </w:tcPr>
          <w:p w14:paraId="3A9B10BF" w14:textId="77777777" w:rsidR="004D3F45" w:rsidRPr="00C14026" w:rsidRDefault="004D3F45" w:rsidP="00596240">
            <w:pPr>
              <w:rPr>
                <w:rFonts w:ascii="Arial" w:hAnsi="Arial" w:cs="Arial"/>
                <w:sz w:val="20"/>
                <w:szCs w:val="20"/>
              </w:rPr>
            </w:pPr>
            <w:r w:rsidRPr="00C14026">
              <w:rPr>
                <w:rFonts w:ascii="Arial" w:hAnsi="Arial" w:cs="Arial"/>
                <w:sz w:val="20"/>
                <w:szCs w:val="20"/>
              </w:rPr>
              <w:t>pH</w:t>
            </w:r>
          </w:p>
        </w:tc>
        <w:tc>
          <w:tcPr>
            <w:tcW w:w="1440" w:type="dxa"/>
            <w:vAlign w:val="center"/>
          </w:tcPr>
          <w:p w14:paraId="69DE36F1" w14:textId="77777777" w:rsidR="004D3F45" w:rsidRPr="00C14026" w:rsidRDefault="004D3F45" w:rsidP="00596240">
            <w:pPr>
              <w:jc w:val="center"/>
              <w:rPr>
                <w:rFonts w:ascii="Arial" w:hAnsi="Arial" w:cs="Arial"/>
                <w:sz w:val="20"/>
                <w:szCs w:val="20"/>
              </w:rPr>
            </w:pPr>
            <w:r>
              <w:rPr>
                <w:rFonts w:ascii="Arial" w:hAnsi="Arial" w:cs="Arial"/>
                <w:sz w:val="20"/>
                <w:szCs w:val="20"/>
              </w:rPr>
              <w:t>8.02</w:t>
            </w:r>
          </w:p>
        </w:tc>
        <w:tc>
          <w:tcPr>
            <w:tcW w:w="1440" w:type="dxa"/>
            <w:vAlign w:val="center"/>
          </w:tcPr>
          <w:p w14:paraId="0CEEA74D" w14:textId="77777777" w:rsidR="004D3F45" w:rsidRPr="00C14026" w:rsidRDefault="004D3F45" w:rsidP="00596240">
            <w:pPr>
              <w:jc w:val="center"/>
              <w:rPr>
                <w:rFonts w:ascii="Arial" w:hAnsi="Arial" w:cs="Arial"/>
                <w:sz w:val="20"/>
                <w:szCs w:val="20"/>
              </w:rPr>
            </w:pPr>
            <w:r>
              <w:rPr>
                <w:rFonts w:ascii="Arial" w:hAnsi="Arial" w:cs="Arial"/>
                <w:sz w:val="20"/>
                <w:szCs w:val="20"/>
              </w:rPr>
              <w:t>8.47</w:t>
            </w:r>
          </w:p>
        </w:tc>
        <w:tc>
          <w:tcPr>
            <w:tcW w:w="1440" w:type="dxa"/>
            <w:vAlign w:val="center"/>
          </w:tcPr>
          <w:p w14:paraId="3A94F017"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7ECB884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0.035</w:t>
            </w:r>
          </w:p>
        </w:tc>
      </w:tr>
      <w:tr w:rsidR="004D3F45" w:rsidRPr="00C14026" w14:paraId="2436CF09" w14:textId="77777777" w:rsidTr="00596240">
        <w:trPr>
          <w:trHeight w:val="360"/>
          <w:jc w:val="center"/>
        </w:trPr>
        <w:tc>
          <w:tcPr>
            <w:tcW w:w="1440" w:type="dxa"/>
            <w:tcBorders>
              <w:bottom w:val="nil"/>
            </w:tcBorders>
            <w:vAlign w:val="center"/>
          </w:tcPr>
          <w:p w14:paraId="1BE0929B" w14:textId="77777777" w:rsidR="004D3F45" w:rsidRPr="00C14026" w:rsidRDefault="004D3F45" w:rsidP="00596240">
            <w:pPr>
              <w:rPr>
                <w:rFonts w:ascii="Arial" w:hAnsi="Arial" w:cs="Arial"/>
                <w:sz w:val="20"/>
                <w:szCs w:val="20"/>
              </w:rPr>
            </w:pPr>
            <w:r w:rsidRPr="00C14026">
              <w:rPr>
                <w:rFonts w:ascii="Arial" w:hAnsi="Arial" w:cs="Arial"/>
                <w:sz w:val="20"/>
                <w:szCs w:val="20"/>
              </w:rPr>
              <w:t>Pre-Salt</w:t>
            </w:r>
          </w:p>
        </w:tc>
        <w:tc>
          <w:tcPr>
            <w:tcW w:w="1440" w:type="dxa"/>
            <w:tcBorders>
              <w:bottom w:val="nil"/>
            </w:tcBorders>
            <w:vAlign w:val="center"/>
          </w:tcPr>
          <w:p w14:paraId="11650919" w14:textId="77777777" w:rsidR="004D3F45" w:rsidRPr="00C14026" w:rsidRDefault="004D3F45" w:rsidP="00596240">
            <w:pPr>
              <w:jc w:val="center"/>
              <w:rPr>
                <w:rFonts w:ascii="Arial" w:hAnsi="Arial" w:cs="Arial"/>
                <w:sz w:val="20"/>
                <w:szCs w:val="20"/>
              </w:rPr>
            </w:pPr>
            <w:r>
              <w:rPr>
                <w:rFonts w:ascii="Arial" w:hAnsi="Arial" w:cs="Arial"/>
                <w:sz w:val="20"/>
                <w:szCs w:val="20"/>
              </w:rPr>
              <w:t>0.11</w:t>
            </w:r>
          </w:p>
        </w:tc>
        <w:tc>
          <w:tcPr>
            <w:tcW w:w="1440" w:type="dxa"/>
            <w:tcBorders>
              <w:bottom w:val="nil"/>
            </w:tcBorders>
            <w:vAlign w:val="center"/>
          </w:tcPr>
          <w:p w14:paraId="6C1AADD1" w14:textId="77777777" w:rsidR="004D3F45" w:rsidRPr="00C14026" w:rsidRDefault="004D3F45" w:rsidP="00596240">
            <w:pPr>
              <w:jc w:val="center"/>
              <w:rPr>
                <w:rFonts w:ascii="Arial" w:hAnsi="Arial" w:cs="Arial"/>
                <w:sz w:val="20"/>
                <w:szCs w:val="20"/>
              </w:rPr>
            </w:pPr>
            <w:r>
              <w:rPr>
                <w:rFonts w:ascii="Arial" w:hAnsi="Arial" w:cs="Arial"/>
                <w:sz w:val="20"/>
                <w:szCs w:val="20"/>
              </w:rPr>
              <w:t>0.13</w:t>
            </w:r>
          </w:p>
        </w:tc>
        <w:tc>
          <w:tcPr>
            <w:tcW w:w="1440" w:type="dxa"/>
            <w:tcBorders>
              <w:bottom w:val="nil"/>
            </w:tcBorders>
            <w:vAlign w:val="center"/>
          </w:tcPr>
          <w:p w14:paraId="568B0B6F" w14:textId="77777777" w:rsidR="004D3F45" w:rsidRPr="00C14026" w:rsidRDefault="004D3F45" w:rsidP="00596240">
            <w:pPr>
              <w:jc w:val="center"/>
              <w:rPr>
                <w:rFonts w:ascii="Arial" w:hAnsi="Arial" w:cs="Arial"/>
                <w:sz w:val="20"/>
                <w:szCs w:val="20"/>
              </w:rPr>
            </w:pPr>
            <w:r>
              <w:rPr>
                <w:rFonts w:ascii="Arial" w:hAnsi="Arial" w:cs="Arial"/>
                <w:sz w:val="20"/>
                <w:szCs w:val="20"/>
              </w:rPr>
              <w:t>0.16</w:t>
            </w:r>
          </w:p>
        </w:tc>
        <w:tc>
          <w:tcPr>
            <w:tcW w:w="1440" w:type="dxa"/>
            <w:tcBorders>
              <w:bottom w:val="nil"/>
            </w:tcBorders>
            <w:vAlign w:val="center"/>
          </w:tcPr>
          <w:p w14:paraId="2F42795E"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0.0024</w:t>
            </w:r>
          </w:p>
        </w:tc>
      </w:tr>
      <w:tr w:rsidR="004D3F45" w:rsidRPr="00C14026" w14:paraId="03EE07B3" w14:textId="77777777" w:rsidTr="00596240">
        <w:trPr>
          <w:trHeight w:val="360"/>
          <w:jc w:val="center"/>
        </w:trPr>
        <w:tc>
          <w:tcPr>
            <w:tcW w:w="1440" w:type="dxa"/>
            <w:tcBorders>
              <w:top w:val="nil"/>
              <w:bottom w:val="single" w:sz="4" w:space="0" w:color="auto"/>
            </w:tcBorders>
            <w:vAlign w:val="center"/>
          </w:tcPr>
          <w:p w14:paraId="65B15579" w14:textId="77777777" w:rsidR="004D3F45" w:rsidRPr="00C14026" w:rsidRDefault="004D3F45" w:rsidP="00596240">
            <w:pPr>
              <w:rPr>
                <w:rFonts w:ascii="Arial" w:hAnsi="Arial" w:cs="Arial"/>
                <w:sz w:val="20"/>
                <w:szCs w:val="20"/>
              </w:rPr>
            </w:pPr>
            <w:r w:rsidRPr="00C14026">
              <w:rPr>
                <w:rFonts w:ascii="Arial" w:hAnsi="Arial" w:cs="Arial"/>
                <w:sz w:val="20"/>
                <w:szCs w:val="20"/>
              </w:rPr>
              <w:t>Post-Salt</w:t>
            </w:r>
          </w:p>
        </w:tc>
        <w:tc>
          <w:tcPr>
            <w:tcW w:w="1440" w:type="dxa"/>
            <w:tcBorders>
              <w:top w:val="nil"/>
              <w:bottom w:val="single" w:sz="4" w:space="0" w:color="auto"/>
            </w:tcBorders>
            <w:vAlign w:val="center"/>
          </w:tcPr>
          <w:p w14:paraId="5F28EE8D" w14:textId="77777777" w:rsidR="004D3F45" w:rsidRPr="00C14026" w:rsidRDefault="004D3F45" w:rsidP="00596240">
            <w:pPr>
              <w:jc w:val="center"/>
              <w:rPr>
                <w:rFonts w:ascii="Arial" w:hAnsi="Arial" w:cs="Arial"/>
                <w:sz w:val="20"/>
                <w:szCs w:val="20"/>
              </w:rPr>
            </w:pPr>
            <w:r>
              <w:rPr>
                <w:rFonts w:ascii="Arial" w:hAnsi="Arial" w:cs="Arial"/>
                <w:sz w:val="20"/>
                <w:szCs w:val="20"/>
              </w:rPr>
              <w:t>4.65</w:t>
            </w:r>
          </w:p>
        </w:tc>
        <w:tc>
          <w:tcPr>
            <w:tcW w:w="1440" w:type="dxa"/>
            <w:tcBorders>
              <w:top w:val="nil"/>
              <w:bottom w:val="single" w:sz="4" w:space="0" w:color="auto"/>
            </w:tcBorders>
            <w:vAlign w:val="center"/>
          </w:tcPr>
          <w:p w14:paraId="40549122" w14:textId="77777777" w:rsidR="004D3F45" w:rsidRPr="00C14026" w:rsidRDefault="004D3F45" w:rsidP="00596240">
            <w:pPr>
              <w:jc w:val="center"/>
              <w:rPr>
                <w:rFonts w:ascii="Arial" w:hAnsi="Arial" w:cs="Arial"/>
                <w:sz w:val="20"/>
                <w:szCs w:val="20"/>
              </w:rPr>
            </w:pPr>
            <w:r>
              <w:rPr>
                <w:rFonts w:ascii="Arial" w:hAnsi="Arial" w:cs="Arial"/>
                <w:sz w:val="20"/>
                <w:szCs w:val="20"/>
              </w:rPr>
              <w:t>4.96</w:t>
            </w:r>
          </w:p>
        </w:tc>
        <w:tc>
          <w:tcPr>
            <w:tcW w:w="1440" w:type="dxa"/>
            <w:tcBorders>
              <w:top w:val="nil"/>
              <w:bottom w:val="single" w:sz="4" w:space="0" w:color="auto"/>
            </w:tcBorders>
            <w:vAlign w:val="center"/>
          </w:tcPr>
          <w:p w14:paraId="07508D23" w14:textId="77777777" w:rsidR="004D3F45" w:rsidRPr="00C14026" w:rsidRDefault="004D3F45" w:rsidP="00596240">
            <w:pPr>
              <w:jc w:val="center"/>
              <w:rPr>
                <w:rFonts w:ascii="Arial" w:hAnsi="Arial" w:cs="Arial"/>
                <w:sz w:val="20"/>
                <w:szCs w:val="20"/>
              </w:rPr>
            </w:pPr>
            <w:r>
              <w:rPr>
                <w:rFonts w:ascii="Arial" w:hAnsi="Arial" w:cs="Arial"/>
                <w:sz w:val="20"/>
                <w:szCs w:val="20"/>
              </w:rPr>
              <w:t>5.22</w:t>
            </w:r>
          </w:p>
        </w:tc>
        <w:tc>
          <w:tcPr>
            <w:tcW w:w="1440" w:type="dxa"/>
            <w:tcBorders>
              <w:top w:val="nil"/>
              <w:bottom w:val="single" w:sz="4" w:space="0" w:color="auto"/>
            </w:tcBorders>
            <w:vAlign w:val="center"/>
          </w:tcPr>
          <w:p w14:paraId="38432BA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0.099</w:t>
            </w:r>
          </w:p>
        </w:tc>
      </w:tr>
    </w:tbl>
    <w:p w14:paraId="3DF08A70" w14:textId="77777777" w:rsidR="004D3F45" w:rsidRDefault="004D3F45" w:rsidP="004D3F45">
      <w:pPr>
        <w:spacing w:line="480" w:lineRule="auto"/>
        <w:rPr>
          <w:rFonts w:ascii="Arial" w:hAnsi="Arial" w:cs="Arial"/>
        </w:rPr>
      </w:pPr>
    </w:p>
    <w:p w14:paraId="62DA2E71" w14:textId="423FCA1A" w:rsidR="00CD6FE5" w:rsidRDefault="00CD6FE5">
      <w:pPr>
        <w:rPr>
          <w:rFonts w:ascii="Arial" w:hAnsi="Arial" w:cs="Arial"/>
        </w:rPr>
      </w:pPr>
      <w:r>
        <w:rPr>
          <w:rFonts w:ascii="Arial" w:hAnsi="Arial" w:cs="Arial"/>
        </w:rPr>
        <w:br w:type="page"/>
      </w:r>
    </w:p>
    <w:p w14:paraId="53F054EA" w14:textId="6EEE3571" w:rsidR="004D3F45" w:rsidRDefault="004D3F45" w:rsidP="004D3F45">
      <w:pPr>
        <w:spacing w:line="480" w:lineRule="auto"/>
        <w:rPr>
          <w:rFonts w:ascii="Arial" w:hAnsi="Arial" w:cs="Arial"/>
        </w:rPr>
      </w:pPr>
      <w:r>
        <w:rPr>
          <w:rFonts w:ascii="Arial" w:hAnsi="Arial" w:cs="Arial"/>
        </w:rPr>
        <w:lastRenderedPageBreak/>
        <w:t xml:space="preserve">Table </w:t>
      </w:r>
      <w:ins w:id="1519" w:author="Reviewer" w:date="2026-06-03T12:09:00Z" w16du:dateUtc="2026-06-03T17:09:00Z">
        <w:r w:rsidR="007F1402">
          <w:rPr>
            <w:rFonts w:ascii="Arial" w:hAnsi="Arial" w:cs="Arial"/>
          </w:rPr>
          <w:t>3</w:t>
        </w:r>
      </w:ins>
      <w:del w:id="1520" w:author="Reviewer" w:date="2026-06-03T12:09:00Z" w16du:dateUtc="2026-06-03T17:09:00Z">
        <w:r w:rsidDel="007F1402">
          <w:rPr>
            <w:rFonts w:ascii="Arial" w:hAnsi="Arial" w:cs="Arial"/>
          </w:rPr>
          <w:delText>2</w:delText>
        </w:r>
      </w:del>
      <w:r>
        <w:rPr>
          <w:rFonts w:ascii="Arial" w:hAnsi="Arial" w:cs="Arial"/>
        </w:rPr>
        <w:t xml:space="preserve">. The estimated effect sizes of a known environmental stressor (abrupt salinity increase) on </w:t>
      </w:r>
      <w:ins w:id="1521" w:author="Reviewer" w:date="2026-06-04T14:02:00Z" w16du:dateUtc="2026-06-04T19:02:00Z">
        <w:r w:rsidR="00602394">
          <w:rPr>
            <w:rFonts w:ascii="Arial" w:hAnsi="Arial" w:cs="Arial"/>
          </w:rPr>
          <w:t xml:space="preserve">largemouth </w:t>
        </w:r>
      </w:ins>
      <w:r>
        <w:rPr>
          <w:rFonts w:ascii="Arial" w:hAnsi="Arial" w:cs="Arial"/>
        </w:rPr>
        <w:t xml:space="preserve">bass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between blood samples 2 and 3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w:t>
      </w:r>
      <w:del w:id="1522" w:author="Reviewer" w:date="2026-06-04T14:02:00Z" w16du:dateUtc="2026-06-04T19:02:00Z">
        <w:r w:rsidDel="00602394">
          <w:rPr>
            <w:rFonts w:ascii="Arial" w:hAnsi="Arial" w:cs="Arial"/>
          </w:rPr>
          <w:delText>represent</w:delText>
        </w:r>
      </w:del>
      <w:ins w:id="1523" w:author="Reviewer" w:date="2026-06-04T14:02:00Z" w16du:dateUtc="2026-06-04T19:02:00Z">
        <w:r w:rsidR="00602394">
          <w:rPr>
            <w:rFonts w:ascii="Arial" w:hAnsi="Arial" w:cs="Arial"/>
          </w:rPr>
          <w:t>express</w:t>
        </w:r>
      </w:ins>
      <w:r>
        <w:rPr>
          <w:rFonts w:ascii="Arial" w:hAnsi="Arial" w:cs="Arial"/>
        </w:rPr>
        <w:t xml:space="preserve">ed </w:t>
      </w:r>
      <w:del w:id="1524" w:author="Reviewer" w:date="2026-06-04T14:02:00Z" w16du:dateUtc="2026-06-04T19:02:00Z">
        <w:r w:rsidDel="00602394">
          <w:rPr>
            <w:rFonts w:ascii="Arial" w:hAnsi="Arial" w:cs="Arial"/>
          </w:rPr>
          <w:delText>by</w:delText>
        </w:r>
      </w:del>
      <w:ins w:id="1525" w:author="Reviewer" w:date="2026-06-04T14:02:00Z" w16du:dateUtc="2026-06-04T19:02:00Z">
        <w:r w:rsidR="00602394">
          <w:rPr>
            <w:rFonts w:ascii="Arial" w:hAnsi="Arial" w:cs="Arial"/>
          </w:rPr>
          <w:t>as</w:t>
        </w:r>
      </w:ins>
      <w:r>
        <w:rPr>
          <w:rFonts w:ascii="Arial" w:hAnsi="Arial" w:cs="Arial"/>
        </w:rPr>
        <w:t xml:space="preserve"> a percentage increase from blood 2 to blood 3 (e.g., the control bass NLR increased </w:t>
      </w:r>
      <w:ins w:id="1526" w:author="Reviewer" w:date="2026-06-04T14:02:00Z" w16du:dateUtc="2026-06-04T19:02:00Z">
        <w:r w:rsidR="00602394">
          <w:rPr>
            <w:rFonts w:ascii="Arial" w:hAnsi="Arial" w:cs="Arial"/>
          </w:rPr>
          <w:t xml:space="preserve">by </w:t>
        </w:r>
      </w:ins>
      <w:r>
        <w:rPr>
          <w:rFonts w:ascii="Arial" w:hAnsi="Arial" w:cs="Arial"/>
        </w:rPr>
        <w:t xml:space="preserve">158% [46–357%; 95% CL] from blood 2 to blood 3). The 95% confidence limits represent the lower and upper bounds, separated by a comma, </w:t>
      </w:r>
      <w:del w:id="1527" w:author="Reviewer" w:date="2026-06-03T12:02:00Z" w16du:dateUtc="2026-06-03T17:02:00Z">
        <w:r w:rsidDel="007F1402">
          <w:rPr>
            <w:rFonts w:ascii="Arial" w:hAnsi="Arial" w:cs="Arial"/>
          </w:rPr>
          <w:delText>where</w:delText>
        </w:r>
      </w:del>
      <w:ins w:id="1528" w:author="Reviewer" w:date="2026-06-03T12:02:00Z" w16du:dateUtc="2026-06-03T17:02:00Z">
        <w:r w:rsidR="007F1402">
          <w:rPr>
            <w:rFonts w:ascii="Arial" w:hAnsi="Arial" w:cs="Arial"/>
          </w:rPr>
          <w:t>such that</w:t>
        </w:r>
      </w:ins>
      <w:r>
        <w:rPr>
          <w:rFonts w:ascii="Arial" w:hAnsi="Arial" w:cs="Arial"/>
        </w:rPr>
        <w:t xml:space="preserve"> 95% of </w:t>
      </w:r>
      <w:del w:id="1529" w:author="Reviewer" w:date="2026-06-03T12:02:00Z" w16du:dateUtc="2026-06-03T17:02:00Z">
        <w:r w:rsidDel="007F1402">
          <w:rPr>
            <w:rFonts w:ascii="Arial" w:hAnsi="Arial" w:cs="Arial"/>
          </w:rPr>
          <w:delText>the confidence</w:delText>
        </w:r>
      </w:del>
      <w:ins w:id="1530" w:author="Reviewer" w:date="2026-06-03T12:02:00Z" w16du:dateUtc="2026-06-03T17:02:00Z">
        <w:r w:rsidR="007F1402">
          <w:rPr>
            <w:rFonts w:ascii="Arial" w:hAnsi="Arial" w:cs="Arial"/>
          </w:rPr>
          <w:t>repeated</w:t>
        </w:r>
      </w:ins>
      <w:r>
        <w:rPr>
          <w:rFonts w:ascii="Arial" w:hAnsi="Arial" w:cs="Arial"/>
        </w:rPr>
        <w:t xml:space="preserve"> </w:t>
      </w:r>
      <w:del w:id="1531" w:author="Reviewer" w:date="2026-06-03T12:02:00Z" w16du:dateUtc="2026-06-03T17:02:00Z">
        <w:r w:rsidDel="007F1402">
          <w:rPr>
            <w:rFonts w:ascii="Arial" w:hAnsi="Arial" w:cs="Arial"/>
          </w:rPr>
          <w:delText>limit</w:delText>
        </w:r>
      </w:del>
      <w:ins w:id="1532" w:author="Reviewer" w:date="2026-06-03T12:02:00Z" w16du:dateUtc="2026-06-03T17:02:00Z">
        <w:r w:rsidR="007F1402">
          <w:rPr>
            <w:rFonts w:ascii="Arial" w:hAnsi="Arial" w:cs="Arial"/>
          </w:rPr>
          <w:t>studie</w:t>
        </w:r>
      </w:ins>
      <w:r>
        <w:rPr>
          <w:rFonts w:ascii="Arial" w:hAnsi="Arial" w:cs="Arial"/>
        </w:rPr>
        <w:t>s would contain the true effect size</w:t>
      </w:r>
      <w:del w:id="1533" w:author="Reviewer" w:date="2026-06-03T12:02:00Z" w16du:dateUtc="2026-06-03T17:02:00Z">
        <w:r w:rsidDel="007F1402">
          <w:rPr>
            <w:rFonts w:ascii="Arial" w:hAnsi="Arial" w:cs="Arial"/>
          </w:rPr>
          <w:delText xml:space="preserve"> if the study were repeated multiple times</w:delText>
        </w:r>
      </w:del>
      <w:r>
        <w:rPr>
          <w:rFonts w:ascii="Arial" w:hAnsi="Arial" w:cs="Arial"/>
        </w:rPr>
        <w:t xml:space="preserve">. The Z value is reported with the numerator and denominator degrees of freedom. Bolded groups represent statistically significant changes from blood samples 2 to 3.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497B9AF9" w14:textId="77777777" w:rsidTr="00596240">
        <w:trPr>
          <w:trHeight w:val="360"/>
          <w:jc w:val="center"/>
        </w:trPr>
        <w:tc>
          <w:tcPr>
            <w:tcW w:w="1440" w:type="dxa"/>
            <w:tcBorders>
              <w:top w:val="single" w:sz="4" w:space="0" w:color="auto"/>
              <w:bottom w:val="single" w:sz="4" w:space="0" w:color="auto"/>
            </w:tcBorders>
            <w:vAlign w:val="center"/>
          </w:tcPr>
          <w:p w14:paraId="45F67ECE"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1C6B90F6"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65A4E4F6"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01F0A908"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08914E75"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53BA6F71" w14:textId="77777777" w:rsidTr="00596240">
        <w:trPr>
          <w:trHeight w:val="360"/>
          <w:jc w:val="center"/>
        </w:trPr>
        <w:tc>
          <w:tcPr>
            <w:tcW w:w="1440" w:type="dxa"/>
            <w:tcBorders>
              <w:top w:val="single" w:sz="4" w:space="0" w:color="auto"/>
            </w:tcBorders>
            <w:vAlign w:val="center"/>
          </w:tcPr>
          <w:p w14:paraId="25F52355"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Control</w:t>
            </w:r>
          </w:p>
        </w:tc>
        <w:tc>
          <w:tcPr>
            <w:tcW w:w="1440" w:type="dxa"/>
            <w:tcBorders>
              <w:top w:val="single" w:sz="4" w:space="0" w:color="auto"/>
            </w:tcBorders>
            <w:vAlign w:val="center"/>
          </w:tcPr>
          <w:p w14:paraId="4859391D" w14:textId="77777777" w:rsidR="004D3F45" w:rsidRPr="00C14026" w:rsidRDefault="004D3F45" w:rsidP="00596240">
            <w:pPr>
              <w:jc w:val="center"/>
              <w:rPr>
                <w:rFonts w:ascii="Arial" w:hAnsi="Arial" w:cs="Arial"/>
                <w:sz w:val="20"/>
                <w:szCs w:val="20"/>
              </w:rPr>
            </w:pPr>
            <w:r>
              <w:rPr>
                <w:rFonts w:ascii="Arial" w:hAnsi="Arial" w:cs="Arial"/>
                <w:sz w:val="20"/>
                <w:szCs w:val="20"/>
              </w:rPr>
              <w:t>158%</w:t>
            </w:r>
          </w:p>
        </w:tc>
        <w:tc>
          <w:tcPr>
            <w:tcW w:w="1440" w:type="dxa"/>
            <w:tcBorders>
              <w:top w:val="single" w:sz="4" w:space="0" w:color="auto"/>
            </w:tcBorders>
            <w:vAlign w:val="center"/>
          </w:tcPr>
          <w:p w14:paraId="21F0E115" w14:textId="77777777" w:rsidR="004D3F45" w:rsidRPr="00C14026" w:rsidRDefault="004D3F45" w:rsidP="00596240">
            <w:pPr>
              <w:jc w:val="center"/>
              <w:rPr>
                <w:rFonts w:ascii="Arial" w:hAnsi="Arial" w:cs="Arial"/>
                <w:sz w:val="20"/>
                <w:szCs w:val="20"/>
              </w:rPr>
            </w:pPr>
            <w:r>
              <w:rPr>
                <w:rFonts w:ascii="Arial" w:hAnsi="Arial" w:cs="Arial"/>
                <w:sz w:val="20"/>
                <w:szCs w:val="20"/>
              </w:rPr>
              <w:t>46, 357</w:t>
            </w:r>
          </w:p>
        </w:tc>
        <w:tc>
          <w:tcPr>
            <w:tcW w:w="1440" w:type="dxa"/>
            <w:tcBorders>
              <w:top w:val="single" w:sz="4" w:space="0" w:color="auto"/>
            </w:tcBorders>
            <w:vAlign w:val="center"/>
          </w:tcPr>
          <w:p w14:paraId="30F7AA69"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3.25</w:t>
            </w:r>
            <w:r>
              <w:rPr>
                <w:rFonts w:ascii="Arial" w:hAnsi="Arial" w:cs="Arial"/>
                <w:sz w:val="20"/>
                <w:szCs w:val="20"/>
                <w:vertAlign w:val="subscript"/>
              </w:rPr>
              <w:t>15,48</w:t>
            </w:r>
          </w:p>
        </w:tc>
        <w:tc>
          <w:tcPr>
            <w:tcW w:w="1440" w:type="dxa"/>
            <w:tcBorders>
              <w:top w:val="single" w:sz="4" w:space="0" w:color="auto"/>
            </w:tcBorders>
            <w:vAlign w:val="center"/>
          </w:tcPr>
          <w:p w14:paraId="2851586F" w14:textId="77777777" w:rsidR="004D3F45" w:rsidRPr="00C14026" w:rsidRDefault="004D3F45" w:rsidP="00596240">
            <w:pPr>
              <w:jc w:val="center"/>
              <w:rPr>
                <w:rFonts w:ascii="Arial" w:hAnsi="Arial" w:cs="Arial"/>
                <w:sz w:val="20"/>
                <w:szCs w:val="20"/>
              </w:rPr>
            </w:pPr>
            <w:r>
              <w:rPr>
                <w:rFonts w:ascii="Arial" w:hAnsi="Arial" w:cs="Arial"/>
                <w:sz w:val="20"/>
                <w:szCs w:val="20"/>
              </w:rPr>
              <w:t>0.0012</w:t>
            </w:r>
          </w:p>
        </w:tc>
      </w:tr>
      <w:tr w:rsidR="004D3F45" w:rsidRPr="00C14026" w14:paraId="5F21369D" w14:textId="77777777" w:rsidTr="00596240">
        <w:trPr>
          <w:trHeight w:val="360"/>
          <w:jc w:val="center"/>
        </w:trPr>
        <w:tc>
          <w:tcPr>
            <w:tcW w:w="1440" w:type="dxa"/>
            <w:vAlign w:val="center"/>
          </w:tcPr>
          <w:p w14:paraId="32522914"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Low</w:t>
            </w:r>
          </w:p>
        </w:tc>
        <w:tc>
          <w:tcPr>
            <w:tcW w:w="1440" w:type="dxa"/>
            <w:vAlign w:val="center"/>
          </w:tcPr>
          <w:p w14:paraId="14FEB4BE" w14:textId="77777777" w:rsidR="004D3F45" w:rsidRPr="00C14026" w:rsidRDefault="004D3F45" w:rsidP="00596240">
            <w:pPr>
              <w:jc w:val="center"/>
              <w:rPr>
                <w:rFonts w:ascii="Arial" w:hAnsi="Arial" w:cs="Arial"/>
                <w:sz w:val="20"/>
                <w:szCs w:val="20"/>
              </w:rPr>
            </w:pPr>
            <w:r>
              <w:rPr>
                <w:rFonts w:ascii="Arial" w:hAnsi="Arial" w:cs="Arial"/>
                <w:sz w:val="20"/>
                <w:szCs w:val="20"/>
              </w:rPr>
              <w:t>180%</w:t>
            </w:r>
          </w:p>
        </w:tc>
        <w:tc>
          <w:tcPr>
            <w:tcW w:w="1440" w:type="dxa"/>
            <w:vAlign w:val="center"/>
          </w:tcPr>
          <w:p w14:paraId="0A6893A6" w14:textId="77777777" w:rsidR="004D3F45" w:rsidRPr="00C14026" w:rsidRDefault="004D3F45" w:rsidP="00596240">
            <w:pPr>
              <w:jc w:val="center"/>
              <w:rPr>
                <w:rFonts w:ascii="Arial" w:hAnsi="Arial" w:cs="Arial"/>
                <w:sz w:val="20"/>
                <w:szCs w:val="20"/>
              </w:rPr>
            </w:pPr>
            <w:r>
              <w:rPr>
                <w:rFonts w:ascii="Arial" w:hAnsi="Arial" w:cs="Arial"/>
                <w:sz w:val="20"/>
                <w:szCs w:val="20"/>
              </w:rPr>
              <w:t>76, 347</w:t>
            </w:r>
          </w:p>
        </w:tc>
        <w:tc>
          <w:tcPr>
            <w:tcW w:w="1440" w:type="dxa"/>
            <w:vAlign w:val="center"/>
          </w:tcPr>
          <w:p w14:paraId="68F50ABD" w14:textId="77777777" w:rsidR="004D3F45" w:rsidRPr="00C14026" w:rsidRDefault="004D3F45" w:rsidP="00596240">
            <w:pPr>
              <w:jc w:val="center"/>
              <w:rPr>
                <w:rFonts w:ascii="Arial" w:hAnsi="Arial" w:cs="Arial"/>
                <w:sz w:val="20"/>
                <w:szCs w:val="20"/>
              </w:rPr>
            </w:pPr>
            <w:r>
              <w:rPr>
                <w:rFonts w:ascii="Arial" w:hAnsi="Arial" w:cs="Arial"/>
                <w:sz w:val="20"/>
                <w:szCs w:val="20"/>
              </w:rPr>
              <w:t>4.32</w:t>
            </w:r>
            <w:r>
              <w:rPr>
                <w:rFonts w:ascii="Arial" w:hAnsi="Arial" w:cs="Arial"/>
                <w:sz w:val="20"/>
                <w:szCs w:val="20"/>
                <w:vertAlign w:val="subscript"/>
              </w:rPr>
              <w:t>15,48</w:t>
            </w:r>
          </w:p>
        </w:tc>
        <w:tc>
          <w:tcPr>
            <w:tcW w:w="1440" w:type="dxa"/>
            <w:vAlign w:val="center"/>
          </w:tcPr>
          <w:p w14:paraId="1BA9E0C9"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0886F24" w14:textId="77777777" w:rsidTr="00596240">
        <w:trPr>
          <w:trHeight w:val="360"/>
          <w:jc w:val="center"/>
        </w:trPr>
        <w:tc>
          <w:tcPr>
            <w:tcW w:w="1440" w:type="dxa"/>
            <w:vAlign w:val="center"/>
          </w:tcPr>
          <w:p w14:paraId="18391CB3"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High</w:t>
            </w:r>
          </w:p>
        </w:tc>
        <w:tc>
          <w:tcPr>
            <w:tcW w:w="1440" w:type="dxa"/>
            <w:vAlign w:val="center"/>
          </w:tcPr>
          <w:p w14:paraId="620EB593" w14:textId="77777777" w:rsidR="004D3F45" w:rsidRPr="00C14026" w:rsidRDefault="004D3F45" w:rsidP="00596240">
            <w:pPr>
              <w:jc w:val="center"/>
              <w:rPr>
                <w:rFonts w:ascii="Arial" w:hAnsi="Arial" w:cs="Arial"/>
                <w:sz w:val="20"/>
                <w:szCs w:val="20"/>
              </w:rPr>
            </w:pPr>
            <w:r>
              <w:rPr>
                <w:rFonts w:ascii="Arial" w:hAnsi="Arial" w:cs="Arial"/>
                <w:sz w:val="20"/>
                <w:szCs w:val="20"/>
              </w:rPr>
              <w:t>228%</w:t>
            </w:r>
          </w:p>
        </w:tc>
        <w:tc>
          <w:tcPr>
            <w:tcW w:w="1440" w:type="dxa"/>
            <w:vAlign w:val="center"/>
          </w:tcPr>
          <w:p w14:paraId="6958AB3B" w14:textId="77777777" w:rsidR="004D3F45" w:rsidRPr="00C14026" w:rsidRDefault="004D3F45" w:rsidP="00596240">
            <w:pPr>
              <w:jc w:val="center"/>
              <w:rPr>
                <w:rFonts w:ascii="Arial" w:hAnsi="Arial" w:cs="Arial"/>
                <w:sz w:val="20"/>
                <w:szCs w:val="20"/>
              </w:rPr>
            </w:pPr>
            <w:r>
              <w:rPr>
                <w:rFonts w:ascii="Arial" w:hAnsi="Arial" w:cs="Arial"/>
                <w:sz w:val="20"/>
                <w:szCs w:val="20"/>
              </w:rPr>
              <w:t>81, 494</w:t>
            </w:r>
          </w:p>
        </w:tc>
        <w:tc>
          <w:tcPr>
            <w:tcW w:w="1440" w:type="dxa"/>
            <w:vAlign w:val="center"/>
          </w:tcPr>
          <w:p w14:paraId="09ADE6AE" w14:textId="77777777" w:rsidR="004D3F45" w:rsidRPr="00C14026" w:rsidRDefault="004D3F45" w:rsidP="00596240">
            <w:pPr>
              <w:jc w:val="center"/>
              <w:rPr>
                <w:rFonts w:ascii="Arial" w:hAnsi="Arial" w:cs="Arial"/>
                <w:sz w:val="20"/>
                <w:szCs w:val="20"/>
              </w:rPr>
            </w:pPr>
            <w:r>
              <w:rPr>
                <w:rFonts w:ascii="Arial" w:hAnsi="Arial" w:cs="Arial"/>
                <w:sz w:val="20"/>
                <w:szCs w:val="20"/>
              </w:rPr>
              <w:t>3.93</w:t>
            </w:r>
            <w:r>
              <w:rPr>
                <w:rFonts w:ascii="Arial" w:hAnsi="Arial" w:cs="Arial"/>
                <w:sz w:val="20"/>
                <w:szCs w:val="20"/>
                <w:vertAlign w:val="subscript"/>
              </w:rPr>
              <w:t>15,48</w:t>
            </w:r>
          </w:p>
        </w:tc>
        <w:tc>
          <w:tcPr>
            <w:tcW w:w="1440" w:type="dxa"/>
            <w:vAlign w:val="center"/>
          </w:tcPr>
          <w:p w14:paraId="6F77586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71329FE3" w14:textId="77777777" w:rsidTr="00596240">
        <w:trPr>
          <w:trHeight w:val="360"/>
          <w:jc w:val="center"/>
        </w:trPr>
        <w:tc>
          <w:tcPr>
            <w:tcW w:w="1440" w:type="dxa"/>
            <w:tcBorders>
              <w:bottom w:val="nil"/>
            </w:tcBorders>
            <w:vAlign w:val="center"/>
          </w:tcPr>
          <w:p w14:paraId="1D1CA999"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Low</w:t>
            </w:r>
          </w:p>
        </w:tc>
        <w:tc>
          <w:tcPr>
            <w:tcW w:w="1440" w:type="dxa"/>
            <w:tcBorders>
              <w:bottom w:val="nil"/>
            </w:tcBorders>
            <w:vAlign w:val="center"/>
          </w:tcPr>
          <w:p w14:paraId="6FA30D2C" w14:textId="77777777" w:rsidR="004D3F45" w:rsidRPr="00C14026" w:rsidRDefault="004D3F45" w:rsidP="00596240">
            <w:pPr>
              <w:jc w:val="center"/>
              <w:rPr>
                <w:rFonts w:ascii="Arial" w:hAnsi="Arial" w:cs="Arial"/>
                <w:sz w:val="20"/>
                <w:szCs w:val="20"/>
              </w:rPr>
            </w:pPr>
            <w:r>
              <w:rPr>
                <w:rFonts w:ascii="Arial" w:hAnsi="Arial" w:cs="Arial"/>
                <w:sz w:val="20"/>
                <w:szCs w:val="20"/>
              </w:rPr>
              <w:t>294%</w:t>
            </w:r>
          </w:p>
        </w:tc>
        <w:tc>
          <w:tcPr>
            <w:tcW w:w="1440" w:type="dxa"/>
            <w:tcBorders>
              <w:bottom w:val="nil"/>
            </w:tcBorders>
            <w:vAlign w:val="center"/>
          </w:tcPr>
          <w:p w14:paraId="5D3D52D5" w14:textId="77777777" w:rsidR="004D3F45" w:rsidRPr="00C14026" w:rsidRDefault="004D3F45" w:rsidP="00596240">
            <w:pPr>
              <w:jc w:val="center"/>
              <w:rPr>
                <w:rFonts w:ascii="Arial" w:hAnsi="Arial" w:cs="Arial"/>
                <w:sz w:val="20"/>
                <w:szCs w:val="20"/>
              </w:rPr>
            </w:pPr>
            <w:r>
              <w:rPr>
                <w:rFonts w:ascii="Arial" w:hAnsi="Arial" w:cs="Arial"/>
                <w:sz w:val="20"/>
                <w:szCs w:val="20"/>
              </w:rPr>
              <w:t>122, 601</w:t>
            </w:r>
          </w:p>
        </w:tc>
        <w:tc>
          <w:tcPr>
            <w:tcW w:w="1440" w:type="dxa"/>
            <w:tcBorders>
              <w:bottom w:val="nil"/>
            </w:tcBorders>
            <w:vAlign w:val="center"/>
          </w:tcPr>
          <w:p w14:paraId="149FAD58" w14:textId="77777777" w:rsidR="004D3F45" w:rsidRPr="00C14026" w:rsidRDefault="004D3F45" w:rsidP="00596240">
            <w:pPr>
              <w:jc w:val="center"/>
              <w:rPr>
                <w:rFonts w:ascii="Arial" w:hAnsi="Arial" w:cs="Arial"/>
                <w:sz w:val="20"/>
                <w:szCs w:val="20"/>
              </w:rPr>
            </w:pPr>
            <w:r>
              <w:rPr>
                <w:rFonts w:ascii="Arial" w:hAnsi="Arial" w:cs="Arial"/>
                <w:sz w:val="20"/>
                <w:szCs w:val="20"/>
              </w:rPr>
              <w:t>4.67</w:t>
            </w:r>
            <w:r>
              <w:rPr>
                <w:rFonts w:ascii="Arial" w:hAnsi="Arial" w:cs="Arial"/>
                <w:sz w:val="20"/>
                <w:szCs w:val="20"/>
                <w:vertAlign w:val="subscript"/>
              </w:rPr>
              <w:t>15,48</w:t>
            </w:r>
          </w:p>
        </w:tc>
        <w:tc>
          <w:tcPr>
            <w:tcW w:w="1440" w:type="dxa"/>
            <w:tcBorders>
              <w:bottom w:val="nil"/>
            </w:tcBorders>
            <w:vAlign w:val="center"/>
          </w:tcPr>
          <w:p w14:paraId="4CC9B507"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B93F15E" w14:textId="77777777" w:rsidTr="00596240">
        <w:trPr>
          <w:trHeight w:val="360"/>
          <w:jc w:val="center"/>
        </w:trPr>
        <w:tc>
          <w:tcPr>
            <w:tcW w:w="1440" w:type="dxa"/>
            <w:tcBorders>
              <w:top w:val="nil"/>
              <w:bottom w:val="single" w:sz="4" w:space="0" w:color="auto"/>
            </w:tcBorders>
            <w:vAlign w:val="center"/>
          </w:tcPr>
          <w:p w14:paraId="3E2CB935"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High</w:t>
            </w:r>
          </w:p>
        </w:tc>
        <w:tc>
          <w:tcPr>
            <w:tcW w:w="1440" w:type="dxa"/>
            <w:tcBorders>
              <w:top w:val="nil"/>
              <w:bottom w:val="single" w:sz="4" w:space="0" w:color="auto"/>
            </w:tcBorders>
            <w:vAlign w:val="center"/>
          </w:tcPr>
          <w:p w14:paraId="54C9F5C0" w14:textId="77777777" w:rsidR="004D3F45" w:rsidRPr="00C14026" w:rsidRDefault="004D3F45" w:rsidP="00596240">
            <w:pPr>
              <w:jc w:val="center"/>
              <w:rPr>
                <w:rFonts w:ascii="Arial" w:hAnsi="Arial" w:cs="Arial"/>
                <w:sz w:val="20"/>
                <w:szCs w:val="20"/>
              </w:rPr>
            </w:pPr>
            <w:r>
              <w:rPr>
                <w:rFonts w:ascii="Arial" w:hAnsi="Arial" w:cs="Arial"/>
                <w:sz w:val="20"/>
                <w:szCs w:val="20"/>
              </w:rPr>
              <w:t>144%</w:t>
            </w:r>
          </w:p>
        </w:tc>
        <w:tc>
          <w:tcPr>
            <w:tcW w:w="1440" w:type="dxa"/>
            <w:tcBorders>
              <w:top w:val="nil"/>
              <w:bottom w:val="single" w:sz="4" w:space="0" w:color="auto"/>
            </w:tcBorders>
            <w:vAlign w:val="center"/>
          </w:tcPr>
          <w:p w14:paraId="62E5BC3C" w14:textId="77777777" w:rsidR="004D3F45" w:rsidRPr="00C14026" w:rsidRDefault="004D3F45" w:rsidP="00596240">
            <w:pPr>
              <w:jc w:val="center"/>
              <w:rPr>
                <w:rFonts w:ascii="Arial" w:hAnsi="Arial" w:cs="Arial"/>
                <w:sz w:val="20"/>
                <w:szCs w:val="20"/>
              </w:rPr>
            </w:pPr>
            <w:r>
              <w:rPr>
                <w:rFonts w:ascii="Arial" w:hAnsi="Arial" w:cs="Arial"/>
                <w:sz w:val="20"/>
                <w:szCs w:val="20"/>
              </w:rPr>
              <w:t>34, 343</w:t>
            </w:r>
          </w:p>
        </w:tc>
        <w:tc>
          <w:tcPr>
            <w:tcW w:w="1440" w:type="dxa"/>
            <w:tcBorders>
              <w:top w:val="nil"/>
              <w:bottom w:val="single" w:sz="4" w:space="0" w:color="auto"/>
            </w:tcBorders>
            <w:vAlign w:val="center"/>
          </w:tcPr>
          <w:p w14:paraId="227342CF" w14:textId="77777777" w:rsidR="004D3F45" w:rsidRPr="00C14026" w:rsidRDefault="004D3F45" w:rsidP="00596240">
            <w:pPr>
              <w:jc w:val="center"/>
              <w:rPr>
                <w:rFonts w:ascii="Arial" w:hAnsi="Arial" w:cs="Arial"/>
                <w:sz w:val="20"/>
                <w:szCs w:val="20"/>
              </w:rPr>
            </w:pPr>
            <w:r>
              <w:rPr>
                <w:rFonts w:ascii="Arial" w:hAnsi="Arial" w:cs="Arial"/>
                <w:sz w:val="20"/>
                <w:szCs w:val="20"/>
              </w:rPr>
              <w:t>2.91</w:t>
            </w:r>
            <w:r>
              <w:rPr>
                <w:rFonts w:ascii="Arial" w:hAnsi="Arial" w:cs="Arial"/>
                <w:sz w:val="20"/>
                <w:szCs w:val="20"/>
                <w:vertAlign w:val="subscript"/>
              </w:rPr>
              <w:t>15,48</w:t>
            </w:r>
          </w:p>
        </w:tc>
        <w:tc>
          <w:tcPr>
            <w:tcW w:w="1440" w:type="dxa"/>
            <w:tcBorders>
              <w:top w:val="nil"/>
              <w:bottom w:val="single" w:sz="4" w:space="0" w:color="auto"/>
            </w:tcBorders>
            <w:vAlign w:val="center"/>
          </w:tcPr>
          <w:p w14:paraId="3AD6C016" w14:textId="77777777" w:rsidR="004D3F45" w:rsidRPr="00C14026" w:rsidRDefault="004D3F45" w:rsidP="00596240">
            <w:pPr>
              <w:jc w:val="center"/>
              <w:rPr>
                <w:rFonts w:ascii="Arial" w:hAnsi="Arial" w:cs="Arial"/>
                <w:sz w:val="20"/>
                <w:szCs w:val="20"/>
              </w:rPr>
            </w:pPr>
            <w:r>
              <w:rPr>
                <w:rFonts w:ascii="Arial" w:hAnsi="Arial" w:cs="Arial"/>
                <w:sz w:val="20"/>
                <w:szCs w:val="20"/>
              </w:rPr>
              <w:t>0.0036</w:t>
            </w:r>
          </w:p>
        </w:tc>
      </w:tr>
    </w:tbl>
    <w:p w14:paraId="4AA20A63" w14:textId="77777777" w:rsidR="004D3F45" w:rsidRDefault="004D3F45" w:rsidP="004D3F45">
      <w:pPr>
        <w:spacing w:line="480" w:lineRule="auto"/>
        <w:rPr>
          <w:rFonts w:ascii="Arial" w:hAnsi="Arial" w:cs="Arial"/>
        </w:rPr>
      </w:pPr>
    </w:p>
    <w:p w14:paraId="2EA464A3" w14:textId="469E13FD" w:rsidR="00CD6FE5" w:rsidRDefault="00CD6FE5">
      <w:pPr>
        <w:rPr>
          <w:rFonts w:ascii="Arial" w:hAnsi="Arial" w:cs="Arial"/>
        </w:rPr>
      </w:pPr>
      <w:r>
        <w:rPr>
          <w:rFonts w:ascii="Arial" w:hAnsi="Arial" w:cs="Arial"/>
        </w:rPr>
        <w:br w:type="page"/>
      </w:r>
    </w:p>
    <w:p w14:paraId="3DCBD29E" w14:textId="34468488" w:rsidR="00EB0471" w:rsidRDefault="004D3F45" w:rsidP="004D3F45">
      <w:pPr>
        <w:spacing w:line="480" w:lineRule="auto"/>
        <w:rPr>
          <w:rFonts w:ascii="Arial" w:hAnsi="Arial" w:cs="Arial"/>
        </w:rPr>
      </w:pPr>
      <w:r>
        <w:rPr>
          <w:rFonts w:ascii="Arial" w:hAnsi="Arial" w:cs="Arial"/>
        </w:rPr>
        <w:lastRenderedPageBreak/>
        <w:t xml:space="preserve">Table </w:t>
      </w:r>
      <w:ins w:id="1534" w:author="Reviewer" w:date="2026-06-03T12:09:00Z" w16du:dateUtc="2026-06-03T17:09:00Z">
        <w:r w:rsidR="007F1402">
          <w:rPr>
            <w:rFonts w:ascii="Arial" w:hAnsi="Arial" w:cs="Arial"/>
          </w:rPr>
          <w:t>4</w:t>
        </w:r>
      </w:ins>
      <w:del w:id="1535" w:author="Reviewer" w:date="2026-06-03T12:09:00Z" w16du:dateUtc="2026-06-03T17:09:00Z">
        <w:r w:rsidDel="007F1402">
          <w:rPr>
            <w:rFonts w:ascii="Arial" w:hAnsi="Arial" w:cs="Arial"/>
          </w:rPr>
          <w:delText>3</w:delText>
        </w:r>
      </w:del>
      <w:r>
        <w:rPr>
          <w:rFonts w:ascii="Arial" w:hAnsi="Arial" w:cs="Arial"/>
        </w:rPr>
        <w:t>. The estimated effect sizes of xenobiotic substances</w:t>
      </w:r>
      <w:ins w:id="1536" w:author="Reviewer" w:date="2026-06-04T14:03:00Z" w16du:dateUtc="2026-06-04T19:03:00Z">
        <w:r w:rsidR="00602394">
          <w:rPr>
            <w:rFonts w:ascii="Arial" w:hAnsi="Arial" w:cs="Arial"/>
          </w:rPr>
          <w:t xml:space="preserve"> on largemouth bass</w:t>
        </w:r>
      </w:ins>
      <w:r>
        <w:rPr>
          <w:rFonts w:ascii="Arial" w:hAnsi="Arial" w:cs="Arial"/>
        </w:rPr>
        <w:t xml:space="preserve"> seven days after a known environmental stressor introduction (blood samples 3 to 4) on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w:t>
      </w:r>
      <w:del w:id="1537" w:author="Reviewer" w:date="2026-06-04T14:03:00Z" w16du:dateUtc="2026-06-04T19:03:00Z">
        <w:r w:rsidDel="00602394">
          <w:rPr>
            <w:rFonts w:ascii="Arial" w:hAnsi="Arial" w:cs="Arial"/>
          </w:rPr>
          <w:delText>represent</w:delText>
        </w:r>
      </w:del>
      <w:ins w:id="1538" w:author="Reviewer" w:date="2026-06-04T14:03:00Z" w16du:dateUtc="2026-06-04T19:03:00Z">
        <w:r w:rsidR="00602394">
          <w:rPr>
            <w:rFonts w:ascii="Arial" w:hAnsi="Arial" w:cs="Arial"/>
          </w:rPr>
          <w:t>express</w:t>
        </w:r>
      </w:ins>
      <w:r>
        <w:rPr>
          <w:rFonts w:ascii="Arial" w:hAnsi="Arial" w:cs="Arial"/>
        </w:rPr>
        <w:t xml:space="preserve">ed </w:t>
      </w:r>
      <w:del w:id="1539" w:author="Reviewer" w:date="2026-06-04T14:03:00Z" w16du:dateUtc="2026-06-04T19:03:00Z">
        <w:r w:rsidDel="00602394">
          <w:rPr>
            <w:rFonts w:ascii="Arial" w:hAnsi="Arial" w:cs="Arial"/>
          </w:rPr>
          <w:delText>by</w:delText>
        </w:r>
      </w:del>
      <w:ins w:id="1540" w:author="Reviewer" w:date="2026-06-04T14:03:00Z" w16du:dateUtc="2026-06-04T19:03:00Z">
        <w:r w:rsidR="00602394">
          <w:rPr>
            <w:rFonts w:ascii="Arial" w:hAnsi="Arial" w:cs="Arial"/>
          </w:rPr>
          <w:t>as</w:t>
        </w:r>
      </w:ins>
      <w:r>
        <w:rPr>
          <w:rFonts w:ascii="Arial" w:hAnsi="Arial" w:cs="Arial"/>
        </w:rPr>
        <w:t xml:space="preserve"> a percentage change from blood 3 to blood 4 (e.g., the control bass NLR decreased </w:t>
      </w:r>
      <w:ins w:id="1541" w:author="Reviewer" w:date="2026-06-04T14:03:00Z" w16du:dateUtc="2026-06-04T19:03:00Z">
        <w:r w:rsidR="00602394">
          <w:rPr>
            <w:rFonts w:ascii="Arial" w:hAnsi="Arial" w:cs="Arial"/>
          </w:rPr>
          <w:t xml:space="preserve">by </w:t>
        </w:r>
      </w:ins>
      <w:r>
        <w:rPr>
          <w:rFonts w:ascii="Arial" w:hAnsi="Arial" w:cs="Arial"/>
        </w:rPr>
        <w:t xml:space="preserve">25% [-58–34%; 95% CL] from blood 3 to blood 4). The 95% confidence limits represent the lower and upper bounds, separated by a comma. The Z value is reported with the numerator and denominator degrees of freedom. Bolded groups represent statistically significant changes from blood samples 3 to 4.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29E94440" w14:textId="77777777" w:rsidTr="00596240">
        <w:trPr>
          <w:trHeight w:val="360"/>
          <w:jc w:val="center"/>
        </w:trPr>
        <w:tc>
          <w:tcPr>
            <w:tcW w:w="1440" w:type="dxa"/>
            <w:tcBorders>
              <w:top w:val="single" w:sz="4" w:space="0" w:color="auto"/>
              <w:bottom w:val="single" w:sz="4" w:space="0" w:color="auto"/>
            </w:tcBorders>
            <w:vAlign w:val="center"/>
          </w:tcPr>
          <w:p w14:paraId="12165FFD"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7F6D336A"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1B5A66CA"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762621D4"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2FECC90A"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1E2A37B5" w14:textId="77777777" w:rsidTr="00596240">
        <w:trPr>
          <w:trHeight w:val="360"/>
          <w:jc w:val="center"/>
        </w:trPr>
        <w:tc>
          <w:tcPr>
            <w:tcW w:w="1440" w:type="dxa"/>
            <w:tcBorders>
              <w:top w:val="single" w:sz="4" w:space="0" w:color="auto"/>
            </w:tcBorders>
            <w:vAlign w:val="center"/>
          </w:tcPr>
          <w:p w14:paraId="74EC06E4" w14:textId="77777777" w:rsidR="004D3F45" w:rsidRPr="00C14026" w:rsidRDefault="004D3F45" w:rsidP="00596240">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1DD14926" w14:textId="77777777" w:rsidR="004D3F45" w:rsidRPr="00C14026" w:rsidRDefault="004D3F45" w:rsidP="00596240">
            <w:pPr>
              <w:jc w:val="center"/>
              <w:rPr>
                <w:rFonts w:ascii="Arial" w:hAnsi="Arial" w:cs="Arial"/>
                <w:sz w:val="20"/>
                <w:szCs w:val="20"/>
              </w:rPr>
            </w:pPr>
            <w:r>
              <w:rPr>
                <w:rFonts w:ascii="Arial" w:hAnsi="Arial" w:cs="Arial"/>
                <w:sz w:val="20"/>
                <w:szCs w:val="20"/>
              </w:rPr>
              <w:t>-25%</w:t>
            </w:r>
          </w:p>
        </w:tc>
        <w:tc>
          <w:tcPr>
            <w:tcW w:w="1440" w:type="dxa"/>
            <w:tcBorders>
              <w:top w:val="single" w:sz="4" w:space="0" w:color="auto"/>
            </w:tcBorders>
            <w:vAlign w:val="center"/>
          </w:tcPr>
          <w:p w14:paraId="00EFF513" w14:textId="77777777" w:rsidR="004D3F45" w:rsidRPr="00C14026" w:rsidRDefault="004D3F45" w:rsidP="00596240">
            <w:pPr>
              <w:jc w:val="center"/>
              <w:rPr>
                <w:rFonts w:ascii="Arial" w:hAnsi="Arial" w:cs="Arial"/>
                <w:sz w:val="20"/>
                <w:szCs w:val="20"/>
              </w:rPr>
            </w:pPr>
            <w:r>
              <w:rPr>
                <w:rFonts w:ascii="Arial" w:hAnsi="Arial" w:cs="Arial"/>
                <w:sz w:val="20"/>
                <w:szCs w:val="20"/>
              </w:rPr>
              <w:t>-58, 34</w:t>
            </w:r>
          </w:p>
        </w:tc>
        <w:tc>
          <w:tcPr>
            <w:tcW w:w="1440" w:type="dxa"/>
            <w:tcBorders>
              <w:top w:val="single" w:sz="4" w:space="0" w:color="auto"/>
            </w:tcBorders>
            <w:vAlign w:val="center"/>
          </w:tcPr>
          <w:p w14:paraId="10998B35"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-0.97</w:t>
            </w:r>
            <w:r>
              <w:rPr>
                <w:rFonts w:ascii="Arial" w:hAnsi="Arial" w:cs="Arial"/>
                <w:sz w:val="20"/>
                <w:szCs w:val="20"/>
                <w:vertAlign w:val="subscript"/>
              </w:rPr>
              <w:t>15,48</w:t>
            </w:r>
          </w:p>
        </w:tc>
        <w:tc>
          <w:tcPr>
            <w:tcW w:w="1440" w:type="dxa"/>
            <w:tcBorders>
              <w:top w:val="single" w:sz="4" w:space="0" w:color="auto"/>
            </w:tcBorders>
            <w:vAlign w:val="center"/>
          </w:tcPr>
          <w:p w14:paraId="6D7E37A9" w14:textId="77777777" w:rsidR="004D3F45" w:rsidRPr="00C14026" w:rsidRDefault="004D3F45" w:rsidP="00596240">
            <w:pPr>
              <w:jc w:val="center"/>
              <w:rPr>
                <w:rFonts w:ascii="Arial" w:hAnsi="Arial" w:cs="Arial"/>
                <w:sz w:val="20"/>
                <w:szCs w:val="20"/>
              </w:rPr>
            </w:pPr>
            <w:r>
              <w:rPr>
                <w:rFonts w:ascii="Arial" w:hAnsi="Arial" w:cs="Arial"/>
                <w:sz w:val="20"/>
                <w:szCs w:val="20"/>
              </w:rPr>
              <w:t>0.33</w:t>
            </w:r>
          </w:p>
        </w:tc>
      </w:tr>
      <w:tr w:rsidR="004D3F45" w:rsidRPr="00C14026" w14:paraId="023DD775" w14:textId="77777777" w:rsidTr="00596240">
        <w:trPr>
          <w:trHeight w:val="360"/>
          <w:jc w:val="center"/>
        </w:trPr>
        <w:tc>
          <w:tcPr>
            <w:tcW w:w="1440" w:type="dxa"/>
            <w:vAlign w:val="center"/>
          </w:tcPr>
          <w:p w14:paraId="54A7ECCD"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Low</w:t>
            </w:r>
          </w:p>
        </w:tc>
        <w:tc>
          <w:tcPr>
            <w:tcW w:w="1440" w:type="dxa"/>
            <w:vAlign w:val="center"/>
          </w:tcPr>
          <w:p w14:paraId="49344A57" w14:textId="77777777" w:rsidR="004D3F45" w:rsidRPr="00C14026" w:rsidRDefault="004D3F45" w:rsidP="00596240">
            <w:pPr>
              <w:jc w:val="center"/>
              <w:rPr>
                <w:rFonts w:ascii="Arial" w:hAnsi="Arial" w:cs="Arial"/>
                <w:sz w:val="20"/>
                <w:szCs w:val="20"/>
              </w:rPr>
            </w:pPr>
            <w:r>
              <w:rPr>
                <w:rFonts w:ascii="Arial" w:hAnsi="Arial" w:cs="Arial"/>
                <w:sz w:val="20"/>
                <w:szCs w:val="20"/>
              </w:rPr>
              <w:t>-55%</w:t>
            </w:r>
          </w:p>
        </w:tc>
        <w:tc>
          <w:tcPr>
            <w:tcW w:w="1440" w:type="dxa"/>
            <w:vAlign w:val="center"/>
          </w:tcPr>
          <w:p w14:paraId="7614CB96" w14:textId="77777777" w:rsidR="004D3F45" w:rsidRPr="00C14026" w:rsidRDefault="004D3F45" w:rsidP="00596240">
            <w:pPr>
              <w:jc w:val="center"/>
              <w:rPr>
                <w:rFonts w:ascii="Arial" w:hAnsi="Arial" w:cs="Arial"/>
                <w:sz w:val="20"/>
                <w:szCs w:val="20"/>
              </w:rPr>
            </w:pPr>
            <w:r>
              <w:rPr>
                <w:rFonts w:ascii="Arial" w:hAnsi="Arial" w:cs="Arial"/>
                <w:sz w:val="20"/>
                <w:szCs w:val="20"/>
              </w:rPr>
              <w:t>-72, -27</w:t>
            </w:r>
          </w:p>
        </w:tc>
        <w:tc>
          <w:tcPr>
            <w:tcW w:w="1440" w:type="dxa"/>
            <w:vAlign w:val="center"/>
          </w:tcPr>
          <w:p w14:paraId="16D32D7C" w14:textId="77777777" w:rsidR="004D3F45" w:rsidRPr="00C14026" w:rsidRDefault="004D3F45" w:rsidP="00596240">
            <w:pPr>
              <w:jc w:val="center"/>
              <w:rPr>
                <w:rFonts w:ascii="Arial" w:hAnsi="Arial" w:cs="Arial"/>
                <w:sz w:val="20"/>
                <w:szCs w:val="20"/>
              </w:rPr>
            </w:pPr>
            <w:r>
              <w:rPr>
                <w:rFonts w:ascii="Arial" w:hAnsi="Arial" w:cs="Arial"/>
                <w:sz w:val="20"/>
                <w:szCs w:val="20"/>
              </w:rPr>
              <w:t>-3.30</w:t>
            </w:r>
            <w:r>
              <w:rPr>
                <w:rFonts w:ascii="Arial" w:hAnsi="Arial" w:cs="Arial"/>
                <w:sz w:val="20"/>
                <w:szCs w:val="20"/>
                <w:vertAlign w:val="subscript"/>
              </w:rPr>
              <w:t>15,48</w:t>
            </w:r>
          </w:p>
        </w:tc>
        <w:tc>
          <w:tcPr>
            <w:tcW w:w="1440" w:type="dxa"/>
            <w:vAlign w:val="center"/>
          </w:tcPr>
          <w:p w14:paraId="3E84A86B"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0FD2FA86" w14:textId="77777777" w:rsidTr="00596240">
        <w:trPr>
          <w:trHeight w:val="360"/>
          <w:jc w:val="center"/>
        </w:trPr>
        <w:tc>
          <w:tcPr>
            <w:tcW w:w="1440" w:type="dxa"/>
            <w:vAlign w:val="center"/>
          </w:tcPr>
          <w:p w14:paraId="197F5B07"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High</w:t>
            </w:r>
          </w:p>
        </w:tc>
        <w:tc>
          <w:tcPr>
            <w:tcW w:w="1440" w:type="dxa"/>
            <w:vAlign w:val="center"/>
          </w:tcPr>
          <w:p w14:paraId="45D3E5E0" w14:textId="77777777" w:rsidR="004D3F45" w:rsidRPr="00C14026" w:rsidRDefault="004D3F45" w:rsidP="00596240">
            <w:pPr>
              <w:jc w:val="center"/>
              <w:rPr>
                <w:rFonts w:ascii="Arial" w:hAnsi="Arial" w:cs="Arial"/>
                <w:sz w:val="20"/>
                <w:szCs w:val="20"/>
              </w:rPr>
            </w:pPr>
            <w:r>
              <w:rPr>
                <w:rFonts w:ascii="Arial" w:hAnsi="Arial" w:cs="Arial"/>
                <w:sz w:val="20"/>
                <w:szCs w:val="20"/>
              </w:rPr>
              <w:t>-48%</w:t>
            </w:r>
          </w:p>
        </w:tc>
        <w:tc>
          <w:tcPr>
            <w:tcW w:w="1440" w:type="dxa"/>
            <w:vAlign w:val="center"/>
          </w:tcPr>
          <w:p w14:paraId="6D26940B" w14:textId="77777777" w:rsidR="004D3F45" w:rsidRPr="00C14026" w:rsidRDefault="004D3F45" w:rsidP="00596240">
            <w:pPr>
              <w:jc w:val="center"/>
              <w:rPr>
                <w:rFonts w:ascii="Arial" w:hAnsi="Arial" w:cs="Arial"/>
                <w:sz w:val="20"/>
                <w:szCs w:val="20"/>
              </w:rPr>
            </w:pPr>
            <w:r>
              <w:rPr>
                <w:rFonts w:ascii="Arial" w:hAnsi="Arial" w:cs="Arial"/>
                <w:sz w:val="20"/>
                <w:szCs w:val="20"/>
              </w:rPr>
              <w:t>-71, -7</w:t>
            </w:r>
          </w:p>
        </w:tc>
        <w:tc>
          <w:tcPr>
            <w:tcW w:w="1440" w:type="dxa"/>
            <w:vAlign w:val="center"/>
          </w:tcPr>
          <w:p w14:paraId="7C0A69BF" w14:textId="77777777" w:rsidR="004D3F45" w:rsidRPr="00C14026" w:rsidRDefault="004D3F45" w:rsidP="00596240">
            <w:pPr>
              <w:jc w:val="center"/>
              <w:rPr>
                <w:rFonts w:ascii="Arial" w:hAnsi="Arial" w:cs="Arial"/>
                <w:sz w:val="20"/>
                <w:szCs w:val="20"/>
              </w:rPr>
            </w:pPr>
            <w:r>
              <w:rPr>
                <w:rFonts w:ascii="Arial" w:hAnsi="Arial" w:cs="Arial"/>
                <w:sz w:val="20"/>
                <w:szCs w:val="20"/>
              </w:rPr>
              <w:t>-2.22</w:t>
            </w:r>
            <w:r>
              <w:rPr>
                <w:rFonts w:ascii="Arial" w:hAnsi="Arial" w:cs="Arial"/>
                <w:sz w:val="20"/>
                <w:szCs w:val="20"/>
                <w:vertAlign w:val="subscript"/>
              </w:rPr>
              <w:t>15,48</w:t>
            </w:r>
          </w:p>
        </w:tc>
        <w:tc>
          <w:tcPr>
            <w:tcW w:w="1440" w:type="dxa"/>
            <w:vAlign w:val="center"/>
          </w:tcPr>
          <w:p w14:paraId="3687B90D" w14:textId="77777777" w:rsidR="004D3F45" w:rsidRPr="00C14026" w:rsidRDefault="004D3F45" w:rsidP="00596240">
            <w:pPr>
              <w:jc w:val="center"/>
              <w:rPr>
                <w:rFonts w:ascii="Arial" w:hAnsi="Arial" w:cs="Arial"/>
                <w:sz w:val="20"/>
                <w:szCs w:val="20"/>
              </w:rPr>
            </w:pPr>
            <w:r>
              <w:rPr>
                <w:rFonts w:ascii="Arial" w:hAnsi="Arial" w:cs="Arial"/>
                <w:sz w:val="20"/>
                <w:szCs w:val="20"/>
              </w:rPr>
              <w:t>0.026</w:t>
            </w:r>
          </w:p>
        </w:tc>
      </w:tr>
      <w:tr w:rsidR="004D3F45" w:rsidRPr="00C14026" w14:paraId="06E4A0CB" w14:textId="77777777" w:rsidTr="00596240">
        <w:trPr>
          <w:trHeight w:val="360"/>
          <w:jc w:val="center"/>
        </w:trPr>
        <w:tc>
          <w:tcPr>
            <w:tcW w:w="1440" w:type="dxa"/>
            <w:tcBorders>
              <w:bottom w:val="nil"/>
            </w:tcBorders>
            <w:vAlign w:val="center"/>
          </w:tcPr>
          <w:p w14:paraId="2BE18F24" w14:textId="77777777" w:rsidR="004D3F45" w:rsidRPr="00E70104" w:rsidRDefault="004D3F45" w:rsidP="00596240">
            <w:pPr>
              <w:rPr>
                <w:rFonts w:ascii="Arial" w:hAnsi="Arial" w:cs="Arial"/>
                <w:b/>
                <w:bCs/>
                <w:sz w:val="20"/>
                <w:szCs w:val="20"/>
              </w:rPr>
            </w:pPr>
            <w:proofErr w:type="spellStart"/>
            <w:r w:rsidRPr="00E70104">
              <w:rPr>
                <w:rFonts w:ascii="Arial" w:hAnsi="Arial" w:cs="Arial"/>
                <w:b/>
                <w:bCs/>
                <w:sz w:val="20"/>
                <w:szCs w:val="20"/>
              </w:rPr>
              <w:t>PFPeA</w:t>
            </w:r>
            <w:proofErr w:type="spellEnd"/>
            <w:r w:rsidRPr="00E70104">
              <w:rPr>
                <w:rFonts w:ascii="Arial" w:hAnsi="Arial" w:cs="Arial"/>
                <w:b/>
                <w:bCs/>
                <w:sz w:val="20"/>
                <w:szCs w:val="20"/>
              </w:rPr>
              <w:t xml:space="preserve"> Low</w:t>
            </w:r>
          </w:p>
        </w:tc>
        <w:tc>
          <w:tcPr>
            <w:tcW w:w="1440" w:type="dxa"/>
            <w:tcBorders>
              <w:bottom w:val="nil"/>
            </w:tcBorders>
            <w:vAlign w:val="center"/>
          </w:tcPr>
          <w:p w14:paraId="073D3538" w14:textId="77777777" w:rsidR="004D3F45" w:rsidRPr="00C14026" w:rsidRDefault="004D3F45" w:rsidP="00596240">
            <w:pPr>
              <w:jc w:val="center"/>
              <w:rPr>
                <w:rFonts w:ascii="Arial" w:hAnsi="Arial" w:cs="Arial"/>
                <w:sz w:val="20"/>
                <w:szCs w:val="20"/>
              </w:rPr>
            </w:pPr>
            <w:r>
              <w:rPr>
                <w:rFonts w:ascii="Arial" w:hAnsi="Arial" w:cs="Arial"/>
                <w:sz w:val="20"/>
                <w:szCs w:val="20"/>
              </w:rPr>
              <w:t>-73%</w:t>
            </w:r>
          </w:p>
        </w:tc>
        <w:tc>
          <w:tcPr>
            <w:tcW w:w="1440" w:type="dxa"/>
            <w:tcBorders>
              <w:bottom w:val="nil"/>
            </w:tcBorders>
            <w:vAlign w:val="center"/>
          </w:tcPr>
          <w:p w14:paraId="522F505A" w14:textId="77777777" w:rsidR="004D3F45" w:rsidRPr="00C14026" w:rsidRDefault="004D3F45" w:rsidP="00596240">
            <w:pPr>
              <w:jc w:val="center"/>
              <w:rPr>
                <w:rFonts w:ascii="Arial" w:hAnsi="Arial" w:cs="Arial"/>
                <w:sz w:val="20"/>
                <w:szCs w:val="20"/>
              </w:rPr>
            </w:pPr>
            <w:r>
              <w:rPr>
                <w:rFonts w:ascii="Arial" w:hAnsi="Arial" w:cs="Arial"/>
                <w:sz w:val="20"/>
                <w:szCs w:val="20"/>
              </w:rPr>
              <w:t>-85, -52</w:t>
            </w:r>
          </w:p>
        </w:tc>
        <w:tc>
          <w:tcPr>
            <w:tcW w:w="1440" w:type="dxa"/>
            <w:tcBorders>
              <w:bottom w:val="nil"/>
            </w:tcBorders>
            <w:vAlign w:val="center"/>
          </w:tcPr>
          <w:p w14:paraId="7C2A7092" w14:textId="77777777" w:rsidR="004D3F45" w:rsidRPr="00C14026" w:rsidRDefault="004D3F45" w:rsidP="00596240">
            <w:pPr>
              <w:jc w:val="center"/>
              <w:rPr>
                <w:rFonts w:ascii="Arial" w:hAnsi="Arial" w:cs="Arial"/>
                <w:sz w:val="20"/>
                <w:szCs w:val="20"/>
              </w:rPr>
            </w:pPr>
            <w:r>
              <w:rPr>
                <w:rFonts w:ascii="Arial" w:hAnsi="Arial" w:cs="Arial"/>
                <w:sz w:val="20"/>
                <w:szCs w:val="20"/>
              </w:rPr>
              <w:t>-4.50</w:t>
            </w:r>
            <w:r>
              <w:rPr>
                <w:rFonts w:ascii="Arial" w:hAnsi="Arial" w:cs="Arial"/>
                <w:sz w:val="20"/>
                <w:szCs w:val="20"/>
                <w:vertAlign w:val="subscript"/>
              </w:rPr>
              <w:t>15,48</w:t>
            </w:r>
          </w:p>
        </w:tc>
        <w:tc>
          <w:tcPr>
            <w:tcW w:w="1440" w:type="dxa"/>
            <w:tcBorders>
              <w:bottom w:val="nil"/>
            </w:tcBorders>
            <w:vAlign w:val="center"/>
          </w:tcPr>
          <w:p w14:paraId="032D961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68511A17" w14:textId="77777777" w:rsidTr="00596240">
        <w:trPr>
          <w:trHeight w:val="360"/>
          <w:jc w:val="center"/>
        </w:trPr>
        <w:tc>
          <w:tcPr>
            <w:tcW w:w="1440" w:type="dxa"/>
            <w:tcBorders>
              <w:top w:val="nil"/>
              <w:bottom w:val="single" w:sz="4" w:space="0" w:color="auto"/>
            </w:tcBorders>
            <w:vAlign w:val="center"/>
          </w:tcPr>
          <w:p w14:paraId="0BF93F74" w14:textId="77777777" w:rsidR="004D3F45" w:rsidRPr="00C14026" w:rsidRDefault="004D3F45" w:rsidP="00596240">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403F5FB" w14:textId="77777777" w:rsidR="004D3F45" w:rsidRPr="00C14026" w:rsidRDefault="004D3F45" w:rsidP="00596240">
            <w:pPr>
              <w:jc w:val="center"/>
              <w:rPr>
                <w:rFonts w:ascii="Arial" w:hAnsi="Arial" w:cs="Arial"/>
                <w:sz w:val="20"/>
                <w:szCs w:val="20"/>
              </w:rPr>
            </w:pPr>
            <w:r>
              <w:rPr>
                <w:rFonts w:ascii="Arial" w:hAnsi="Arial" w:cs="Arial"/>
                <w:sz w:val="20"/>
                <w:szCs w:val="20"/>
              </w:rPr>
              <w:t>68%</w:t>
            </w:r>
          </w:p>
        </w:tc>
        <w:tc>
          <w:tcPr>
            <w:tcW w:w="1440" w:type="dxa"/>
            <w:tcBorders>
              <w:top w:val="nil"/>
              <w:bottom w:val="single" w:sz="4" w:space="0" w:color="auto"/>
            </w:tcBorders>
            <w:vAlign w:val="center"/>
          </w:tcPr>
          <w:p w14:paraId="57009F9D" w14:textId="77777777" w:rsidR="004D3F45" w:rsidRPr="00C14026" w:rsidRDefault="004D3F45" w:rsidP="00596240">
            <w:pPr>
              <w:jc w:val="center"/>
              <w:rPr>
                <w:rFonts w:ascii="Arial" w:hAnsi="Arial" w:cs="Arial"/>
                <w:sz w:val="20"/>
                <w:szCs w:val="20"/>
              </w:rPr>
            </w:pPr>
            <w:r>
              <w:rPr>
                <w:rFonts w:ascii="Arial" w:hAnsi="Arial" w:cs="Arial"/>
                <w:sz w:val="20"/>
                <w:szCs w:val="20"/>
              </w:rPr>
              <w:t>-6, 202</w:t>
            </w:r>
          </w:p>
        </w:tc>
        <w:tc>
          <w:tcPr>
            <w:tcW w:w="1440" w:type="dxa"/>
            <w:tcBorders>
              <w:top w:val="nil"/>
              <w:bottom w:val="single" w:sz="4" w:space="0" w:color="auto"/>
            </w:tcBorders>
            <w:vAlign w:val="center"/>
          </w:tcPr>
          <w:p w14:paraId="4DF81F87" w14:textId="77777777" w:rsidR="004D3F45" w:rsidRPr="00C14026" w:rsidRDefault="004D3F45" w:rsidP="00596240">
            <w:pPr>
              <w:jc w:val="center"/>
              <w:rPr>
                <w:rFonts w:ascii="Arial" w:hAnsi="Arial" w:cs="Arial"/>
                <w:sz w:val="20"/>
                <w:szCs w:val="20"/>
              </w:rPr>
            </w:pPr>
            <w:r>
              <w:rPr>
                <w:rFonts w:ascii="Arial" w:hAnsi="Arial" w:cs="Arial"/>
                <w:sz w:val="20"/>
                <w:szCs w:val="20"/>
              </w:rPr>
              <w:t>1.75</w:t>
            </w:r>
            <w:r>
              <w:rPr>
                <w:rFonts w:ascii="Arial" w:hAnsi="Arial" w:cs="Arial"/>
                <w:sz w:val="20"/>
                <w:szCs w:val="20"/>
                <w:vertAlign w:val="subscript"/>
              </w:rPr>
              <w:t>15,48</w:t>
            </w:r>
          </w:p>
        </w:tc>
        <w:tc>
          <w:tcPr>
            <w:tcW w:w="1440" w:type="dxa"/>
            <w:tcBorders>
              <w:top w:val="nil"/>
              <w:bottom w:val="single" w:sz="4" w:space="0" w:color="auto"/>
            </w:tcBorders>
            <w:vAlign w:val="center"/>
          </w:tcPr>
          <w:p w14:paraId="42DE618C" w14:textId="77777777" w:rsidR="004D3F45" w:rsidRPr="00C14026" w:rsidRDefault="004D3F45" w:rsidP="00596240">
            <w:pPr>
              <w:jc w:val="center"/>
              <w:rPr>
                <w:rFonts w:ascii="Arial" w:hAnsi="Arial" w:cs="Arial"/>
                <w:sz w:val="20"/>
                <w:szCs w:val="20"/>
              </w:rPr>
            </w:pPr>
            <w:r>
              <w:rPr>
                <w:rFonts w:ascii="Arial" w:hAnsi="Arial" w:cs="Arial"/>
                <w:sz w:val="20"/>
                <w:szCs w:val="20"/>
              </w:rPr>
              <w:t>0.081</w:t>
            </w:r>
          </w:p>
        </w:tc>
      </w:tr>
    </w:tbl>
    <w:p w14:paraId="0A62C338" w14:textId="77777777" w:rsidR="004D3F45" w:rsidRDefault="004D3F45" w:rsidP="004D3F45">
      <w:pPr>
        <w:spacing w:line="480" w:lineRule="auto"/>
        <w:rPr>
          <w:rFonts w:ascii="Arial" w:hAnsi="Arial" w:cs="Arial"/>
        </w:rPr>
      </w:pPr>
    </w:p>
    <w:p w14:paraId="22C9BEC2" w14:textId="77777777" w:rsidR="00CD6FE5" w:rsidRDefault="00CD6FE5" w:rsidP="004D3F45">
      <w:pPr>
        <w:spacing w:line="480" w:lineRule="auto"/>
        <w:rPr>
          <w:rFonts w:ascii="Arial" w:hAnsi="Arial" w:cs="Arial"/>
        </w:rPr>
      </w:pPr>
    </w:p>
    <w:p w14:paraId="09E7ED2D" w14:textId="77777777" w:rsidR="004D3F45" w:rsidRDefault="004D3F45" w:rsidP="004D3F45">
      <w:pPr>
        <w:rPr>
          <w:rFonts w:ascii="Arial" w:hAnsi="Arial" w:cs="Arial"/>
        </w:rPr>
      </w:pPr>
      <w:r>
        <w:rPr>
          <w:rFonts w:ascii="Arial" w:hAnsi="Arial" w:cs="Arial"/>
        </w:rPr>
        <w:br w:type="page"/>
      </w:r>
    </w:p>
    <w:p w14:paraId="218282CF" w14:textId="5979C3DC" w:rsidR="004D3F45" w:rsidRPr="00991BBD" w:rsidRDefault="00EB0471"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3</w:t>
      </w:r>
      <w:r w:rsidR="004D3F45">
        <w:rPr>
          <w:rFonts w:ascii="Arial" w:hAnsi="Arial" w:cs="Arial"/>
          <w:b/>
          <w:bCs/>
        </w:rPr>
        <w:t>. Figure Captions</w:t>
      </w:r>
    </w:p>
    <w:p w14:paraId="20D0113E" w14:textId="0B66CA91" w:rsidR="004D3F45" w:rsidRPr="00122893" w:rsidRDefault="004D3F45" w:rsidP="004D3F45">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Figure 1.</w:t>
      </w:r>
      <w:r w:rsidRPr="00122893">
        <w:rPr>
          <w:rFonts w:ascii="Arial" w:eastAsia="Times New Roman" w:hAnsi="Arial" w:cs="Arial"/>
          <w:b/>
          <w:bCs/>
          <w:color w:val="000000"/>
          <w:kern w:val="0"/>
          <w14:ligatures w14:val="none"/>
        </w:rPr>
        <w:t xml:space="preserve"> </w:t>
      </w:r>
      <w:r w:rsidRPr="00122893">
        <w:rPr>
          <w:rFonts w:ascii="Arial" w:eastAsia="Times New Roman" w:hAnsi="Arial" w:cs="Arial"/>
          <w:color w:val="000000"/>
          <w:kern w:val="0"/>
          <w14:ligatures w14:val="none"/>
        </w:rPr>
        <w:t>Hypothesized relationships among</w:t>
      </w:r>
      <w:ins w:id="1542" w:author="Reviewer" w:date="2026-06-04T14:03:00Z" w16du:dateUtc="2026-06-04T19:03:00Z">
        <w:r w:rsidR="00602394">
          <w:rPr>
            <w:rFonts w:ascii="Arial" w:eastAsia="Times New Roman" w:hAnsi="Arial" w:cs="Arial"/>
            <w:color w:val="000000"/>
            <w:kern w:val="0"/>
            <w14:ligatures w14:val="none"/>
          </w:rPr>
          <w:t xml:space="preserve"> largemouth</w:t>
        </w:r>
      </w:ins>
      <w:r w:rsidRPr="00122893">
        <w:rPr>
          <w:rFonts w:ascii="Arial" w:eastAsia="Times New Roman" w:hAnsi="Arial" w:cs="Arial"/>
          <w:color w:val="000000"/>
          <w:kern w:val="0"/>
          <w14:ligatures w14:val="none"/>
        </w:rPr>
        <w:t xml:space="preserve"> bass </w:t>
      </w:r>
      <w:r>
        <w:rPr>
          <w:rFonts w:ascii="Arial" w:eastAsia="Times New Roman" w:hAnsi="Arial" w:cs="Arial"/>
          <w:color w:val="000000"/>
          <w:kern w:val="0"/>
          <w14:ligatures w14:val="none"/>
        </w:rPr>
        <w:t>neutrophil-to-lymphocyte ratios (NLR)</w:t>
      </w:r>
      <w:r w:rsidRPr="00122893">
        <w:rPr>
          <w:rFonts w:ascii="Arial" w:eastAsia="Times New Roman" w:hAnsi="Arial" w:cs="Arial"/>
          <w:color w:val="000000"/>
          <w:kern w:val="0"/>
          <w14:ligatures w14:val="none"/>
        </w:rPr>
        <w:t xml:space="preserve">, 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and an environmental stressor </w:t>
      </w:r>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sal</w:t>
      </w:r>
      <w:r>
        <w:rPr>
          <w:rFonts w:ascii="Arial" w:eastAsia="Times New Roman" w:hAnsi="Arial" w:cs="Arial"/>
          <w:color w:val="000000"/>
          <w:kern w:val="0"/>
          <w14:ligatures w14:val="none"/>
        </w:rPr>
        <w:t>inity increase)</w:t>
      </w:r>
      <w:r w:rsidRPr="00122893">
        <w:rPr>
          <w:rFonts w:ascii="Arial" w:eastAsia="Times New Roman" w:hAnsi="Arial" w:cs="Arial"/>
          <w:color w:val="000000"/>
          <w:kern w:val="0"/>
          <w14:ligatures w14:val="none"/>
        </w:rPr>
        <w:t xml:space="preserve">. We anticipated that exposure to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indicated by the dashed "Treatment" line between blood samples 1 and 2, would </w:t>
      </w:r>
      <w:r>
        <w:rPr>
          <w:rFonts w:ascii="Arial" w:eastAsia="Times New Roman" w:hAnsi="Arial" w:cs="Arial"/>
          <w:color w:val="000000"/>
          <w:kern w:val="0"/>
          <w14:ligatures w14:val="none"/>
        </w:rPr>
        <w:t>lead</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to</w:t>
      </w:r>
      <w:r w:rsidRPr="00122893">
        <w:rPr>
          <w:rFonts w:ascii="Arial" w:eastAsia="Times New Roman" w:hAnsi="Arial" w:cs="Arial"/>
          <w:color w:val="000000"/>
          <w:kern w:val="0"/>
          <w14:ligatures w14:val="none"/>
        </w:rPr>
        <w:t xml:space="preserve"> elevated NLR values, particularly in groups receiving higher doses of each toxin. </w:t>
      </w:r>
      <w:r>
        <w:rPr>
          <w:rFonts w:ascii="Arial" w:eastAsia="Times New Roman" w:hAnsi="Arial" w:cs="Arial"/>
          <w:color w:val="000000"/>
          <w:kern w:val="0"/>
          <w14:ligatures w14:val="none"/>
        </w:rPr>
        <w:t>Furthermore</w:t>
      </w:r>
      <w:r w:rsidRPr="00122893">
        <w:rPr>
          <w:rFonts w:ascii="Arial" w:eastAsia="Times New Roman" w:hAnsi="Arial" w:cs="Arial"/>
          <w:color w:val="000000"/>
          <w:kern w:val="0"/>
          <w14:ligatures w14:val="none"/>
        </w:rPr>
        <w:t xml:space="preserve">, we expected the </w:t>
      </w:r>
      <w:r>
        <w:rPr>
          <w:rFonts w:ascii="Arial" w:eastAsia="Times New Roman" w:hAnsi="Arial" w:cs="Arial"/>
          <w:color w:val="000000"/>
          <w:kern w:val="0"/>
          <w14:ligatures w14:val="none"/>
        </w:rPr>
        <w:t>NLR</w:t>
      </w:r>
      <w:r w:rsidRPr="00292FF5">
        <w:rPr>
          <w:rFonts w:ascii="Arial" w:eastAsia="Times New Roman" w:hAnsi="Arial" w:cs="Arial"/>
          <w:color w:val="000000"/>
          <w:kern w:val="0"/>
          <w14:ligatures w14:val="none"/>
        </w:rPr>
        <w:t xml:space="preserve"> to</w:t>
      </w:r>
      <w:r w:rsidR="00582001">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w:t>
      </w:r>
      <w:r w:rsidRPr="00292FF5">
        <w:rPr>
          <w:rFonts w:ascii="Arial" w:eastAsia="Times New Roman" w:hAnsi="Arial" w:cs="Arial"/>
          <w:color w:val="000000"/>
          <w:kern w:val="0"/>
          <w14:ligatures w14:val="none"/>
        </w:rPr>
        <w:t xml:space="preserve"> </w:t>
      </w:r>
      <w:r w:rsidR="00582001">
        <w:rPr>
          <w:rFonts w:ascii="Arial" w:eastAsia="Times New Roman" w:hAnsi="Arial" w:cs="Arial"/>
          <w:color w:val="000000"/>
          <w:kern w:val="0"/>
          <w14:ligatures w14:val="none"/>
        </w:rPr>
        <w:t>continuously in</w:t>
      </w:r>
      <w:r>
        <w:rPr>
          <w:rFonts w:ascii="Arial" w:eastAsia="Times New Roman" w:hAnsi="Arial" w:cs="Arial"/>
          <w:color w:val="000000"/>
          <w:kern w:val="0"/>
          <w14:ligatures w14:val="none"/>
        </w:rPr>
        <w:t xml:space="preserve"> all fish after </w:t>
      </w:r>
      <w:r w:rsidRPr="00122893">
        <w:rPr>
          <w:rFonts w:ascii="Arial" w:eastAsia="Times New Roman" w:hAnsi="Arial" w:cs="Arial"/>
          <w:color w:val="000000"/>
          <w:kern w:val="0"/>
          <w14:ligatures w14:val="none"/>
        </w:rPr>
        <w:t xml:space="preserve">exposure to an abruptly introduced environmental stressor, </w:t>
      </w:r>
      <w:r w:rsidR="00582001">
        <w:rPr>
          <w:rFonts w:ascii="Arial" w:eastAsia="Times New Roman" w:hAnsi="Arial" w:cs="Arial"/>
          <w:color w:val="000000"/>
          <w:kern w:val="0"/>
          <w14:ligatures w14:val="none"/>
        </w:rPr>
        <w:t xml:space="preserve">as </w:t>
      </w:r>
      <w:r w:rsidRPr="00122893">
        <w:rPr>
          <w:rFonts w:ascii="Arial" w:eastAsia="Times New Roman" w:hAnsi="Arial" w:cs="Arial"/>
          <w:color w:val="000000"/>
          <w:kern w:val="0"/>
          <w14:ligatures w14:val="none"/>
        </w:rPr>
        <w:t>represented by the dashed "Salt" line between blood samples 2 and 3.</w:t>
      </w:r>
    </w:p>
    <w:p w14:paraId="4868857A" w14:textId="68C7C225"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6CD5775A" w14:textId="264F6600" w:rsidR="004D3F45" w:rsidRPr="00122893" w:rsidRDefault="004D3F45" w:rsidP="004D3F45">
      <w:pPr>
        <w:spacing w:line="480" w:lineRule="auto"/>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14:ligatures w14:val="none"/>
        </w:rPr>
        <w:t>Figure 2.</w:t>
      </w:r>
      <w:r w:rsidRPr="00122893">
        <w:rPr>
          <w:rFonts w:ascii="Arial" w:eastAsia="Times New Roman" w:hAnsi="Arial" w:cs="Arial"/>
          <w:b/>
          <w:bCs/>
          <w:color w:val="000000"/>
          <w:kern w:val="0"/>
          <w14:ligatures w14:val="none"/>
        </w:rPr>
        <w:t xml:space="preserve"> </w:t>
      </w:r>
      <w:r w:rsidRPr="00052E17">
        <w:rPr>
          <w:rFonts w:ascii="Arial" w:eastAsia="Times New Roman" w:hAnsi="Arial" w:cs="Arial"/>
          <w:color w:val="000000"/>
          <w:kern w:val="0"/>
          <w14:ligatures w14:val="none"/>
        </w:rPr>
        <w:t>Overview of s</w:t>
      </w:r>
      <w:r w:rsidRPr="00122893">
        <w:rPr>
          <w:rFonts w:ascii="Arial" w:eastAsia="Times New Roman" w:hAnsi="Arial" w:cs="Arial"/>
          <w:color w:val="000000"/>
          <w:kern w:val="0"/>
          <w14:ligatures w14:val="none"/>
        </w:rPr>
        <w:t xml:space="preserve">tudy design and experimental timeline. We </w:t>
      </w:r>
      <w:r>
        <w:rPr>
          <w:rFonts w:ascii="Arial" w:eastAsia="Times New Roman" w:hAnsi="Arial" w:cs="Arial"/>
          <w:color w:val="000000"/>
          <w:kern w:val="0"/>
          <w14:ligatures w14:val="none"/>
        </w:rPr>
        <w:t>arrang</w:t>
      </w:r>
      <w:r w:rsidRPr="00122893">
        <w:rPr>
          <w:rFonts w:ascii="Arial" w:eastAsia="Times New Roman" w:hAnsi="Arial" w:cs="Arial"/>
          <w:color w:val="000000"/>
          <w:kern w:val="0"/>
          <w14:ligatures w14:val="none"/>
        </w:rPr>
        <w:t>ed 15</w:t>
      </w:r>
      <w:ins w:id="1543" w:author="Reviewer" w:date="2026-06-04T14:04:00Z" w16du:dateUtc="2026-06-04T19:04:00Z">
        <w:r w:rsidR="00602394">
          <w:rPr>
            <w:rFonts w:ascii="Arial" w:eastAsia="Times New Roman" w:hAnsi="Arial" w:cs="Arial"/>
            <w:color w:val="000000"/>
            <w:kern w:val="0"/>
            <w14:ligatures w14:val="none"/>
          </w:rPr>
          <w:t xml:space="preserve"> </w:t>
        </w:r>
      </w:ins>
      <w:ins w:id="1544" w:author="Reviewer" w:date="2026-06-04T14:05:00Z" w16du:dateUtc="2026-06-04T19:05:00Z">
        <w:r w:rsidR="00602394">
          <w:rPr>
            <w:rFonts w:ascii="Arial" w:eastAsia="Times New Roman" w:hAnsi="Arial" w:cs="Arial"/>
            <w:color w:val="000000"/>
            <w:kern w:val="0"/>
            <w14:ligatures w14:val="none"/>
          </w:rPr>
          <w:t xml:space="preserve">largemouth </w:t>
        </w:r>
      </w:ins>
      <w:ins w:id="1545" w:author="Reviewer" w:date="2026-06-04T14:04:00Z" w16du:dateUtc="2026-06-04T19:04:00Z">
        <w:r w:rsidR="00602394">
          <w:rPr>
            <w:rFonts w:ascii="Arial" w:eastAsia="Times New Roman" w:hAnsi="Arial" w:cs="Arial"/>
            <w:color w:val="000000"/>
            <w:kern w:val="0"/>
            <w14:ligatures w14:val="none"/>
          </w:rPr>
          <w:t>bass in indivi</w:t>
        </w:r>
      </w:ins>
      <w:ins w:id="1546" w:author="Reviewer" w:date="2026-06-04T14:05:00Z" w16du:dateUtc="2026-06-04T19:05:00Z">
        <w:r w:rsidR="00602394">
          <w:rPr>
            <w:rFonts w:ascii="Arial" w:eastAsia="Times New Roman" w:hAnsi="Arial" w:cs="Arial"/>
            <w:color w:val="000000"/>
            <w:kern w:val="0"/>
            <w14:ligatures w14:val="none"/>
          </w:rPr>
          <w:t>dual</w:t>
        </w:r>
      </w:ins>
      <w:ins w:id="1547" w:author="Reviewer" w:date="2026-06-04T14:04:00Z" w16du:dateUtc="2026-06-04T19:04:00Z">
        <w:r w:rsidR="00602394">
          <w:rPr>
            <w:rFonts w:ascii="Arial" w:eastAsia="Times New Roman" w:hAnsi="Arial" w:cs="Arial"/>
            <w:color w:val="000000"/>
            <w:kern w:val="0"/>
            <w14:ligatures w14:val="none"/>
          </w:rPr>
          <w:t xml:space="preserve"> </w:t>
        </w:r>
      </w:ins>
      <w:del w:id="1548" w:author="Reviewer" w:date="2026-06-04T14:04:00Z" w16du:dateUtc="2026-06-04T19:04:00Z">
        <w:r w:rsidRPr="00122893" w:rsidDel="00602394">
          <w:rPr>
            <w:rFonts w:ascii="Arial" w:eastAsia="Times New Roman" w:hAnsi="Arial" w:cs="Arial"/>
            <w:color w:val="000000"/>
            <w:kern w:val="0"/>
            <w14:ligatures w14:val="none"/>
          </w:rPr>
          <w:delText>-</w:delText>
        </w:r>
      </w:del>
      <w:r w:rsidRPr="00122893">
        <w:rPr>
          <w:rFonts w:ascii="Arial" w:eastAsia="Times New Roman" w:hAnsi="Arial" w:cs="Arial"/>
          <w:color w:val="000000"/>
          <w:kern w:val="0"/>
          <w14:ligatures w14:val="none"/>
        </w:rPr>
        <w:t xml:space="preserve">37.9 L rectangular tanks in three rows, </w:t>
      </w:r>
      <w:del w:id="1549" w:author="Reviewer" w:date="2026-06-04T14:04:00Z" w16du:dateUtc="2026-06-04T19:04:00Z">
        <w:r w:rsidDel="00602394">
          <w:rPr>
            <w:rFonts w:ascii="Arial" w:eastAsia="Times New Roman" w:hAnsi="Arial" w:cs="Arial"/>
            <w:color w:val="000000"/>
            <w:kern w:val="0"/>
            <w14:ligatures w14:val="none"/>
          </w:rPr>
          <w:delText>featur</w:delText>
        </w:r>
        <w:r w:rsidRPr="00122893" w:rsidDel="00602394">
          <w:rPr>
            <w:rFonts w:ascii="Arial" w:eastAsia="Times New Roman" w:hAnsi="Arial" w:cs="Arial"/>
            <w:color w:val="000000"/>
            <w:kern w:val="0"/>
            <w14:ligatures w14:val="none"/>
          </w:rPr>
          <w:delText>ing</w:delText>
        </w:r>
      </w:del>
      <w:ins w:id="1550" w:author="Reviewer" w:date="2026-06-04T14:04:00Z" w16du:dateUtc="2026-06-04T19:04:00Z">
        <w:r w:rsidR="00602394">
          <w:rPr>
            <w:rFonts w:ascii="Arial" w:eastAsia="Times New Roman" w:hAnsi="Arial" w:cs="Arial"/>
            <w:color w:val="000000"/>
            <w:kern w:val="0"/>
            <w14:ligatures w14:val="none"/>
          </w:rPr>
          <w:t>with</w:t>
        </w:r>
      </w:ins>
      <w:r w:rsidRPr="00122893">
        <w:rPr>
          <w:rFonts w:ascii="Arial" w:eastAsia="Times New Roman" w:hAnsi="Arial" w:cs="Arial"/>
          <w:color w:val="000000"/>
          <w:kern w:val="0"/>
          <w14:ligatures w14:val="none"/>
        </w:rPr>
        <w:t xml:space="preserve"> opaque boundaries </w:t>
      </w:r>
      <w:del w:id="1551" w:author="Reviewer" w:date="2026-06-04T14:04:00Z" w16du:dateUtc="2026-06-04T19:04:00Z">
        <w:r w:rsidRPr="00122893" w:rsidDel="00602394">
          <w:rPr>
            <w:rFonts w:ascii="Arial" w:eastAsia="Times New Roman" w:hAnsi="Arial" w:cs="Arial"/>
            <w:color w:val="000000"/>
            <w:kern w:val="0"/>
            <w14:ligatures w14:val="none"/>
          </w:rPr>
          <w:delText>on</w:delText>
        </w:r>
      </w:del>
      <w:ins w:id="1552" w:author="Reviewer" w:date="2026-06-04T14:04:00Z" w16du:dateUtc="2026-06-04T19:04:00Z">
        <w:r w:rsidR="00602394">
          <w:rPr>
            <w:rFonts w:ascii="Arial" w:eastAsia="Times New Roman" w:hAnsi="Arial" w:cs="Arial"/>
            <w:color w:val="000000"/>
            <w:kern w:val="0"/>
            <w14:ligatures w14:val="none"/>
          </w:rPr>
          <w:t>along</w:t>
        </w:r>
      </w:ins>
      <w:r w:rsidRPr="00122893">
        <w:rPr>
          <w:rFonts w:ascii="Arial" w:eastAsia="Times New Roman" w:hAnsi="Arial" w:cs="Arial"/>
          <w:color w:val="000000"/>
          <w:kern w:val="0"/>
          <w14:ligatures w14:val="none"/>
        </w:rPr>
        <w:t xml:space="preserve"> the </w:t>
      </w:r>
      <w:r>
        <w:rPr>
          <w:rFonts w:ascii="Arial" w:eastAsia="Times New Roman" w:hAnsi="Arial" w:cs="Arial"/>
          <w:color w:val="000000"/>
          <w:kern w:val="0"/>
          <w14:ligatures w14:val="none"/>
        </w:rPr>
        <w:t>long</w:t>
      </w:r>
      <w:r w:rsidRPr="00122893">
        <w:rPr>
          <w:rFonts w:ascii="Arial" w:eastAsia="Times New Roman" w:hAnsi="Arial" w:cs="Arial"/>
          <w:color w:val="000000"/>
          <w:kern w:val="0"/>
          <w14:ligatures w14:val="none"/>
        </w:rPr>
        <w:t xml:space="preserve"> sides (</w:t>
      </w:r>
      <w:r>
        <w:rPr>
          <w:rFonts w:ascii="Arial" w:eastAsia="Times New Roman" w:hAnsi="Arial" w:cs="Arial"/>
          <w:color w:val="000000"/>
          <w:kern w:val="0"/>
          <w14:ligatures w14:val="none"/>
        </w:rPr>
        <w:t>indica</w:t>
      </w:r>
      <w:r w:rsidRPr="00122893">
        <w:rPr>
          <w:rFonts w:ascii="Arial" w:eastAsia="Times New Roman" w:hAnsi="Arial" w:cs="Arial"/>
          <w:color w:val="000000"/>
          <w:kern w:val="0"/>
          <w14:ligatures w14:val="none"/>
        </w:rPr>
        <w:t>ted by thick solid black bars) and a mesh top (</w:t>
      </w:r>
      <w:del w:id="1553" w:author="Reviewer" w:date="2026-06-04T14:04:00Z" w16du:dateUtc="2026-06-04T19:04:00Z">
        <w:r w:rsidDel="00602394">
          <w:rPr>
            <w:rFonts w:ascii="Arial" w:eastAsia="Times New Roman" w:hAnsi="Arial" w:cs="Arial"/>
            <w:color w:val="000000"/>
            <w:kern w:val="0"/>
            <w14:ligatures w14:val="none"/>
          </w:rPr>
          <w:delText>shown</w:delText>
        </w:r>
      </w:del>
      <w:ins w:id="1554" w:author="Reviewer" w:date="2026-06-04T14:04:00Z" w16du:dateUtc="2026-06-04T19:04:00Z">
        <w:r w:rsidR="00602394">
          <w:rPr>
            <w:rFonts w:ascii="Arial" w:eastAsia="Times New Roman" w:hAnsi="Arial" w:cs="Arial"/>
            <w:color w:val="000000"/>
            <w:kern w:val="0"/>
            <w14:ligatures w14:val="none"/>
          </w:rPr>
          <w:t>indicated</w:t>
        </w:r>
      </w:ins>
      <w:r w:rsidRPr="00122893">
        <w:rPr>
          <w:rFonts w:ascii="Arial" w:eastAsia="Times New Roman" w:hAnsi="Arial" w:cs="Arial"/>
          <w:color w:val="000000"/>
          <w:kern w:val="0"/>
          <w14:ligatures w14:val="none"/>
        </w:rPr>
        <w:t xml:space="preserve"> by dashed gray bars). Each tank </w:t>
      </w:r>
      <w:r>
        <w:rPr>
          <w:rFonts w:ascii="Arial" w:eastAsia="Times New Roman" w:hAnsi="Arial" w:cs="Arial"/>
          <w:color w:val="000000"/>
          <w:kern w:val="0"/>
          <w14:ligatures w14:val="none"/>
        </w:rPr>
        <w:t>contain</w:t>
      </w:r>
      <w:r w:rsidRPr="00122893">
        <w:rPr>
          <w:rFonts w:ascii="Arial" w:eastAsia="Times New Roman" w:hAnsi="Arial" w:cs="Arial"/>
          <w:color w:val="000000"/>
          <w:kern w:val="0"/>
          <w14:ligatures w14:val="none"/>
        </w:rPr>
        <w:t>ed 37.6 L of conditioned tap water (light blue)</w:t>
      </w:r>
      <w:del w:id="1555" w:author="Reviewer" w:date="2026-06-04T14:04:00Z" w16du:dateUtc="2026-06-04T19:04:00Z">
        <w:r w:rsidDel="00602394">
          <w:rPr>
            <w:rFonts w:ascii="Arial" w:eastAsia="Times New Roman" w:hAnsi="Arial" w:cs="Arial"/>
            <w:color w:val="000000"/>
            <w:kern w:val="0"/>
            <w14:ligatures w14:val="none"/>
          </w:rPr>
          <w:delText>,</w:delText>
        </w:r>
      </w:del>
      <w:ins w:id="1556" w:author="Reviewer" w:date="2026-06-04T14:04:00Z" w16du:dateUtc="2026-06-04T19:04:00Z">
        <w:r w:rsidR="00602394">
          <w:rPr>
            <w:rFonts w:ascii="Arial" w:eastAsia="Times New Roman" w:hAnsi="Arial" w:cs="Arial"/>
            <w:color w:val="000000"/>
            <w:kern w:val="0"/>
            <w14:ligatures w14:val="none"/>
          </w:rPr>
          <w:t xml:space="preserve"> and was</w:t>
        </w:r>
      </w:ins>
      <w:r>
        <w:rPr>
          <w:rFonts w:ascii="Arial" w:eastAsia="Times New Roman" w:hAnsi="Arial" w:cs="Arial"/>
          <w:color w:val="000000"/>
          <w:kern w:val="0"/>
          <w14:ligatures w14:val="none"/>
        </w:rPr>
        <w:t xml:space="preserve"> equipped</w:t>
      </w:r>
      <w:r w:rsidRPr="00122893">
        <w:rPr>
          <w:rFonts w:ascii="Arial" w:eastAsia="Times New Roman" w:hAnsi="Arial" w:cs="Arial"/>
          <w:color w:val="000000"/>
          <w:kern w:val="0"/>
          <w14:ligatures w14:val="none"/>
        </w:rPr>
        <w:t xml:space="preserve"> with a</w:t>
      </w:r>
      <w:del w:id="1557" w:author="Reviewer" w:date="2026-06-04T14:04:00Z" w16du:dateUtc="2026-06-04T19:04:00Z">
        <w:r w:rsidRPr="00122893" w:rsidDel="00602394">
          <w:rPr>
            <w:rFonts w:ascii="Arial" w:eastAsia="Times New Roman" w:hAnsi="Arial" w:cs="Arial"/>
            <w:color w:val="000000"/>
            <w:kern w:val="0"/>
            <w14:ligatures w14:val="none"/>
          </w:rPr>
          <w:delText>erators</w:delText>
        </w:r>
      </w:del>
      <w:ins w:id="1558" w:author="Reviewer" w:date="2026-06-04T14:04:00Z" w16du:dateUtc="2026-06-04T19:04:00Z">
        <w:r w:rsidR="00602394">
          <w:rPr>
            <w:rFonts w:ascii="Arial" w:eastAsia="Times New Roman" w:hAnsi="Arial" w:cs="Arial"/>
            <w:color w:val="000000"/>
            <w:kern w:val="0"/>
            <w14:ligatures w14:val="none"/>
          </w:rPr>
          <w:t>n aerator</w:t>
        </w:r>
      </w:ins>
      <w:r w:rsidRPr="00122893">
        <w:rPr>
          <w:rFonts w:ascii="Arial" w:eastAsia="Times New Roman" w:hAnsi="Arial" w:cs="Arial"/>
          <w:color w:val="000000"/>
          <w:kern w:val="0"/>
          <w14:ligatures w14:val="none"/>
        </w:rPr>
        <w:t xml:space="preserve"> (yellow bubbler). We randomized the treatment order </w:t>
      </w:r>
      <w:r w:rsidR="005E1EBB">
        <w:rPr>
          <w:rFonts w:ascii="Arial" w:eastAsia="Times New Roman" w:hAnsi="Arial" w:cs="Arial"/>
          <w:color w:val="000000"/>
          <w:kern w:val="0"/>
          <w14:ligatures w14:val="none"/>
        </w:rPr>
        <w:t>across the tanks (five groups, each represented by a different color).</w:t>
      </w:r>
      <w:r w:rsidRPr="00122893">
        <w:rPr>
          <w:rFonts w:ascii="Arial" w:eastAsia="Times New Roman" w:hAnsi="Arial" w:cs="Arial"/>
          <w:color w:val="000000"/>
          <w:kern w:val="0"/>
          <w14:ligatures w14:val="none"/>
        </w:rPr>
        <w:t xml:space="preserve"> Below the tank design, in connect</w:t>
      </w:r>
      <w:r>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boxes, we </w:t>
      </w:r>
      <w:r>
        <w:rPr>
          <w:rFonts w:ascii="Arial" w:eastAsia="Times New Roman" w:hAnsi="Arial" w:cs="Arial"/>
          <w:color w:val="000000"/>
          <w:kern w:val="0"/>
          <w14:ligatures w14:val="none"/>
        </w:rPr>
        <w:t>illustrate</w:t>
      </w:r>
      <w:r w:rsidRPr="00122893">
        <w:rPr>
          <w:rFonts w:ascii="Arial" w:eastAsia="Times New Roman" w:hAnsi="Arial" w:cs="Arial"/>
          <w:color w:val="000000"/>
          <w:kern w:val="0"/>
          <w14:ligatures w14:val="none"/>
        </w:rPr>
        <w:t xml:space="preserve"> the chronological order of </w:t>
      </w:r>
      <w:r>
        <w:rPr>
          <w:rFonts w:ascii="Arial" w:eastAsia="Times New Roman" w:hAnsi="Arial" w:cs="Arial"/>
          <w:color w:val="000000"/>
          <w:kern w:val="0"/>
          <w14:ligatures w14:val="none"/>
        </w:rPr>
        <w:t>signific</w:t>
      </w:r>
      <w:r w:rsidRPr="00122893">
        <w:rPr>
          <w:rFonts w:ascii="Arial" w:eastAsia="Times New Roman" w:hAnsi="Arial" w:cs="Arial"/>
          <w:color w:val="000000"/>
          <w:kern w:val="0"/>
          <w14:ligatures w14:val="none"/>
        </w:rPr>
        <w:t xml:space="preserve">ant daily events from the start (day 1) to the </w:t>
      </w:r>
      <w:r>
        <w:rPr>
          <w:rFonts w:ascii="Arial" w:eastAsia="Times New Roman" w:hAnsi="Arial" w:cs="Arial"/>
          <w:color w:val="000000"/>
          <w:kern w:val="0"/>
          <w14:ligatures w14:val="none"/>
        </w:rPr>
        <w:t>conclusion</w:t>
      </w:r>
      <w:r w:rsidRPr="00122893">
        <w:rPr>
          <w:rFonts w:ascii="Arial" w:eastAsia="Times New Roman" w:hAnsi="Arial" w:cs="Arial"/>
          <w:color w:val="000000"/>
          <w:kern w:val="0"/>
          <w14:ligatures w14:val="none"/>
        </w:rPr>
        <w:t xml:space="preserve"> of the trial (day 22).</w:t>
      </w:r>
    </w:p>
    <w:p w14:paraId="376F66F1" w14:textId="3954F757"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47CD0EC1" w14:textId="0965920B" w:rsidR="004D3F45" w:rsidRPr="00122893" w:rsidRDefault="004D3F45" w:rsidP="004D3F45">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Figure 3. Individual tank water quality data (temperature, pH, dissolved oxygen, and salinity) collected from a YSI Pro DSS on each sampling day (Figure 2). Color denotes the treatment group</w:t>
      </w:r>
      <w:r>
        <w:rPr>
          <w:rFonts w:ascii="Arial" w:eastAsia="Times New Roman" w:hAnsi="Arial" w:cs="Arial"/>
          <w:color w:val="000000"/>
          <w:kern w:val="0"/>
          <w14:ligatures w14:val="none"/>
        </w:rPr>
        <w:t xml:space="preserve"> </w:t>
      </w:r>
      <w:r>
        <w:rPr>
          <w:rFonts w:ascii="Arial" w:hAnsi="Arial" w:cs="Arial"/>
        </w:rPr>
        <w:t xml:space="preserve">(control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The first vertical dashed line </w:t>
      </w:r>
      <w:r>
        <w:rPr>
          <w:rFonts w:ascii="Arial" w:eastAsia="Times New Roman" w:hAnsi="Arial" w:cs="Arial"/>
          <w:color w:val="000000"/>
          <w:kern w:val="0"/>
          <w14:ligatures w14:val="none"/>
        </w:rPr>
        <w:t>indicate</w:t>
      </w:r>
      <w:r w:rsidRPr="00122893">
        <w:rPr>
          <w:rFonts w:ascii="Arial" w:eastAsia="Times New Roman" w:hAnsi="Arial" w:cs="Arial"/>
          <w:color w:val="000000"/>
          <w:kern w:val="0"/>
          <w14:ligatures w14:val="none"/>
        </w:rPr>
        <w:t xml:space="preserve">s the day we </w:t>
      </w:r>
      <w:r w:rsidRPr="00122893">
        <w:rPr>
          <w:rFonts w:ascii="Arial" w:eastAsia="Times New Roman" w:hAnsi="Arial" w:cs="Arial"/>
          <w:color w:val="000000"/>
          <w:kern w:val="0"/>
          <w14:ligatures w14:val="none"/>
        </w:rPr>
        <w:lastRenderedPageBreak/>
        <w:t xml:space="preserve">added treatments, </w:t>
      </w:r>
      <w:r>
        <w:rPr>
          <w:rFonts w:ascii="Arial" w:eastAsia="Times New Roman" w:hAnsi="Arial" w:cs="Arial"/>
          <w:color w:val="000000"/>
          <w:kern w:val="0"/>
          <w14:ligatures w14:val="none"/>
        </w:rPr>
        <w:t>while</w:t>
      </w:r>
      <w:r w:rsidRPr="00122893">
        <w:rPr>
          <w:rFonts w:ascii="Arial" w:eastAsia="Times New Roman" w:hAnsi="Arial" w:cs="Arial"/>
          <w:color w:val="000000"/>
          <w:kern w:val="0"/>
          <w14:ligatures w14:val="none"/>
        </w:rPr>
        <w:t xml:space="preserve"> the second </w:t>
      </w:r>
      <w:r>
        <w:rPr>
          <w:rFonts w:ascii="Arial" w:eastAsia="Times New Roman" w:hAnsi="Arial" w:cs="Arial"/>
          <w:color w:val="000000"/>
          <w:kern w:val="0"/>
          <w14:ligatures w14:val="none"/>
        </w:rPr>
        <w:t>mark</w:t>
      </w:r>
      <w:r w:rsidRPr="00122893">
        <w:rPr>
          <w:rFonts w:ascii="Arial" w:eastAsia="Times New Roman" w:hAnsi="Arial" w:cs="Arial"/>
          <w:color w:val="000000"/>
          <w:kern w:val="0"/>
          <w14:ligatures w14:val="none"/>
        </w:rPr>
        <w:t xml:space="preserve">s the day we added salt. Note that </w:t>
      </w:r>
      <w:del w:id="1559" w:author="Reviewer" w:date="2026-06-08T16:08:00Z" w16du:dateUtc="2026-06-08T21:08:00Z">
        <w:r w:rsidRPr="00122893" w:rsidDel="00E708EA">
          <w:rPr>
            <w:rFonts w:ascii="Arial" w:eastAsia="Times New Roman" w:hAnsi="Arial" w:cs="Arial"/>
            <w:color w:val="000000"/>
            <w:kern w:val="0"/>
            <w14:ligatures w14:val="none"/>
          </w:rPr>
          <w:delText xml:space="preserve">we </w:delText>
        </w:r>
      </w:del>
      <w:ins w:id="1560" w:author="Reviewer" w:date="2026-06-08T16:08:00Z" w16du:dateUtc="2026-06-08T21:08:00Z">
        <w:r w:rsidR="00E708EA">
          <w:rPr>
            <w:rFonts w:ascii="Arial" w:eastAsia="Times New Roman" w:hAnsi="Arial" w:cs="Arial"/>
            <w:color w:val="000000"/>
            <w:kern w:val="0"/>
            <w14:ligatures w14:val="none"/>
          </w:rPr>
          <w:t>the</w:t>
        </w:r>
        <w:r w:rsidR="00E708EA" w:rsidRPr="00122893">
          <w:rPr>
            <w:rFonts w:ascii="Arial" w:eastAsia="Times New Roman" w:hAnsi="Arial" w:cs="Arial"/>
            <w:color w:val="000000"/>
            <w:kern w:val="0"/>
            <w14:ligatures w14:val="none"/>
          </w:rPr>
          <w:t xml:space="preserve"> </w:t>
        </w:r>
      </w:ins>
      <w:del w:id="1561" w:author="Reviewer" w:date="2026-06-08T16:08:00Z" w16du:dateUtc="2026-06-08T21:08:00Z">
        <w:r w:rsidRPr="00122893" w:rsidDel="00E708EA">
          <w:rPr>
            <w:rFonts w:ascii="Arial" w:eastAsia="Times New Roman" w:hAnsi="Arial" w:cs="Arial"/>
            <w:color w:val="000000"/>
            <w:kern w:val="0"/>
            <w14:ligatures w14:val="none"/>
          </w:rPr>
          <w:delText xml:space="preserve">recorded </w:delText>
        </w:r>
      </w:del>
      <w:ins w:id="1562" w:author="Reviewer" w:date="2026-06-08T16:08:00Z" w16du:dateUtc="2026-06-08T21:08:00Z">
        <w:r w:rsidR="00E708EA">
          <w:rPr>
            <w:rFonts w:ascii="Arial" w:eastAsia="Times New Roman" w:hAnsi="Arial" w:cs="Arial"/>
            <w:color w:val="000000"/>
            <w:kern w:val="0"/>
            <w14:ligatures w14:val="none"/>
          </w:rPr>
          <w:t>reported</w:t>
        </w:r>
        <w:r w:rsidR="00E708EA" w:rsidRPr="00122893">
          <w:rPr>
            <w:rFonts w:ascii="Arial" w:eastAsia="Times New Roman" w:hAnsi="Arial" w:cs="Arial"/>
            <w:color w:val="000000"/>
            <w:kern w:val="0"/>
            <w14:ligatures w14:val="none"/>
          </w:rPr>
          <w:t xml:space="preserve"> </w:t>
        </w:r>
      </w:ins>
      <w:r w:rsidRPr="00122893">
        <w:rPr>
          <w:rFonts w:ascii="Arial" w:eastAsia="Times New Roman" w:hAnsi="Arial" w:cs="Arial"/>
          <w:color w:val="000000"/>
          <w:kern w:val="0"/>
          <w14:ligatures w14:val="none"/>
        </w:rPr>
        <w:t>YSI data</w:t>
      </w:r>
      <w:ins w:id="1563" w:author="Reviewer" w:date="2026-06-08T16:08:00Z" w16du:dateUtc="2026-06-08T21:08:00Z">
        <w:r w:rsidR="00E708EA">
          <w:rPr>
            <w:rFonts w:ascii="Arial" w:eastAsia="Times New Roman" w:hAnsi="Arial" w:cs="Arial"/>
            <w:color w:val="000000"/>
            <w:kern w:val="0"/>
            <w14:ligatures w14:val="none"/>
          </w:rPr>
          <w:t xml:space="preserve"> on day 15 are</w:t>
        </w:r>
      </w:ins>
      <w:r w:rsidRPr="00122893">
        <w:rPr>
          <w:rFonts w:ascii="Arial" w:eastAsia="Times New Roman" w:hAnsi="Arial" w:cs="Arial"/>
          <w:color w:val="000000"/>
          <w:kern w:val="0"/>
          <w14:ligatures w14:val="none"/>
        </w:rPr>
        <w:t xml:space="preserve"> </w:t>
      </w:r>
      <w:del w:id="1564" w:author="Reviewer" w:date="2026-06-08T16:08:00Z" w16du:dateUtc="2026-06-08T21:08:00Z">
        <w:r w:rsidDel="00E708EA">
          <w:rPr>
            <w:rFonts w:ascii="Arial" w:eastAsia="Times New Roman" w:hAnsi="Arial" w:cs="Arial"/>
            <w:color w:val="000000"/>
            <w:kern w:val="0"/>
            <w14:ligatures w14:val="none"/>
          </w:rPr>
          <w:delText>prior to</w:delText>
        </w:r>
      </w:del>
      <w:ins w:id="1565" w:author="Reviewer" w:date="2026-06-08T16:08:00Z" w16du:dateUtc="2026-06-08T21:08:00Z">
        <w:r w:rsidR="00E708EA">
          <w:rPr>
            <w:rFonts w:ascii="Arial" w:eastAsia="Times New Roman" w:hAnsi="Arial" w:cs="Arial"/>
            <w:color w:val="000000"/>
            <w:kern w:val="0"/>
            <w14:ligatures w14:val="none"/>
          </w:rPr>
          <w:t>before</w:t>
        </w:r>
      </w:ins>
      <w:r w:rsidRPr="00122893">
        <w:rPr>
          <w:rFonts w:ascii="Arial" w:eastAsia="Times New Roman" w:hAnsi="Arial" w:cs="Arial"/>
          <w:color w:val="000000"/>
          <w:kern w:val="0"/>
          <w14:ligatures w14:val="none"/>
        </w:rPr>
        <w:t xml:space="preserve"> salt addition</w:t>
      </w:r>
      <w:del w:id="1566" w:author="Reviewer" w:date="2026-06-08T16:08:00Z" w16du:dateUtc="2026-06-08T21:08:00Z">
        <w:r w:rsidRPr="00122893" w:rsidDel="00E708EA">
          <w:rPr>
            <w:rFonts w:ascii="Arial" w:eastAsia="Times New Roman" w:hAnsi="Arial" w:cs="Arial"/>
            <w:color w:val="000000"/>
            <w:kern w:val="0"/>
            <w14:ligatures w14:val="none"/>
          </w:rPr>
          <w:delText xml:space="preserve"> on day 15</w:delText>
        </w:r>
      </w:del>
      <w:r w:rsidRPr="00122893">
        <w:rPr>
          <w:rFonts w:ascii="Arial" w:eastAsia="Times New Roman" w:hAnsi="Arial" w:cs="Arial"/>
          <w:color w:val="000000"/>
          <w:kern w:val="0"/>
          <w14:ligatures w14:val="none"/>
        </w:rPr>
        <w:t>.</w:t>
      </w:r>
    </w:p>
    <w:p w14:paraId="64C650B8" w14:textId="4FE1A2CE" w:rsidR="004D3F45" w:rsidRDefault="004D3F45" w:rsidP="004D3F45">
      <w:pPr>
        <w:spacing w:line="480" w:lineRule="auto"/>
        <w:rPr>
          <w:rFonts w:ascii="Arial" w:hAnsi="Arial" w:cs="Arial"/>
        </w:rPr>
      </w:pPr>
    </w:p>
    <w:p w14:paraId="27139FE7" w14:textId="7F958D97" w:rsidR="004D3F45"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Figure 4. Largemouth bass </w:t>
      </w:r>
      <w:r>
        <w:rPr>
          <w:rFonts w:ascii="Arial" w:eastAsia="Times New Roman" w:hAnsi="Arial" w:cs="Arial"/>
          <w:color w:val="000000"/>
          <w:kern w:val="0"/>
          <w14:ligatures w14:val="none"/>
        </w:rPr>
        <w:t xml:space="preserve">neutrophil-to-lymphocyte ratios (NLR) from blood smears throughout the study. The five colors represent individual groups: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and the control. Lines dictate the generalized linear mixed-effects model estimated relationships among the groups and blood samples (slopes can vary due to the group</w:t>
      </w:r>
      <w:r w:rsidR="00582001">
        <w:rPr>
          <w:rFonts w:ascii="Arial" w:eastAsia="Times New Roman" w:hAnsi="Arial" w:cs="Arial"/>
          <w:color w:val="000000"/>
          <w:kern w:val="0"/>
          <w14:ligatures w14:val="none"/>
        </w:rPr>
        <w:t>-by-</w:t>
      </w:r>
      <w:r>
        <w:rPr>
          <w:rFonts w:ascii="Arial" w:eastAsia="Times New Roman" w:hAnsi="Arial" w:cs="Arial"/>
          <w:color w:val="000000"/>
          <w:kern w:val="0"/>
          <w14:ligatures w14:val="none"/>
        </w:rPr>
        <w:t>blood</w:t>
      </w:r>
      <w:r w:rsidR="00582001">
        <w:rPr>
          <w:rFonts w:ascii="Arial" w:eastAsia="Times New Roman" w:hAnsi="Arial" w:cs="Arial"/>
          <w:color w:val="000000"/>
          <w:kern w:val="0"/>
          <w14:ligatures w14:val="none"/>
        </w:rPr>
        <w:t>-</w:t>
      </w:r>
      <w:r>
        <w:rPr>
          <w:rFonts w:ascii="Arial" w:eastAsia="Times New Roman" w:hAnsi="Arial" w:cs="Arial"/>
          <w:color w:val="000000"/>
          <w:kern w:val="0"/>
          <w14:ligatures w14:val="none"/>
        </w:rPr>
        <w:t>sample interaction). Jittered points represent individual bass NLR at each blood sample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 xml:space="preserve">xposure to Cd or </w:t>
      </w:r>
      <w:proofErr w:type="spellStart"/>
      <w:r w:rsidRPr="0012289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indicated by the dashed "Treatment" line between blood samples 1 and 2.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xposure to an environmental stressor</w:t>
      </w:r>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represented by the dashed "Salt" line between blood samples 2 and 3.</w:t>
      </w:r>
    </w:p>
    <w:p w14:paraId="06FD09F8" w14:textId="77777777" w:rsidR="004D3F45" w:rsidRDefault="004D3F45" w:rsidP="00122893">
      <w:pPr>
        <w:spacing w:line="480" w:lineRule="auto"/>
        <w:rPr>
          <w:rFonts w:ascii="Arial" w:hAnsi="Arial" w:cs="Arial"/>
        </w:rPr>
      </w:pPr>
    </w:p>
    <w:p w14:paraId="6C1F6714" w14:textId="35A8B37F" w:rsidR="0043715D" w:rsidRDefault="0043715D">
      <w:pPr>
        <w:rPr>
          <w:rFonts w:ascii="Arial" w:hAnsi="Arial" w:cs="Arial"/>
        </w:rPr>
      </w:pPr>
      <w:r>
        <w:rPr>
          <w:rFonts w:ascii="Arial" w:hAnsi="Arial" w:cs="Arial"/>
        </w:rPr>
        <w:br w:type="page"/>
      </w:r>
    </w:p>
    <w:p w14:paraId="4BBC60EC" w14:textId="1985D5D0" w:rsidR="00EB0471" w:rsidRDefault="00EB0471" w:rsidP="00122893">
      <w:pPr>
        <w:spacing w:line="480" w:lineRule="auto"/>
        <w:rPr>
          <w:rFonts w:ascii="Arial" w:hAnsi="Arial" w:cs="Arial"/>
        </w:rPr>
      </w:pPr>
      <w:r>
        <w:rPr>
          <w:rFonts w:ascii="Arial" w:hAnsi="Arial" w:cs="Arial"/>
          <w:b/>
          <w:bCs/>
        </w:rPr>
        <w:lastRenderedPageBreak/>
        <w:t>1</w:t>
      </w:r>
      <w:r w:rsidR="0043715D">
        <w:rPr>
          <w:rFonts w:ascii="Arial" w:hAnsi="Arial" w:cs="Arial"/>
          <w:b/>
          <w:bCs/>
        </w:rPr>
        <w:t>4</w:t>
      </w:r>
      <w:r>
        <w:rPr>
          <w:rFonts w:ascii="Arial" w:hAnsi="Arial" w:cs="Arial"/>
          <w:b/>
          <w:bCs/>
        </w:rPr>
        <w:t>. Figures</w:t>
      </w:r>
    </w:p>
    <w:p w14:paraId="2A2DAF29" w14:textId="7445FF32" w:rsidR="00EB0471" w:rsidRPr="00EB0471" w:rsidRDefault="00EB0471" w:rsidP="00122893">
      <w:pPr>
        <w:spacing w:line="480" w:lineRule="auto"/>
        <w:rPr>
          <w:rFonts w:ascii="Arial" w:hAnsi="Arial" w:cs="Arial"/>
        </w:rPr>
      </w:pPr>
      <w:r>
        <w:rPr>
          <w:rFonts w:ascii="Arial" w:hAnsi="Arial" w:cs="Arial"/>
        </w:rPr>
        <w:t>Figure 1.</w:t>
      </w:r>
    </w:p>
    <w:p w14:paraId="77814CAB" w14:textId="0CBA42AE" w:rsidR="004D3F45" w:rsidRDefault="004D3F45"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"https://lh7-rt.googleusercontent.com/docsz/AD_4nXc9GpeWsYIj1h4fcjMKdFsAI0nc_7xsLdd-YMRyMh212Rm5NngGXCOIE4pBczmTfSbUxkkpO6O0apPRKj92sGaSVqqX8Hi90ML5qW31IAVsacnJ15xN8ddidRi5MmN6TZCOvHLswcGR5xHbWaBH5PniwPDk?key=5FzoVyNrle-Ubg5_Vet7RA"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9CBCCA" wp14:editId="31D24C2D">
            <wp:extent cx="4801718" cy="2804203"/>
            <wp:effectExtent l="0" t="0" r="0" b="2540"/>
            <wp:docPr id="1383544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66222" cy="2841874"/>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595FB2C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70FEEF5" w14:textId="2CD83A81"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2.</w:t>
      </w:r>
    </w:p>
    <w:p w14:paraId="6D35277A" w14:textId="464928E1"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"https://lh7-rt.googleusercontent.com/docsz/AD_4nXcJYadCg6eACHmkj3_lcX5C3kNP-Zmi4ZVoYtMg_nNE2aOkx6JaMsb7f2ozUKAt49s9LDKaoOdBFppB1PKLlNEWWBuEB8TrZQnddJDTOXiUWPsoDhwGHiU8dl2uR1aodRre1aTsSHn2M9t-Z88hvGUuLsc6?key=5FzoVyNrle-Ubg5_Vet7RA"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7FB2092A" wp14:editId="3F89E3DD">
            <wp:extent cx="5032837" cy="3784694"/>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74181" cy="3815785"/>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31D0EB1C"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155CE13" w14:textId="785FAF26"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3.</w:t>
      </w:r>
    </w:p>
    <w:p w14:paraId="2297E0DC" w14:textId="1D4E4E79"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"https://lh7-rt.googleusercontent.com/docsz/AD_4nXeAS3QDhRsa2ovYTXx_kwNxWpGkaTPUHxoS8-UdxjNm-DEzziwuAj_oNgpBqgE_BH4M1Q28DtGxhsSKc4FdhzvsPCIQIkkwTiAVCmYzARtI40RcIMukFbh3yMImCL6a9l-lgrqY2xMQXhPH8l6TSYVzwcOm?key=5FzoVyNrle-Ubg5_Vet7RA"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254402" wp14:editId="6433377D">
            <wp:extent cx="5032984" cy="3351968"/>
            <wp:effectExtent l="0" t="0" r="0" b="127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6802" cy="3374491"/>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0505AC9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2C743579" w14:textId="0F964016" w:rsidR="003B1330" w:rsidRDefault="003B1330" w:rsidP="003B1330">
      <w:pPr>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br w:type="page"/>
      </w:r>
    </w:p>
    <w:p w14:paraId="2E8E9129" w14:textId="0CBC2D23"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lastRenderedPageBreak/>
        <w:t>Figure 4.</w:t>
      </w:r>
    </w:p>
    <w:p w14:paraId="158F675F" w14:textId="78872A66" w:rsidR="00EB0471" w:rsidRPr="00AB131F" w:rsidRDefault="00EB0471" w:rsidP="00EB0471">
      <w:pPr>
        <w:spacing w:line="480" w:lineRule="auto"/>
        <w:jc w:val="center"/>
        <w:rPr>
          <w:rFonts w:ascii="Arial" w:hAnsi="Arial" w:cs="Arial"/>
        </w:rPr>
      </w:pPr>
      <w:r>
        <w:rPr>
          <w:b/>
          <w:bCs/>
          <w:color w:val="000000"/>
          <w:bdr w:val="none" w:sz="0" w:space="0" w:color="auto" w:frame="1"/>
        </w:rPr>
        <w:fldChar w:fldCharType="begin"/>
      </w:r>
      <w:r>
        <w:rPr>
          <w:b/>
          <w:bCs/>
          <w:color w:val="000000"/>
          <w:bdr w:val="none" w:sz="0" w:space="0" w:color="auto" w:frame="1"/>
        </w:rPr>
        <w:instrText xml:space="preserve"> INCLUDEPICTURE "https://lh7-rt.googleusercontent.com/docsz/AD_4nXcFLnybuzb0URk8jbDLeY2xJvtvZhJjs98H0vGFi384waNWYMtFvvH9w95e0oj3eQqkjIl-bTKwHNDitmZ9uNdhL-XLuN7ASJl6ggbk1q2VSC-eO3q4yPzbvX19CSzg86qORZJMz5pK-Tq-6f1t1jAeGKNu?key=5FzoVyNrle-Ubg5_Vet7RA"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74728256" wp14:editId="392DB683">
            <wp:extent cx="5032984" cy="3351968"/>
            <wp:effectExtent l="0" t="0" r="0" b="1270"/>
            <wp:docPr id="5746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8836" cy="3375845"/>
                    </a:xfrm>
                    <a:prstGeom prst="rect">
                      <a:avLst/>
                    </a:prstGeom>
                    <a:noFill/>
                    <a:ln>
                      <a:noFill/>
                    </a:ln>
                  </pic:spPr>
                </pic:pic>
              </a:graphicData>
            </a:graphic>
          </wp:inline>
        </w:drawing>
      </w:r>
      <w:r>
        <w:rPr>
          <w:b/>
          <w:bCs/>
          <w:color w:val="000000"/>
          <w:bdr w:val="none" w:sz="0" w:space="0" w:color="auto" w:frame="1"/>
        </w:rPr>
        <w:fldChar w:fldCharType="end"/>
      </w:r>
    </w:p>
    <w:sectPr w:rsidR="00EB0471" w:rsidRPr="00AB131F" w:rsidSect="00122893">
      <w:footerReference w:type="even" r:id="rId11"/>
      <w:footerReference w:type="default" r:id="rId1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99025" w14:textId="77777777" w:rsidR="00672DF1" w:rsidRDefault="00672DF1" w:rsidP="00EB0471">
      <w:r>
        <w:separator/>
      </w:r>
    </w:p>
  </w:endnote>
  <w:endnote w:type="continuationSeparator" w:id="0">
    <w:p w14:paraId="156FBE86" w14:textId="77777777" w:rsidR="00672DF1" w:rsidRDefault="00672DF1" w:rsidP="00E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7769868"/>
      <w:docPartObj>
        <w:docPartGallery w:val="Page Numbers (Bottom of Page)"/>
        <w:docPartUnique/>
      </w:docPartObj>
    </w:sdtPr>
    <w:sdtContent>
      <w:p w14:paraId="7554A8C5" w14:textId="41A0E751"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5E3E5" w14:textId="77777777" w:rsidR="00EB0471" w:rsidRDefault="00EB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3233006"/>
      <w:docPartObj>
        <w:docPartGallery w:val="Page Numbers (Bottom of Page)"/>
        <w:docPartUnique/>
      </w:docPartObj>
    </w:sdtPr>
    <w:sdtContent>
      <w:p w14:paraId="17D6A113" w14:textId="0564EE2F"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9601F9" w14:textId="77777777" w:rsidR="00EB0471" w:rsidRDefault="00EB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9D05C" w14:textId="77777777" w:rsidR="00672DF1" w:rsidRDefault="00672DF1" w:rsidP="00EB0471">
      <w:r>
        <w:separator/>
      </w:r>
    </w:p>
  </w:footnote>
  <w:footnote w:type="continuationSeparator" w:id="0">
    <w:p w14:paraId="72AD63FD" w14:textId="77777777" w:rsidR="00672DF1" w:rsidRDefault="00672DF1" w:rsidP="00EB047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0052A3"/>
    <w:rsid w:val="000057BF"/>
    <w:rsid w:val="000061CA"/>
    <w:rsid w:val="00025F21"/>
    <w:rsid w:val="0004143E"/>
    <w:rsid w:val="000430F0"/>
    <w:rsid w:val="00052E17"/>
    <w:rsid w:val="00057289"/>
    <w:rsid w:val="00086171"/>
    <w:rsid w:val="00086B49"/>
    <w:rsid w:val="00087F6E"/>
    <w:rsid w:val="00096637"/>
    <w:rsid w:val="000A4FC5"/>
    <w:rsid w:val="000A6C91"/>
    <w:rsid w:val="000B2425"/>
    <w:rsid w:val="000B29D5"/>
    <w:rsid w:val="000B7276"/>
    <w:rsid w:val="000C0A4F"/>
    <w:rsid w:val="000C55C4"/>
    <w:rsid w:val="000C6123"/>
    <w:rsid w:val="000D0961"/>
    <w:rsid w:val="000D40B9"/>
    <w:rsid w:val="000E4487"/>
    <w:rsid w:val="000E64D2"/>
    <w:rsid w:val="000F19D5"/>
    <w:rsid w:val="000F3223"/>
    <w:rsid w:val="00104F83"/>
    <w:rsid w:val="0010527C"/>
    <w:rsid w:val="0011228D"/>
    <w:rsid w:val="00115132"/>
    <w:rsid w:val="00115EDC"/>
    <w:rsid w:val="00122893"/>
    <w:rsid w:val="001252F7"/>
    <w:rsid w:val="001452D5"/>
    <w:rsid w:val="0015584C"/>
    <w:rsid w:val="00167D66"/>
    <w:rsid w:val="001701E2"/>
    <w:rsid w:val="00184BE1"/>
    <w:rsid w:val="0019026F"/>
    <w:rsid w:val="001A5BEF"/>
    <w:rsid w:val="001A6161"/>
    <w:rsid w:val="001A7A49"/>
    <w:rsid w:val="001B0B3B"/>
    <w:rsid w:val="001B1FC1"/>
    <w:rsid w:val="001C65FA"/>
    <w:rsid w:val="001C75DF"/>
    <w:rsid w:val="001D61EF"/>
    <w:rsid w:val="001F1C47"/>
    <w:rsid w:val="00202619"/>
    <w:rsid w:val="0020365B"/>
    <w:rsid w:val="00207381"/>
    <w:rsid w:val="00215459"/>
    <w:rsid w:val="00224081"/>
    <w:rsid w:val="00232400"/>
    <w:rsid w:val="00232E31"/>
    <w:rsid w:val="00235369"/>
    <w:rsid w:val="00247A31"/>
    <w:rsid w:val="00250EBB"/>
    <w:rsid w:val="00260B96"/>
    <w:rsid w:val="00260CC1"/>
    <w:rsid w:val="00266A8E"/>
    <w:rsid w:val="002838B7"/>
    <w:rsid w:val="00292FF5"/>
    <w:rsid w:val="00296DB0"/>
    <w:rsid w:val="002A1E95"/>
    <w:rsid w:val="002B4533"/>
    <w:rsid w:val="002B68C2"/>
    <w:rsid w:val="002B7DFC"/>
    <w:rsid w:val="002E03B3"/>
    <w:rsid w:val="002E15B0"/>
    <w:rsid w:val="002E30FE"/>
    <w:rsid w:val="002F400A"/>
    <w:rsid w:val="002F7ACA"/>
    <w:rsid w:val="00310A30"/>
    <w:rsid w:val="003160EE"/>
    <w:rsid w:val="00321994"/>
    <w:rsid w:val="00331B8D"/>
    <w:rsid w:val="00333609"/>
    <w:rsid w:val="0034494A"/>
    <w:rsid w:val="0034706F"/>
    <w:rsid w:val="003545BE"/>
    <w:rsid w:val="00362023"/>
    <w:rsid w:val="003665EA"/>
    <w:rsid w:val="00366BC8"/>
    <w:rsid w:val="00373EEB"/>
    <w:rsid w:val="00377293"/>
    <w:rsid w:val="00386459"/>
    <w:rsid w:val="003A0468"/>
    <w:rsid w:val="003A3E8C"/>
    <w:rsid w:val="003A5734"/>
    <w:rsid w:val="003A5F48"/>
    <w:rsid w:val="003A62B7"/>
    <w:rsid w:val="003B1330"/>
    <w:rsid w:val="003B5763"/>
    <w:rsid w:val="003B7302"/>
    <w:rsid w:val="003E7284"/>
    <w:rsid w:val="003E7E30"/>
    <w:rsid w:val="004027E8"/>
    <w:rsid w:val="0041037D"/>
    <w:rsid w:val="004348D0"/>
    <w:rsid w:val="00435094"/>
    <w:rsid w:val="004359E6"/>
    <w:rsid w:val="00435E10"/>
    <w:rsid w:val="0043715D"/>
    <w:rsid w:val="0043792F"/>
    <w:rsid w:val="00440D0B"/>
    <w:rsid w:val="0045384D"/>
    <w:rsid w:val="0045522C"/>
    <w:rsid w:val="0047765D"/>
    <w:rsid w:val="00487AF7"/>
    <w:rsid w:val="00490475"/>
    <w:rsid w:val="004A0C5F"/>
    <w:rsid w:val="004A2013"/>
    <w:rsid w:val="004B13AA"/>
    <w:rsid w:val="004B432A"/>
    <w:rsid w:val="004B5500"/>
    <w:rsid w:val="004B6151"/>
    <w:rsid w:val="004B631C"/>
    <w:rsid w:val="004C036E"/>
    <w:rsid w:val="004D1032"/>
    <w:rsid w:val="004D3F45"/>
    <w:rsid w:val="004E2D52"/>
    <w:rsid w:val="004F6348"/>
    <w:rsid w:val="005032D7"/>
    <w:rsid w:val="005037F5"/>
    <w:rsid w:val="00511F43"/>
    <w:rsid w:val="0052624F"/>
    <w:rsid w:val="00526308"/>
    <w:rsid w:val="0053050C"/>
    <w:rsid w:val="00533DCC"/>
    <w:rsid w:val="00551E9B"/>
    <w:rsid w:val="00555CCE"/>
    <w:rsid w:val="0056648E"/>
    <w:rsid w:val="005765A6"/>
    <w:rsid w:val="00582001"/>
    <w:rsid w:val="005830A1"/>
    <w:rsid w:val="00587D97"/>
    <w:rsid w:val="005B5643"/>
    <w:rsid w:val="005C0EAA"/>
    <w:rsid w:val="005C74FE"/>
    <w:rsid w:val="005C7877"/>
    <w:rsid w:val="005D21D5"/>
    <w:rsid w:val="005E1EBB"/>
    <w:rsid w:val="005E4414"/>
    <w:rsid w:val="005E5EC9"/>
    <w:rsid w:val="005F1824"/>
    <w:rsid w:val="005F37E3"/>
    <w:rsid w:val="00602394"/>
    <w:rsid w:val="00603633"/>
    <w:rsid w:val="00603BB7"/>
    <w:rsid w:val="00606BB4"/>
    <w:rsid w:val="006152BC"/>
    <w:rsid w:val="006177E3"/>
    <w:rsid w:val="00621C62"/>
    <w:rsid w:val="00632BB6"/>
    <w:rsid w:val="00642F95"/>
    <w:rsid w:val="0065523F"/>
    <w:rsid w:val="00660213"/>
    <w:rsid w:val="00661E69"/>
    <w:rsid w:val="0066778F"/>
    <w:rsid w:val="006724AA"/>
    <w:rsid w:val="00672DF1"/>
    <w:rsid w:val="00676DE3"/>
    <w:rsid w:val="00685B95"/>
    <w:rsid w:val="00686E7C"/>
    <w:rsid w:val="006878AD"/>
    <w:rsid w:val="00692828"/>
    <w:rsid w:val="006A4266"/>
    <w:rsid w:val="006A42DC"/>
    <w:rsid w:val="006C1949"/>
    <w:rsid w:val="006D31C5"/>
    <w:rsid w:val="006D776E"/>
    <w:rsid w:val="006F2404"/>
    <w:rsid w:val="006F2B00"/>
    <w:rsid w:val="006F55A5"/>
    <w:rsid w:val="006F5F8F"/>
    <w:rsid w:val="007005B0"/>
    <w:rsid w:val="007069B9"/>
    <w:rsid w:val="007108BE"/>
    <w:rsid w:val="00710DD7"/>
    <w:rsid w:val="0071106E"/>
    <w:rsid w:val="00714209"/>
    <w:rsid w:val="00716A81"/>
    <w:rsid w:val="0071739F"/>
    <w:rsid w:val="00724787"/>
    <w:rsid w:val="00726201"/>
    <w:rsid w:val="007262FD"/>
    <w:rsid w:val="00731DB9"/>
    <w:rsid w:val="00733DEC"/>
    <w:rsid w:val="00734485"/>
    <w:rsid w:val="007549CF"/>
    <w:rsid w:val="00765946"/>
    <w:rsid w:val="0077421A"/>
    <w:rsid w:val="00796D02"/>
    <w:rsid w:val="00797A47"/>
    <w:rsid w:val="00797E81"/>
    <w:rsid w:val="007A4C34"/>
    <w:rsid w:val="007A6340"/>
    <w:rsid w:val="007A6AFC"/>
    <w:rsid w:val="007B242C"/>
    <w:rsid w:val="007C0C20"/>
    <w:rsid w:val="007C1291"/>
    <w:rsid w:val="007C2468"/>
    <w:rsid w:val="007C44A6"/>
    <w:rsid w:val="007E4FA3"/>
    <w:rsid w:val="007F1402"/>
    <w:rsid w:val="008000AB"/>
    <w:rsid w:val="00800A8A"/>
    <w:rsid w:val="00802505"/>
    <w:rsid w:val="00837774"/>
    <w:rsid w:val="008464CE"/>
    <w:rsid w:val="008605B2"/>
    <w:rsid w:val="00860E51"/>
    <w:rsid w:val="00877B75"/>
    <w:rsid w:val="00883338"/>
    <w:rsid w:val="00892313"/>
    <w:rsid w:val="008959E1"/>
    <w:rsid w:val="008A3E5E"/>
    <w:rsid w:val="008A768D"/>
    <w:rsid w:val="008B31E8"/>
    <w:rsid w:val="008B42F9"/>
    <w:rsid w:val="008C4008"/>
    <w:rsid w:val="008D2EC2"/>
    <w:rsid w:val="008D357E"/>
    <w:rsid w:val="008D3C73"/>
    <w:rsid w:val="008D4890"/>
    <w:rsid w:val="008E74C0"/>
    <w:rsid w:val="008F2700"/>
    <w:rsid w:val="008F6D79"/>
    <w:rsid w:val="00907F96"/>
    <w:rsid w:val="00914B51"/>
    <w:rsid w:val="0092197F"/>
    <w:rsid w:val="0092470C"/>
    <w:rsid w:val="009360F3"/>
    <w:rsid w:val="00943450"/>
    <w:rsid w:val="00944D34"/>
    <w:rsid w:val="0095399E"/>
    <w:rsid w:val="00961D66"/>
    <w:rsid w:val="00991BBD"/>
    <w:rsid w:val="009921F6"/>
    <w:rsid w:val="009A25A6"/>
    <w:rsid w:val="009A4B3F"/>
    <w:rsid w:val="009B7318"/>
    <w:rsid w:val="009C025E"/>
    <w:rsid w:val="009C312A"/>
    <w:rsid w:val="009C3189"/>
    <w:rsid w:val="009D0723"/>
    <w:rsid w:val="009D7C83"/>
    <w:rsid w:val="009E6D23"/>
    <w:rsid w:val="009F15B3"/>
    <w:rsid w:val="00A16CA8"/>
    <w:rsid w:val="00A20B51"/>
    <w:rsid w:val="00A25304"/>
    <w:rsid w:val="00A34BAC"/>
    <w:rsid w:val="00A35AB0"/>
    <w:rsid w:val="00A406CA"/>
    <w:rsid w:val="00A44CD4"/>
    <w:rsid w:val="00A52B25"/>
    <w:rsid w:val="00A52C7A"/>
    <w:rsid w:val="00A60268"/>
    <w:rsid w:val="00A6080A"/>
    <w:rsid w:val="00A639BC"/>
    <w:rsid w:val="00A67F34"/>
    <w:rsid w:val="00A70CDE"/>
    <w:rsid w:val="00A713E8"/>
    <w:rsid w:val="00AB131F"/>
    <w:rsid w:val="00AC1393"/>
    <w:rsid w:val="00AE1B47"/>
    <w:rsid w:val="00AE52CC"/>
    <w:rsid w:val="00AF0EDD"/>
    <w:rsid w:val="00AF135C"/>
    <w:rsid w:val="00AF634C"/>
    <w:rsid w:val="00B052BD"/>
    <w:rsid w:val="00B229BE"/>
    <w:rsid w:val="00B24DA3"/>
    <w:rsid w:val="00B255A6"/>
    <w:rsid w:val="00B40FDB"/>
    <w:rsid w:val="00B42EBF"/>
    <w:rsid w:val="00B57896"/>
    <w:rsid w:val="00B66BB1"/>
    <w:rsid w:val="00B81BD4"/>
    <w:rsid w:val="00BA0DB1"/>
    <w:rsid w:val="00BB2E67"/>
    <w:rsid w:val="00BB30DD"/>
    <w:rsid w:val="00BB3B60"/>
    <w:rsid w:val="00BB7E76"/>
    <w:rsid w:val="00BC047E"/>
    <w:rsid w:val="00BC06BE"/>
    <w:rsid w:val="00BC1AEE"/>
    <w:rsid w:val="00BC20B9"/>
    <w:rsid w:val="00BD59E1"/>
    <w:rsid w:val="00BE1C9E"/>
    <w:rsid w:val="00BE205A"/>
    <w:rsid w:val="00BE263B"/>
    <w:rsid w:val="00BE3C21"/>
    <w:rsid w:val="00C04669"/>
    <w:rsid w:val="00C06430"/>
    <w:rsid w:val="00C14026"/>
    <w:rsid w:val="00C20E9B"/>
    <w:rsid w:val="00C30F28"/>
    <w:rsid w:val="00C35271"/>
    <w:rsid w:val="00C357C4"/>
    <w:rsid w:val="00C4352E"/>
    <w:rsid w:val="00C47742"/>
    <w:rsid w:val="00C5742F"/>
    <w:rsid w:val="00C57BC9"/>
    <w:rsid w:val="00C6688A"/>
    <w:rsid w:val="00C71B9B"/>
    <w:rsid w:val="00C71E22"/>
    <w:rsid w:val="00C73E19"/>
    <w:rsid w:val="00C74F6F"/>
    <w:rsid w:val="00C75EDA"/>
    <w:rsid w:val="00C75FF8"/>
    <w:rsid w:val="00C77121"/>
    <w:rsid w:val="00C86230"/>
    <w:rsid w:val="00C96E44"/>
    <w:rsid w:val="00CA091B"/>
    <w:rsid w:val="00CB3E06"/>
    <w:rsid w:val="00CC348A"/>
    <w:rsid w:val="00CC7A79"/>
    <w:rsid w:val="00CD1F0F"/>
    <w:rsid w:val="00CD225C"/>
    <w:rsid w:val="00CD5079"/>
    <w:rsid w:val="00CD6FE5"/>
    <w:rsid w:val="00CE1082"/>
    <w:rsid w:val="00CE5AB6"/>
    <w:rsid w:val="00CE79DD"/>
    <w:rsid w:val="00CF1BF6"/>
    <w:rsid w:val="00D01A63"/>
    <w:rsid w:val="00D0262C"/>
    <w:rsid w:val="00D12BE3"/>
    <w:rsid w:val="00D15AC4"/>
    <w:rsid w:val="00D17B0A"/>
    <w:rsid w:val="00D31E11"/>
    <w:rsid w:val="00D50113"/>
    <w:rsid w:val="00D5525A"/>
    <w:rsid w:val="00D62511"/>
    <w:rsid w:val="00D62C68"/>
    <w:rsid w:val="00D73773"/>
    <w:rsid w:val="00D76EBC"/>
    <w:rsid w:val="00D8586B"/>
    <w:rsid w:val="00DA3D67"/>
    <w:rsid w:val="00DB5DB2"/>
    <w:rsid w:val="00DC38E9"/>
    <w:rsid w:val="00DC5F05"/>
    <w:rsid w:val="00DC5F12"/>
    <w:rsid w:val="00DC6FD5"/>
    <w:rsid w:val="00DE5AAA"/>
    <w:rsid w:val="00DF62DA"/>
    <w:rsid w:val="00E22878"/>
    <w:rsid w:val="00E25081"/>
    <w:rsid w:val="00E2531B"/>
    <w:rsid w:val="00E26807"/>
    <w:rsid w:val="00E336D1"/>
    <w:rsid w:val="00E33DF7"/>
    <w:rsid w:val="00E417F0"/>
    <w:rsid w:val="00E41E68"/>
    <w:rsid w:val="00E5427E"/>
    <w:rsid w:val="00E64343"/>
    <w:rsid w:val="00E70104"/>
    <w:rsid w:val="00E708EA"/>
    <w:rsid w:val="00E83A2F"/>
    <w:rsid w:val="00E840D9"/>
    <w:rsid w:val="00E94004"/>
    <w:rsid w:val="00E95E6A"/>
    <w:rsid w:val="00EA5D19"/>
    <w:rsid w:val="00EA621B"/>
    <w:rsid w:val="00EB0471"/>
    <w:rsid w:val="00EC0ADB"/>
    <w:rsid w:val="00EC2B98"/>
    <w:rsid w:val="00EC3FC8"/>
    <w:rsid w:val="00EE02AE"/>
    <w:rsid w:val="00EF5D8D"/>
    <w:rsid w:val="00EF7EE6"/>
    <w:rsid w:val="00F02F5F"/>
    <w:rsid w:val="00F071E0"/>
    <w:rsid w:val="00F16408"/>
    <w:rsid w:val="00F20066"/>
    <w:rsid w:val="00F304EE"/>
    <w:rsid w:val="00F34016"/>
    <w:rsid w:val="00F433B8"/>
    <w:rsid w:val="00F47773"/>
    <w:rsid w:val="00F535C0"/>
    <w:rsid w:val="00F57029"/>
    <w:rsid w:val="00F57B95"/>
    <w:rsid w:val="00F652F7"/>
    <w:rsid w:val="00F65F51"/>
    <w:rsid w:val="00F708FE"/>
    <w:rsid w:val="00F7260D"/>
    <w:rsid w:val="00F805F7"/>
    <w:rsid w:val="00F8281B"/>
    <w:rsid w:val="00F85BCA"/>
    <w:rsid w:val="00F86C24"/>
    <w:rsid w:val="00F9017C"/>
    <w:rsid w:val="00F935B6"/>
    <w:rsid w:val="00FA7CE2"/>
    <w:rsid w:val="00FB197D"/>
    <w:rsid w:val="00FB2272"/>
    <w:rsid w:val="00FB27A1"/>
    <w:rsid w:val="00FB49AE"/>
    <w:rsid w:val="00FC318B"/>
    <w:rsid w:val="00FE164D"/>
    <w:rsid w:val="00FE23DD"/>
    <w:rsid w:val="00FE700C"/>
    <w:rsid w:val="00FF0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AF0C"/>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character" w:styleId="LineNumber">
    <w:name w:val="line number"/>
    <w:basedOn w:val="DefaultParagraphFont"/>
    <w:uiPriority w:val="99"/>
    <w:semiHidden/>
    <w:unhideWhenUsed/>
    <w:rsid w:val="00122893"/>
  </w:style>
  <w:style w:type="character" w:styleId="CommentReference">
    <w:name w:val="annotation reference"/>
    <w:basedOn w:val="DefaultParagraphFont"/>
    <w:uiPriority w:val="99"/>
    <w:semiHidden/>
    <w:unhideWhenUsed/>
    <w:rsid w:val="00AF634C"/>
    <w:rPr>
      <w:sz w:val="16"/>
      <w:szCs w:val="16"/>
    </w:rPr>
  </w:style>
  <w:style w:type="paragraph" w:styleId="CommentText">
    <w:name w:val="annotation text"/>
    <w:basedOn w:val="Normal"/>
    <w:link w:val="CommentTextChar"/>
    <w:uiPriority w:val="99"/>
    <w:semiHidden/>
    <w:unhideWhenUsed/>
    <w:rsid w:val="00AF634C"/>
    <w:rPr>
      <w:sz w:val="20"/>
      <w:szCs w:val="20"/>
    </w:rPr>
  </w:style>
  <w:style w:type="character" w:customStyle="1" w:styleId="CommentTextChar">
    <w:name w:val="Comment Text Char"/>
    <w:basedOn w:val="DefaultParagraphFont"/>
    <w:link w:val="CommentText"/>
    <w:uiPriority w:val="99"/>
    <w:semiHidden/>
    <w:rsid w:val="00AF634C"/>
    <w:rPr>
      <w:sz w:val="20"/>
      <w:szCs w:val="20"/>
    </w:rPr>
  </w:style>
  <w:style w:type="paragraph" w:styleId="CommentSubject">
    <w:name w:val="annotation subject"/>
    <w:basedOn w:val="CommentText"/>
    <w:next w:val="CommentText"/>
    <w:link w:val="CommentSubjectChar"/>
    <w:uiPriority w:val="99"/>
    <w:semiHidden/>
    <w:unhideWhenUsed/>
    <w:rsid w:val="00AF634C"/>
    <w:rPr>
      <w:b/>
      <w:bCs/>
    </w:rPr>
  </w:style>
  <w:style w:type="character" w:customStyle="1" w:styleId="CommentSubjectChar">
    <w:name w:val="Comment Subject Char"/>
    <w:basedOn w:val="CommentTextChar"/>
    <w:link w:val="CommentSubject"/>
    <w:uiPriority w:val="99"/>
    <w:semiHidden/>
    <w:rsid w:val="00AF634C"/>
    <w:rPr>
      <w:b/>
      <w:bCs/>
      <w:sz w:val="20"/>
      <w:szCs w:val="20"/>
    </w:rPr>
  </w:style>
  <w:style w:type="table" w:styleId="TableGrid">
    <w:name w:val="Table Grid"/>
    <w:basedOn w:val="TableNormal"/>
    <w:uiPriority w:val="39"/>
    <w:rsid w:val="00C14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471"/>
    <w:pPr>
      <w:tabs>
        <w:tab w:val="center" w:pos="4680"/>
        <w:tab w:val="right" w:pos="9360"/>
      </w:tabs>
    </w:pPr>
  </w:style>
  <w:style w:type="character" w:customStyle="1" w:styleId="HeaderChar">
    <w:name w:val="Header Char"/>
    <w:basedOn w:val="DefaultParagraphFont"/>
    <w:link w:val="Header"/>
    <w:uiPriority w:val="99"/>
    <w:rsid w:val="00EB0471"/>
  </w:style>
  <w:style w:type="paragraph" w:styleId="Footer">
    <w:name w:val="footer"/>
    <w:basedOn w:val="Normal"/>
    <w:link w:val="FooterChar"/>
    <w:uiPriority w:val="99"/>
    <w:unhideWhenUsed/>
    <w:rsid w:val="00EB0471"/>
    <w:pPr>
      <w:tabs>
        <w:tab w:val="center" w:pos="4680"/>
        <w:tab w:val="right" w:pos="9360"/>
      </w:tabs>
    </w:pPr>
  </w:style>
  <w:style w:type="character" w:customStyle="1" w:styleId="FooterChar">
    <w:name w:val="Footer Char"/>
    <w:basedOn w:val="DefaultParagraphFont"/>
    <w:link w:val="Footer"/>
    <w:uiPriority w:val="99"/>
    <w:rsid w:val="00EB0471"/>
  </w:style>
  <w:style w:type="character" w:styleId="PageNumber">
    <w:name w:val="page number"/>
    <w:basedOn w:val="DefaultParagraphFont"/>
    <w:uiPriority w:val="99"/>
    <w:semiHidden/>
    <w:unhideWhenUsed/>
    <w:rsid w:val="00EB0471"/>
  </w:style>
  <w:style w:type="paragraph" w:styleId="Bibliography">
    <w:name w:val="Bibliography"/>
    <w:basedOn w:val="Normal"/>
    <w:next w:val="Normal"/>
    <w:uiPriority w:val="37"/>
    <w:unhideWhenUsed/>
    <w:rsid w:val="00A52B25"/>
    <w:pPr>
      <w:spacing w:after="240"/>
      <w:ind w:left="720" w:hanging="720"/>
    </w:pPr>
  </w:style>
  <w:style w:type="paragraph" w:styleId="Revision">
    <w:name w:val="Revision"/>
    <w:hidden/>
    <w:uiPriority w:val="99"/>
    <w:semiHidden/>
    <w:rsid w:val="00366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 w:id="21322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DECA9-59C8-0843-9580-55DF1EB4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TotalTime>
  <Pages>44</Pages>
  <Words>49884</Words>
  <Characters>284341</Characters>
  <Application>Microsoft Office Word</Application>
  <DocSecurity>0</DocSecurity>
  <Lines>2369</Lines>
  <Paragraphs>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40</cp:revision>
  <cp:lastPrinted>2025-05-28T15:34:00Z</cp:lastPrinted>
  <dcterms:created xsi:type="dcterms:W3CDTF">2026-06-01T15:56:00Z</dcterms:created>
  <dcterms:modified xsi:type="dcterms:W3CDTF">2026-06-09T00:22:00Z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id="aEaATwwq"/&gt;&lt;style id="http://www.zotero.org/styles/conservation-physiology" hasBibliography="1" bibliographyStyleHasBeenSet="1"/&gt;&lt;prefs&gt;&lt;pref name="fieldType" value="Field"/&gt;&lt;/prefs&gt;&lt;/data&gt;</vt:lpwstr>
  </property>
</Properties>
</file>