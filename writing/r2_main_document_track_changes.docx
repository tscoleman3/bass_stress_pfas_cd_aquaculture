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B2BF2F" w14:textId="595A8713" w:rsidR="002E30FE" w:rsidRDefault="002E30FE" w:rsidP="00207381">
      <w:pPr>
        <w:spacing w:line="480" w:lineRule="auto"/>
        <w:rPr>
          <w:rFonts w:ascii="Arial" w:eastAsia="Times New Roman" w:hAnsi="Arial" w:cs="Arial"/>
          <w:color w:val="000000"/>
          <w:kern w:val="0"/>
          <w14:ligatures w14:val="none"/>
        </w:rPr>
      </w:pPr>
      <w:r>
        <w:rPr>
          <w:rFonts w:ascii="Arial" w:eastAsia="Times New Roman" w:hAnsi="Arial" w:cs="Arial"/>
          <w:color w:val="000000"/>
          <w:kern w:val="0"/>
          <w14:ligatures w14:val="none"/>
        </w:rPr>
        <w:t>Journal:</w:t>
      </w:r>
      <w:r w:rsidR="00BE263B">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Conservation Physiology</w:t>
      </w:r>
    </w:p>
    <w:p w14:paraId="67D65BAC" w14:textId="77777777" w:rsidR="005830A1" w:rsidRDefault="005830A1" w:rsidP="00207381">
      <w:pPr>
        <w:spacing w:line="480" w:lineRule="auto"/>
        <w:rPr>
          <w:rFonts w:ascii="Arial" w:eastAsia="Times New Roman" w:hAnsi="Arial" w:cs="Arial"/>
          <w:color w:val="000000"/>
          <w:kern w:val="0"/>
          <w14:ligatures w14:val="none"/>
        </w:rPr>
      </w:pPr>
    </w:p>
    <w:p w14:paraId="0E3AB03B" w14:textId="3E3206FB" w:rsidR="002E30FE" w:rsidRDefault="002E30FE" w:rsidP="00207381">
      <w:pPr>
        <w:spacing w:line="480" w:lineRule="auto"/>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Article Type: </w:t>
      </w:r>
      <w:r w:rsidR="00BE263B">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Research Article</w:t>
      </w:r>
    </w:p>
    <w:p w14:paraId="57C89F89" w14:textId="77777777" w:rsidR="005830A1" w:rsidRDefault="005830A1" w:rsidP="00207381">
      <w:pPr>
        <w:spacing w:line="480" w:lineRule="auto"/>
        <w:rPr>
          <w:rFonts w:ascii="Arial" w:eastAsia="Times New Roman" w:hAnsi="Arial" w:cs="Arial"/>
          <w:color w:val="000000"/>
          <w:kern w:val="0"/>
          <w14:ligatures w14:val="none"/>
        </w:rPr>
      </w:pPr>
    </w:p>
    <w:p w14:paraId="424676C0" w14:textId="794F60EE" w:rsidR="00292FF5" w:rsidRPr="00BE263B" w:rsidRDefault="00292FF5" w:rsidP="006C1949">
      <w:pPr>
        <w:spacing w:line="480" w:lineRule="auto"/>
        <w:rPr>
          <w:rFonts w:ascii="Arial" w:eastAsia="Times New Roman" w:hAnsi="Arial" w:cs="Arial"/>
          <w:color w:val="000000"/>
          <w:kern w:val="0"/>
          <w14:ligatures w14:val="none"/>
        </w:rPr>
      </w:pPr>
      <w:r w:rsidRPr="00122893">
        <w:rPr>
          <w:rFonts w:ascii="Arial" w:eastAsia="Times New Roman" w:hAnsi="Arial" w:cs="Arial"/>
          <w:color w:val="000000"/>
          <w:kern w:val="0"/>
          <w14:ligatures w14:val="none"/>
        </w:rPr>
        <w:t xml:space="preserve">Title: </w:t>
      </w:r>
      <w:r w:rsidR="00BE263B">
        <w:rPr>
          <w:rFonts w:ascii="Arial" w:eastAsia="Times New Roman" w:hAnsi="Arial" w:cs="Arial"/>
          <w:color w:val="000000"/>
          <w:kern w:val="0"/>
          <w14:ligatures w14:val="none"/>
        </w:rPr>
        <w:t xml:space="preserve"> </w:t>
      </w:r>
      <w:r w:rsidR="006C1949">
        <w:rPr>
          <w:rFonts w:ascii="Arial" w:eastAsia="Times New Roman" w:hAnsi="Arial" w:cs="Arial"/>
          <w:color w:val="000000"/>
          <w:kern w:val="0"/>
          <w14:ligatures w14:val="none"/>
        </w:rPr>
        <w:t xml:space="preserve">Xenobiotic Exposure May Confound Traditional Stress Biomarkers: </w:t>
      </w:r>
      <w:r w:rsidR="00207381" w:rsidRPr="00207381">
        <w:rPr>
          <w:rFonts w:ascii="Arial" w:eastAsia="Times New Roman" w:hAnsi="Arial" w:cs="Arial"/>
          <w:kern w:val="0"/>
          <w14:ligatures w14:val="none"/>
        </w:rPr>
        <w:t xml:space="preserve">Evaluating </w:t>
      </w:r>
      <w:del w:id="0" w:author="Reviewer" w:date="2026-09-04T13:14:00Z" w16du:dateUtc="2026-09-04T18:14:00Z">
        <w:r w:rsidR="00207381" w:rsidRPr="00207381" w:rsidDel="001F6A4E">
          <w:rPr>
            <w:rFonts w:ascii="Arial" w:eastAsia="Times New Roman" w:hAnsi="Arial" w:cs="Arial"/>
            <w:kern w:val="0"/>
            <w14:ligatures w14:val="none"/>
          </w:rPr>
          <w:delText xml:space="preserve">PFAS </w:delText>
        </w:r>
      </w:del>
      <w:ins w:id="1" w:author="Reviewer" w:date="2026-09-04T13:14:00Z" w16du:dateUtc="2026-09-04T18:14:00Z">
        <w:r w:rsidR="001F6A4E">
          <w:rPr>
            <w:rFonts w:ascii="Arial" w:eastAsia="Times New Roman" w:hAnsi="Arial" w:cs="Arial"/>
            <w:kern w:val="0"/>
            <w14:ligatures w14:val="none"/>
          </w:rPr>
          <w:t>P</w:t>
        </w:r>
        <w:r w:rsidR="00424390">
          <w:rPr>
            <w:rFonts w:ascii="Arial" w:eastAsia="Times New Roman" w:hAnsi="Arial" w:cs="Arial"/>
            <w:kern w:val="0"/>
            <w14:ligatures w14:val="none"/>
          </w:rPr>
          <w:t>er</w:t>
        </w:r>
      </w:ins>
      <w:ins w:id="2" w:author="Reviewer" w:date="2026-09-04T13:16:00Z" w16du:dateUtc="2026-09-04T18:16:00Z">
        <w:r w:rsidR="00424390">
          <w:rPr>
            <w:rFonts w:ascii="Arial" w:eastAsia="Times New Roman" w:hAnsi="Arial" w:cs="Arial"/>
            <w:kern w:val="0"/>
            <w14:ligatures w14:val="none"/>
          </w:rPr>
          <w:t>fluoropentanoic Acid</w:t>
        </w:r>
      </w:ins>
      <w:ins w:id="3" w:author="Reviewer" w:date="2026-09-04T13:14:00Z" w16du:dateUtc="2026-09-04T18:14:00Z">
        <w:r w:rsidR="001F6A4E" w:rsidRPr="00207381">
          <w:rPr>
            <w:rFonts w:ascii="Arial" w:eastAsia="Times New Roman" w:hAnsi="Arial" w:cs="Arial"/>
            <w:kern w:val="0"/>
            <w14:ligatures w14:val="none"/>
          </w:rPr>
          <w:t xml:space="preserve"> </w:t>
        </w:r>
      </w:ins>
      <w:r w:rsidR="00207381" w:rsidRPr="00207381">
        <w:rPr>
          <w:rFonts w:ascii="Arial" w:eastAsia="Times New Roman" w:hAnsi="Arial" w:cs="Arial"/>
          <w:kern w:val="0"/>
          <w14:ligatures w14:val="none"/>
        </w:rPr>
        <w:t>and Cadmiu</w:t>
      </w:r>
      <w:r w:rsidR="00207381">
        <w:rPr>
          <w:rFonts w:ascii="Arial" w:eastAsia="Times New Roman" w:hAnsi="Arial" w:cs="Arial"/>
          <w:kern w:val="0"/>
          <w14:ligatures w14:val="none"/>
        </w:rPr>
        <w:t xml:space="preserve">m </w:t>
      </w:r>
      <w:r w:rsidR="00207381" w:rsidRPr="00207381">
        <w:rPr>
          <w:rFonts w:ascii="Arial" w:eastAsia="Times New Roman" w:hAnsi="Arial" w:cs="Arial"/>
          <w:kern w:val="0"/>
          <w14:ligatures w14:val="none"/>
        </w:rPr>
        <w:t>Effects on</w:t>
      </w:r>
      <w:r w:rsidR="00207381">
        <w:rPr>
          <w:rFonts w:ascii="Arial" w:eastAsia="Times New Roman" w:hAnsi="Arial" w:cs="Arial"/>
          <w:kern w:val="0"/>
          <w14:ligatures w14:val="none"/>
        </w:rPr>
        <w:t xml:space="preserve"> </w:t>
      </w:r>
      <w:r w:rsidR="00207381" w:rsidRPr="00207381">
        <w:rPr>
          <w:rFonts w:ascii="Arial" w:eastAsia="Times New Roman" w:hAnsi="Arial" w:cs="Arial"/>
          <w:kern w:val="0"/>
          <w14:ligatures w14:val="none"/>
        </w:rPr>
        <w:t>Largemouth Bas</w:t>
      </w:r>
      <w:r w:rsidR="00207381">
        <w:rPr>
          <w:rFonts w:ascii="Arial" w:eastAsia="Times New Roman" w:hAnsi="Arial" w:cs="Arial"/>
          <w:kern w:val="0"/>
          <w14:ligatures w14:val="none"/>
        </w:rPr>
        <w:t>s (</w:t>
      </w:r>
      <w:r w:rsidR="00207381">
        <w:rPr>
          <w:rFonts w:ascii="Arial" w:eastAsia="Times New Roman" w:hAnsi="Arial" w:cs="Arial"/>
          <w:i/>
          <w:iCs/>
          <w:kern w:val="0"/>
          <w14:ligatures w14:val="none"/>
        </w:rPr>
        <w:t>Micropterus nigricans</w:t>
      </w:r>
      <w:r w:rsidR="00207381">
        <w:rPr>
          <w:rFonts w:ascii="Arial" w:eastAsia="Times New Roman" w:hAnsi="Arial" w:cs="Arial"/>
          <w:kern w:val="0"/>
          <w14:ligatures w14:val="none"/>
        </w:rPr>
        <w:t>)</w:t>
      </w:r>
      <w:r w:rsidR="006C1949">
        <w:rPr>
          <w:rFonts w:ascii="Arial" w:eastAsia="Times New Roman" w:hAnsi="Arial" w:cs="Arial"/>
          <w:kern w:val="0"/>
          <w14:ligatures w14:val="none"/>
        </w:rPr>
        <w:t xml:space="preserve"> Leukocyte Profiles</w:t>
      </w:r>
    </w:p>
    <w:p w14:paraId="6970B308" w14:textId="77777777" w:rsidR="00207381" w:rsidRPr="00122893" w:rsidRDefault="00207381" w:rsidP="00207381">
      <w:pPr>
        <w:spacing w:line="480" w:lineRule="auto"/>
        <w:rPr>
          <w:rFonts w:ascii="Arial" w:eastAsia="Times New Roman" w:hAnsi="Arial" w:cs="Arial"/>
          <w:kern w:val="0"/>
          <w14:ligatures w14:val="none"/>
        </w:rPr>
      </w:pPr>
    </w:p>
    <w:p w14:paraId="17D7C775" w14:textId="12F9F86A" w:rsidR="0071739F"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kern w:val="0"/>
          <w14:ligatures w14:val="none"/>
        </w:rPr>
        <w:t xml:space="preserve">Authors: </w:t>
      </w:r>
      <w:r w:rsidR="005830A1">
        <w:rPr>
          <w:rFonts w:ascii="Arial" w:eastAsia="Times New Roman" w:hAnsi="Arial" w:cs="Arial"/>
          <w:kern w:val="0"/>
          <w14:ligatures w14:val="none"/>
        </w:rPr>
        <w:t xml:space="preserve"> </w:t>
      </w:r>
      <w:r w:rsidRPr="00122893">
        <w:rPr>
          <w:rFonts w:ascii="Arial" w:eastAsia="Times New Roman" w:hAnsi="Arial" w:cs="Arial"/>
          <w:color w:val="000000"/>
          <w:kern w:val="0"/>
          <w14:ligatures w14:val="none"/>
        </w:rPr>
        <w:t>Anthony Ryan Johnson</w:t>
      </w:r>
      <w:r w:rsidRPr="00122893">
        <w:rPr>
          <w:rFonts w:ascii="Arial" w:eastAsia="Times New Roman" w:hAnsi="Arial" w:cs="Arial"/>
          <w:kern w:val="0"/>
          <w:vertAlign w:val="superscript"/>
          <w14:ligatures w14:val="none"/>
        </w:rPr>
        <w:t>1</w:t>
      </w:r>
      <w:r w:rsidRPr="00122893">
        <w:rPr>
          <w:rFonts w:ascii="Arial" w:eastAsia="Times New Roman" w:hAnsi="Arial" w:cs="Arial"/>
          <w:color w:val="000000"/>
          <w:kern w:val="0"/>
          <w14:ligatures w14:val="none"/>
        </w:rPr>
        <w:t>, Tyler Steven Coleman</w:t>
      </w:r>
      <w:r w:rsidRPr="00122893">
        <w:rPr>
          <w:rFonts w:ascii="Arial" w:eastAsia="Times New Roman" w:hAnsi="Arial" w:cs="Arial"/>
          <w:kern w:val="0"/>
          <w:vertAlign w:val="superscript"/>
          <w14:ligatures w14:val="none"/>
        </w:rPr>
        <w:t>2</w:t>
      </w:r>
      <w:r w:rsidR="00207381">
        <w:rPr>
          <w:rFonts w:ascii="Arial" w:eastAsia="Times New Roman" w:hAnsi="Arial" w:cs="Arial"/>
          <w:kern w:val="0"/>
          <w:vertAlign w:val="superscript"/>
          <w14:ligatures w14:val="none"/>
        </w:rPr>
        <w:t>*</w:t>
      </w:r>
      <w:r w:rsidRPr="00122893">
        <w:rPr>
          <w:rFonts w:ascii="Arial" w:eastAsia="Times New Roman" w:hAnsi="Arial" w:cs="Arial"/>
          <w:color w:val="000000"/>
          <w:kern w:val="0"/>
          <w14:ligatures w14:val="none"/>
        </w:rPr>
        <w:t>, Jasmine B. Nasser</w:t>
      </w:r>
      <w:r w:rsidRPr="00122893">
        <w:rPr>
          <w:rFonts w:ascii="Arial" w:eastAsia="Times New Roman" w:hAnsi="Arial" w:cs="Arial"/>
          <w:kern w:val="0"/>
          <w:vertAlign w:val="superscript"/>
          <w14:ligatures w14:val="none"/>
        </w:rPr>
        <w:t>3</w:t>
      </w:r>
      <w:r w:rsidRPr="00122893">
        <w:rPr>
          <w:rFonts w:ascii="Arial" w:eastAsia="Times New Roman" w:hAnsi="Arial" w:cs="Arial"/>
          <w:color w:val="000000"/>
          <w:kern w:val="0"/>
          <w14:ligatures w14:val="none"/>
        </w:rPr>
        <w:t>, Maggie McGreal</w:t>
      </w:r>
      <w:r w:rsidRPr="00122893">
        <w:rPr>
          <w:rFonts w:ascii="Arial" w:eastAsia="Times New Roman" w:hAnsi="Arial" w:cs="Arial"/>
          <w:kern w:val="0"/>
          <w:vertAlign w:val="superscript"/>
          <w14:ligatures w14:val="none"/>
        </w:rPr>
        <w:t>4</w:t>
      </w:r>
      <w:r w:rsidRPr="00122893">
        <w:rPr>
          <w:rFonts w:ascii="Arial" w:eastAsia="Times New Roman" w:hAnsi="Arial" w:cs="Arial"/>
          <w:color w:val="000000"/>
          <w:kern w:val="0"/>
          <w14:ligatures w14:val="none"/>
        </w:rPr>
        <w:t>, Kyle R. Piller</w:t>
      </w:r>
      <w:r w:rsidRPr="00122893">
        <w:rPr>
          <w:rFonts w:ascii="Arial" w:eastAsia="Times New Roman" w:hAnsi="Arial" w:cs="Arial"/>
          <w:kern w:val="0"/>
          <w:vertAlign w:val="superscript"/>
          <w14:ligatures w14:val="none"/>
        </w:rPr>
        <w:t>5</w:t>
      </w:r>
      <w:r w:rsidRPr="00122893">
        <w:rPr>
          <w:rFonts w:ascii="Arial" w:eastAsia="Times New Roman" w:hAnsi="Arial" w:cs="Arial"/>
          <w:color w:val="000000"/>
          <w:kern w:val="0"/>
          <w14:ligatures w14:val="none"/>
        </w:rPr>
        <w:t>, and Christopher M. Murray</w:t>
      </w:r>
      <w:r w:rsidRPr="00122893">
        <w:rPr>
          <w:rFonts w:ascii="Arial" w:eastAsia="Times New Roman" w:hAnsi="Arial" w:cs="Arial"/>
          <w:kern w:val="0"/>
          <w:vertAlign w:val="superscript"/>
          <w14:ligatures w14:val="none"/>
        </w:rPr>
        <w:t>6</w:t>
      </w:r>
    </w:p>
    <w:p w14:paraId="4C0BA04E" w14:textId="404AA560" w:rsidR="00292FF5"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kern w:val="0"/>
          <w:vertAlign w:val="superscript"/>
          <w14:ligatures w14:val="none"/>
        </w:rPr>
        <w:t>1</w:t>
      </w:r>
      <w:r w:rsidRPr="00122893">
        <w:rPr>
          <w:rFonts w:ascii="Arial" w:eastAsia="Times New Roman" w:hAnsi="Arial" w:cs="Arial"/>
          <w:color w:val="000000"/>
          <w:kern w:val="0"/>
          <w14:ligatures w14:val="none"/>
        </w:rPr>
        <w:t xml:space="preserve">Southeastern Louisiana University, </w:t>
      </w:r>
      <w:ins w:id="4" w:author="Reviewer" w:date="2026-09-07T10:28:00Z" w16du:dateUtc="2026-09-07T15:28:00Z">
        <w:r w:rsidR="008E08B0">
          <w:rPr>
            <w:rFonts w:ascii="Arial" w:eastAsia="Times New Roman" w:hAnsi="Arial" w:cs="Arial"/>
            <w:color w:val="000000"/>
            <w:kern w:val="0"/>
            <w14:ligatures w14:val="none"/>
          </w:rPr>
          <w:t>Center for Environmental Research,</w:t>
        </w:r>
        <w:r w:rsidR="008E08B0" w:rsidRPr="00122893">
          <w:rPr>
            <w:rFonts w:ascii="Arial" w:eastAsia="Times New Roman" w:hAnsi="Arial" w:cs="Arial"/>
            <w:color w:val="000000"/>
            <w:kern w:val="0"/>
            <w14:ligatures w14:val="none"/>
          </w:rPr>
          <w:t xml:space="preserve"> </w:t>
        </w:r>
      </w:ins>
      <w:r w:rsidRPr="00122893">
        <w:rPr>
          <w:rFonts w:ascii="Arial" w:eastAsia="Times New Roman" w:hAnsi="Arial" w:cs="Arial"/>
          <w:color w:val="000000"/>
          <w:kern w:val="0"/>
          <w14:ligatures w14:val="none"/>
        </w:rPr>
        <w:t xml:space="preserve">Department of Biological Sciences, Hammond, Louisiana, USA; </w:t>
      </w:r>
      <w:r w:rsidR="005830A1" w:rsidRPr="005830A1">
        <w:rPr>
          <w:rFonts w:ascii="Arial" w:eastAsia="Times New Roman" w:hAnsi="Arial" w:cs="Arial"/>
          <w:color w:val="000000"/>
          <w:kern w:val="0"/>
          <w14:ligatures w14:val="none"/>
        </w:rPr>
        <w:t>anthonyryanjohnson1@gmail.com</w:t>
      </w:r>
      <w:r w:rsidRPr="00122893">
        <w:rPr>
          <w:rFonts w:ascii="Arial" w:eastAsia="Times New Roman" w:hAnsi="Arial" w:cs="Arial"/>
          <w:color w:val="000000"/>
          <w:kern w:val="0"/>
          <w14:ligatures w14:val="none"/>
        </w:rPr>
        <w:t>; ORCID 0009-0005-9381-9510</w:t>
      </w:r>
    </w:p>
    <w:p w14:paraId="7511B124" w14:textId="39FDC099" w:rsidR="00292FF5"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kern w:val="0"/>
          <w:vertAlign w:val="superscript"/>
          <w14:ligatures w14:val="none"/>
        </w:rPr>
        <w:t>2</w:t>
      </w:r>
      <w:r w:rsidRPr="00122893">
        <w:rPr>
          <w:rFonts w:ascii="Arial" w:eastAsia="Times New Roman" w:hAnsi="Arial" w:cs="Arial"/>
          <w:color w:val="000000"/>
          <w:kern w:val="0"/>
          <w14:ligatures w14:val="none"/>
        </w:rPr>
        <w:t>Southeastern Louisiana University, Department of Biological Sciences,</w:t>
      </w:r>
      <w:ins w:id="5" w:author="Reviewer" w:date="2026-09-07T10:28:00Z" w16du:dateUtc="2026-09-07T15:28:00Z">
        <w:r w:rsidR="008E08B0" w:rsidRPr="008E08B0">
          <w:rPr>
            <w:rFonts w:ascii="Arial" w:eastAsia="Times New Roman" w:hAnsi="Arial" w:cs="Arial"/>
            <w:color w:val="000000"/>
            <w:kern w:val="0"/>
            <w14:ligatures w14:val="none"/>
          </w:rPr>
          <w:t xml:space="preserve"> </w:t>
        </w:r>
        <w:r w:rsidR="008E08B0">
          <w:rPr>
            <w:rFonts w:ascii="Arial" w:eastAsia="Times New Roman" w:hAnsi="Arial" w:cs="Arial"/>
            <w:color w:val="000000"/>
            <w:kern w:val="0"/>
            <w14:ligatures w14:val="none"/>
          </w:rPr>
          <w:t>Center for Environmental Research,</w:t>
        </w:r>
      </w:ins>
      <w:r w:rsidRPr="00122893">
        <w:rPr>
          <w:rFonts w:ascii="Arial" w:eastAsia="Times New Roman" w:hAnsi="Arial" w:cs="Arial"/>
          <w:color w:val="000000"/>
          <w:kern w:val="0"/>
          <w14:ligatures w14:val="none"/>
        </w:rPr>
        <w:t xml:space="preserve"> Hammond, Louisiana, USA; </w:t>
      </w:r>
      <w:r w:rsidR="0071739F" w:rsidRPr="00122893">
        <w:rPr>
          <w:rFonts w:ascii="Arial" w:eastAsia="Times New Roman" w:hAnsi="Arial" w:cs="Arial"/>
          <w:color w:val="000000"/>
          <w:kern w:val="0"/>
          <w14:ligatures w14:val="none"/>
        </w:rPr>
        <w:t>tscoleman3@gmail.com</w:t>
      </w:r>
      <w:r w:rsidRPr="00122893">
        <w:rPr>
          <w:rFonts w:ascii="Arial" w:eastAsia="Times New Roman" w:hAnsi="Arial" w:cs="Arial"/>
          <w:color w:val="000000"/>
          <w:kern w:val="0"/>
          <w14:ligatures w14:val="none"/>
        </w:rPr>
        <w:t>; ORCID 0000-0001-7472-1976</w:t>
      </w:r>
    </w:p>
    <w:p w14:paraId="42C5A5FE" w14:textId="4D3BEDB2" w:rsidR="00292FF5"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kern w:val="0"/>
          <w:vertAlign w:val="superscript"/>
          <w14:ligatures w14:val="none"/>
        </w:rPr>
        <w:t>3</w:t>
      </w:r>
      <w:r w:rsidRPr="00122893">
        <w:rPr>
          <w:rFonts w:ascii="Arial" w:eastAsia="Times New Roman" w:hAnsi="Arial" w:cs="Arial"/>
          <w:color w:val="000000"/>
          <w:kern w:val="0"/>
          <w14:ligatures w14:val="none"/>
        </w:rPr>
        <w:t xml:space="preserve">Southeastern Louisiana University, Department of Biological Sciences, Hammond, Louisiana, USA; </w:t>
      </w:r>
      <w:r w:rsidR="00B052BD" w:rsidRPr="00B052BD">
        <w:rPr>
          <w:rFonts w:ascii="Arial" w:eastAsia="Times New Roman" w:hAnsi="Arial" w:cs="Arial"/>
          <w:color w:val="000000"/>
          <w:kern w:val="0"/>
          <w14:ligatures w14:val="none"/>
        </w:rPr>
        <w:t>jasmine.nasser@selu.edu</w:t>
      </w:r>
      <w:r w:rsidRPr="00122893">
        <w:rPr>
          <w:rFonts w:ascii="Arial" w:eastAsia="Times New Roman" w:hAnsi="Arial" w:cs="Arial"/>
          <w:color w:val="000000"/>
          <w:kern w:val="0"/>
          <w14:ligatures w14:val="none"/>
        </w:rPr>
        <w:t>; ORCID 0009-0003-0083-9498</w:t>
      </w:r>
    </w:p>
    <w:p w14:paraId="337DDB1D" w14:textId="3D3C5E9D" w:rsidR="00292FF5"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kern w:val="0"/>
          <w:vertAlign w:val="superscript"/>
          <w14:ligatures w14:val="none"/>
        </w:rPr>
        <w:t>4</w:t>
      </w:r>
      <w:r w:rsidRPr="00122893">
        <w:rPr>
          <w:rFonts w:ascii="Arial" w:eastAsia="Times New Roman" w:hAnsi="Arial" w:cs="Arial"/>
          <w:color w:val="000000"/>
          <w:kern w:val="0"/>
          <w14:ligatures w14:val="none"/>
        </w:rPr>
        <w:t xml:space="preserve">Southeastern Louisiana University, </w:t>
      </w:r>
      <w:ins w:id="6" w:author="Reviewer" w:date="2026-09-07T10:28:00Z" w16du:dateUtc="2026-09-07T15:28:00Z">
        <w:r w:rsidR="008E08B0">
          <w:rPr>
            <w:rFonts w:ascii="Arial" w:eastAsia="Times New Roman" w:hAnsi="Arial" w:cs="Arial"/>
            <w:color w:val="000000"/>
            <w:kern w:val="0"/>
            <w14:ligatures w14:val="none"/>
          </w:rPr>
          <w:t>Center for Environmental Research,</w:t>
        </w:r>
        <w:r w:rsidR="008E08B0" w:rsidRPr="00122893">
          <w:rPr>
            <w:rFonts w:ascii="Arial" w:eastAsia="Times New Roman" w:hAnsi="Arial" w:cs="Arial"/>
            <w:color w:val="000000"/>
            <w:kern w:val="0"/>
            <w14:ligatures w14:val="none"/>
          </w:rPr>
          <w:t xml:space="preserve"> </w:t>
        </w:r>
      </w:ins>
      <w:r w:rsidRPr="00122893">
        <w:rPr>
          <w:rFonts w:ascii="Arial" w:eastAsia="Times New Roman" w:hAnsi="Arial" w:cs="Arial"/>
          <w:color w:val="000000"/>
          <w:kern w:val="0"/>
          <w14:ligatures w14:val="none"/>
        </w:rPr>
        <w:t xml:space="preserve">Department of Biological Sciences, Hammond, Louisiana, USA; </w:t>
      </w:r>
      <w:r w:rsidR="005830A1" w:rsidRPr="005830A1">
        <w:rPr>
          <w:rFonts w:ascii="Arial" w:eastAsia="Times New Roman" w:hAnsi="Arial" w:cs="Arial"/>
          <w:color w:val="000000"/>
          <w:kern w:val="0"/>
          <w14:ligatures w14:val="none"/>
        </w:rPr>
        <w:t>maggiemcgreal@pathoswildlife.org</w:t>
      </w:r>
      <w:r w:rsidRPr="00122893">
        <w:rPr>
          <w:rFonts w:ascii="Arial" w:eastAsia="Times New Roman" w:hAnsi="Arial" w:cs="Arial"/>
          <w:color w:val="000000"/>
          <w:kern w:val="0"/>
          <w14:ligatures w14:val="none"/>
        </w:rPr>
        <w:t>; ORCID 0009-0005-9745-8265</w:t>
      </w:r>
    </w:p>
    <w:p w14:paraId="7E4BB934" w14:textId="322908BD" w:rsidR="00292FF5"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kern w:val="0"/>
          <w:vertAlign w:val="superscript"/>
          <w14:ligatures w14:val="none"/>
        </w:rPr>
        <w:lastRenderedPageBreak/>
        <w:t>5</w:t>
      </w:r>
      <w:r w:rsidRPr="00122893">
        <w:rPr>
          <w:rFonts w:ascii="Arial" w:eastAsia="Times New Roman" w:hAnsi="Arial" w:cs="Arial"/>
          <w:color w:val="000000"/>
          <w:kern w:val="0"/>
          <w14:ligatures w14:val="none"/>
        </w:rPr>
        <w:t xml:space="preserve">Southeastern Louisiana University, </w:t>
      </w:r>
      <w:del w:id="7" w:author="Reviewer" w:date="2026-09-07T10:28:00Z" w16du:dateUtc="2026-09-07T15:28:00Z">
        <w:r w:rsidR="002F400A" w:rsidDel="008E08B0">
          <w:rPr>
            <w:rFonts w:ascii="Arial" w:eastAsia="Times New Roman" w:hAnsi="Arial" w:cs="Arial"/>
            <w:color w:val="000000"/>
            <w:kern w:val="0"/>
            <w14:ligatures w14:val="none"/>
          </w:rPr>
          <w:delText xml:space="preserve">Center for Environmental Research, </w:delText>
        </w:r>
      </w:del>
      <w:r w:rsidRPr="00122893">
        <w:rPr>
          <w:rFonts w:ascii="Arial" w:eastAsia="Times New Roman" w:hAnsi="Arial" w:cs="Arial"/>
          <w:color w:val="000000"/>
          <w:kern w:val="0"/>
          <w14:ligatures w14:val="none"/>
        </w:rPr>
        <w:t>Department of Biological Sciences,</w:t>
      </w:r>
      <w:ins w:id="8" w:author="Reviewer" w:date="2026-09-07T10:28:00Z" w16du:dateUtc="2026-09-07T15:28:00Z">
        <w:r w:rsidR="008E08B0" w:rsidRPr="008E08B0">
          <w:rPr>
            <w:rFonts w:ascii="Arial" w:eastAsia="Times New Roman" w:hAnsi="Arial" w:cs="Arial"/>
            <w:color w:val="000000"/>
            <w:kern w:val="0"/>
            <w14:ligatures w14:val="none"/>
          </w:rPr>
          <w:t xml:space="preserve"> </w:t>
        </w:r>
        <w:r w:rsidR="008E08B0">
          <w:rPr>
            <w:rFonts w:ascii="Arial" w:eastAsia="Times New Roman" w:hAnsi="Arial" w:cs="Arial"/>
            <w:color w:val="000000"/>
            <w:kern w:val="0"/>
            <w14:ligatures w14:val="none"/>
          </w:rPr>
          <w:t>Center for Environmental Research,</w:t>
        </w:r>
      </w:ins>
      <w:r w:rsidRPr="00122893">
        <w:rPr>
          <w:rFonts w:ascii="Arial" w:eastAsia="Times New Roman" w:hAnsi="Arial" w:cs="Arial"/>
          <w:color w:val="000000"/>
          <w:kern w:val="0"/>
          <w14:ligatures w14:val="none"/>
        </w:rPr>
        <w:t xml:space="preserve"> Hammond, Louisiana, USA; </w:t>
      </w:r>
      <w:r w:rsidR="005830A1" w:rsidRPr="005830A1">
        <w:rPr>
          <w:rFonts w:ascii="Arial" w:eastAsia="Times New Roman" w:hAnsi="Arial" w:cs="Arial"/>
          <w:color w:val="000000"/>
          <w:kern w:val="0"/>
          <w14:ligatures w14:val="none"/>
        </w:rPr>
        <w:t>kyle.piller@selu.edu</w:t>
      </w:r>
      <w:r w:rsidRPr="00122893">
        <w:rPr>
          <w:rFonts w:ascii="Arial" w:eastAsia="Times New Roman" w:hAnsi="Arial" w:cs="Arial"/>
          <w:color w:val="000000"/>
          <w:kern w:val="0"/>
          <w14:ligatures w14:val="none"/>
        </w:rPr>
        <w:t>; ORCID 0000-0003-1289-9351</w:t>
      </w:r>
    </w:p>
    <w:p w14:paraId="1FB82B3E" w14:textId="1948AC96" w:rsidR="00292FF5"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kern w:val="0"/>
          <w:vertAlign w:val="superscript"/>
          <w14:ligatures w14:val="none"/>
        </w:rPr>
        <w:t>6</w:t>
      </w:r>
      <w:r w:rsidRPr="00122893">
        <w:rPr>
          <w:rFonts w:ascii="Arial" w:eastAsia="Times New Roman" w:hAnsi="Arial" w:cs="Arial"/>
          <w:color w:val="000000"/>
          <w:kern w:val="0"/>
          <w14:ligatures w14:val="none"/>
        </w:rPr>
        <w:t>Southeastern Louisiana University,</w:t>
      </w:r>
      <w:r w:rsidR="002F400A">
        <w:rPr>
          <w:rFonts w:ascii="Arial" w:eastAsia="Times New Roman" w:hAnsi="Arial" w:cs="Arial"/>
          <w:color w:val="000000"/>
          <w:kern w:val="0"/>
          <w14:ligatures w14:val="none"/>
        </w:rPr>
        <w:t xml:space="preserve"> </w:t>
      </w:r>
      <w:del w:id="9" w:author="Reviewer" w:date="2026-09-07T10:28:00Z" w16du:dateUtc="2026-09-07T15:28:00Z">
        <w:r w:rsidR="002F400A" w:rsidDel="008E08B0">
          <w:rPr>
            <w:rFonts w:ascii="Arial" w:eastAsia="Times New Roman" w:hAnsi="Arial" w:cs="Arial"/>
            <w:color w:val="000000"/>
            <w:kern w:val="0"/>
            <w14:ligatures w14:val="none"/>
          </w:rPr>
          <w:delText>Center for Environmental Research,</w:delText>
        </w:r>
        <w:r w:rsidRPr="00122893" w:rsidDel="008E08B0">
          <w:rPr>
            <w:rFonts w:ascii="Arial" w:eastAsia="Times New Roman" w:hAnsi="Arial" w:cs="Arial"/>
            <w:color w:val="000000"/>
            <w:kern w:val="0"/>
            <w14:ligatures w14:val="none"/>
          </w:rPr>
          <w:delText xml:space="preserve"> </w:delText>
        </w:r>
      </w:del>
      <w:r w:rsidRPr="00122893">
        <w:rPr>
          <w:rFonts w:ascii="Arial" w:eastAsia="Times New Roman" w:hAnsi="Arial" w:cs="Arial"/>
          <w:color w:val="000000"/>
          <w:kern w:val="0"/>
          <w14:ligatures w14:val="none"/>
        </w:rPr>
        <w:t>Department of Biological Sciences, Hammond, Louisiana, USA;</w:t>
      </w:r>
      <w:r w:rsidR="00122893" w:rsidRPr="00122893">
        <w:rPr>
          <w:rFonts w:ascii="Arial" w:eastAsia="Times New Roman" w:hAnsi="Arial" w:cs="Arial"/>
          <w:color w:val="000000"/>
          <w:kern w:val="0"/>
          <w14:ligatures w14:val="none"/>
        </w:rPr>
        <w:t xml:space="preserve"> </w:t>
      </w:r>
      <w:r w:rsidR="005830A1" w:rsidRPr="005830A1">
        <w:rPr>
          <w:rFonts w:ascii="Arial" w:eastAsia="Times New Roman" w:hAnsi="Arial" w:cs="Arial"/>
          <w:color w:val="000000"/>
          <w:kern w:val="0"/>
          <w14:ligatures w14:val="none"/>
        </w:rPr>
        <w:t>cmurray@selu.edu</w:t>
      </w:r>
      <w:r w:rsidRPr="00122893">
        <w:rPr>
          <w:rFonts w:ascii="Arial" w:eastAsia="Times New Roman" w:hAnsi="Arial" w:cs="Arial"/>
          <w:color w:val="000000"/>
          <w:kern w:val="0"/>
          <w14:ligatures w14:val="none"/>
        </w:rPr>
        <w:t>; ORCID 0000-0003-4500-9052</w:t>
      </w:r>
    </w:p>
    <w:p w14:paraId="775FBC3E" w14:textId="77777777" w:rsidR="0071739F" w:rsidRPr="00122893" w:rsidRDefault="0071739F" w:rsidP="00207381">
      <w:pPr>
        <w:spacing w:line="480" w:lineRule="auto"/>
        <w:rPr>
          <w:rFonts w:ascii="Arial" w:eastAsia="Times New Roman" w:hAnsi="Arial" w:cs="Arial"/>
          <w:kern w:val="0"/>
          <w14:ligatures w14:val="none"/>
        </w:rPr>
      </w:pPr>
      <w:r w:rsidRPr="00122893">
        <w:rPr>
          <w:rFonts w:ascii="Arial" w:eastAsia="Times New Roman" w:hAnsi="Arial" w:cs="Arial"/>
          <w:b/>
          <w:bCs/>
          <w:color w:val="000000"/>
          <w:kern w:val="0"/>
          <w14:ligatures w14:val="none"/>
        </w:rPr>
        <w:t>*</w:t>
      </w:r>
      <w:r w:rsidRPr="00122893">
        <w:rPr>
          <w:rFonts w:ascii="Arial" w:eastAsia="Times New Roman" w:hAnsi="Arial" w:cs="Arial"/>
          <w:color w:val="000000"/>
          <w:kern w:val="0"/>
          <w14:ligatures w14:val="none"/>
        </w:rPr>
        <w:t>Corresponding author</w:t>
      </w:r>
    </w:p>
    <w:p w14:paraId="2EC584BF" w14:textId="77777777" w:rsidR="0071739F" w:rsidRDefault="0071739F" w:rsidP="00207381">
      <w:pPr>
        <w:spacing w:line="480" w:lineRule="auto"/>
        <w:rPr>
          <w:rFonts w:ascii="Arial" w:eastAsia="Times New Roman" w:hAnsi="Arial" w:cs="Arial"/>
          <w:kern w:val="0"/>
          <w14:ligatures w14:val="none"/>
        </w:rPr>
      </w:pPr>
    </w:p>
    <w:p w14:paraId="68063D5C" w14:textId="78FC7B89" w:rsidR="00797A47" w:rsidRDefault="00797A47" w:rsidP="00207381">
      <w:pPr>
        <w:spacing w:line="480" w:lineRule="auto"/>
        <w:rPr>
          <w:rFonts w:ascii="Arial" w:eastAsia="Times New Roman" w:hAnsi="Arial" w:cs="Arial"/>
          <w:kern w:val="0"/>
          <w14:ligatures w14:val="none"/>
        </w:rPr>
      </w:pPr>
      <w:r>
        <w:rPr>
          <w:rFonts w:ascii="Arial" w:eastAsia="Times New Roman" w:hAnsi="Arial" w:cs="Arial"/>
          <w:kern w:val="0"/>
          <w14:ligatures w14:val="none"/>
        </w:rPr>
        <w:t xml:space="preserve">Total Word Count: </w:t>
      </w:r>
      <w:r w:rsidR="005830A1">
        <w:rPr>
          <w:rFonts w:ascii="Arial" w:eastAsia="Times New Roman" w:hAnsi="Arial" w:cs="Arial"/>
          <w:kern w:val="0"/>
          <w14:ligatures w14:val="none"/>
        </w:rPr>
        <w:t xml:space="preserve"> </w:t>
      </w:r>
      <w:r w:rsidR="0023128E">
        <w:rPr>
          <w:rFonts w:ascii="Arial" w:eastAsia="Times New Roman" w:hAnsi="Arial" w:cs="Arial"/>
          <w:kern w:val="0"/>
          <w14:ligatures w14:val="none"/>
        </w:rPr>
        <w:t>5,0</w:t>
      </w:r>
      <w:ins w:id="10" w:author="Reviewer" w:date="2026-09-07T10:26:00Z" w16du:dateUtc="2026-09-07T15:26:00Z">
        <w:r w:rsidR="00CD6BF6">
          <w:rPr>
            <w:rFonts w:ascii="Arial" w:eastAsia="Times New Roman" w:hAnsi="Arial" w:cs="Arial"/>
            <w:kern w:val="0"/>
            <w14:ligatures w14:val="none"/>
          </w:rPr>
          <w:t>55</w:t>
        </w:r>
      </w:ins>
      <w:del w:id="11" w:author="Reviewer" w:date="2026-09-07T10:26:00Z" w16du:dateUtc="2026-09-07T15:26:00Z">
        <w:r w:rsidR="0023128E" w:rsidDel="00CD6BF6">
          <w:rPr>
            <w:rFonts w:ascii="Arial" w:eastAsia="Times New Roman" w:hAnsi="Arial" w:cs="Arial"/>
            <w:kern w:val="0"/>
            <w14:ligatures w14:val="none"/>
          </w:rPr>
          <w:delText>48</w:delText>
        </w:r>
      </w:del>
    </w:p>
    <w:p w14:paraId="070DC072" w14:textId="77777777" w:rsidR="00BE263B" w:rsidRDefault="00BE263B" w:rsidP="00207381">
      <w:pPr>
        <w:spacing w:line="480" w:lineRule="auto"/>
        <w:rPr>
          <w:rFonts w:ascii="Arial" w:eastAsia="Times New Roman" w:hAnsi="Arial" w:cs="Arial"/>
          <w:kern w:val="0"/>
          <w14:ligatures w14:val="none"/>
        </w:rPr>
      </w:pPr>
    </w:p>
    <w:p w14:paraId="6B7C2109" w14:textId="62845F73" w:rsidR="00797A47" w:rsidRDefault="00797A47" w:rsidP="00207381">
      <w:pPr>
        <w:spacing w:line="480" w:lineRule="auto"/>
        <w:rPr>
          <w:rFonts w:ascii="Arial" w:eastAsia="Times New Roman" w:hAnsi="Arial" w:cs="Arial"/>
          <w:kern w:val="0"/>
          <w14:ligatures w14:val="none"/>
        </w:rPr>
      </w:pPr>
      <w:r>
        <w:rPr>
          <w:rFonts w:ascii="Arial" w:eastAsia="Times New Roman" w:hAnsi="Arial" w:cs="Arial"/>
          <w:kern w:val="0"/>
          <w14:ligatures w14:val="none"/>
        </w:rPr>
        <w:t xml:space="preserve">Lay Summary: </w:t>
      </w:r>
      <w:r w:rsidR="005830A1">
        <w:rPr>
          <w:rFonts w:ascii="Arial" w:eastAsia="Times New Roman" w:hAnsi="Arial" w:cs="Arial"/>
          <w:kern w:val="0"/>
          <w14:ligatures w14:val="none"/>
        </w:rPr>
        <w:t xml:space="preserve"> </w:t>
      </w:r>
    </w:p>
    <w:p w14:paraId="0B575CAA" w14:textId="28899534" w:rsidR="00797A47" w:rsidRPr="00122893" w:rsidRDefault="00224081" w:rsidP="00207381">
      <w:pPr>
        <w:spacing w:line="480" w:lineRule="auto"/>
        <w:rPr>
          <w:rFonts w:ascii="Arial" w:eastAsia="Times New Roman" w:hAnsi="Arial" w:cs="Arial"/>
          <w:kern w:val="0"/>
          <w14:ligatures w14:val="none"/>
        </w:rPr>
      </w:pPr>
      <w:r w:rsidRPr="00224081">
        <w:rPr>
          <w:rFonts w:ascii="Arial" w:eastAsia="Times New Roman" w:hAnsi="Arial" w:cs="Arial"/>
          <w:kern w:val="0"/>
          <w14:ligatures w14:val="none"/>
        </w:rPr>
        <w:t xml:space="preserve">Environmental contaminants </w:t>
      </w:r>
      <w:r>
        <w:rPr>
          <w:rFonts w:ascii="Arial" w:eastAsia="Times New Roman" w:hAnsi="Arial" w:cs="Arial"/>
          <w:kern w:val="0"/>
          <w14:ligatures w14:val="none"/>
        </w:rPr>
        <w:t>may</w:t>
      </w:r>
      <w:r w:rsidRPr="00224081">
        <w:rPr>
          <w:rFonts w:ascii="Arial" w:eastAsia="Times New Roman" w:hAnsi="Arial" w:cs="Arial"/>
          <w:kern w:val="0"/>
          <w14:ligatures w14:val="none"/>
        </w:rPr>
        <w:t xml:space="preserve"> </w:t>
      </w:r>
      <w:r w:rsidR="00892313">
        <w:rPr>
          <w:rFonts w:ascii="Arial" w:eastAsia="Times New Roman" w:hAnsi="Arial" w:cs="Arial"/>
          <w:kern w:val="0"/>
          <w14:ligatures w14:val="none"/>
        </w:rPr>
        <w:t xml:space="preserve">alter </w:t>
      </w:r>
      <w:ins w:id="12" w:author="Reviewer" w:date="2026-09-04T13:17:00Z" w16du:dateUtc="2026-09-04T18:17:00Z">
        <w:r w:rsidR="00424390">
          <w:rPr>
            <w:rFonts w:ascii="Arial" w:eastAsia="Times New Roman" w:hAnsi="Arial" w:cs="Arial"/>
            <w:kern w:val="0"/>
            <w14:ligatures w14:val="none"/>
          </w:rPr>
          <w:t>white blood cell patterns in fish, making it harder to determine how fish</w:t>
        </w:r>
      </w:ins>
      <w:del w:id="13" w:author="Reviewer" w:date="2026-09-04T13:17:00Z" w16du:dateUtc="2026-09-04T18:17:00Z">
        <w:r w:rsidR="00892313" w:rsidDel="00424390">
          <w:rPr>
            <w:rFonts w:ascii="Arial" w:eastAsia="Times New Roman" w:hAnsi="Arial" w:cs="Arial"/>
            <w:kern w:val="0"/>
            <w14:ligatures w14:val="none"/>
          </w:rPr>
          <w:delText xml:space="preserve">leukocyte-based </w:delText>
        </w:r>
        <w:r w:rsidRPr="00224081" w:rsidDel="00424390">
          <w:rPr>
            <w:rFonts w:ascii="Arial" w:eastAsia="Times New Roman" w:hAnsi="Arial" w:cs="Arial"/>
            <w:kern w:val="0"/>
            <w14:ligatures w14:val="none"/>
          </w:rPr>
          <w:delText>stress</w:delText>
        </w:r>
        <w:r w:rsidDel="00424390">
          <w:rPr>
            <w:rFonts w:ascii="Arial" w:eastAsia="Times New Roman" w:hAnsi="Arial" w:cs="Arial"/>
            <w:kern w:val="0"/>
            <w14:ligatures w14:val="none"/>
          </w:rPr>
          <w:delText xml:space="preserve"> </w:delText>
        </w:r>
        <w:r w:rsidR="00892313" w:rsidDel="00424390">
          <w:rPr>
            <w:rFonts w:ascii="Arial" w:eastAsia="Times New Roman" w:hAnsi="Arial" w:cs="Arial"/>
            <w:kern w:val="0"/>
            <w14:ligatures w14:val="none"/>
          </w:rPr>
          <w:delText xml:space="preserve">biomarkers </w:delText>
        </w:r>
        <w:r w:rsidR="00F071E0" w:rsidDel="00424390">
          <w:rPr>
            <w:rFonts w:ascii="Arial" w:eastAsia="Times New Roman" w:hAnsi="Arial" w:cs="Arial"/>
            <w:kern w:val="0"/>
            <w14:ligatures w14:val="none"/>
          </w:rPr>
          <w:delText xml:space="preserve">and </w:delText>
        </w:r>
        <w:r w:rsidR="00892313" w:rsidDel="00424390">
          <w:rPr>
            <w:rFonts w:ascii="Arial" w:eastAsia="Times New Roman" w:hAnsi="Arial" w:cs="Arial"/>
            <w:kern w:val="0"/>
            <w14:ligatures w14:val="none"/>
          </w:rPr>
          <w:delText>complicate interpretation of physiological</w:delText>
        </w:r>
      </w:del>
      <w:r w:rsidR="00892313">
        <w:rPr>
          <w:rFonts w:ascii="Arial" w:eastAsia="Times New Roman" w:hAnsi="Arial" w:cs="Arial"/>
          <w:kern w:val="0"/>
          <w14:ligatures w14:val="none"/>
        </w:rPr>
        <w:t xml:space="preserve"> respon</w:t>
      </w:r>
      <w:del w:id="14" w:author="Reviewer" w:date="2026-09-04T13:18:00Z" w16du:dateUtc="2026-09-04T18:18:00Z">
        <w:r w:rsidR="00892313" w:rsidDel="00424390">
          <w:rPr>
            <w:rFonts w:ascii="Arial" w:eastAsia="Times New Roman" w:hAnsi="Arial" w:cs="Arial"/>
            <w:kern w:val="0"/>
            <w14:ligatures w14:val="none"/>
          </w:rPr>
          <w:delText>se</w:delText>
        </w:r>
      </w:del>
      <w:ins w:id="15" w:author="Reviewer" w:date="2026-09-04T13:17:00Z" w16du:dateUtc="2026-09-04T18:17:00Z">
        <w:r w:rsidR="00424390">
          <w:rPr>
            <w:rFonts w:ascii="Arial" w:eastAsia="Times New Roman" w:hAnsi="Arial" w:cs="Arial"/>
            <w:kern w:val="0"/>
            <w14:ligatures w14:val="none"/>
          </w:rPr>
          <w:t>d to other challenges</w:t>
        </w:r>
      </w:ins>
      <w:del w:id="16" w:author="Reviewer" w:date="2026-09-04T13:17:00Z" w16du:dateUtc="2026-09-04T18:17:00Z">
        <w:r w:rsidR="00892313" w:rsidDel="00424390">
          <w:rPr>
            <w:rFonts w:ascii="Arial" w:eastAsia="Times New Roman" w:hAnsi="Arial" w:cs="Arial"/>
            <w:kern w:val="0"/>
            <w14:ligatures w14:val="none"/>
          </w:rPr>
          <w:delText>s in aquatic organisms</w:delText>
        </w:r>
      </w:del>
      <w:r w:rsidRPr="00224081">
        <w:rPr>
          <w:rFonts w:ascii="Arial" w:eastAsia="Times New Roman" w:hAnsi="Arial" w:cs="Arial"/>
          <w:kern w:val="0"/>
          <w14:ligatures w14:val="none"/>
        </w:rPr>
        <w:t xml:space="preserve">. </w:t>
      </w:r>
      <w:del w:id="17" w:author="Reviewer" w:date="2026-09-04T13:18:00Z" w16du:dateUtc="2026-09-04T18:18:00Z">
        <w:r w:rsidRPr="00224081" w:rsidDel="00424390">
          <w:rPr>
            <w:rFonts w:ascii="Arial" w:eastAsia="Times New Roman" w:hAnsi="Arial" w:cs="Arial"/>
            <w:kern w:val="0"/>
            <w14:ligatures w14:val="none"/>
          </w:rPr>
          <w:delText>In our study, l</w:delText>
        </w:r>
      </w:del>
      <w:ins w:id="18" w:author="Reviewer" w:date="2026-09-04T13:18:00Z" w16du:dateUtc="2026-09-04T18:18:00Z">
        <w:r w:rsidR="00424390">
          <w:rPr>
            <w:rFonts w:ascii="Arial" w:eastAsia="Times New Roman" w:hAnsi="Arial" w:cs="Arial"/>
            <w:kern w:val="0"/>
            <w14:ligatures w14:val="none"/>
          </w:rPr>
          <w:t>L</w:t>
        </w:r>
      </w:ins>
      <w:r w:rsidRPr="00224081">
        <w:rPr>
          <w:rFonts w:ascii="Arial" w:eastAsia="Times New Roman" w:hAnsi="Arial" w:cs="Arial"/>
          <w:kern w:val="0"/>
          <w14:ligatures w14:val="none"/>
        </w:rPr>
        <w:t xml:space="preserve">argemouth bass exposed to </w:t>
      </w:r>
      <w:r w:rsidR="00F7260D">
        <w:rPr>
          <w:rFonts w:ascii="Arial" w:eastAsia="Times New Roman" w:hAnsi="Arial" w:cs="Arial"/>
          <w:kern w:val="0"/>
          <w14:ligatures w14:val="none"/>
        </w:rPr>
        <w:t xml:space="preserve">a </w:t>
      </w:r>
      <w:r w:rsidRPr="00224081">
        <w:rPr>
          <w:rFonts w:ascii="Arial" w:eastAsia="Times New Roman" w:hAnsi="Arial" w:cs="Arial"/>
          <w:kern w:val="0"/>
          <w14:ligatures w14:val="none"/>
        </w:rPr>
        <w:t>high</w:t>
      </w:r>
      <w:r w:rsidR="00F7260D">
        <w:rPr>
          <w:rFonts w:ascii="Arial" w:eastAsia="Times New Roman" w:hAnsi="Arial" w:cs="Arial"/>
          <w:kern w:val="0"/>
          <w14:ligatures w14:val="none"/>
        </w:rPr>
        <w:t xml:space="preserve"> </w:t>
      </w:r>
      <w:del w:id="19" w:author="Reviewer" w:date="2026-09-04T13:18:00Z" w16du:dateUtc="2026-09-04T18:18:00Z">
        <w:r w:rsidR="00F7260D" w:rsidRPr="00224081" w:rsidDel="00424390">
          <w:rPr>
            <w:rFonts w:ascii="Arial" w:eastAsia="Times New Roman" w:hAnsi="Arial" w:cs="Arial"/>
            <w:kern w:val="0"/>
            <w14:ligatures w14:val="none"/>
          </w:rPr>
          <w:delText xml:space="preserve">PFAS </w:delText>
        </w:r>
      </w:del>
      <w:ins w:id="20" w:author="Reviewer" w:date="2026-09-04T13:18:00Z" w16du:dateUtc="2026-09-04T18:18:00Z">
        <w:r w:rsidR="00424390">
          <w:rPr>
            <w:rFonts w:ascii="Arial" w:eastAsia="Times New Roman" w:hAnsi="Arial" w:cs="Arial"/>
            <w:kern w:val="0"/>
            <w14:ligatures w14:val="none"/>
          </w:rPr>
          <w:t>perfluoropentanoic acid</w:t>
        </w:r>
      </w:ins>
      <w:del w:id="21" w:author="Reviewer" w:date="2026-09-04T13:18:00Z" w16du:dateUtc="2026-09-04T18:18:00Z">
        <w:r w:rsidR="00F7260D" w:rsidDel="00424390">
          <w:rPr>
            <w:rFonts w:ascii="Arial" w:eastAsia="Times New Roman" w:hAnsi="Arial" w:cs="Arial"/>
            <w:kern w:val="0"/>
            <w14:ligatures w14:val="none"/>
          </w:rPr>
          <w:delText>compound</w:delText>
        </w:r>
      </w:del>
      <w:r w:rsidRPr="00224081">
        <w:rPr>
          <w:rFonts w:ascii="Arial" w:eastAsia="Times New Roman" w:hAnsi="Arial" w:cs="Arial"/>
          <w:kern w:val="0"/>
          <w14:ligatures w14:val="none"/>
        </w:rPr>
        <w:t xml:space="preserve"> </w:t>
      </w:r>
      <w:r w:rsidR="00892313">
        <w:rPr>
          <w:rFonts w:ascii="Arial" w:eastAsia="Times New Roman" w:hAnsi="Arial" w:cs="Arial"/>
          <w:kern w:val="0"/>
          <w14:ligatures w14:val="none"/>
        </w:rPr>
        <w:t>concentration</w:t>
      </w:r>
      <w:r w:rsidR="00892313" w:rsidRPr="00224081">
        <w:rPr>
          <w:rFonts w:ascii="Arial" w:eastAsia="Times New Roman" w:hAnsi="Arial" w:cs="Arial"/>
          <w:kern w:val="0"/>
          <w14:ligatures w14:val="none"/>
        </w:rPr>
        <w:t xml:space="preserve"> </w:t>
      </w:r>
      <w:r w:rsidR="00892313">
        <w:rPr>
          <w:rFonts w:ascii="Arial" w:eastAsia="Times New Roman" w:hAnsi="Arial" w:cs="Arial"/>
          <w:kern w:val="0"/>
          <w14:ligatures w14:val="none"/>
        </w:rPr>
        <w:t>exhibited</w:t>
      </w:r>
      <w:r w:rsidR="00892313" w:rsidRPr="00224081">
        <w:rPr>
          <w:rFonts w:ascii="Arial" w:eastAsia="Times New Roman" w:hAnsi="Arial" w:cs="Arial"/>
          <w:kern w:val="0"/>
          <w14:ligatures w14:val="none"/>
        </w:rPr>
        <w:t xml:space="preserve"> </w:t>
      </w:r>
      <w:del w:id="22" w:author="Reviewer" w:date="2026-09-07T10:23:00Z" w16du:dateUtc="2026-09-07T15:23:00Z">
        <w:r w:rsidRPr="00224081" w:rsidDel="00346EDB">
          <w:rPr>
            <w:rFonts w:ascii="Arial" w:eastAsia="Times New Roman" w:hAnsi="Arial" w:cs="Arial"/>
            <w:kern w:val="0"/>
            <w14:ligatures w14:val="none"/>
          </w:rPr>
          <w:delText>sustained</w:delText>
        </w:r>
        <w:r w:rsidR="00F071E0" w:rsidDel="00346EDB">
          <w:rPr>
            <w:rFonts w:ascii="Arial" w:eastAsia="Times New Roman" w:hAnsi="Arial" w:cs="Arial"/>
            <w:kern w:val="0"/>
            <w14:ligatures w14:val="none"/>
          </w:rPr>
          <w:delText xml:space="preserve"> </w:delText>
        </w:r>
      </w:del>
      <w:ins w:id="23" w:author="Reviewer" w:date="2026-09-07T10:23:00Z" w16du:dateUtc="2026-09-07T15:23:00Z">
        <w:r w:rsidR="00346EDB">
          <w:rPr>
            <w:rFonts w:ascii="Arial" w:eastAsia="Times New Roman" w:hAnsi="Arial" w:cs="Arial"/>
            <w:kern w:val="0"/>
            <w14:ligatures w14:val="none"/>
          </w:rPr>
          <w:t>p</w:t>
        </w:r>
      </w:ins>
      <w:ins w:id="24" w:author="Reviewer" w:date="2026-09-07T10:24:00Z" w16du:dateUtc="2026-09-07T15:24:00Z">
        <w:r w:rsidR="00346EDB">
          <w:rPr>
            <w:rFonts w:ascii="Arial" w:eastAsia="Times New Roman" w:hAnsi="Arial" w:cs="Arial"/>
            <w:kern w:val="0"/>
            <w14:ligatures w14:val="none"/>
          </w:rPr>
          <w:t>ersistently altered</w:t>
        </w:r>
      </w:ins>
      <w:ins w:id="25" w:author="Reviewer" w:date="2026-09-07T10:23:00Z" w16du:dateUtc="2026-09-07T15:23:00Z">
        <w:r w:rsidR="00346EDB">
          <w:rPr>
            <w:rFonts w:ascii="Arial" w:eastAsia="Times New Roman" w:hAnsi="Arial" w:cs="Arial"/>
            <w:kern w:val="0"/>
            <w14:ligatures w14:val="none"/>
          </w:rPr>
          <w:t xml:space="preserve"> </w:t>
        </w:r>
      </w:ins>
      <w:ins w:id="26" w:author="Reviewer" w:date="2026-09-04T13:19:00Z" w16du:dateUtc="2026-09-04T18:19:00Z">
        <w:r w:rsidR="00424390">
          <w:rPr>
            <w:rFonts w:ascii="Arial" w:eastAsia="Times New Roman" w:hAnsi="Arial" w:cs="Arial"/>
            <w:kern w:val="0"/>
            <w14:ligatures w14:val="none"/>
          </w:rPr>
          <w:t xml:space="preserve">white blood cell patterns </w:t>
        </w:r>
      </w:ins>
      <w:del w:id="27" w:author="Reviewer" w:date="2026-09-04T13:19:00Z" w16du:dateUtc="2026-09-04T18:19:00Z">
        <w:r w:rsidR="00892313" w:rsidDel="00424390">
          <w:rPr>
            <w:rFonts w:ascii="Arial" w:eastAsia="Times New Roman" w:hAnsi="Arial" w:cs="Arial"/>
            <w:kern w:val="0"/>
            <w14:ligatures w14:val="none"/>
          </w:rPr>
          <w:delText xml:space="preserve">neutrophil-to-lymphocyte ratios </w:delText>
        </w:r>
      </w:del>
      <w:del w:id="28" w:author="Reviewer" w:date="2026-09-04T13:21:00Z" w16du:dateUtc="2026-09-04T18:21:00Z">
        <w:r w:rsidR="00892313" w:rsidDel="00424390">
          <w:rPr>
            <w:rFonts w:ascii="Arial" w:eastAsia="Times New Roman" w:hAnsi="Arial" w:cs="Arial"/>
            <w:kern w:val="0"/>
            <w14:ligatures w14:val="none"/>
          </w:rPr>
          <w:delText>following</w:delText>
        </w:r>
      </w:del>
      <w:ins w:id="29" w:author="Reviewer" w:date="2026-09-04T13:21:00Z" w16du:dateUtc="2026-09-04T18:21:00Z">
        <w:r w:rsidR="00424390">
          <w:rPr>
            <w:rFonts w:ascii="Arial" w:eastAsia="Times New Roman" w:hAnsi="Arial" w:cs="Arial"/>
            <w:kern w:val="0"/>
            <w14:ligatures w14:val="none"/>
          </w:rPr>
          <w:t>after</w:t>
        </w:r>
      </w:ins>
      <w:r w:rsidR="00892313">
        <w:rPr>
          <w:rFonts w:ascii="Arial" w:eastAsia="Times New Roman" w:hAnsi="Arial" w:cs="Arial"/>
          <w:kern w:val="0"/>
          <w14:ligatures w14:val="none"/>
        </w:rPr>
        <w:t xml:space="preserve"> </w:t>
      </w:r>
      <w:del w:id="30" w:author="Reviewer" w:date="2026-09-04T13:19:00Z" w16du:dateUtc="2026-09-04T18:19:00Z">
        <w:r w:rsidR="00892313" w:rsidDel="00424390">
          <w:rPr>
            <w:rFonts w:ascii="Arial" w:eastAsia="Times New Roman" w:hAnsi="Arial" w:cs="Arial"/>
            <w:kern w:val="0"/>
            <w14:ligatures w14:val="none"/>
          </w:rPr>
          <w:delText xml:space="preserve">experimental </w:delText>
        </w:r>
      </w:del>
      <w:ins w:id="31" w:author="Reviewer" w:date="2026-09-04T13:19:00Z" w16du:dateUtc="2026-09-04T18:19:00Z">
        <w:r w:rsidR="00424390">
          <w:rPr>
            <w:rFonts w:ascii="Arial" w:eastAsia="Times New Roman" w:hAnsi="Arial" w:cs="Arial"/>
            <w:kern w:val="0"/>
            <w14:ligatures w14:val="none"/>
          </w:rPr>
          <w:t xml:space="preserve">a sudden increase in </w:t>
        </w:r>
      </w:ins>
      <w:r w:rsidR="00892313">
        <w:rPr>
          <w:rFonts w:ascii="Arial" w:eastAsia="Times New Roman" w:hAnsi="Arial" w:cs="Arial"/>
          <w:kern w:val="0"/>
          <w14:ligatures w14:val="none"/>
        </w:rPr>
        <w:t>salinity</w:t>
      </w:r>
      <w:del w:id="32" w:author="Reviewer" w:date="2026-09-04T13:19:00Z" w16du:dateUtc="2026-09-04T18:19:00Z">
        <w:r w:rsidR="00892313" w:rsidDel="00424390">
          <w:rPr>
            <w:rFonts w:ascii="Arial" w:eastAsia="Times New Roman" w:hAnsi="Arial" w:cs="Arial"/>
            <w:kern w:val="0"/>
            <w14:ligatures w14:val="none"/>
          </w:rPr>
          <w:delText xml:space="preserve"> stress</w:delText>
        </w:r>
      </w:del>
      <w:r w:rsidRPr="00224081">
        <w:rPr>
          <w:rFonts w:ascii="Arial" w:eastAsia="Times New Roman" w:hAnsi="Arial" w:cs="Arial"/>
          <w:kern w:val="0"/>
          <w14:ligatures w14:val="none"/>
        </w:rPr>
        <w:t>, whereas</w:t>
      </w:r>
      <w:ins w:id="33" w:author="Reviewer" w:date="2026-09-04T13:19:00Z" w16du:dateUtc="2026-09-04T18:19:00Z">
        <w:r w:rsidR="00424390">
          <w:rPr>
            <w:rFonts w:ascii="Arial" w:eastAsia="Times New Roman" w:hAnsi="Arial" w:cs="Arial"/>
            <w:kern w:val="0"/>
            <w14:ligatures w14:val="none"/>
          </w:rPr>
          <w:t xml:space="preserve"> bass expose</w:t>
        </w:r>
      </w:ins>
      <w:ins w:id="34" w:author="Reviewer" w:date="2026-09-04T13:20:00Z" w16du:dateUtc="2026-09-04T18:20:00Z">
        <w:r w:rsidR="00424390">
          <w:rPr>
            <w:rFonts w:ascii="Arial" w:eastAsia="Times New Roman" w:hAnsi="Arial" w:cs="Arial"/>
            <w:kern w:val="0"/>
            <w14:ligatures w14:val="none"/>
          </w:rPr>
          <w:t>d to</w:t>
        </w:r>
      </w:ins>
      <w:r w:rsidRPr="00224081">
        <w:rPr>
          <w:rFonts w:ascii="Arial" w:eastAsia="Times New Roman" w:hAnsi="Arial" w:cs="Arial"/>
          <w:kern w:val="0"/>
          <w14:ligatures w14:val="none"/>
        </w:rPr>
        <w:t xml:space="preserve"> cadmium did not</w:t>
      </w:r>
      <w:r w:rsidR="00F071E0">
        <w:rPr>
          <w:rFonts w:ascii="Arial" w:eastAsia="Times New Roman" w:hAnsi="Arial" w:cs="Arial"/>
          <w:kern w:val="0"/>
          <w14:ligatures w14:val="none"/>
        </w:rPr>
        <w:t>.</w:t>
      </w:r>
      <w:r>
        <w:rPr>
          <w:rFonts w:ascii="Arial" w:eastAsia="Times New Roman" w:hAnsi="Arial" w:cs="Arial"/>
          <w:kern w:val="0"/>
          <w14:ligatures w14:val="none"/>
        </w:rPr>
        <w:t xml:space="preserve"> </w:t>
      </w:r>
      <w:del w:id="35" w:author="Reviewer" w:date="2026-09-04T13:26:00Z" w16du:dateUtc="2026-09-04T18:26:00Z">
        <w:r w:rsidR="00BB7E76" w:rsidDel="00150188">
          <w:rPr>
            <w:rFonts w:ascii="Arial" w:eastAsia="Times New Roman" w:hAnsi="Arial" w:cs="Arial"/>
            <w:kern w:val="0"/>
            <w14:ligatures w14:val="none"/>
          </w:rPr>
          <w:delText>Our</w:delText>
        </w:r>
        <w:r w:rsidRPr="00224081" w:rsidDel="00150188">
          <w:rPr>
            <w:rFonts w:ascii="Arial" w:eastAsia="Times New Roman" w:hAnsi="Arial" w:cs="Arial"/>
            <w:kern w:val="0"/>
            <w14:ligatures w14:val="none"/>
          </w:rPr>
          <w:delText xml:space="preserve"> findings suggest </w:delText>
        </w:r>
      </w:del>
      <w:ins w:id="36" w:author="Reviewer" w:date="2026-09-04T13:26:00Z" w16du:dateUtc="2026-09-04T18:26:00Z">
        <w:r w:rsidR="00150188">
          <w:rPr>
            <w:rFonts w:ascii="Arial" w:eastAsia="Times New Roman" w:hAnsi="Arial" w:cs="Arial"/>
            <w:kern w:val="0"/>
            <w14:ligatures w14:val="none"/>
          </w:rPr>
          <w:t>P</w:t>
        </w:r>
      </w:ins>
      <w:ins w:id="37" w:author="Reviewer" w:date="2026-09-04T13:20:00Z" w16du:dateUtc="2026-09-04T18:20:00Z">
        <w:r w:rsidR="00424390">
          <w:rPr>
            <w:rFonts w:ascii="Arial" w:eastAsia="Times New Roman" w:hAnsi="Arial" w:cs="Arial"/>
            <w:kern w:val="0"/>
            <w14:ligatures w14:val="none"/>
          </w:rPr>
          <w:t xml:space="preserve">erfluoropentanoic acid </w:t>
        </w:r>
      </w:ins>
      <w:del w:id="38" w:author="Reviewer" w:date="2026-09-04T13:20:00Z" w16du:dateUtc="2026-09-04T18:20:00Z">
        <w:r w:rsidRPr="00224081" w:rsidDel="00424390">
          <w:rPr>
            <w:rFonts w:ascii="Arial" w:eastAsia="Times New Roman" w:hAnsi="Arial" w:cs="Arial"/>
            <w:kern w:val="0"/>
            <w14:ligatures w14:val="none"/>
          </w:rPr>
          <w:delText>PFAS</w:delText>
        </w:r>
        <w:r w:rsidR="00B66BB1" w:rsidDel="00424390">
          <w:rPr>
            <w:rFonts w:ascii="Arial" w:eastAsia="Times New Roman" w:hAnsi="Arial" w:cs="Arial"/>
            <w:kern w:val="0"/>
            <w14:ligatures w14:val="none"/>
          </w:rPr>
          <w:delText xml:space="preserve"> </w:delText>
        </w:r>
      </w:del>
      <w:r w:rsidRPr="00224081">
        <w:rPr>
          <w:rFonts w:ascii="Arial" w:eastAsia="Times New Roman" w:hAnsi="Arial" w:cs="Arial"/>
          <w:kern w:val="0"/>
          <w14:ligatures w14:val="none"/>
        </w:rPr>
        <w:t>exposure</w:t>
      </w:r>
      <w:r w:rsidR="00F071E0">
        <w:rPr>
          <w:rFonts w:ascii="Arial" w:eastAsia="Times New Roman" w:hAnsi="Arial" w:cs="Arial"/>
          <w:kern w:val="0"/>
          <w14:ligatures w14:val="none"/>
        </w:rPr>
        <w:t xml:space="preserve"> </w:t>
      </w:r>
      <w:r w:rsidRPr="00224081">
        <w:rPr>
          <w:rFonts w:ascii="Arial" w:eastAsia="Times New Roman" w:hAnsi="Arial" w:cs="Arial"/>
          <w:kern w:val="0"/>
          <w14:ligatures w14:val="none"/>
        </w:rPr>
        <w:t>may</w:t>
      </w:r>
      <w:r>
        <w:rPr>
          <w:rFonts w:ascii="Arial" w:eastAsia="Times New Roman" w:hAnsi="Arial" w:cs="Arial"/>
          <w:kern w:val="0"/>
          <w14:ligatures w14:val="none"/>
        </w:rPr>
        <w:t xml:space="preserve"> </w:t>
      </w:r>
      <w:del w:id="39" w:author="Reviewer" w:date="2026-09-07T09:36:00Z" w16du:dateUtc="2026-09-07T14:36:00Z">
        <w:r w:rsidR="00892313" w:rsidDel="000575DF">
          <w:rPr>
            <w:rFonts w:ascii="Arial" w:eastAsia="Times New Roman" w:hAnsi="Arial" w:cs="Arial"/>
            <w:kern w:val="0"/>
            <w14:ligatures w14:val="none"/>
          </w:rPr>
          <w:delText xml:space="preserve">influence </w:delText>
        </w:r>
        <w:r w:rsidR="00F7260D" w:rsidDel="000575DF">
          <w:rPr>
            <w:rFonts w:ascii="Arial" w:eastAsia="Times New Roman" w:hAnsi="Arial" w:cs="Arial"/>
            <w:kern w:val="0"/>
            <w14:ligatures w14:val="none"/>
          </w:rPr>
          <w:delText xml:space="preserve">fish </w:delText>
        </w:r>
      </w:del>
      <w:del w:id="40" w:author="Reviewer" w:date="2026-09-04T13:23:00Z" w16du:dateUtc="2026-09-04T18:23:00Z">
        <w:r w:rsidR="00892313" w:rsidDel="00424390">
          <w:rPr>
            <w:rFonts w:ascii="Arial" w:eastAsia="Times New Roman" w:hAnsi="Arial" w:cs="Arial"/>
            <w:kern w:val="0"/>
            <w14:ligatures w14:val="none"/>
          </w:rPr>
          <w:delText xml:space="preserve">leukocyte </w:delText>
        </w:r>
      </w:del>
      <w:del w:id="41" w:author="Reviewer" w:date="2026-09-07T09:36:00Z" w16du:dateUtc="2026-09-07T14:36:00Z">
        <w:r w:rsidR="00892313" w:rsidDel="000575DF">
          <w:rPr>
            <w:rFonts w:ascii="Arial" w:eastAsia="Times New Roman" w:hAnsi="Arial" w:cs="Arial"/>
            <w:kern w:val="0"/>
            <w14:ligatures w14:val="none"/>
          </w:rPr>
          <w:delText xml:space="preserve">dynamics and potentially </w:delText>
        </w:r>
      </w:del>
      <w:r w:rsidR="00BB7E76">
        <w:rPr>
          <w:rFonts w:ascii="Arial" w:eastAsia="Times New Roman" w:hAnsi="Arial" w:cs="Arial"/>
          <w:color w:val="000000"/>
          <w:kern w:val="0"/>
          <w14:ligatures w14:val="none"/>
        </w:rPr>
        <w:t>affe</w:t>
      </w:r>
      <w:r w:rsidR="00BB7E76" w:rsidRPr="003E7284">
        <w:rPr>
          <w:rFonts w:ascii="Arial" w:eastAsia="Times New Roman" w:hAnsi="Arial" w:cs="Arial"/>
          <w:color w:val="000000"/>
          <w:kern w:val="0"/>
          <w14:ligatures w14:val="none"/>
        </w:rPr>
        <w:t xml:space="preserve">ct </w:t>
      </w:r>
      <w:r w:rsidR="00F7260D">
        <w:rPr>
          <w:rFonts w:ascii="Arial" w:eastAsia="Times New Roman" w:hAnsi="Arial" w:cs="Arial"/>
          <w:color w:val="000000"/>
          <w:kern w:val="0"/>
          <w14:ligatures w14:val="none"/>
        </w:rPr>
        <w:t>stress</w:t>
      </w:r>
      <w:r w:rsidR="00892313">
        <w:rPr>
          <w:rFonts w:ascii="Arial" w:eastAsia="Times New Roman" w:hAnsi="Arial" w:cs="Arial"/>
          <w:color w:val="000000"/>
          <w:kern w:val="0"/>
          <w14:ligatures w14:val="none"/>
        </w:rPr>
        <w:t xml:space="preserve"> interpretation</w:t>
      </w:r>
      <w:r>
        <w:rPr>
          <w:rFonts w:ascii="Arial" w:eastAsia="Times New Roman" w:hAnsi="Arial" w:cs="Arial"/>
          <w:kern w:val="0"/>
          <w14:ligatures w14:val="none"/>
        </w:rPr>
        <w:t>.</w:t>
      </w:r>
    </w:p>
    <w:p w14:paraId="67D3B675" w14:textId="33E213CF" w:rsidR="00797A47" w:rsidRDefault="00797A47">
      <w:pPr>
        <w:rPr>
          <w:rFonts w:ascii="Arial" w:eastAsia="Times New Roman" w:hAnsi="Arial" w:cs="Arial"/>
          <w:color w:val="000000"/>
          <w:kern w:val="0"/>
          <w14:ligatures w14:val="none"/>
        </w:rPr>
      </w:pPr>
      <w:r>
        <w:rPr>
          <w:rFonts w:ascii="Arial" w:eastAsia="Times New Roman" w:hAnsi="Arial" w:cs="Arial"/>
          <w:color w:val="000000"/>
          <w:kern w:val="0"/>
          <w14:ligatures w14:val="none"/>
        </w:rPr>
        <w:br w:type="page"/>
      </w:r>
    </w:p>
    <w:p w14:paraId="400B9A32" w14:textId="34AF1999" w:rsidR="00292FF5" w:rsidRDefault="00292FF5" w:rsidP="00207381">
      <w:pPr>
        <w:spacing w:line="480" w:lineRule="auto"/>
        <w:rPr>
          <w:rFonts w:ascii="Arial" w:eastAsia="Times New Roman" w:hAnsi="Arial" w:cs="Arial"/>
          <w:color w:val="000000"/>
          <w:kern w:val="0"/>
          <w14:ligatures w14:val="none"/>
        </w:rPr>
      </w:pPr>
      <w:r w:rsidRPr="00122893">
        <w:rPr>
          <w:rFonts w:ascii="Arial" w:eastAsia="Times New Roman" w:hAnsi="Arial" w:cs="Arial"/>
          <w:color w:val="000000"/>
          <w:kern w:val="0"/>
          <w14:ligatures w14:val="none"/>
        </w:rPr>
        <w:lastRenderedPageBreak/>
        <w:t>Abstract:</w:t>
      </w:r>
      <w:r w:rsidR="00BE1C9E">
        <w:rPr>
          <w:rFonts w:ascii="Arial" w:eastAsia="Times New Roman" w:hAnsi="Arial" w:cs="Arial"/>
          <w:color w:val="000000"/>
          <w:kern w:val="0"/>
          <w14:ligatures w14:val="none"/>
        </w:rPr>
        <w:t xml:space="preserve">  </w:t>
      </w:r>
    </w:p>
    <w:p w14:paraId="11E96903" w14:textId="21A6D951" w:rsidR="00224081" w:rsidRPr="00122893" w:rsidRDefault="00224081" w:rsidP="00224081">
      <w:pPr>
        <w:spacing w:line="480" w:lineRule="auto"/>
        <w:rPr>
          <w:rFonts w:ascii="Arial" w:eastAsia="Times New Roman" w:hAnsi="Arial" w:cs="Arial"/>
          <w:kern w:val="0"/>
          <w14:ligatures w14:val="none"/>
        </w:rPr>
      </w:pPr>
      <w:bookmarkStart w:id="42" w:name="OLE_LINK1"/>
      <w:r w:rsidRPr="00224081">
        <w:rPr>
          <w:rFonts w:ascii="Arial" w:eastAsia="Times New Roman" w:hAnsi="Arial" w:cs="Arial"/>
          <w:kern w:val="0"/>
          <w14:ligatures w14:val="none"/>
        </w:rPr>
        <w:t>Understanding how contaminants influence physiological stress is vital for conserving</w:t>
      </w:r>
      <w:r w:rsidR="00B66BB1">
        <w:rPr>
          <w:rFonts w:ascii="Arial" w:eastAsia="Times New Roman" w:hAnsi="Arial" w:cs="Arial"/>
          <w:kern w:val="0"/>
          <w14:ligatures w14:val="none"/>
        </w:rPr>
        <w:t xml:space="preserve"> </w:t>
      </w:r>
      <w:r w:rsidRPr="00224081">
        <w:rPr>
          <w:rFonts w:ascii="Arial" w:eastAsia="Times New Roman" w:hAnsi="Arial" w:cs="Arial"/>
          <w:kern w:val="0"/>
          <w14:ligatures w14:val="none"/>
        </w:rPr>
        <w:t>aquatic organisms in increasingly altered environments.</w:t>
      </w:r>
      <w:bookmarkEnd w:id="42"/>
      <w:r w:rsidRPr="00224081">
        <w:rPr>
          <w:rFonts w:ascii="Arial" w:eastAsia="Times New Roman" w:hAnsi="Arial" w:cs="Arial"/>
          <w:kern w:val="0"/>
          <w14:ligatures w14:val="none"/>
        </w:rPr>
        <w:t xml:space="preserve"> We examined whether exposure to cadmium (Cd) or perfluoropentanoic acid (</w:t>
      </w:r>
      <w:proofErr w:type="spellStart"/>
      <w:r w:rsidRPr="00224081">
        <w:rPr>
          <w:rFonts w:ascii="Arial" w:eastAsia="Times New Roman" w:hAnsi="Arial" w:cs="Arial"/>
          <w:kern w:val="0"/>
          <w14:ligatures w14:val="none"/>
        </w:rPr>
        <w:t>PFPeA</w:t>
      </w:r>
      <w:proofErr w:type="spellEnd"/>
      <w:r w:rsidRPr="00224081">
        <w:rPr>
          <w:rFonts w:ascii="Arial" w:eastAsia="Times New Roman" w:hAnsi="Arial" w:cs="Arial"/>
          <w:kern w:val="0"/>
          <w14:ligatures w14:val="none"/>
        </w:rPr>
        <w:t xml:space="preserve">)—a short-chain </w:t>
      </w:r>
      <w:bookmarkStart w:id="43" w:name="_Hlk213782290"/>
      <w:r w:rsidRPr="00224081">
        <w:rPr>
          <w:rFonts w:ascii="Arial" w:eastAsia="Times New Roman" w:hAnsi="Arial" w:cs="Arial"/>
          <w:kern w:val="0"/>
          <w14:ligatures w14:val="none"/>
        </w:rPr>
        <w:t>per- and polyfluoroalkyl substance</w:t>
      </w:r>
      <w:bookmarkEnd w:id="43"/>
      <w:r w:rsidRPr="00224081">
        <w:rPr>
          <w:rFonts w:ascii="Arial" w:eastAsia="Times New Roman" w:hAnsi="Arial" w:cs="Arial"/>
          <w:kern w:val="0"/>
          <w14:ligatures w14:val="none"/>
        </w:rPr>
        <w:t xml:space="preserve"> (PFAS)—</w:t>
      </w:r>
      <w:r w:rsidR="004359E6">
        <w:rPr>
          <w:rFonts w:ascii="Arial" w:eastAsia="Times New Roman" w:hAnsi="Arial" w:cs="Arial"/>
          <w:kern w:val="0"/>
          <w14:ligatures w14:val="none"/>
        </w:rPr>
        <w:t xml:space="preserve">altered </w:t>
      </w:r>
      <w:r w:rsidR="004359E6" w:rsidRPr="00224081">
        <w:rPr>
          <w:rFonts w:ascii="Arial" w:eastAsia="Times New Roman" w:hAnsi="Arial" w:cs="Arial"/>
          <w:kern w:val="0"/>
          <w14:ligatures w14:val="none"/>
        </w:rPr>
        <w:t>neutrophil-to-lymphocyte ratio</w:t>
      </w:r>
      <w:r w:rsidR="004359E6">
        <w:rPr>
          <w:rFonts w:ascii="Arial" w:eastAsia="Times New Roman" w:hAnsi="Arial" w:cs="Arial"/>
          <w:kern w:val="0"/>
          <w14:ligatures w14:val="none"/>
        </w:rPr>
        <w:t>s</w:t>
      </w:r>
      <w:r w:rsidR="004359E6" w:rsidRPr="00224081">
        <w:rPr>
          <w:rFonts w:ascii="Arial" w:eastAsia="Times New Roman" w:hAnsi="Arial" w:cs="Arial"/>
          <w:kern w:val="0"/>
          <w14:ligatures w14:val="none"/>
        </w:rPr>
        <w:t xml:space="preserve"> (NLR</w:t>
      </w:r>
      <w:r w:rsidR="004359E6">
        <w:rPr>
          <w:rFonts w:ascii="Arial" w:eastAsia="Times New Roman" w:hAnsi="Arial" w:cs="Arial"/>
          <w:kern w:val="0"/>
          <w14:ligatures w14:val="none"/>
        </w:rPr>
        <w:t>s</w:t>
      </w:r>
      <w:r w:rsidR="004359E6" w:rsidRPr="00224081">
        <w:rPr>
          <w:rFonts w:ascii="Arial" w:eastAsia="Times New Roman" w:hAnsi="Arial" w:cs="Arial"/>
          <w:kern w:val="0"/>
          <w14:ligatures w14:val="none"/>
        </w:rPr>
        <w:t>)</w:t>
      </w:r>
      <w:r w:rsidR="004359E6">
        <w:rPr>
          <w:rFonts w:ascii="Arial" w:eastAsia="Times New Roman" w:hAnsi="Arial" w:cs="Arial"/>
          <w:kern w:val="0"/>
          <w14:ligatures w14:val="none"/>
        </w:rPr>
        <w:t xml:space="preserve"> in</w:t>
      </w:r>
      <w:r w:rsidRPr="00224081">
        <w:rPr>
          <w:rFonts w:ascii="Arial" w:eastAsia="Times New Roman" w:hAnsi="Arial" w:cs="Arial"/>
          <w:kern w:val="0"/>
          <w14:ligatures w14:val="none"/>
        </w:rPr>
        <w:t xml:space="preserve"> largemouth bass (</w:t>
      </w:r>
      <w:r w:rsidRPr="00BB7E76">
        <w:rPr>
          <w:rFonts w:ascii="Arial" w:eastAsia="Times New Roman" w:hAnsi="Arial" w:cs="Arial"/>
          <w:i/>
          <w:iCs/>
          <w:kern w:val="0"/>
          <w14:ligatures w14:val="none"/>
        </w:rPr>
        <w:t>Micropterus nigricans</w:t>
      </w:r>
      <w:r w:rsidRPr="00224081">
        <w:rPr>
          <w:rFonts w:ascii="Arial" w:eastAsia="Times New Roman" w:hAnsi="Arial" w:cs="Arial"/>
          <w:kern w:val="0"/>
          <w14:ligatures w14:val="none"/>
        </w:rPr>
        <w:t xml:space="preserve">) under controlled laboratory conditions. Using </w:t>
      </w:r>
      <w:r w:rsidR="004359E6">
        <w:rPr>
          <w:rFonts w:ascii="Arial" w:eastAsia="Times New Roman" w:hAnsi="Arial" w:cs="Arial"/>
          <w:kern w:val="0"/>
          <w14:ligatures w14:val="none"/>
        </w:rPr>
        <w:t xml:space="preserve">NLR </w:t>
      </w:r>
      <w:r w:rsidRPr="00224081">
        <w:rPr>
          <w:rFonts w:ascii="Arial" w:eastAsia="Times New Roman" w:hAnsi="Arial" w:cs="Arial"/>
          <w:kern w:val="0"/>
          <w14:ligatures w14:val="none"/>
        </w:rPr>
        <w:t>as a</w:t>
      </w:r>
      <w:r w:rsidR="00A44CD4">
        <w:rPr>
          <w:rFonts w:ascii="Arial" w:eastAsia="Times New Roman" w:hAnsi="Arial" w:cs="Arial"/>
          <w:kern w:val="0"/>
          <w14:ligatures w14:val="none"/>
        </w:rPr>
        <w:t xml:space="preserve"> leukocyte-based biomarker associated with physiological</w:t>
      </w:r>
      <w:r w:rsidRPr="00224081">
        <w:rPr>
          <w:rFonts w:ascii="Arial" w:eastAsia="Times New Roman" w:hAnsi="Arial" w:cs="Arial"/>
          <w:kern w:val="0"/>
          <w14:ligatures w14:val="none"/>
        </w:rPr>
        <w:t xml:space="preserve"> stress</w:t>
      </w:r>
      <w:r w:rsidR="00A44CD4">
        <w:rPr>
          <w:rFonts w:ascii="Arial" w:eastAsia="Times New Roman" w:hAnsi="Arial" w:cs="Arial"/>
          <w:kern w:val="0"/>
          <w14:ligatures w14:val="none"/>
        </w:rPr>
        <w:t xml:space="preserve"> responses</w:t>
      </w:r>
      <w:r w:rsidRPr="00224081">
        <w:rPr>
          <w:rFonts w:ascii="Arial" w:eastAsia="Times New Roman" w:hAnsi="Arial" w:cs="Arial"/>
          <w:kern w:val="0"/>
          <w14:ligatures w14:val="none"/>
        </w:rPr>
        <w:t xml:space="preserve">, we compared five groups (control, Cd low, Cd high, </w:t>
      </w:r>
      <w:proofErr w:type="spellStart"/>
      <w:r w:rsidRPr="00224081">
        <w:rPr>
          <w:rFonts w:ascii="Arial" w:eastAsia="Times New Roman" w:hAnsi="Arial" w:cs="Arial"/>
          <w:kern w:val="0"/>
          <w14:ligatures w14:val="none"/>
        </w:rPr>
        <w:t>PFPeA</w:t>
      </w:r>
      <w:proofErr w:type="spellEnd"/>
      <w:r w:rsidRPr="00224081">
        <w:rPr>
          <w:rFonts w:ascii="Arial" w:eastAsia="Times New Roman" w:hAnsi="Arial" w:cs="Arial"/>
          <w:kern w:val="0"/>
          <w14:ligatures w14:val="none"/>
        </w:rPr>
        <w:t xml:space="preserve"> low, </w:t>
      </w:r>
      <w:proofErr w:type="spellStart"/>
      <w:r w:rsidRPr="00224081">
        <w:rPr>
          <w:rFonts w:ascii="Arial" w:eastAsia="Times New Roman" w:hAnsi="Arial" w:cs="Arial"/>
          <w:kern w:val="0"/>
          <w14:ligatures w14:val="none"/>
        </w:rPr>
        <w:t>PFPeA</w:t>
      </w:r>
      <w:proofErr w:type="spellEnd"/>
      <w:r w:rsidRPr="00224081">
        <w:rPr>
          <w:rFonts w:ascii="Arial" w:eastAsia="Times New Roman" w:hAnsi="Arial" w:cs="Arial"/>
          <w:kern w:val="0"/>
          <w14:ligatures w14:val="none"/>
        </w:rPr>
        <w:t xml:space="preserve"> high) across four sampling periods</w:t>
      </w:r>
      <w:r w:rsidR="00A44CD4">
        <w:rPr>
          <w:rFonts w:ascii="Arial" w:eastAsia="Times New Roman" w:hAnsi="Arial" w:cs="Arial"/>
          <w:kern w:val="0"/>
          <w14:ligatures w14:val="none"/>
        </w:rPr>
        <w:t xml:space="preserve"> (</w:t>
      </w:r>
      <w:r w:rsidRPr="00224081">
        <w:rPr>
          <w:rFonts w:ascii="Arial" w:eastAsia="Times New Roman" w:hAnsi="Arial" w:cs="Arial"/>
          <w:kern w:val="0"/>
          <w14:ligatures w14:val="none"/>
        </w:rPr>
        <w:t>baseline, post-treatment, three hours after an abrupt salinity increase, and seven days later</w:t>
      </w:r>
      <w:r w:rsidR="00A44CD4">
        <w:rPr>
          <w:rFonts w:ascii="Arial" w:eastAsia="Times New Roman" w:hAnsi="Arial" w:cs="Arial"/>
          <w:kern w:val="0"/>
          <w14:ligatures w14:val="none"/>
        </w:rPr>
        <w:t>)</w:t>
      </w:r>
      <w:r w:rsidRPr="00224081">
        <w:rPr>
          <w:rFonts w:ascii="Arial" w:eastAsia="Times New Roman" w:hAnsi="Arial" w:cs="Arial"/>
          <w:kern w:val="0"/>
          <w14:ligatures w14:val="none"/>
        </w:rPr>
        <w:t>.</w:t>
      </w:r>
      <w:r w:rsidR="00BB7E76">
        <w:rPr>
          <w:rFonts w:ascii="Arial" w:eastAsia="Times New Roman" w:hAnsi="Arial" w:cs="Arial"/>
          <w:kern w:val="0"/>
          <w14:ligatures w14:val="none"/>
        </w:rPr>
        <w:t xml:space="preserve"> </w:t>
      </w:r>
      <w:r w:rsidRPr="00224081">
        <w:rPr>
          <w:rFonts w:ascii="Arial" w:eastAsia="Times New Roman" w:hAnsi="Arial" w:cs="Arial"/>
          <w:kern w:val="0"/>
          <w14:ligatures w14:val="none"/>
        </w:rPr>
        <w:t xml:space="preserve">High </w:t>
      </w:r>
      <w:proofErr w:type="spellStart"/>
      <w:r w:rsidRPr="00224081">
        <w:rPr>
          <w:rFonts w:ascii="Arial" w:eastAsia="Times New Roman" w:hAnsi="Arial" w:cs="Arial"/>
          <w:kern w:val="0"/>
          <w14:ligatures w14:val="none"/>
        </w:rPr>
        <w:t>PFPeA</w:t>
      </w:r>
      <w:proofErr w:type="spellEnd"/>
      <w:r w:rsidRPr="00224081">
        <w:rPr>
          <w:rFonts w:ascii="Arial" w:eastAsia="Times New Roman" w:hAnsi="Arial" w:cs="Arial"/>
          <w:kern w:val="0"/>
          <w14:ligatures w14:val="none"/>
        </w:rPr>
        <w:t xml:space="preserve"> exposure elevated NLR values within four days of treatment</w:t>
      </w:r>
      <w:r w:rsidR="00A44CD4">
        <w:rPr>
          <w:rFonts w:ascii="Arial" w:eastAsia="Times New Roman" w:hAnsi="Arial" w:cs="Arial"/>
          <w:kern w:val="0"/>
          <w14:ligatures w14:val="none"/>
        </w:rPr>
        <w:t xml:space="preserve"> relative to the other groups</w:t>
      </w:r>
      <w:r w:rsidRPr="00224081">
        <w:rPr>
          <w:rFonts w:ascii="Arial" w:eastAsia="Times New Roman" w:hAnsi="Arial" w:cs="Arial"/>
          <w:kern w:val="0"/>
          <w14:ligatures w14:val="none"/>
        </w:rPr>
        <w:t xml:space="preserve">. </w:t>
      </w:r>
      <w:r w:rsidR="00A44CD4">
        <w:rPr>
          <w:rFonts w:ascii="Arial" w:eastAsia="Times New Roman" w:hAnsi="Arial" w:cs="Arial"/>
          <w:kern w:val="0"/>
          <w14:ligatures w14:val="none"/>
        </w:rPr>
        <w:t>Following</w:t>
      </w:r>
      <w:r w:rsidRPr="00224081">
        <w:rPr>
          <w:rFonts w:ascii="Arial" w:eastAsia="Times New Roman" w:hAnsi="Arial" w:cs="Arial"/>
          <w:kern w:val="0"/>
          <w14:ligatures w14:val="none"/>
        </w:rPr>
        <w:t xml:space="preserve"> salinity </w:t>
      </w:r>
      <w:r w:rsidR="00A44CD4">
        <w:rPr>
          <w:rFonts w:ascii="Arial" w:eastAsia="Times New Roman" w:hAnsi="Arial" w:cs="Arial"/>
          <w:kern w:val="0"/>
          <w14:ligatures w14:val="none"/>
        </w:rPr>
        <w:t>exposure</w:t>
      </w:r>
      <w:r w:rsidRPr="00224081">
        <w:rPr>
          <w:rFonts w:ascii="Arial" w:eastAsia="Times New Roman" w:hAnsi="Arial" w:cs="Arial"/>
          <w:kern w:val="0"/>
          <w14:ligatures w14:val="none"/>
        </w:rPr>
        <w:t xml:space="preserve">, all groups exhibited acute </w:t>
      </w:r>
      <w:r w:rsidR="00A44CD4">
        <w:rPr>
          <w:rFonts w:ascii="Arial" w:eastAsia="Times New Roman" w:hAnsi="Arial" w:cs="Arial"/>
          <w:kern w:val="0"/>
          <w14:ligatures w14:val="none"/>
        </w:rPr>
        <w:t>increases</w:t>
      </w:r>
      <w:r w:rsidR="00A44CD4" w:rsidRPr="00224081">
        <w:rPr>
          <w:rFonts w:ascii="Arial" w:eastAsia="Times New Roman" w:hAnsi="Arial" w:cs="Arial"/>
          <w:kern w:val="0"/>
          <w14:ligatures w14:val="none"/>
        </w:rPr>
        <w:t xml:space="preserve"> </w:t>
      </w:r>
      <w:r w:rsidRPr="00224081">
        <w:rPr>
          <w:rFonts w:ascii="Arial" w:eastAsia="Times New Roman" w:hAnsi="Arial" w:cs="Arial"/>
          <w:kern w:val="0"/>
          <w14:ligatures w14:val="none"/>
        </w:rPr>
        <w:t xml:space="preserve">in NLR; however, </w:t>
      </w:r>
      <w:r w:rsidR="00A44CD4" w:rsidRPr="00224081">
        <w:rPr>
          <w:rFonts w:ascii="Arial" w:eastAsia="Times New Roman" w:hAnsi="Arial" w:cs="Arial"/>
          <w:kern w:val="0"/>
          <w14:ligatures w14:val="none"/>
        </w:rPr>
        <w:t>elevated NLR</w:t>
      </w:r>
      <w:r w:rsidR="00A44CD4">
        <w:rPr>
          <w:rFonts w:ascii="Arial" w:eastAsia="Times New Roman" w:hAnsi="Arial" w:cs="Arial"/>
          <w:kern w:val="0"/>
          <w14:ligatures w14:val="none"/>
        </w:rPr>
        <w:t xml:space="preserve"> </w:t>
      </w:r>
      <w:r w:rsidR="0095399E">
        <w:rPr>
          <w:rFonts w:ascii="Arial" w:eastAsia="Times New Roman" w:hAnsi="Arial" w:cs="Arial"/>
          <w:kern w:val="0"/>
          <w14:ligatures w14:val="none"/>
        </w:rPr>
        <w:t>persisted</w:t>
      </w:r>
      <w:r w:rsidR="00A44CD4" w:rsidRPr="00224081">
        <w:rPr>
          <w:rFonts w:ascii="Arial" w:eastAsia="Times New Roman" w:hAnsi="Arial" w:cs="Arial"/>
          <w:kern w:val="0"/>
          <w14:ligatures w14:val="none"/>
        </w:rPr>
        <w:t xml:space="preserve"> </w:t>
      </w:r>
      <w:r w:rsidRPr="00224081">
        <w:rPr>
          <w:rFonts w:ascii="Arial" w:eastAsia="Times New Roman" w:hAnsi="Arial" w:cs="Arial"/>
          <w:kern w:val="0"/>
          <w14:ligatures w14:val="none"/>
        </w:rPr>
        <w:t>only in the high-</w:t>
      </w:r>
      <w:proofErr w:type="spellStart"/>
      <w:r w:rsidRPr="00224081">
        <w:rPr>
          <w:rFonts w:ascii="Arial" w:eastAsia="Times New Roman" w:hAnsi="Arial" w:cs="Arial"/>
          <w:kern w:val="0"/>
          <w14:ligatures w14:val="none"/>
        </w:rPr>
        <w:t>PFPeA</w:t>
      </w:r>
      <w:proofErr w:type="spellEnd"/>
      <w:r w:rsidRPr="00224081">
        <w:rPr>
          <w:rFonts w:ascii="Arial" w:eastAsia="Times New Roman" w:hAnsi="Arial" w:cs="Arial"/>
          <w:kern w:val="0"/>
          <w14:ligatures w14:val="none"/>
        </w:rPr>
        <w:t xml:space="preserve"> group one week later. Neither Cd </w:t>
      </w:r>
      <w:r w:rsidR="0095399E">
        <w:rPr>
          <w:rFonts w:ascii="Arial" w:eastAsia="Times New Roman" w:hAnsi="Arial" w:cs="Arial"/>
          <w:kern w:val="0"/>
          <w14:ligatures w14:val="none"/>
        </w:rPr>
        <w:t xml:space="preserve">treatment </w:t>
      </w:r>
      <w:r w:rsidRPr="00224081">
        <w:rPr>
          <w:rFonts w:ascii="Arial" w:eastAsia="Times New Roman" w:hAnsi="Arial" w:cs="Arial"/>
          <w:kern w:val="0"/>
          <w14:ligatures w14:val="none"/>
        </w:rPr>
        <w:t xml:space="preserve">nor low </w:t>
      </w:r>
      <w:proofErr w:type="spellStart"/>
      <w:r w:rsidRPr="00224081">
        <w:rPr>
          <w:rFonts w:ascii="Arial" w:eastAsia="Times New Roman" w:hAnsi="Arial" w:cs="Arial"/>
          <w:kern w:val="0"/>
          <w14:ligatures w14:val="none"/>
        </w:rPr>
        <w:t>PFPeA</w:t>
      </w:r>
      <w:proofErr w:type="spellEnd"/>
      <w:r w:rsidRPr="00224081">
        <w:rPr>
          <w:rFonts w:ascii="Arial" w:eastAsia="Times New Roman" w:hAnsi="Arial" w:cs="Arial"/>
          <w:kern w:val="0"/>
          <w14:ligatures w14:val="none"/>
        </w:rPr>
        <w:t xml:space="preserve"> exposure altered NLR </w:t>
      </w:r>
      <w:r w:rsidR="0095399E">
        <w:rPr>
          <w:rFonts w:ascii="Arial" w:eastAsia="Times New Roman" w:hAnsi="Arial" w:cs="Arial"/>
          <w:kern w:val="0"/>
          <w14:ligatures w14:val="none"/>
        </w:rPr>
        <w:t>relative to</w:t>
      </w:r>
      <w:r w:rsidRPr="00224081">
        <w:rPr>
          <w:rFonts w:ascii="Arial" w:eastAsia="Times New Roman" w:hAnsi="Arial" w:cs="Arial"/>
          <w:kern w:val="0"/>
          <w14:ligatures w14:val="none"/>
        </w:rPr>
        <w:t xml:space="preserve"> controls.</w:t>
      </w:r>
      <w:r w:rsidR="00BB7E76">
        <w:rPr>
          <w:rFonts w:ascii="Arial" w:eastAsia="Times New Roman" w:hAnsi="Arial" w:cs="Arial"/>
          <w:kern w:val="0"/>
          <w14:ligatures w14:val="none"/>
        </w:rPr>
        <w:t xml:space="preserve"> Our</w:t>
      </w:r>
      <w:r w:rsidRPr="00224081">
        <w:rPr>
          <w:rFonts w:ascii="Arial" w:eastAsia="Times New Roman" w:hAnsi="Arial" w:cs="Arial"/>
          <w:kern w:val="0"/>
          <w14:ligatures w14:val="none"/>
        </w:rPr>
        <w:t xml:space="preserve"> findings </w:t>
      </w:r>
      <w:r w:rsidR="0095399E">
        <w:rPr>
          <w:rFonts w:ascii="Arial" w:eastAsia="Times New Roman" w:hAnsi="Arial" w:cs="Arial"/>
          <w:kern w:val="0"/>
          <w14:ligatures w14:val="none"/>
        </w:rPr>
        <w:t>suggest</w:t>
      </w:r>
      <w:r w:rsidR="0095399E" w:rsidRPr="00224081">
        <w:rPr>
          <w:rFonts w:ascii="Arial" w:eastAsia="Times New Roman" w:hAnsi="Arial" w:cs="Arial"/>
          <w:kern w:val="0"/>
          <w14:ligatures w14:val="none"/>
        </w:rPr>
        <w:t xml:space="preserve"> </w:t>
      </w:r>
      <w:r w:rsidRPr="00224081">
        <w:rPr>
          <w:rFonts w:ascii="Arial" w:eastAsia="Times New Roman" w:hAnsi="Arial" w:cs="Arial"/>
          <w:kern w:val="0"/>
          <w14:ligatures w14:val="none"/>
        </w:rPr>
        <w:t>that</w:t>
      </w:r>
      <w:r w:rsidR="0095399E">
        <w:rPr>
          <w:rFonts w:ascii="Arial" w:eastAsia="Times New Roman" w:hAnsi="Arial" w:cs="Arial"/>
          <w:kern w:val="0"/>
          <w14:ligatures w14:val="none"/>
        </w:rPr>
        <w:t xml:space="preserve"> high</w:t>
      </w:r>
      <w:r w:rsidRPr="00224081">
        <w:rPr>
          <w:rFonts w:ascii="Arial" w:eastAsia="Times New Roman" w:hAnsi="Arial" w:cs="Arial"/>
          <w:kern w:val="0"/>
          <w14:ligatures w14:val="none"/>
        </w:rPr>
        <w:t xml:space="preserve"> </w:t>
      </w:r>
      <w:proofErr w:type="spellStart"/>
      <w:r w:rsidRPr="00224081">
        <w:rPr>
          <w:rFonts w:ascii="Arial" w:eastAsia="Times New Roman" w:hAnsi="Arial" w:cs="Arial"/>
          <w:kern w:val="0"/>
          <w14:ligatures w14:val="none"/>
        </w:rPr>
        <w:t>PFPeA</w:t>
      </w:r>
      <w:proofErr w:type="spellEnd"/>
      <w:r w:rsidR="00BB7E76">
        <w:rPr>
          <w:rFonts w:ascii="Arial" w:eastAsia="Times New Roman" w:hAnsi="Arial" w:cs="Arial"/>
          <w:kern w:val="0"/>
          <w14:ligatures w14:val="none"/>
        </w:rPr>
        <w:t xml:space="preserve"> </w:t>
      </w:r>
      <w:r w:rsidR="0095399E">
        <w:rPr>
          <w:rFonts w:ascii="Arial" w:eastAsia="Times New Roman" w:hAnsi="Arial" w:cs="Arial"/>
          <w:kern w:val="0"/>
          <w14:ligatures w14:val="none"/>
        </w:rPr>
        <w:t xml:space="preserve">exposure </w:t>
      </w:r>
      <w:r w:rsidR="00BB7E76">
        <w:rPr>
          <w:rFonts w:ascii="Arial" w:eastAsia="Times New Roman" w:hAnsi="Arial" w:cs="Arial"/>
          <w:kern w:val="0"/>
          <w14:ligatures w14:val="none"/>
        </w:rPr>
        <w:t>may</w:t>
      </w:r>
      <w:r w:rsidRPr="00224081">
        <w:rPr>
          <w:rFonts w:ascii="Arial" w:eastAsia="Times New Roman" w:hAnsi="Arial" w:cs="Arial"/>
          <w:kern w:val="0"/>
          <w14:ligatures w14:val="none"/>
        </w:rPr>
        <w:t xml:space="preserve"> </w:t>
      </w:r>
      <w:r w:rsidR="0095399E">
        <w:rPr>
          <w:rFonts w:ascii="Arial" w:eastAsia="Times New Roman" w:hAnsi="Arial" w:cs="Arial"/>
          <w:kern w:val="0"/>
          <w14:ligatures w14:val="none"/>
        </w:rPr>
        <w:t>alter leukocyte dynamics and influence</w:t>
      </w:r>
      <w:r w:rsidR="0095399E" w:rsidRPr="00224081">
        <w:rPr>
          <w:rFonts w:ascii="Arial" w:eastAsia="Times New Roman" w:hAnsi="Arial" w:cs="Arial"/>
          <w:kern w:val="0"/>
          <w14:ligatures w14:val="none"/>
        </w:rPr>
        <w:t xml:space="preserve"> </w:t>
      </w:r>
      <w:r w:rsidRPr="00224081">
        <w:rPr>
          <w:rFonts w:ascii="Arial" w:eastAsia="Times New Roman" w:hAnsi="Arial" w:cs="Arial"/>
          <w:kern w:val="0"/>
          <w14:ligatures w14:val="none"/>
        </w:rPr>
        <w:t>the</w:t>
      </w:r>
      <w:r w:rsidR="0095399E">
        <w:rPr>
          <w:rFonts w:ascii="Arial" w:eastAsia="Times New Roman" w:hAnsi="Arial" w:cs="Arial"/>
          <w:kern w:val="0"/>
          <w14:ligatures w14:val="none"/>
        </w:rPr>
        <w:t xml:space="preserve"> interpretation of leukocyte-based stress biomarkers in freshwater fishes exposed to additional environmental stressors. More broadly, xenobiotic</w:t>
      </w:r>
      <w:r w:rsidR="00087F6E">
        <w:rPr>
          <w:rFonts w:ascii="Arial" w:eastAsia="Times New Roman" w:hAnsi="Arial" w:cs="Arial"/>
          <w:kern w:val="0"/>
          <w14:ligatures w14:val="none"/>
        </w:rPr>
        <w:t xml:space="preserve"> contaminants may </w:t>
      </w:r>
      <w:r w:rsidR="0095399E">
        <w:rPr>
          <w:rFonts w:ascii="Arial" w:eastAsia="Times New Roman" w:hAnsi="Arial" w:cs="Arial"/>
          <w:kern w:val="0"/>
          <w14:ligatures w14:val="none"/>
        </w:rPr>
        <w:t>complicate the interpretation of physiological</w:t>
      </w:r>
      <w:r w:rsidR="00087F6E">
        <w:rPr>
          <w:rFonts w:ascii="Arial" w:eastAsia="Times New Roman" w:hAnsi="Arial" w:cs="Arial"/>
          <w:kern w:val="0"/>
          <w14:ligatures w14:val="none"/>
        </w:rPr>
        <w:t xml:space="preserve"> biomarkers used</w:t>
      </w:r>
      <w:r w:rsidR="0095399E">
        <w:rPr>
          <w:rFonts w:ascii="Arial" w:eastAsia="Times New Roman" w:hAnsi="Arial" w:cs="Arial"/>
          <w:kern w:val="0"/>
          <w14:ligatures w14:val="none"/>
        </w:rPr>
        <w:t xml:space="preserve"> in conservation and management contexts</w:t>
      </w:r>
      <w:r w:rsidRPr="00224081">
        <w:rPr>
          <w:rFonts w:ascii="Arial" w:eastAsia="Times New Roman" w:hAnsi="Arial" w:cs="Arial"/>
          <w:kern w:val="0"/>
          <w14:ligatures w14:val="none"/>
        </w:rPr>
        <w:t>.</w:t>
      </w:r>
    </w:p>
    <w:p w14:paraId="20A413D7" w14:textId="77777777" w:rsidR="00797A47" w:rsidRDefault="00797A47" w:rsidP="00207381">
      <w:pPr>
        <w:spacing w:line="480" w:lineRule="auto"/>
        <w:rPr>
          <w:rFonts w:ascii="Arial" w:eastAsia="Times New Roman" w:hAnsi="Arial" w:cs="Arial"/>
          <w:color w:val="000000"/>
          <w:kern w:val="0"/>
          <w14:ligatures w14:val="none"/>
        </w:rPr>
      </w:pPr>
    </w:p>
    <w:p w14:paraId="2C7196AF" w14:textId="2C14C5F6" w:rsidR="00797A47" w:rsidRPr="00122893" w:rsidRDefault="00797A47" w:rsidP="00797A47">
      <w:pPr>
        <w:spacing w:line="480" w:lineRule="auto"/>
        <w:rPr>
          <w:rFonts w:ascii="Arial" w:eastAsia="Times New Roman" w:hAnsi="Arial" w:cs="Arial"/>
          <w:kern w:val="0"/>
          <w14:ligatures w14:val="none"/>
        </w:rPr>
      </w:pPr>
      <w:r w:rsidRPr="00122893">
        <w:rPr>
          <w:rFonts w:ascii="Arial" w:eastAsia="Times New Roman" w:hAnsi="Arial" w:cs="Arial"/>
          <w:color w:val="000000"/>
          <w:kern w:val="0"/>
          <w14:ligatures w14:val="none"/>
        </w:rPr>
        <w:t>Keywords:</w:t>
      </w:r>
      <w:r w:rsidR="00BE1C9E">
        <w:rPr>
          <w:rFonts w:ascii="Arial" w:eastAsia="Times New Roman" w:hAnsi="Arial" w:cs="Arial"/>
          <w:color w:val="000000"/>
          <w:kern w:val="0"/>
          <w14:ligatures w14:val="none"/>
        </w:rPr>
        <w:t xml:space="preserve">  </w:t>
      </w:r>
    </w:p>
    <w:p w14:paraId="3329FE3F" w14:textId="241B89F1" w:rsidR="00292FF5" w:rsidRPr="00087F6E" w:rsidRDefault="00797A47" w:rsidP="00207381">
      <w:pPr>
        <w:spacing w:line="480" w:lineRule="auto"/>
        <w:rPr>
          <w:rFonts w:ascii="Arial" w:eastAsia="Times New Roman" w:hAnsi="Arial" w:cs="Arial"/>
          <w:kern w:val="0"/>
          <w14:ligatures w14:val="none"/>
        </w:rPr>
      </w:pPr>
      <w:r w:rsidRPr="00122893">
        <w:rPr>
          <w:rFonts w:ascii="Arial" w:eastAsia="Times New Roman" w:hAnsi="Arial" w:cs="Arial"/>
          <w:color w:val="000000"/>
          <w:kern w:val="0"/>
          <w14:ligatures w14:val="none"/>
        </w:rPr>
        <w:t xml:space="preserve">Leukocyte Profiles, Perfluoropentanoic Acid, Cadmium, Largemouth Bass, Per- </w:t>
      </w:r>
      <w:ins w:id="44" w:author="Reviewer" w:date="2026-09-07T09:19:00Z" w16du:dateUtc="2026-09-07T14:19:00Z">
        <w:r w:rsidR="00BC1DFC">
          <w:rPr>
            <w:rFonts w:ascii="Arial" w:eastAsia="Times New Roman" w:hAnsi="Arial" w:cs="Arial"/>
            <w:color w:val="000000"/>
            <w:kern w:val="0"/>
            <w14:ligatures w14:val="none"/>
          </w:rPr>
          <w:t xml:space="preserve">and </w:t>
        </w:r>
      </w:ins>
      <w:r w:rsidRPr="00122893">
        <w:rPr>
          <w:rFonts w:ascii="Arial" w:eastAsia="Times New Roman" w:hAnsi="Arial" w:cs="Arial"/>
          <w:color w:val="000000"/>
          <w:kern w:val="0"/>
          <w14:ligatures w14:val="none"/>
        </w:rPr>
        <w:t>Polyfluoroalkyl Substances, Stress</w:t>
      </w:r>
      <w:r w:rsidR="00087F6E">
        <w:rPr>
          <w:rFonts w:ascii="Arial" w:eastAsia="Times New Roman" w:hAnsi="Arial" w:cs="Arial"/>
          <w:kern w:val="0"/>
          <w14:ligatures w14:val="none"/>
        </w:rPr>
        <w:t xml:space="preserve"> </w:t>
      </w:r>
      <w:r w:rsidR="00292FF5" w:rsidRPr="00122893">
        <w:rPr>
          <w:rFonts w:ascii="Arial" w:eastAsia="Times New Roman" w:hAnsi="Arial" w:cs="Arial"/>
          <w:color w:val="000000"/>
          <w:kern w:val="0"/>
          <w14:ligatures w14:val="none"/>
        </w:rPr>
        <w:br w:type="page"/>
      </w:r>
    </w:p>
    <w:p w14:paraId="6D0B9345" w14:textId="77777777" w:rsidR="009B7318" w:rsidRPr="00122893" w:rsidRDefault="0045522C" w:rsidP="00207381">
      <w:pPr>
        <w:spacing w:line="480" w:lineRule="auto"/>
        <w:rPr>
          <w:rFonts w:ascii="Arial" w:eastAsia="Times New Roman" w:hAnsi="Arial" w:cs="Arial"/>
          <w:b/>
          <w:bCs/>
          <w:kern w:val="0"/>
          <w14:ligatures w14:val="none"/>
        </w:rPr>
      </w:pPr>
      <w:r w:rsidRPr="00122893">
        <w:rPr>
          <w:rFonts w:ascii="Arial" w:eastAsia="Times New Roman" w:hAnsi="Arial" w:cs="Arial"/>
          <w:b/>
          <w:bCs/>
          <w:color w:val="000000"/>
          <w:kern w:val="0"/>
          <w14:ligatures w14:val="none"/>
        </w:rPr>
        <w:lastRenderedPageBreak/>
        <w:t xml:space="preserve">1. </w:t>
      </w:r>
      <w:r w:rsidR="00292FF5" w:rsidRPr="00122893">
        <w:rPr>
          <w:rFonts w:ascii="Arial" w:eastAsia="Times New Roman" w:hAnsi="Arial" w:cs="Arial"/>
          <w:b/>
          <w:bCs/>
          <w:color w:val="000000"/>
          <w:kern w:val="0"/>
          <w14:ligatures w14:val="none"/>
        </w:rPr>
        <w:t>Introduction</w:t>
      </w:r>
    </w:p>
    <w:p w14:paraId="66581FDF" w14:textId="552D22AC" w:rsidR="0077421A" w:rsidRDefault="0077421A" w:rsidP="0077421A">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Physiological biomarkers are increasingly used in conservation physiology to evaluate how organisms respond to environmental perturbations, including habitat degradation, climate change, salinity shifts, and contaminant exposure</w:t>
      </w:r>
      <w:r w:rsidR="00A639BC">
        <w:rPr>
          <w:rFonts w:ascii="Arial" w:eastAsia="Times New Roman" w:hAnsi="Arial" w:cs="Arial"/>
          <w:color w:val="000000"/>
          <w:kern w:val="0"/>
          <w14:ligatures w14:val="none"/>
        </w:rPr>
        <w:t xml:space="preserve"> </w:t>
      </w:r>
      <w:r w:rsidR="00A639BC">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{"citationID":"QVrBTj2h","properties":{"formattedCitation":"(Feder, 1987; Wikelski and Cooke, 2006; Cooke {\\i{}et al.}, 2014)","plainCitation":"(Feder, 1987; Wikelski and Cooke, 2006; Cooke et al., 2014)","noteIndex":0},"citationItems":[{"id":119,"uris":["http://zotero.org/users/4161640/items/7LRZY2CW"],"itemData":{"id":119,"type":"book","publisher":"Cambridge University Press","title":"New directions in ecological physiology","author":[{"family":"Feder","given":"Martin E"}],"issued":{"date-parts":[["1987"]]}}},{"id":107,"uris":["http://zotero.org/users/4161640/items/88HPGR9Z"],"itemData":{"id":107,"type":"article-journal","container-title":"Trends in Ecology &amp; Evolution","issue":"1","journalAbbreviation":"Trends Ecol Evol","note":"publisher: Elsevier","page":"38–46","title":"Conservation physiology","volume":"21","author":[{"family":"Wikelski","given":"Martin"},{"family":"Cooke","given":"Steven J"}],"issued":{"date-parts":[["2006"]]}}},{"id":105,"uris":["http://zotero.org/users/4161640/items/22J8C4DU"],"itemData":{"id":105,"type":"article-journal","container-title":"Physiological and Biochemical Zoology","issue":"1","journalAbbreviation":"Physiol Biochem Zool","note":"publisher: University of Chicago Press Chicago, IL","page":"1–14","title":"Physiology, behavior, and conservation","volume":"87","author":[{"family":"Cooke","given":"Steven J"},{"family":"Blumstein","given":"Daniel T"},{"family":"Buchholz","given":"Richard"},{"family":"Caro","given":"Tim"},{"family":"Fernandez-Juricic","given":"Esteban"},{"family":"Franklin","given":"Craig E"},{"family":"Metcalfe","given":"Julian"},{"family":"O’Connor","given":"Constance M"},{"family":"St. Clair","given":"Colleen Cassady"},{"family":"Sutherland","given":"William J"},{"literal":"others"}],"issued":{"date-parts":[["2014"]]}}}],"schema":"https://github.com/citation-style-language/schema/raw/master/csl-citation.json"} </w:instrText>
      </w:r>
      <w:r w:rsidR="00A639BC">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(Feder, 1987; Wikelski and Cooke, 2006; Cooke </w:t>
      </w:r>
      <w:r w:rsidR="002838B7" w:rsidRPr="002838B7">
        <w:rPr>
          <w:rFonts w:ascii="Arial" w:hAnsi="Arial" w:cs="Arial"/>
          <w:i/>
          <w:iCs/>
          <w:color w:val="000000"/>
          <w:kern w:val="0"/>
        </w:rPr>
        <w:t>et al.</w:t>
      </w:r>
      <w:r w:rsidR="002838B7" w:rsidRPr="002838B7">
        <w:rPr>
          <w:rFonts w:ascii="Arial" w:hAnsi="Arial" w:cs="Arial"/>
          <w:color w:val="000000"/>
          <w:kern w:val="0"/>
        </w:rPr>
        <w:t>, 2014)</w:t>
      </w:r>
      <w:r w:rsidR="00A639BC">
        <w:rPr>
          <w:rFonts w:ascii="Arial" w:eastAsia="Times New Roman" w:hAnsi="Arial" w:cs="Arial"/>
          <w:color w:val="000000"/>
          <w:kern w:val="0"/>
          <w14:ligatures w14:val="none"/>
        </w:rPr>
        <w:fldChar w:fldCharType="end"/>
      </w:r>
      <w:r w:rsidR="00AF634C">
        <w:rPr>
          <w:rFonts w:ascii="Arial" w:eastAsia="Times New Roman" w:hAnsi="Arial" w:cs="Arial"/>
          <w:color w:val="000000"/>
          <w:kern w:val="0"/>
          <w14:ligatures w14:val="none"/>
        </w:rPr>
        <w:t>.</w:t>
      </w:r>
      <w:r w:rsidR="003A62B7">
        <w:rPr>
          <w:rFonts w:ascii="Arial" w:eastAsia="Times New Roman" w:hAnsi="Arial" w:cs="Arial"/>
          <w:color w:val="000000"/>
          <w:kern w:val="0"/>
          <w14:ligatures w14:val="none"/>
        </w:rPr>
        <w:t xml:space="preserve"> </w:t>
      </w:r>
      <w:r w:rsidR="00AF634C">
        <w:rPr>
          <w:rFonts w:ascii="Arial" w:eastAsia="Times New Roman" w:hAnsi="Arial" w:cs="Arial"/>
          <w:color w:val="000000"/>
          <w:kern w:val="0"/>
          <w14:ligatures w14:val="none"/>
        </w:rPr>
        <w:t xml:space="preserve">Metrics such as comparative leukocyte profiles </w:t>
      </w:r>
      <w:r w:rsidR="008959E1">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{"citationID":"kniHHlPg","properties":{"formattedCitation":"(Murray {\\i{}et al.}, 2013)","plainCitation":"(Murray et al., 2013)","noteIndex":0},"citationItems":[{"id":252,"uris":["http://zotero.org/users/4161640/items/MDG3KWR9"],"itemData":{"id":252,"type":"article-journal","container-title":"Ichthyology &amp; Herpetology","issue":"2","journalAbbreviation":"Ichthyol. Herpetol.","note":"publisher: The American Society of Ichthyologists and Herpetologists","page":"268–276","title":"Can reproductive allometry assess population marginality in crocodilians? a comparative analysis of Gulf Coast American Alligator (&lt;i&gt;Alligator mississippiensis&lt;/i&gt;) populations","volume":"2013","author":[{"family":"Murray","given":"Christopher M"},{"family":"Easter","given":"Michael"},{"family":"Merchant","given":"Mark"},{"family":"Cooper","given":"Amos"},{"family":"Crother","given":"Brian I"}],"issued":{"date-parts":[["2013"]]}}}],"schema":"https://github.com/citation-style-language/schema/raw/master/csl-citation.json"} </w:instrText>
      </w:r>
      <w:r w:rsidR="008959E1">
        <w:rPr>
          <w:rFonts w:ascii="Arial" w:eastAsia="Times New Roman" w:hAnsi="Arial" w:cs="Arial"/>
          <w:color w:val="000000"/>
          <w:kern w:val="0"/>
          <w14:ligatures w14:val="none"/>
        </w:rPr>
        <w:fldChar w:fldCharType="separate"/>
      </w:r>
      <w:r w:rsidR="008959E1" w:rsidRPr="008959E1">
        <w:rPr>
          <w:rFonts w:ascii="Arial" w:hAnsi="Arial" w:cs="Arial"/>
          <w:color w:val="000000"/>
          <w:kern w:val="0"/>
        </w:rPr>
        <w:t xml:space="preserve">(Murray </w:t>
      </w:r>
      <w:r w:rsidR="008959E1" w:rsidRPr="008959E1">
        <w:rPr>
          <w:rFonts w:ascii="Arial" w:hAnsi="Arial" w:cs="Arial"/>
          <w:i/>
          <w:iCs/>
          <w:color w:val="000000"/>
          <w:kern w:val="0"/>
        </w:rPr>
        <w:t>et al.</w:t>
      </w:r>
      <w:r w:rsidR="008959E1" w:rsidRPr="008959E1">
        <w:rPr>
          <w:rFonts w:ascii="Arial" w:hAnsi="Arial" w:cs="Arial"/>
          <w:color w:val="000000"/>
          <w:kern w:val="0"/>
        </w:rPr>
        <w:t>, 2013)</w:t>
      </w:r>
      <w:r w:rsidR="008959E1">
        <w:rPr>
          <w:rFonts w:ascii="Arial" w:eastAsia="Times New Roman" w:hAnsi="Arial" w:cs="Arial"/>
          <w:color w:val="000000"/>
          <w:kern w:val="0"/>
          <w14:ligatures w14:val="none"/>
        </w:rPr>
        <w:fldChar w:fldCharType="end"/>
      </w:r>
      <w:r w:rsidR="00AF634C">
        <w:rPr>
          <w:rFonts w:ascii="Arial" w:eastAsia="Times New Roman" w:hAnsi="Arial" w:cs="Arial"/>
          <w:color w:val="000000"/>
          <w:kern w:val="0"/>
          <w14:ligatures w14:val="none"/>
        </w:rPr>
        <w:t xml:space="preserve">, endocrine markers </w:t>
      </w:r>
      <w:r w:rsidR="008959E1">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{"citationID":"SzmiWOEX","properties":{"formattedCitation":"(Aerts {\\i{}et al.}, 2015)","plainCitation":"(Aerts et al., 2015)","noteIndex":0},"citationItems":[{"id":492,"uris":["http://zotero.org/users/4161640/items/Z385RLQC"],"itemData":{"id":492,"type":"article-journal","container-title":"PLoS One","issue":"4","note":"publisher: Public Library of Science San Francisco, CA USA","page":"e0123411","title":"Scales tell a story on the stress history of fish","volume":"10","author":[{"family":"Aerts","given":"Johan"},{"family":"Metz","given":"Juriaan Rogier"},{"family":"Ampe","given":"Bart"},{"family":"Decostere","given":"Annemie"},{"family":"Flik","given":"Gert"},{"family":"De Saeger","given":"Sarah"}],"issued":{"date-parts":[["2015"]]}}}],"schema":"https://github.com/citation-style-language/schema/raw/master/csl-citation.json"} </w:instrText>
      </w:r>
      <w:r w:rsidR="008959E1">
        <w:rPr>
          <w:rFonts w:ascii="Arial" w:eastAsia="Times New Roman" w:hAnsi="Arial" w:cs="Arial"/>
          <w:color w:val="000000"/>
          <w:kern w:val="0"/>
          <w14:ligatures w14:val="none"/>
        </w:rPr>
        <w:fldChar w:fldCharType="separate"/>
      </w:r>
      <w:r w:rsidR="008959E1" w:rsidRPr="008959E1">
        <w:rPr>
          <w:rFonts w:ascii="Arial" w:hAnsi="Arial" w:cs="Arial"/>
          <w:color w:val="000000"/>
          <w:kern w:val="0"/>
        </w:rPr>
        <w:t xml:space="preserve">(Aerts </w:t>
      </w:r>
      <w:r w:rsidR="008959E1" w:rsidRPr="008959E1">
        <w:rPr>
          <w:rFonts w:ascii="Arial" w:hAnsi="Arial" w:cs="Arial"/>
          <w:i/>
          <w:iCs/>
          <w:color w:val="000000"/>
          <w:kern w:val="0"/>
        </w:rPr>
        <w:t>et al.</w:t>
      </w:r>
      <w:r w:rsidR="008959E1" w:rsidRPr="008959E1">
        <w:rPr>
          <w:rFonts w:ascii="Arial" w:hAnsi="Arial" w:cs="Arial"/>
          <w:color w:val="000000"/>
          <w:kern w:val="0"/>
        </w:rPr>
        <w:t>, 2015)</w:t>
      </w:r>
      <w:r w:rsidR="008959E1">
        <w:rPr>
          <w:rFonts w:ascii="Arial" w:eastAsia="Times New Roman" w:hAnsi="Arial" w:cs="Arial"/>
          <w:color w:val="000000"/>
          <w:kern w:val="0"/>
          <w14:ligatures w14:val="none"/>
        </w:rPr>
        <w:fldChar w:fldCharType="end"/>
      </w:r>
      <w:r w:rsidR="00AF634C">
        <w:rPr>
          <w:rFonts w:ascii="Arial" w:eastAsia="Times New Roman" w:hAnsi="Arial" w:cs="Arial"/>
          <w:color w:val="000000"/>
          <w:kern w:val="0"/>
          <w14:ligatures w14:val="none"/>
        </w:rPr>
        <w:t xml:space="preserve">, and relative performance </w:t>
      </w:r>
      <w:r w:rsidR="008959E1">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{"citationID":"ikdWhwLy","properties":{"formattedCitation":"(Kern and Langerhans, 2019)","plainCitation":"(Kern and Langerhans, 2019)","noteIndex":0},"citationItems":[{"id":491,"uris":["http://zotero.org/users/4161640/items/8YQDJGCD"],"itemData":{"id":491,"type":"article-journal","container-title":"Frontiers in Ecology and Evolution","journalAbbreviation":"Front. Ecol. Evol.","note":"publisher: Frontiers Media SA","page":"229","title":"Urbanization alters swimming performance of a stream fish","volume":"6","author":[{"family":"Kern","given":"Elizabeth MA"},{"family":"Langerhans","given":"R Brian"}],"issued":{"date-parts":[["2019"]]}}}],"schema":"https://github.com/citation-style-language/schema/raw/master/csl-citation.json"} </w:instrText>
      </w:r>
      <w:r w:rsidR="008959E1">
        <w:rPr>
          <w:rFonts w:ascii="Arial" w:eastAsia="Times New Roman" w:hAnsi="Arial" w:cs="Arial"/>
          <w:color w:val="000000"/>
          <w:kern w:val="0"/>
          <w14:ligatures w14:val="none"/>
        </w:rPr>
        <w:fldChar w:fldCharType="separate"/>
      </w:r>
      <w:r w:rsidR="008959E1">
        <w:rPr>
          <w:rFonts w:ascii="Arial" w:eastAsia="Times New Roman" w:hAnsi="Arial" w:cs="Arial"/>
          <w:noProof/>
          <w:color w:val="000000"/>
          <w:kern w:val="0"/>
          <w14:ligatures w14:val="none"/>
        </w:rPr>
        <w:t>(Kern and Langerhans, 2019)</w:t>
      </w:r>
      <w:r w:rsidR="008959E1">
        <w:rPr>
          <w:rFonts w:ascii="Arial" w:eastAsia="Times New Roman" w:hAnsi="Arial" w:cs="Arial"/>
          <w:color w:val="000000"/>
          <w:kern w:val="0"/>
          <w14:ligatures w14:val="none"/>
        </w:rPr>
        <w:fldChar w:fldCharType="end"/>
      </w:r>
      <w:r w:rsidR="00AF634C">
        <w:rPr>
          <w:rFonts w:ascii="Arial" w:eastAsia="Times New Roman" w:hAnsi="Arial" w:cs="Arial"/>
          <w:color w:val="000000"/>
          <w:kern w:val="0"/>
          <w14:ligatures w14:val="none"/>
        </w:rPr>
        <w:t xml:space="preserve"> </w:t>
      </w:r>
      <w:r w:rsidR="00A639BC">
        <w:rPr>
          <w:rFonts w:ascii="Arial" w:eastAsia="Times New Roman" w:hAnsi="Arial" w:cs="Arial"/>
          <w:color w:val="000000"/>
          <w:kern w:val="0"/>
          <w14:ligatures w14:val="none"/>
        </w:rPr>
        <w:t>have been</w:t>
      </w:r>
      <w:r w:rsidR="00AF634C">
        <w:rPr>
          <w:rFonts w:ascii="Arial" w:eastAsia="Times New Roman" w:hAnsi="Arial" w:cs="Arial"/>
          <w:color w:val="000000"/>
          <w:kern w:val="0"/>
          <w14:ligatures w14:val="none"/>
        </w:rPr>
        <w:t xml:space="preserve"> </w:t>
      </w:r>
      <w:r w:rsidR="0020365B">
        <w:rPr>
          <w:rFonts w:ascii="Arial" w:eastAsia="Times New Roman" w:hAnsi="Arial" w:cs="Arial"/>
          <w:color w:val="000000"/>
          <w:kern w:val="0"/>
          <w14:ligatures w14:val="none"/>
        </w:rPr>
        <w:t>used</w:t>
      </w:r>
      <w:r w:rsidR="00AF634C">
        <w:rPr>
          <w:rFonts w:ascii="Arial" w:eastAsia="Times New Roman" w:hAnsi="Arial" w:cs="Arial"/>
          <w:color w:val="000000"/>
          <w:kern w:val="0"/>
          <w14:ligatures w14:val="none"/>
        </w:rPr>
        <w:t xml:space="preserve"> to evaluate disturbance in aquatic systems.</w:t>
      </w:r>
      <w:r>
        <w:rPr>
          <w:rFonts w:ascii="Arial" w:eastAsia="Times New Roman" w:hAnsi="Arial" w:cs="Arial"/>
          <w:color w:val="000000"/>
          <w:kern w:val="0"/>
          <w14:ligatures w14:val="none"/>
        </w:rPr>
        <w:t xml:space="preserve"> Among these biomarkers, leukocyte profiles—particularly neutrophil-to-lymphocyte ratios (NLRs)—have become widely used indicators of vertebrate stress responses because glucocorticoid-mediated stress responses predictably increase circulating neutrophils while decreasing lymphocyte abundance</w:t>
      </w:r>
      <w:r w:rsidR="008959E1">
        <w:rPr>
          <w:rFonts w:ascii="Arial" w:eastAsia="Times New Roman" w:hAnsi="Arial" w:cs="Arial"/>
          <w:color w:val="000000"/>
          <w:kern w:val="0"/>
          <w14:ligatures w14:val="none"/>
        </w:rPr>
        <w:t xml:space="preserve"> </w:t>
      </w:r>
      <w:r w:rsidR="008959E1">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{"citationID":"UbMFf4GC","properties":{"formattedCitation":"(Davis {\\i{}et al.}, 2008)","plainCitation":"(Davis et al., 2008)","noteIndex":0},"citationItems":[{"id":236,"uris":["http://zotero.org/users/4161640/items/PLY5XJBA"],"itemData":{"id":236,"type":"article-journal","container-title":"Functional Ecology","DOI":"10.1111/j.1365-2435.2008.01467.x","ISSN":"1365-2435","issue":"5","journalAbbreviation":"Funct. Ecol.","language":"en","license":"© 2008 The Authors. Journal compilation © 2008 British Ecological Society","note":"_eprint: https://besjournals.onlinelibrary.wiley.com/doi/pdf/10.1111/j.1365-2435.2008.01467.x","page":"760-772","source":"Wiley Online Library","title":"The use of leukocyte profiles to measure stress in vertebrates: a review for ecologists","title-short":"The use of leukocyte profiles to measure stress in vertebrates","volume":"22","author":[{"family":"Davis","given":"A. K."},{"family":"Maney","given":"D. L."},{"family":"Maerz","given":"J. C."}],"issued":{"date-parts":[["2008"]]}}}],"schema":"https://github.com/citation-style-language/schema/raw/master/csl-citation.json"} </w:instrText>
      </w:r>
      <w:r w:rsidR="008959E1">
        <w:rPr>
          <w:rFonts w:ascii="Arial" w:eastAsia="Times New Roman" w:hAnsi="Arial" w:cs="Arial"/>
          <w:color w:val="000000"/>
          <w:kern w:val="0"/>
          <w14:ligatures w14:val="none"/>
        </w:rPr>
        <w:fldChar w:fldCharType="separate"/>
      </w:r>
      <w:r w:rsidR="008959E1" w:rsidRPr="008959E1">
        <w:rPr>
          <w:rFonts w:ascii="Arial" w:hAnsi="Arial" w:cs="Arial"/>
          <w:color w:val="000000"/>
          <w:kern w:val="0"/>
        </w:rPr>
        <w:t xml:space="preserve">(Davis </w:t>
      </w:r>
      <w:r w:rsidR="008959E1" w:rsidRPr="008959E1">
        <w:rPr>
          <w:rFonts w:ascii="Arial" w:hAnsi="Arial" w:cs="Arial"/>
          <w:i/>
          <w:iCs/>
          <w:color w:val="000000"/>
          <w:kern w:val="0"/>
        </w:rPr>
        <w:t>et al.</w:t>
      </w:r>
      <w:r w:rsidR="008959E1" w:rsidRPr="008959E1">
        <w:rPr>
          <w:rFonts w:ascii="Arial" w:hAnsi="Arial" w:cs="Arial"/>
          <w:color w:val="000000"/>
          <w:kern w:val="0"/>
        </w:rPr>
        <w:t>, 2008</w:t>
      </w:r>
      <w:r>
        <w:rPr>
          <w:rFonts w:ascii="Arial" w:hAnsi="Arial" w:cs="Arial"/>
          <w:color w:val="000000"/>
          <w:kern w:val="0"/>
        </w:rPr>
        <w:t xml:space="preserve">; Goessling </w:t>
      </w:r>
      <w:r>
        <w:rPr>
          <w:rFonts w:ascii="Arial" w:hAnsi="Arial" w:cs="Arial"/>
          <w:i/>
          <w:iCs/>
          <w:color w:val="000000"/>
          <w:kern w:val="0"/>
        </w:rPr>
        <w:t>et al</w:t>
      </w:r>
      <w:r>
        <w:rPr>
          <w:rFonts w:ascii="Arial" w:hAnsi="Arial" w:cs="Arial"/>
          <w:color w:val="000000"/>
          <w:kern w:val="0"/>
        </w:rPr>
        <w:t>., 2015</w:t>
      </w:r>
      <w:r w:rsidR="008959E1" w:rsidRPr="008959E1">
        <w:rPr>
          <w:rFonts w:ascii="Arial" w:hAnsi="Arial" w:cs="Arial"/>
          <w:color w:val="000000"/>
          <w:kern w:val="0"/>
        </w:rPr>
        <w:t>)</w:t>
      </w:r>
      <w:r w:rsidR="008959E1">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w:t>
      </w:r>
      <w:r w:rsidR="00AF634C">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 xml:space="preserve">Elevated NLR values have been associated with acute and chronic environmental stressors across vertebrate taxa and are commonly used to assess stress physiology in ecological and conservation contexts </w:t>
      </w:r>
      <w:r w:rsidR="00E33DF7">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{"citationID":"eKjF4FLy","properties":{"formattedCitation":"(Watson {\\i{}et al.}, 2020; Brosset {\\i{}et al.}, 2021; Mallett {\\i{}et al.}, 2024)","plainCitation":"(Watson et al., 2020; Brosset et al., 2021; Mallett et al., 2024)","noteIndex":0},"citationItems":[{"id":108,"uris":["http://zotero.org/users/4161640/items/MMCC6KXT"],"itemData":{"id":108,"type":"article-journal","abstract":"Abstract\n            \n              Fish are increasingly exposed to anthropogenic stressors from human developments and activities such as agriculture, urbanization, pollution and fishing. Lethal impacts of these stressors have been studied but the potential sublethal impacts, such as behavioural changes or reduced growth and reproduction, have often been overlooked. Unlike mortality, sublethal impacts are broad and difficult to quantify experimentally. As a result, sublethal impacts are often ignored in regulatory frameworks and management decisions. Building on established fish bioenergetic models, we present a general method for using the population consequences of disturbance framework to investigate how stressors influence ecologically relevant life processes of fish. We partition impact into the initial energetic cost of attempts to escape from the stressor, followed by the energetic impacts of any injury or behavioural change, and their consequent effects on life processes. As a case study, we assess the sublethal effects of catch and release angling for the European sea bass (\n              Dicentrachus labrax\n              ,\n              Moronidae\n              ), a popular target species for recreational fishers. The energy budget model described is not intended to replace existing experimental approaches but does provide a simple way to account for sublethal impacts in assessment of the impact of recreational fisheries and aid development of robust management approaches. There is potential to apply our energy budget approach to investigate a broad range of stressors and cumulative impacts for many fish species while also using individual</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based models to estimate population</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level impacts.","container-title":"Fish and Fisheries","DOI":"10.1111/faf.12487","ISSN":"1467-2960, 1467-2979","issue":"5","journalAbbreviation":"Fish Fish","language":"en","page":"1034-1045","source":"DOI.org (Crossref)","title":"Assessing the sublethal impacts of anthropogenic stressors on fish: an energy</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 xml:space="preserve">budget approach","title-short":"Assessing the sublethal impacts of anthropogenic stressors on fish","volume":"21","author":[{"family":"Watson","given":"Joseph W."},{"family":"Hyder","given":"Kieran"},{"family":"Boyd","given":"Robin"},{"family":"Thorpe","given":"Robert"},{"family":"Weltersbach","given":"Marc Simon"},{"family":"Ferter","given":"Keno"},{"family":"Cooke","given":"Steven J."},{"family":"Roy","given":"Shovonlal"},{"family":"M. Sibly","given":"Richard"}],"issued":{"date-parts":[["2020",9]]}}},{"id":110,"uris":["http://zotero.org/users/4161640/items/4ZSII8ZI"],"itemData":{"id":110,"type":"article-journal","container-title":"Reviews in Fish Biology and Fisheries","DOI":"10.1007/s11160-021-09677-5","ISSN":"0960-3166, 1573-5184","issue":"4","journalAbbreviation":"Rev Fish Biol Fisheries","language":"en","page":"797-819","source":"DOI.org (Crossref)","title":"Physiological biomarkers and fisheries management","volume":"31","author":[{"family":"Brosset","given":"Pablo"},{"family":"Cooke","given":"Steven J."},{"family":"Schull","given":"Quentin"},{"family":"Trenkel","given":"Verena M."},{"family":"Soudant","given":"Philippe"},{"family":"Lebigre","given":"Christophe"}],"issued":{"date-parts":[["2021",12]]}}},{"id":112,"uris":["http://zotero.org/users/4161640/items/ELXL3KB9"],"itemData":{"id":112,"type":"article-journal","abstract":"Abstract\n            Anthropogenic threats such as water infrastructure, land-use changes, overexploitation of fishes and other biological resources, invasive species and climate change present formidable challenges to freshwater biodiversity. Historically, management of fish and fishery species has largely been based on studies of population- and community-level dynamics; however, the emerging field of conservation physiology promotes the assessment of individual fish health as a key management tool. Fish health is highly sensitive to environmental disturbances and is also a fundamental driver of fitness, with implications for population dynamics such as recruitment and resilience. However, the mechanistic links between particular anthropogenic disturbances and changes in fish health, or impact pathways, are diverse and complex. The diversity of ways in which fish health can be measured also presents a challenge for researchers deciding on methods to employ in studies seeking to understand the impact of these threats. In this review, we aim to provide an understanding of the pathway through which anthropogenic threats in freshwater ecosystems impact fish health and the ways in which fish health components impacted by anthropogenic threats can be assessed. We employ a quantitative systematic approach to a corpus of papers related to fish health in freshwater and utilize a framework that summarizes the impact pathway of anthropogenic threats through environmental alterations and impact mechanisms that cause a response in fish health. We found that land-use changes were the most prolific anthropogenic threat, with a range of different health metrics being suitable for assessing the impact of this threat. Almost all anthropogenic threats impacted fish health through two or more impact pathways. A robust understanding of the impact pathways of anthropogenic threats and the fish health metrics that are sensitive to these threats is crucial for fisheries managers seeking to undertake targeted management of freshwater ecosystems.","container-title":"Conservation Physiology","DOI":"10.1093/conphys/coae022","ISSN":"2051-1434","issue":"1","journalAbbreviation":"Conserv Physiol","language":"en","license":"https://creativecommons.org/licenses/by/4.0/","page":"coae022","source":"DOI.org (Crossref)","title":"A systematic review of approaches to assess fish health responses to anthropogenic threats in freshwater ecosystems","volume":"12","author":[{"family":"Mallett","given":"Maxwell C"},{"family":"Thiem","given":"Jason D"},{"family":"Butler","given":"Gavin L"},{"family":"Kennard","given":"Mark J"}],"editor":[{"family":"Cooke","given":"Steven"}],"issued":{"date-parts":[["2024",1,1]]}}}],"schema":"https://github.com/citation-style-language/schema/raw/master/csl-citation.json"} </w:instrText>
      </w:r>
      <w:r w:rsidR="00E33DF7">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(Watson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2020; Brosset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2021; Mallett </w:t>
      </w:r>
      <w:r w:rsidR="002838B7" w:rsidRPr="002838B7">
        <w:rPr>
          <w:rFonts w:ascii="Arial" w:hAnsi="Arial" w:cs="Arial"/>
          <w:i/>
          <w:iCs/>
          <w:color w:val="000000"/>
          <w:kern w:val="0"/>
        </w:rPr>
        <w:t>et al.</w:t>
      </w:r>
      <w:r w:rsidR="002838B7" w:rsidRPr="002838B7">
        <w:rPr>
          <w:rFonts w:ascii="Arial" w:hAnsi="Arial" w:cs="Arial"/>
          <w:color w:val="000000"/>
          <w:kern w:val="0"/>
        </w:rPr>
        <w:t>, 2024)</w:t>
      </w:r>
      <w:r w:rsidR="00E33DF7">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w:t>
      </w:r>
    </w:p>
    <w:p w14:paraId="21FC70EB" w14:textId="15E18435" w:rsidR="00603BB7" w:rsidRDefault="006177E3" w:rsidP="00603BB7">
      <w:pPr>
        <w:spacing w:line="480" w:lineRule="auto"/>
        <w:ind w:firstLine="720"/>
        <w:rPr>
          <w:rFonts w:ascii="Arial" w:eastAsia="Times New Roman" w:hAnsi="Arial" w:cs="Arial"/>
          <w:kern w:val="0"/>
          <w14:ligatures w14:val="none"/>
        </w:rPr>
      </w:pPr>
      <w:r>
        <w:rPr>
          <w:rFonts w:ascii="Arial" w:eastAsia="Times New Roman" w:hAnsi="Arial" w:cs="Arial"/>
          <w:color w:val="000000"/>
          <w:kern w:val="0"/>
          <w14:ligatures w14:val="none"/>
        </w:rPr>
        <w:t xml:space="preserve">Environmental contaminants may complicate the interpretation of leukocyte-based stress biomarkers because many xenobiotics can independently alter endocrine and immune function. </w:t>
      </w:r>
      <w:r>
        <w:rPr>
          <w:rFonts w:ascii="Arial" w:eastAsia="Times New Roman" w:hAnsi="Arial" w:cs="Arial"/>
          <w:kern w:val="0"/>
          <w14:ligatures w14:val="none"/>
        </w:rPr>
        <w:t>P</w:t>
      </w:r>
      <w:r w:rsidRPr="00224081">
        <w:rPr>
          <w:rFonts w:ascii="Arial" w:eastAsia="Times New Roman" w:hAnsi="Arial" w:cs="Arial"/>
          <w:kern w:val="0"/>
          <w14:ligatures w14:val="none"/>
        </w:rPr>
        <w:t>er- and polyfluoroalkyl substance</w:t>
      </w:r>
      <w:r>
        <w:rPr>
          <w:rFonts w:ascii="Arial" w:eastAsia="Times New Roman" w:hAnsi="Arial" w:cs="Arial"/>
          <w:kern w:val="0"/>
          <w14:ligatures w14:val="none"/>
        </w:rPr>
        <w:t>s (PFASs) are highly persistent a</w:t>
      </w:r>
      <w:r>
        <w:rPr>
          <w:rFonts w:ascii="Arial" w:eastAsia="Times New Roman" w:hAnsi="Arial" w:cs="Arial"/>
          <w:color w:val="000000"/>
          <w:kern w:val="0"/>
          <w14:ligatures w14:val="none"/>
        </w:rPr>
        <w:t xml:space="preserve">nthropogenic compounds </w:t>
      </w:r>
      <w:r>
        <w:rPr>
          <w:rFonts w:ascii="Arial" w:eastAsia="Times New Roman" w:hAnsi="Arial" w:cs="Arial"/>
          <w:color w:val="000000"/>
          <w:kern w:val="0"/>
          <w14:ligatures w14:val="none"/>
        </w:rPr>
        <w:fldChar w:fldCharType="begin"/>
      </w:r>
      <w:r>
        <w:rPr>
          <w:rFonts w:ascii="Arial" w:eastAsia="Times New Roman" w:hAnsi="Arial" w:cs="Arial"/>
          <w:color w:val="000000"/>
          <w:kern w:val="0"/>
          <w14:ligatures w14:val="none"/>
        </w:rPr>
        <w:instrText xml:space="preserve"> ADDIN ZOTERO_ITEM CSL_CITATION {"citationID":"fSj9Z8fS","properties":{"formattedCitation":"(Croteau {\\i{}et al.}, 2005; Ali {\\i{}et al.}, 2019; Edo {\\i{}et al.}, 2024)","plainCitation":"(Croteau et al., 2005; Ali et al., 2019; Edo et al., 2024)","noteIndex":0},"citationItems":[{"id":136,"uris":["http://zotero.org/users/4161640/items/JKJ68BKF"],"itemData":{"id":136,"type":"article-journal","container-title":"Limnology and Oceanography","DOI":"10.4319/lo.2005.50.5.1511","ISSN":"00243590","issue":"5","journalAbbreviation":"Limnol Oceanogr","language":"en","license":"http://doi.wiley.com/10.1002/tdm_license_1.1","page":"1511-1519","source":"DOI.org (Crossref)","title":"Trophic transfer of metals along freshwater food webs: evidence of cadmium biomagnification in nature","title-short":"Trophic transfer of metals along freshwater food webs","volume":"50","author":[{"family":"Croteau","given":"Marie-Noële"},{"family":"Luoma","given":"Samuel N."},{"family":"Stewart","given":"A. Robin"}],"issued":{"date-parts":[["2005",9]]}}},{"id":134,"uris":["http://zotero.org/users/4161640/items/F6AYIMMP"],"itemData":{"id":134,"type":"article-journal","container-title":"Journal of Chemistry","DOI":"10.1155/2019/6730305","ISSN":"2090-9063, 2090-9071","journalAbbreviation":"J Chem","language":"en","license":"http://creativecommons.org/licenses/by/4.0/","page":"1-14","source":"DOI.org (Crossref)","title":"Environmental chemistry and ecotoxicology of hazardous heavy metals: environmental persistence, toxicity, and bioaccumulation","title-short":"Environmental Chemistry and Ecotoxicology of Hazardous Heavy Metals","volume":"2019","author":[{"family":"Ali","given":"Hazrat"},{"family":"Khan","given":"Ezzat"},{"family":"Ilahi","given":"Ikram"}],"issued":{"date-parts":[["2019",3,5]]}}},{"id":133,"uris":["http://zotero.org/users/4161640/items/F34ESUKH"],"itemData":{"id":133,"type":"article-journal","container-title":"Chemistry and Ecology","DOI":"10.1080/02757540.2024.2306839","ISSN":"0275-7540, 1029-0370","issue":"3","journalAbbreviation":"Chem Ecol","language":"en","page":"322-349","source":"DOI.org (Crossref)","title":"Environmental persistence, bioaccumulation, and ecotoxicology of heavy metals","volume":"40","author":[{"family":"Edo","given":"Great Iruoghene"},{"family":"Samuel","given":"Princess Oghenekeno"},{"family":"Oloni","given":"Gift Onyinyechi"},{"family":"Ezekiel","given":"Gracious Okeoghene"},{"family":"Ikpekoro","given":"Victor Ovie"},{"family":"Obasohan","given":"Promise"},{"family":"Ongulu","given":"Jonathan"},{"family":"Otunuya","given":"Chinenye Favour"},{"family":"Opiti","given":"Ajiri Rapheal"},{"family":"Ajakaye","given":"Ruth Sheyi"},{"family":"Essaghah","given":"Arthur Efeoghene Athan"},{"family":"Agbo","given":"Joy Johnson"}],"issued":{"date-parts":[["2024",3,15]]}}}],"schema":"https://github.com/citation-style-language/schema/raw/master/csl-citation.json"} </w:instrText>
      </w:r>
      <w:r>
        <w:rPr>
          <w:rFonts w:ascii="Arial" w:eastAsia="Times New Roman" w:hAnsi="Arial" w:cs="Arial"/>
          <w:color w:val="000000"/>
          <w:kern w:val="0"/>
          <w14:ligatures w14:val="none"/>
        </w:rPr>
        <w:fldChar w:fldCharType="separate"/>
      </w:r>
      <w:r w:rsidRPr="002838B7">
        <w:rPr>
          <w:rFonts w:ascii="Arial" w:hAnsi="Arial" w:cs="Arial"/>
          <w:color w:val="000000"/>
          <w:kern w:val="0"/>
        </w:rPr>
        <w:t xml:space="preserve">(Croteau </w:t>
      </w:r>
      <w:r w:rsidRPr="002838B7">
        <w:rPr>
          <w:rFonts w:ascii="Arial" w:hAnsi="Arial" w:cs="Arial"/>
          <w:i/>
          <w:iCs/>
          <w:color w:val="000000"/>
          <w:kern w:val="0"/>
        </w:rPr>
        <w:t>et al.</w:t>
      </w:r>
      <w:r w:rsidRPr="002838B7">
        <w:rPr>
          <w:rFonts w:ascii="Arial" w:hAnsi="Arial" w:cs="Arial"/>
          <w:color w:val="000000"/>
          <w:kern w:val="0"/>
        </w:rPr>
        <w:t xml:space="preserve">, 2005; Ali </w:t>
      </w:r>
      <w:r w:rsidRPr="002838B7">
        <w:rPr>
          <w:rFonts w:ascii="Arial" w:hAnsi="Arial" w:cs="Arial"/>
          <w:i/>
          <w:iCs/>
          <w:color w:val="000000"/>
          <w:kern w:val="0"/>
        </w:rPr>
        <w:t>et al.</w:t>
      </w:r>
      <w:r w:rsidRPr="002838B7">
        <w:rPr>
          <w:rFonts w:ascii="Arial" w:hAnsi="Arial" w:cs="Arial"/>
          <w:color w:val="000000"/>
          <w:kern w:val="0"/>
        </w:rPr>
        <w:t>, 2019;</w:t>
      </w:r>
      <w:r w:rsidR="00F65F51">
        <w:rPr>
          <w:rFonts w:ascii="Arial" w:hAnsi="Arial" w:cs="Arial"/>
          <w:color w:val="000000"/>
          <w:kern w:val="0"/>
        </w:rPr>
        <w:t xml:space="preserve"> </w:t>
      </w:r>
      <w:r w:rsidR="00F65F51" w:rsidRPr="00E2531B">
        <w:rPr>
          <w:rFonts w:ascii="Arial" w:hAnsi="Arial" w:cs="Arial"/>
        </w:rPr>
        <w:t>Schymanski</w:t>
      </w:r>
      <w:r w:rsidR="00F65F51">
        <w:rPr>
          <w:rFonts w:ascii="Arial" w:hAnsi="Arial" w:cs="Arial"/>
        </w:rPr>
        <w:t xml:space="preserve"> </w:t>
      </w:r>
      <w:r w:rsidR="00F65F51">
        <w:rPr>
          <w:rFonts w:ascii="Arial" w:hAnsi="Arial" w:cs="Arial"/>
          <w:i/>
          <w:iCs/>
        </w:rPr>
        <w:t>et al</w:t>
      </w:r>
      <w:r w:rsidR="00F65F51">
        <w:rPr>
          <w:rFonts w:ascii="Arial" w:hAnsi="Arial" w:cs="Arial"/>
        </w:rPr>
        <w:t>., 2023;</w:t>
      </w:r>
      <w:r w:rsidRPr="002838B7">
        <w:rPr>
          <w:rFonts w:ascii="Arial" w:hAnsi="Arial" w:cs="Arial"/>
          <w:color w:val="000000"/>
          <w:kern w:val="0"/>
        </w:rPr>
        <w:t xml:space="preserve"> Edo </w:t>
      </w:r>
      <w:r w:rsidRPr="002838B7">
        <w:rPr>
          <w:rFonts w:ascii="Arial" w:hAnsi="Arial" w:cs="Arial"/>
          <w:i/>
          <w:iCs/>
          <w:color w:val="000000"/>
          <w:kern w:val="0"/>
        </w:rPr>
        <w:t>et al.</w:t>
      </w:r>
      <w:r w:rsidRPr="002838B7">
        <w:rPr>
          <w:rFonts w:ascii="Arial" w:hAnsi="Arial" w:cs="Arial"/>
          <w:color w:val="000000"/>
          <w:kern w:val="0"/>
        </w:rPr>
        <w:t>, 2024)</w:t>
      </w:r>
      <w:r>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xml:space="preserve"> widely distributed throughout aquatic ecosystems due to decades of industrial and commercial use </w:t>
      </w:r>
      <w:r>
        <w:rPr>
          <w:rFonts w:ascii="Arial" w:eastAsia="Times New Roman" w:hAnsi="Arial" w:cs="Arial"/>
          <w:color w:val="000000"/>
          <w:kern w:val="0"/>
          <w14:ligatures w14:val="none"/>
        </w:rPr>
        <w:fldChar w:fldCharType="begin"/>
      </w:r>
      <w:r>
        <w:rPr>
          <w:rFonts w:ascii="Arial" w:eastAsia="Times New Roman" w:hAnsi="Arial" w:cs="Arial"/>
          <w:color w:val="000000"/>
          <w:kern w:val="0"/>
          <w14:ligatures w14:val="none"/>
        </w:rPr>
        <w:instrText xml:space="preserve"> ADDIN ZOTERO_ITEM CSL_CITATION {"citationID":"Q2i8sjM8","properties":{"formattedCitation":"(Ritter, 2002; Murray {\\i{}et al.}, 2004; Sloman and Wilson, 2005; Santana {\\i{}et al.}, 2020)","plainCitation":"(Ritter, 2002; Murray et al., 2004; Sloman and Wilson, 2005; Santana et al., 2020)","noteIndex":0},"citationItems":[{"id":115,"uris":["http://zotero.org/users/4161640/items/TUR2NZ74"],"itemData":{"id":115,"type":"article-journal","container-title":"Journal of Toxicology and Environmental Health Part A","DOI":"https://doi.org/10.1080/152873902753338572","issue":"1","journalAbbreviation":"J Toxicol Environ Health","note":"publisher: Taylor &amp; Francis","page":"1–142","title":"Sources, pathways, and relative risks of contaminants in surface water and groundwater: a perspective prepared for the Walkerton inquiry","volume":"65","author":[{"family":"Ritter","given":"Len","suffix":"Keith Solomon, Paul Sibley, Ken Hall, Patricia Keen, Gevan Mattu, Beth Linton"}],"issued":{"date-parts":[["2002"]]}}},{"id":116,"uris":["http://zotero.org/users/4161640/items/VP42G5VR"],"itemData":{"id":116,"type":"article-journal","container-title":"Journal of Environmental Quality","DOI":"10.2134/jeq2004.1630","ISSN":"0047-2425, 1537-2537","issue":"1","journalAbbreviation":"J of Env Quality","language":"en","page":"163-172","source":"DOI.org (Crossref)","title":"Heavy Metals in an urban watershed in southeastern Michigan","volume":"33","author":[{"family":"Murray","given":"Kent S."},{"family":"Rogers","given":"Daniel T."},{"family":"Kaufman","given":"Martin M."}],"issued":{"date-parts":[["2004",1]]}}},{"id":121,"uris":["http://zotero.org/users/4161640/items/3WE32ARN"],"itemData":{"id":121,"type":"article-journal","container-title":"Fish Physiology","journalAbbreviation":"Fish Physiol","note":"publisher: Elsevier","page":"413–468","title":"Anthropogenic impacts upon behaviour and physiology","volume":"24","author":[{"family":"Sloman","given":"Katherine A"},{"family":"Wilson","given":"Rod W"}],"issued":{"date-parts":[["2005"]]}}},{"id":118,"uris":["http://zotero.org/users/4161640/items/C9JMJG2D"],"itemData":{"id":118,"type":"article-journal","container-title":"Journal of Environmental Management","DOI":"10.1016/j.jenvman.2020.111148","ISSN":"03014797","journalAbbreviation":"J Environ Manage","language":"en","page":"111148","source":"DOI.org (Crossref)","title":"Assessment of water resources pollution associated with mining activity in a semi-arid region","volume":"273","author":[{"family":"Santana","given":"Caroline S."},{"family":"Montalván Olivares","given":"Diango M."},{"family":"Silva","given":"Vinnícius H.C."},{"family":"Luzardo","given":"Francisco H.M."},{"family":"Velasco","given":"Fermin G."},{"family":"De Jesus","given":"Raildo M."}],"issued":{"date-parts":[["2020",11]]}}}],"schema":"https://github.com/citation-style-language/schema/raw/master/csl-citation.json"} </w:instrText>
      </w:r>
      <w:r>
        <w:rPr>
          <w:rFonts w:ascii="Arial" w:eastAsia="Times New Roman" w:hAnsi="Arial" w:cs="Arial"/>
          <w:color w:val="000000"/>
          <w:kern w:val="0"/>
          <w14:ligatures w14:val="none"/>
        </w:rPr>
        <w:fldChar w:fldCharType="separate"/>
      </w:r>
      <w:r w:rsidRPr="002838B7">
        <w:rPr>
          <w:rFonts w:ascii="Arial" w:hAnsi="Arial" w:cs="Arial"/>
          <w:color w:val="000000"/>
          <w:kern w:val="0"/>
        </w:rPr>
        <w:t xml:space="preserve">(Ritter, 2002; </w:t>
      </w:r>
      <w:r w:rsidR="00603BB7">
        <w:rPr>
          <w:rFonts w:ascii="Arial" w:hAnsi="Arial" w:cs="Arial"/>
          <w:color w:val="000000"/>
          <w:kern w:val="0"/>
        </w:rPr>
        <w:t xml:space="preserve">Lescord </w:t>
      </w:r>
      <w:r w:rsidR="00603BB7" w:rsidRPr="008B24EF">
        <w:rPr>
          <w:rFonts w:ascii="Arial" w:hAnsi="Arial" w:cs="Arial"/>
          <w:i/>
          <w:iCs/>
          <w:color w:val="000000"/>
          <w:kern w:val="0"/>
        </w:rPr>
        <w:t>et al</w:t>
      </w:r>
      <w:r w:rsidR="00603BB7">
        <w:rPr>
          <w:rFonts w:ascii="Arial" w:hAnsi="Arial" w:cs="Arial"/>
          <w:color w:val="000000"/>
          <w:kern w:val="0"/>
        </w:rPr>
        <w:t>., 2015</w:t>
      </w:r>
      <w:r>
        <w:rPr>
          <w:rFonts w:ascii="Arial" w:eastAsia="Times New Roman" w:hAnsi="Arial" w:cs="Arial"/>
          <w:kern w:val="0"/>
          <w14:ligatures w14:val="none"/>
        </w:rPr>
        <w:fldChar w:fldCharType="begin"/>
      </w:r>
      <w:r>
        <w:rPr>
          <w:rFonts w:ascii="Arial" w:eastAsia="Times New Roman" w:hAnsi="Arial" w:cs="Arial"/>
          <w:kern w:val="0"/>
          <w14:ligatures w14:val="none"/>
        </w:rPr>
        <w:instrText xml:space="preserve"> ADDIN ZOTERO_ITEM CSL_CITATION {"citationID":"LQGYbYIb","properties":{"formattedCitation":"(Gaines, 2023)","plainCitation":"(Gaines, 2023)","noteIndex":0},"citationItems":[{"id":222,"uris":["http://zotero.org/users/4161640/items/H8NWSC7H"],"itemData":{"id":222,"type":"article-journal","abstract":"Abstract\n            \n              Background\n              Per</w:instrText>
      </w:r>
      <w:r>
        <w:rPr>
          <w:rFonts w:ascii="Cambria Math" w:eastAsia="Times New Roman" w:hAnsi="Cambria Math" w:cs="Cambria Math"/>
          <w:kern w:val="0"/>
          <w14:ligatures w14:val="none"/>
        </w:rPr>
        <w:instrText>‐</w:instrText>
      </w:r>
      <w:r>
        <w:rPr>
          <w:rFonts w:ascii="Arial" w:eastAsia="Times New Roman" w:hAnsi="Arial" w:cs="Arial"/>
          <w:kern w:val="0"/>
          <w14:ligatures w14:val="none"/>
        </w:rPr>
        <w:instrText xml:space="preserve"> and polyfluoroalkyl substances (PFAS) have uniquely useful chemical and physical properties, leading to their extensive industrial, commercial, and consumer applications since at least the 1950s. Some industries have publicly reported at least some degree of information regarding their PFAS use, while other industries have reported little, if any, such information publicly.\n            \n            \n              Methods\n              Publicly available sources were extensively researched for information. Literature searches were performed on key words via a variety of search mechanisms, including existing PFAS use and synthesis literature, patent databases, manufacturers' websites, public government databases, and library catalogs. Additional searches were conducted specifically for suspected or known uses.\n            \n            \n              Results\n              PFAS have been used in a wide variety of applications, which are summarized into several industries and applications. The expanded literature search yielded additional references as well as greater details, such as concentrations and specific PFAS used, on several previously reported uses.\n            \n            \n              Conclusions\n              This knowledge will help inform which industries and occupations may lead to potential exposure to workers and to the environment.","container-title":"American Journal of Industrial Medicine","DOI":"10.1002/ajim.23362","ISSN":"0271-3586, 1097-0274","issue":"5","journalAbbreviation":"American J Industrial Med","language":"en","page":"353-378","source":"DOI.org (Crossref)","title":"Historical and current usage of per</w:instrText>
      </w:r>
      <w:r>
        <w:rPr>
          <w:rFonts w:ascii="Cambria Math" w:eastAsia="Times New Roman" w:hAnsi="Cambria Math" w:cs="Cambria Math"/>
          <w:kern w:val="0"/>
          <w14:ligatures w14:val="none"/>
        </w:rPr>
        <w:instrText>‐</w:instrText>
      </w:r>
      <w:r>
        <w:rPr>
          <w:rFonts w:ascii="Arial" w:eastAsia="Times New Roman" w:hAnsi="Arial" w:cs="Arial"/>
          <w:kern w:val="0"/>
          <w14:ligatures w14:val="none"/>
        </w:rPr>
        <w:instrText xml:space="preserve"> and polyfluoroalkyl substances (PFAS): a literature review","title-short":"Historical and current usage of per</w:instrText>
      </w:r>
      <w:r>
        <w:rPr>
          <w:rFonts w:ascii="Cambria Math" w:eastAsia="Times New Roman" w:hAnsi="Cambria Math" w:cs="Cambria Math"/>
          <w:kern w:val="0"/>
          <w14:ligatures w14:val="none"/>
        </w:rPr>
        <w:instrText>‐</w:instrText>
      </w:r>
      <w:r>
        <w:rPr>
          <w:rFonts w:ascii="Arial" w:eastAsia="Times New Roman" w:hAnsi="Arial" w:cs="Arial"/>
          <w:kern w:val="0"/>
          <w14:ligatures w14:val="none"/>
        </w:rPr>
        <w:instrText xml:space="preserve"> and polyfluoroalkyl substances (PFAS)","volume":"66","author":[{"family":"Gaines","given":"Linda G. T."}],"issued":{"date-parts":[["2023",5]]}}}],"schema":"https://github.com/citation-style-language/schema/raw/master/csl-citation.json"} </w:instrText>
      </w:r>
      <w:r>
        <w:rPr>
          <w:rFonts w:ascii="Arial" w:eastAsia="Times New Roman" w:hAnsi="Arial" w:cs="Arial"/>
          <w:kern w:val="0"/>
          <w14:ligatures w14:val="none"/>
        </w:rPr>
        <w:fldChar w:fldCharType="separate"/>
      </w:r>
      <w:r>
        <w:rPr>
          <w:rFonts w:ascii="Arial" w:eastAsia="Times New Roman" w:hAnsi="Arial" w:cs="Arial"/>
          <w:noProof/>
          <w:kern w:val="0"/>
          <w14:ligatures w14:val="none"/>
        </w:rPr>
        <w:t>; Gaines, 2023)</w:t>
      </w:r>
      <w:r>
        <w:rPr>
          <w:rFonts w:ascii="Arial" w:eastAsia="Times New Roman" w:hAnsi="Arial" w:cs="Arial"/>
          <w:kern w:val="0"/>
          <w14:ligatures w14:val="none"/>
        </w:rPr>
        <w:fldChar w:fldCharType="end"/>
      </w:r>
      <w:r>
        <w:rPr>
          <w:rFonts w:ascii="Arial" w:eastAsia="Times New Roman" w:hAnsi="Arial" w:cs="Arial"/>
          <w:color w:val="000000"/>
          <w:kern w:val="0"/>
          <w14:ligatures w14:val="none"/>
        </w:rPr>
        <w:fldChar w:fldCharType="end"/>
      </w:r>
      <w:r w:rsidRPr="00292FF5">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w:t>
      </w:r>
      <w:r w:rsidR="00603BB7">
        <w:rPr>
          <w:rFonts w:ascii="Arial" w:eastAsia="Times New Roman" w:hAnsi="Arial" w:cs="Arial"/>
          <w:color w:val="000000"/>
          <w:kern w:val="0"/>
          <w14:ligatures w14:val="none"/>
        </w:rPr>
        <w:t xml:space="preserve">Although long-chain PFAS compounds have historically received the greatest toxicological attention, short-chain replacement compounds are increasingly detected in </w:t>
      </w:r>
      <w:r w:rsidR="00603BB7">
        <w:rPr>
          <w:rFonts w:ascii="Arial" w:eastAsia="Times New Roman" w:hAnsi="Arial" w:cs="Arial"/>
          <w:color w:val="000000"/>
          <w:kern w:val="0"/>
          <w14:ligatures w14:val="none"/>
        </w:rPr>
        <w:lastRenderedPageBreak/>
        <w:t xml:space="preserve">aquatic systems </w:t>
      </w:r>
      <w:r w:rsidR="00603BB7">
        <w:rPr>
          <w:rFonts w:ascii="Arial" w:eastAsia="Times New Roman" w:hAnsi="Arial" w:cs="Arial"/>
          <w:kern w:val="0"/>
          <w14:ligatures w14:val="none"/>
        </w:rPr>
        <w:fldChar w:fldCharType="begin"/>
      </w:r>
      <w:r w:rsidR="00603BB7">
        <w:rPr>
          <w:rFonts w:ascii="Arial" w:eastAsia="Times New Roman" w:hAnsi="Arial" w:cs="Arial"/>
          <w:kern w:val="0"/>
          <w14:ligatures w14:val="none"/>
        </w:rPr>
        <w:instrText xml:space="preserve"> ADDIN ZOTERO_ITEM CSL_CITATION {"citationID":"aTerkiWt","properties":{"formattedCitation":"(Wang {\\i{}et al.}, 2013; Walsh {\\i{}et al.}, 2025)","plainCitation":"(Wang et al., 2013; Walsh et al., 2025)","noteIndex":0},"citationItems":[{"id":573,"uris":["http://zotero.org/users/4161640/items/CZIZHYLL"],"itemData":{"id":573,"type":"article-journal","container-title":"Environment international","journalAbbreviation":"Environ. Int.","note":"publisher: Elsevier","page":"242–248","title":"Fluorinated alternatives to long-chain perfluoroalkyl carboxylic acids (PFCAs), perfluoroalkane sulfonic acids (PFSAs) and their potential precursors","volume":"60","author":[{"family":"Wang","given":"Zhanyun"},{"family":"Cousins","given":"Ian T"},{"family":"Scheringer","given":"Martin"},{"family":"Hungerbühler","given":"Konrad"}],"issued":{"date-parts":[["2013"]]}}},{"id":574,"uris":["http://zotero.org/users/4161640/items/TI44DASL"],"itemData":{"id":574,"type":"article-journal","container-title":"Aquatic Toxicology","journalAbbreviation":"Aquat. Toxicol.","note":"publisher: Elsevier","page":"107499","title":"Occurrence and tissue distribution of per-and polyfluoroalkyl substances (PFAS) in fishes from waterbodies with point and non-point sources in Massachusetts, USA","author":[{"family":"Walsh","given":"Heather L"},{"family":"Blazer","given":"Vicki S"},{"family":"Lord","given":"Emma"},{"family":"Hurley","given":"Stephen T"},{"family":"LeBlanc","given":"Denis R"}],"issued":{"date-parts":[["2025"]]}}}],"schema":"https://github.com/citation-style-language/schema/raw/master/csl-citation.json"} </w:instrText>
      </w:r>
      <w:r w:rsidR="00603BB7">
        <w:rPr>
          <w:rFonts w:ascii="Arial" w:eastAsia="Times New Roman" w:hAnsi="Arial" w:cs="Arial"/>
          <w:kern w:val="0"/>
          <w14:ligatures w14:val="none"/>
        </w:rPr>
        <w:fldChar w:fldCharType="separate"/>
      </w:r>
      <w:r w:rsidR="00603BB7" w:rsidRPr="00D73773">
        <w:rPr>
          <w:rFonts w:ascii="Arial" w:hAnsi="Arial" w:cs="Arial"/>
          <w:kern w:val="0"/>
        </w:rPr>
        <w:t xml:space="preserve">(Wang </w:t>
      </w:r>
      <w:r w:rsidR="00603BB7" w:rsidRPr="00D73773">
        <w:rPr>
          <w:rFonts w:ascii="Arial" w:hAnsi="Arial" w:cs="Arial"/>
          <w:i/>
          <w:iCs/>
          <w:kern w:val="0"/>
        </w:rPr>
        <w:t>et al.</w:t>
      </w:r>
      <w:r w:rsidR="00603BB7" w:rsidRPr="00D73773">
        <w:rPr>
          <w:rFonts w:ascii="Arial" w:hAnsi="Arial" w:cs="Arial"/>
          <w:kern w:val="0"/>
        </w:rPr>
        <w:t xml:space="preserve">, 2013; Walsh </w:t>
      </w:r>
      <w:r w:rsidR="00603BB7" w:rsidRPr="00D73773">
        <w:rPr>
          <w:rFonts w:ascii="Arial" w:hAnsi="Arial" w:cs="Arial"/>
          <w:i/>
          <w:iCs/>
          <w:kern w:val="0"/>
        </w:rPr>
        <w:t>et al.</w:t>
      </w:r>
      <w:r w:rsidR="00603BB7" w:rsidRPr="00D73773">
        <w:rPr>
          <w:rFonts w:ascii="Arial" w:hAnsi="Arial" w:cs="Arial"/>
          <w:kern w:val="0"/>
        </w:rPr>
        <w:t>, 2025)</w:t>
      </w:r>
      <w:r w:rsidR="00603BB7">
        <w:rPr>
          <w:rFonts w:ascii="Arial" w:eastAsia="Times New Roman" w:hAnsi="Arial" w:cs="Arial"/>
          <w:kern w:val="0"/>
          <w14:ligatures w14:val="none"/>
        </w:rPr>
        <w:fldChar w:fldCharType="end"/>
      </w:r>
      <w:r w:rsidR="00603BB7">
        <w:rPr>
          <w:rFonts w:ascii="Arial" w:eastAsia="Times New Roman" w:hAnsi="Arial" w:cs="Arial"/>
          <w:color w:val="000000"/>
          <w:kern w:val="0"/>
          <w14:ligatures w14:val="none"/>
        </w:rPr>
        <w:t xml:space="preserve"> and remain comparatively understudied </w:t>
      </w:r>
      <w:r w:rsidR="00603BB7">
        <w:rPr>
          <w:rFonts w:ascii="Arial" w:eastAsia="Times New Roman" w:hAnsi="Arial" w:cs="Arial"/>
          <w:kern w:val="0"/>
          <w14:ligatures w14:val="none"/>
        </w:rPr>
        <w:fldChar w:fldCharType="begin"/>
      </w:r>
      <w:r w:rsidR="00603BB7">
        <w:rPr>
          <w:rFonts w:ascii="Arial" w:eastAsia="Times New Roman" w:hAnsi="Arial" w:cs="Arial"/>
          <w:kern w:val="0"/>
          <w14:ligatures w14:val="none"/>
        </w:rPr>
        <w:instrText xml:space="preserve"> ADDIN ZOTERO_ITEM CSL_CITATION {"citationID":"HXbMcvd7","properties":{"formattedCitation":"(Brendel {\\i{}et al.}, 2018)","plainCitation":"(Brendel et al., 2018)","noteIndex":0},"citationItems":[{"id":572,"uris":["http://zotero.org/users/4161640/items/N2QY7LEJ"],"itemData":{"id":572,"type":"article-journal","container-title":"Environmental Sciences Europe","issue":"1","journalAbbreviation":"Environ. Sci. Eur.","note":"publisher: Springer","page":"9","title":"Short-chain perfluoroalkyl acids: environmental concerns and a regulatory strategy under REACH","volume":"30","author":[{"family":"Brendel","given":"Stephan"},{"family":"Fetter","given":"Éva"},{"family":"Staude","given":"Claudia"},{"family":"Vierke","given":"Lena"},{"family":"Biegel-Engler","given":"Annegret"}],"issued":{"date-parts":[["2018"]]}}}],"schema":"https://github.com/citation-style-language/schema/raw/master/csl-citation.json"} </w:instrText>
      </w:r>
      <w:r w:rsidR="00603BB7">
        <w:rPr>
          <w:rFonts w:ascii="Arial" w:eastAsia="Times New Roman" w:hAnsi="Arial" w:cs="Arial"/>
          <w:kern w:val="0"/>
          <w14:ligatures w14:val="none"/>
        </w:rPr>
        <w:fldChar w:fldCharType="separate"/>
      </w:r>
      <w:r w:rsidR="00603BB7" w:rsidRPr="00E25081">
        <w:rPr>
          <w:rFonts w:ascii="Arial" w:hAnsi="Arial" w:cs="Arial"/>
          <w:kern w:val="0"/>
        </w:rPr>
        <w:t xml:space="preserve">(Brendel </w:t>
      </w:r>
      <w:r w:rsidR="00603BB7" w:rsidRPr="00E25081">
        <w:rPr>
          <w:rFonts w:ascii="Arial" w:hAnsi="Arial" w:cs="Arial"/>
          <w:i/>
          <w:iCs/>
          <w:kern w:val="0"/>
        </w:rPr>
        <w:t>et al.</w:t>
      </w:r>
      <w:r w:rsidR="00603BB7" w:rsidRPr="00E25081">
        <w:rPr>
          <w:rFonts w:ascii="Arial" w:hAnsi="Arial" w:cs="Arial"/>
          <w:kern w:val="0"/>
        </w:rPr>
        <w:t>, 2018</w:t>
      </w:r>
      <w:r w:rsidR="00603BB7">
        <w:rPr>
          <w:rFonts w:ascii="Arial" w:hAnsi="Arial" w:cs="Arial"/>
          <w:kern w:val="0"/>
        </w:rPr>
        <w:t xml:space="preserve">; Guillette </w:t>
      </w:r>
      <w:r w:rsidR="00603BB7" w:rsidRPr="008B24EF">
        <w:rPr>
          <w:rFonts w:ascii="Arial" w:hAnsi="Arial" w:cs="Arial"/>
          <w:i/>
          <w:iCs/>
          <w:kern w:val="0"/>
        </w:rPr>
        <w:t>et al</w:t>
      </w:r>
      <w:r w:rsidR="00603BB7">
        <w:rPr>
          <w:rFonts w:ascii="Arial" w:hAnsi="Arial" w:cs="Arial"/>
          <w:kern w:val="0"/>
        </w:rPr>
        <w:t>., 2020</w:t>
      </w:r>
      <w:r w:rsidR="00603BB7" w:rsidRPr="00E25081">
        <w:rPr>
          <w:rFonts w:ascii="Arial" w:hAnsi="Arial" w:cs="Arial"/>
          <w:kern w:val="0"/>
        </w:rPr>
        <w:t>)</w:t>
      </w:r>
      <w:r w:rsidR="00603BB7">
        <w:rPr>
          <w:rFonts w:ascii="Arial" w:eastAsia="Times New Roman" w:hAnsi="Arial" w:cs="Arial"/>
          <w:kern w:val="0"/>
          <w14:ligatures w14:val="none"/>
        </w:rPr>
        <w:fldChar w:fldCharType="end"/>
      </w:r>
      <w:r w:rsidR="00603BB7">
        <w:rPr>
          <w:rFonts w:ascii="Arial" w:eastAsia="Times New Roman" w:hAnsi="Arial" w:cs="Arial"/>
          <w:kern w:val="0"/>
          <w14:ligatures w14:val="none"/>
        </w:rPr>
        <w:t xml:space="preserve">. Existing evidence suggests PFAS exposure may disrupt endocrine signaling, alter thyroid function, induce oxidative stress, and modify immune responses in fishes and other vertebrates (Fang </w:t>
      </w:r>
      <w:r w:rsidR="00603BB7">
        <w:rPr>
          <w:rFonts w:ascii="Arial" w:eastAsia="Times New Roman" w:hAnsi="Arial" w:cs="Arial"/>
          <w:i/>
          <w:iCs/>
          <w:kern w:val="0"/>
          <w14:ligatures w14:val="none"/>
        </w:rPr>
        <w:t>et al</w:t>
      </w:r>
      <w:r w:rsidR="00603BB7">
        <w:rPr>
          <w:rFonts w:ascii="Arial" w:eastAsia="Times New Roman" w:hAnsi="Arial" w:cs="Arial"/>
          <w:kern w:val="0"/>
          <w14:ligatures w14:val="none"/>
        </w:rPr>
        <w:t xml:space="preserve">., 2013; </w:t>
      </w:r>
      <w:proofErr w:type="spellStart"/>
      <w:r w:rsidR="00603BB7">
        <w:rPr>
          <w:rFonts w:ascii="Arial" w:eastAsia="Times New Roman" w:hAnsi="Arial" w:cs="Arial"/>
          <w:kern w:val="0"/>
          <w14:ligatures w14:val="none"/>
        </w:rPr>
        <w:t>Coperchini</w:t>
      </w:r>
      <w:proofErr w:type="spellEnd"/>
      <w:r w:rsidR="00603BB7">
        <w:rPr>
          <w:rFonts w:ascii="Arial" w:eastAsia="Times New Roman" w:hAnsi="Arial" w:cs="Arial"/>
          <w:kern w:val="0"/>
          <w14:ligatures w14:val="none"/>
        </w:rPr>
        <w:t xml:space="preserve"> </w:t>
      </w:r>
      <w:r w:rsidR="00603BB7">
        <w:rPr>
          <w:rFonts w:ascii="Arial" w:eastAsia="Times New Roman" w:hAnsi="Arial" w:cs="Arial"/>
          <w:i/>
          <w:iCs/>
          <w:kern w:val="0"/>
          <w14:ligatures w14:val="none"/>
        </w:rPr>
        <w:t>et al</w:t>
      </w:r>
      <w:r w:rsidR="00603BB7">
        <w:rPr>
          <w:rFonts w:ascii="Arial" w:eastAsia="Times New Roman" w:hAnsi="Arial" w:cs="Arial"/>
          <w:kern w:val="0"/>
          <w14:ligatures w14:val="none"/>
        </w:rPr>
        <w:t xml:space="preserve">., 2021; Piva </w:t>
      </w:r>
      <w:r w:rsidR="00603BB7">
        <w:rPr>
          <w:rFonts w:ascii="Arial" w:eastAsia="Times New Roman" w:hAnsi="Arial" w:cs="Arial"/>
          <w:i/>
          <w:iCs/>
          <w:kern w:val="0"/>
          <w14:ligatures w14:val="none"/>
        </w:rPr>
        <w:t>et al.</w:t>
      </w:r>
      <w:r w:rsidR="00603BB7">
        <w:rPr>
          <w:rFonts w:ascii="Arial" w:eastAsia="Times New Roman" w:hAnsi="Arial" w:cs="Arial"/>
          <w:kern w:val="0"/>
          <w14:ligatures w14:val="none"/>
        </w:rPr>
        <w:t xml:space="preserve">, 2022; Birgersson </w:t>
      </w:r>
      <w:r w:rsidR="00603BB7">
        <w:rPr>
          <w:rFonts w:ascii="Arial" w:eastAsia="Times New Roman" w:hAnsi="Arial" w:cs="Arial"/>
          <w:i/>
          <w:iCs/>
          <w:kern w:val="0"/>
          <w14:ligatures w14:val="none"/>
        </w:rPr>
        <w:t>et al</w:t>
      </w:r>
      <w:r w:rsidR="00603BB7">
        <w:rPr>
          <w:rFonts w:ascii="Arial" w:eastAsia="Times New Roman" w:hAnsi="Arial" w:cs="Arial"/>
          <w:kern w:val="0"/>
          <w14:ligatures w14:val="none"/>
        </w:rPr>
        <w:t>., 2021). In fishes specifically, PFAS exposure has been associated with altered immune biomarkers, thyroid disruption, and changes in leukocyte abundance</w:t>
      </w:r>
      <w:r w:rsidR="00386459">
        <w:rPr>
          <w:rFonts w:ascii="Arial" w:eastAsia="Times New Roman" w:hAnsi="Arial" w:cs="Arial"/>
          <w:kern w:val="0"/>
          <w14:ligatures w14:val="none"/>
        </w:rPr>
        <w:t xml:space="preserve"> (Guillette </w:t>
      </w:r>
      <w:r w:rsidR="00386459">
        <w:rPr>
          <w:rFonts w:ascii="Arial" w:eastAsia="Times New Roman" w:hAnsi="Arial" w:cs="Arial"/>
          <w:i/>
          <w:iCs/>
          <w:kern w:val="0"/>
          <w14:ligatures w14:val="none"/>
        </w:rPr>
        <w:t>et al</w:t>
      </w:r>
      <w:r w:rsidR="00386459">
        <w:rPr>
          <w:rFonts w:ascii="Arial" w:eastAsia="Times New Roman" w:hAnsi="Arial" w:cs="Arial"/>
          <w:kern w:val="0"/>
          <w14:ligatures w14:val="none"/>
        </w:rPr>
        <w:t xml:space="preserve">., 2020; Birgersson </w:t>
      </w:r>
      <w:r w:rsidR="00386459">
        <w:rPr>
          <w:rFonts w:ascii="Arial" w:eastAsia="Times New Roman" w:hAnsi="Arial" w:cs="Arial"/>
          <w:i/>
          <w:iCs/>
          <w:kern w:val="0"/>
          <w14:ligatures w14:val="none"/>
        </w:rPr>
        <w:t>et al</w:t>
      </w:r>
      <w:r w:rsidR="00386459">
        <w:rPr>
          <w:rFonts w:ascii="Arial" w:eastAsia="Times New Roman" w:hAnsi="Arial" w:cs="Arial"/>
          <w:kern w:val="0"/>
          <w14:ligatures w14:val="none"/>
        </w:rPr>
        <w:t xml:space="preserve">., 2021). Consequently, contaminant exposure may influence leukocyte dynamics and complicate the interpretation of physiological stress biomarkers </w:t>
      </w:r>
      <w:r w:rsidR="004027E8">
        <w:rPr>
          <w:rFonts w:ascii="Arial" w:eastAsia="Times New Roman" w:hAnsi="Arial" w:cs="Arial"/>
          <w:kern w:val="0"/>
          <w14:ligatures w14:val="none"/>
        </w:rPr>
        <w:t>in response to</w:t>
      </w:r>
      <w:r w:rsidR="00386459">
        <w:rPr>
          <w:rFonts w:ascii="Arial" w:eastAsia="Times New Roman" w:hAnsi="Arial" w:cs="Arial"/>
          <w:kern w:val="0"/>
          <w14:ligatures w14:val="none"/>
        </w:rPr>
        <w:t xml:space="preserve"> additional environmental </w:t>
      </w:r>
      <w:r w:rsidR="004027E8">
        <w:rPr>
          <w:rFonts w:ascii="Arial" w:eastAsia="Times New Roman" w:hAnsi="Arial" w:cs="Arial"/>
          <w:kern w:val="0"/>
          <w14:ligatures w14:val="none"/>
        </w:rPr>
        <w:t>stressors</w:t>
      </w:r>
      <w:r w:rsidR="00386459">
        <w:rPr>
          <w:rFonts w:ascii="Arial" w:eastAsia="Times New Roman" w:hAnsi="Arial" w:cs="Arial"/>
          <w:kern w:val="0"/>
          <w14:ligatures w14:val="none"/>
        </w:rPr>
        <w:t>.</w:t>
      </w:r>
    </w:p>
    <w:p w14:paraId="1C2B3802" w14:textId="214C1196" w:rsidR="00C357C4" w:rsidRDefault="00386459" w:rsidP="001F1C47">
      <w:pPr>
        <w:spacing w:line="480" w:lineRule="auto"/>
        <w:ind w:firstLine="720"/>
        <w:rPr>
          <w:rFonts w:ascii="Arial" w:eastAsia="Times New Roman" w:hAnsi="Arial" w:cs="Arial"/>
          <w:color w:val="000000"/>
          <w:kern w:val="0"/>
          <w14:ligatures w14:val="none"/>
        </w:rPr>
      </w:pPr>
      <w:r>
        <w:rPr>
          <w:rFonts w:ascii="Arial" w:eastAsia="Times New Roman" w:hAnsi="Arial" w:cs="Arial"/>
          <w:kern w:val="0"/>
          <w14:ligatures w14:val="none"/>
        </w:rPr>
        <w:t>In addition to PFAS compounds, heavy metals (e.g., cadmium [Cd])</w:t>
      </w:r>
      <w:r w:rsidR="00086171">
        <w:rPr>
          <w:rFonts w:ascii="Arial" w:eastAsia="Times New Roman" w:hAnsi="Arial" w:cs="Arial"/>
          <w:kern w:val="0"/>
          <w14:ligatures w14:val="none"/>
        </w:rPr>
        <w:t xml:space="preserve"> are widespread aquatic contaminants </w:t>
      </w:r>
      <w:r>
        <w:rPr>
          <w:rFonts w:ascii="Arial" w:eastAsia="Times New Roman" w:hAnsi="Arial" w:cs="Arial"/>
          <w:color w:val="000000"/>
          <w:kern w:val="0"/>
          <w14:ligatures w14:val="none"/>
        </w:rPr>
        <w:fldChar w:fldCharType="begin"/>
      </w:r>
      <w:r>
        <w:rPr>
          <w:rFonts w:ascii="Arial" w:eastAsia="Times New Roman" w:hAnsi="Arial" w:cs="Arial"/>
          <w:color w:val="000000"/>
          <w:kern w:val="0"/>
          <w14:ligatures w14:val="none"/>
        </w:rPr>
        <w:instrText xml:space="preserve"> ADDIN ZOTERO_ITEM CSL_CITATION {"citationID":"PEb882SH","properties":{"formattedCitation":"(Wu {\\i{}et al.}, 2016; Kahlon {\\i{}et al.}, 2018)","plainCitation":"(Wu et al., 2016; Kahlon et al., 2018)","noteIndex":0},"citationItems":[{"id":123,"uris":["http://zotero.org/users/4161640/items/A3LNM5TQ"],"itemData":{"id":123,"type":"article-journal","container-title":"Environmental Science and Pollution Research","DOI":"10.1007/s11356-016-6333-x","ISSN":"0944-1344, 1614-7499","issue":"9","journalAbbreviation":"Environ Sci Pollut Res","language":"en","page":"8244-8259","source":"DOI.org (Crossref)","title":"A review of toxicity and mechanisms of individual and mixtures of heavy metals in the environment","volume":"23","author":[{"family":"Wu","given":"Xiangyang"},{"family":"Cobbina","given":"Samuel J."},{"family":"Mao","given":"Guanghua"},{"family":"Xu","given":"Hai"},{"family":"Zhang","given":"Zhen"},{"family":"Yang","given":"Liuqing"}],"issued":{"date-parts":[["2016",5]]}}},{"id":122,"uris":["http://zotero.org/users/4161640/items/6IVKZQII"],"itemData":{"id":122,"type":"article-journal","container-title":"Environmental Chemistry Letters","DOI":"10.1007/s10311-018-0737-4","ISSN":"1610-3653, 1610-3661","issue":"3","journalAbbreviation":"Environ Chem Lett","language":"en","page":"919-946","source":"DOI.org (Crossref)","title":"Impact of heavy metals and nanoparticles on aquatic biota","volume":"16","author":[{"family":"Kahlon","given":"Sharanjeet Kaur"},{"family":"Sharma","given":"Gaurav"},{"family":"Julka","given":"J. M."},{"family":"Kumar","given":"Amit"},{"family":"Sharma","given":"Shweta"},{"family":"Stadler","given":"Florian J."}],"issued":{"date-parts":[["2018",9]]}}}],"schema":"https://github.com/citation-style-language/schema/raw/master/csl-citation.json"} </w:instrText>
      </w:r>
      <w:r>
        <w:rPr>
          <w:rFonts w:ascii="Arial" w:eastAsia="Times New Roman" w:hAnsi="Arial" w:cs="Arial"/>
          <w:color w:val="000000"/>
          <w:kern w:val="0"/>
          <w14:ligatures w14:val="none"/>
        </w:rPr>
        <w:fldChar w:fldCharType="separate"/>
      </w:r>
      <w:r w:rsidRPr="002838B7">
        <w:rPr>
          <w:rFonts w:ascii="Arial" w:hAnsi="Arial" w:cs="Arial"/>
          <w:color w:val="000000"/>
          <w:kern w:val="0"/>
        </w:rPr>
        <w:t xml:space="preserve">(Wu </w:t>
      </w:r>
      <w:r w:rsidRPr="002838B7">
        <w:rPr>
          <w:rFonts w:ascii="Arial" w:hAnsi="Arial" w:cs="Arial"/>
          <w:i/>
          <w:iCs/>
          <w:color w:val="000000"/>
          <w:kern w:val="0"/>
        </w:rPr>
        <w:t>et al.</w:t>
      </w:r>
      <w:r w:rsidRPr="002838B7">
        <w:rPr>
          <w:rFonts w:ascii="Arial" w:hAnsi="Arial" w:cs="Arial"/>
          <w:color w:val="000000"/>
          <w:kern w:val="0"/>
        </w:rPr>
        <w:t xml:space="preserve">, 2016; Kahlon </w:t>
      </w:r>
      <w:r w:rsidRPr="002838B7">
        <w:rPr>
          <w:rFonts w:ascii="Arial" w:hAnsi="Arial" w:cs="Arial"/>
          <w:i/>
          <w:iCs/>
          <w:color w:val="000000"/>
          <w:kern w:val="0"/>
        </w:rPr>
        <w:t>et al.</w:t>
      </w:r>
      <w:r w:rsidRPr="002838B7">
        <w:rPr>
          <w:rFonts w:ascii="Arial" w:hAnsi="Arial" w:cs="Arial"/>
          <w:color w:val="000000"/>
          <w:kern w:val="0"/>
        </w:rPr>
        <w:t>, 2018)</w:t>
      </w:r>
      <w:r>
        <w:rPr>
          <w:rFonts w:ascii="Arial" w:eastAsia="Times New Roman" w:hAnsi="Arial" w:cs="Arial"/>
          <w:color w:val="000000"/>
          <w:kern w:val="0"/>
          <w14:ligatures w14:val="none"/>
        </w:rPr>
        <w:fldChar w:fldCharType="end"/>
      </w:r>
      <w:r w:rsidR="00086171">
        <w:rPr>
          <w:rFonts w:ascii="Arial" w:eastAsia="Times New Roman" w:hAnsi="Arial" w:cs="Arial"/>
          <w:color w:val="000000"/>
          <w:kern w:val="0"/>
          <w14:ligatures w14:val="none"/>
        </w:rPr>
        <w:t xml:space="preserve"> with well-documented physiological and immunological effects in fishes (</w:t>
      </w:r>
      <w:r w:rsidR="00C357C4">
        <w:rPr>
          <w:rFonts w:ascii="Arial" w:eastAsia="Times New Roman" w:hAnsi="Arial" w:cs="Arial"/>
          <w:color w:val="000000"/>
          <w:kern w:val="0"/>
          <w14:ligatures w14:val="none"/>
        </w:rPr>
        <w:t xml:space="preserve">Javed and Usmani, 2019; Bera </w:t>
      </w:r>
      <w:r w:rsidR="00C357C4">
        <w:rPr>
          <w:rFonts w:ascii="Arial" w:eastAsia="Times New Roman" w:hAnsi="Arial" w:cs="Arial"/>
          <w:i/>
          <w:iCs/>
          <w:color w:val="000000"/>
          <w:kern w:val="0"/>
          <w14:ligatures w14:val="none"/>
        </w:rPr>
        <w:t>et al</w:t>
      </w:r>
      <w:r w:rsidR="00C357C4">
        <w:rPr>
          <w:rFonts w:ascii="Arial" w:eastAsia="Times New Roman" w:hAnsi="Arial" w:cs="Arial"/>
          <w:color w:val="000000"/>
          <w:kern w:val="0"/>
          <w14:ligatures w14:val="none"/>
        </w:rPr>
        <w:t xml:space="preserve">., 2022; Shahjahan </w:t>
      </w:r>
      <w:r w:rsidR="00C357C4">
        <w:rPr>
          <w:rFonts w:ascii="Arial" w:eastAsia="Times New Roman" w:hAnsi="Arial" w:cs="Arial"/>
          <w:i/>
          <w:iCs/>
          <w:color w:val="000000"/>
          <w:kern w:val="0"/>
          <w14:ligatures w14:val="none"/>
        </w:rPr>
        <w:t>et al</w:t>
      </w:r>
      <w:r w:rsidR="00C357C4">
        <w:rPr>
          <w:rFonts w:ascii="Arial" w:eastAsia="Times New Roman" w:hAnsi="Arial" w:cs="Arial"/>
          <w:color w:val="000000"/>
          <w:kern w:val="0"/>
          <w14:ligatures w14:val="none"/>
        </w:rPr>
        <w:t>., 2022</w:t>
      </w:r>
      <w:r w:rsidR="00086171">
        <w:rPr>
          <w:rFonts w:ascii="Arial" w:eastAsia="Times New Roman" w:hAnsi="Arial" w:cs="Arial"/>
          <w:color w:val="000000"/>
          <w:kern w:val="0"/>
          <w14:ligatures w14:val="none"/>
        </w:rPr>
        <w:t>). Exposure to Cd</w:t>
      </w:r>
      <w:r w:rsidR="00362023">
        <w:rPr>
          <w:rFonts w:ascii="Arial" w:eastAsia="Times New Roman" w:hAnsi="Arial" w:cs="Arial"/>
          <w:color w:val="000000"/>
          <w:kern w:val="0"/>
          <w14:ligatures w14:val="none"/>
        </w:rPr>
        <w:t xml:space="preserve"> </w:t>
      </w:r>
      <w:r w:rsidR="00086171">
        <w:rPr>
          <w:rFonts w:ascii="Arial" w:eastAsia="Times New Roman" w:hAnsi="Arial" w:cs="Arial"/>
          <w:color w:val="000000"/>
          <w:kern w:val="0"/>
          <w14:ligatures w14:val="none"/>
        </w:rPr>
        <w:t xml:space="preserve">has been </w:t>
      </w:r>
      <w:r w:rsidR="00362023">
        <w:rPr>
          <w:rFonts w:ascii="Arial" w:eastAsia="Times New Roman" w:hAnsi="Arial" w:cs="Arial"/>
          <w:color w:val="000000"/>
          <w:kern w:val="0"/>
          <w14:ligatures w14:val="none"/>
        </w:rPr>
        <w:t>linked to</w:t>
      </w:r>
      <w:r w:rsidR="00086171">
        <w:rPr>
          <w:rFonts w:ascii="Arial" w:eastAsia="Times New Roman" w:hAnsi="Arial" w:cs="Arial"/>
          <w:color w:val="000000"/>
          <w:kern w:val="0"/>
          <w14:ligatures w14:val="none"/>
        </w:rPr>
        <w:t xml:space="preserve"> oxidative stress, endocrine disruption, altered osmoregulatory function, and </w:t>
      </w:r>
      <w:r w:rsidR="00C357C4">
        <w:rPr>
          <w:rFonts w:ascii="Arial" w:eastAsia="Times New Roman" w:hAnsi="Arial" w:cs="Arial"/>
          <w:color w:val="000000"/>
          <w:kern w:val="0"/>
          <w14:ligatures w14:val="none"/>
        </w:rPr>
        <w:t>immunoregulation</w:t>
      </w:r>
      <w:r w:rsidR="00086171">
        <w:rPr>
          <w:rFonts w:ascii="Arial" w:eastAsia="Times New Roman" w:hAnsi="Arial" w:cs="Arial"/>
          <w:color w:val="000000"/>
          <w:kern w:val="0"/>
          <w14:ligatures w14:val="none"/>
        </w:rPr>
        <w:t xml:space="preserve"> across freshwater taxa (</w:t>
      </w:r>
      <w:proofErr w:type="spellStart"/>
      <w:r w:rsidR="00086171" w:rsidRPr="002838B7">
        <w:rPr>
          <w:rFonts w:ascii="Arial" w:hAnsi="Arial" w:cs="Arial"/>
          <w:color w:val="000000"/>
          <w:kern w:val="0"/>
        </w:rPr>
        <w:t>Hontela</w:t>
      </w:r>
      <w:proofErr w:type="spellEnd"/>
      <w:r w:rsidR="00086171" w:rsidRPr="002838B7">
        <w:rPr>
          <w:rFonts w:ascii="Arial" w:hAnsi="Arial" w:cs="Arial"/>
          <w:color w:val="000000"/>
          <w:kern w:val="0"/>
        </w:rPr>
        <w:t xml:space="preserve"> </w:t>
      </w:r>
      <w:r w:rsidR="00086171" w:rsidRPr="002838B7">
        <w:rPr>
          <w:rFonts w:ascii="Arial" w:hAnsi="Arial" w:cs="Arial"/>
          <w:i/>
          <w:iCs/>
          <w:color w:val="000000"/>
          <w:kern w:val="0"/>
        </w:rPr>
        <w:t>et al.</w:t>
      </w:r>
      <w:r w:rsidR="00086171" w:rsidRPr="002838B7">
        <w:rPr>
          <w:rFonts w:ascii="Arial" w:hAnsi="Arial" w:cs="Arial"/>
          <w:color w:val="000000"/>
          <w:kern w:val="0"/>
        </w:rPr>
        <w:t>, 1992;</w:t>
      </w:r>
      <w:r w:rsidR="00086171">
        <w:rPr>
          <w:rFonts w:ascii="Arial" w:hAnsi="Arial" w:cs="Arial"/>
          <w:color w:val="000000"/>
          <w:kern w:val="0"/>
        </w:rPr>
        <w:t xml:space="preserve"> Jezierska and </w:t>
      </w:r>
      <w:proofErr w:type="spellStart"/>
      <w:r w:rsidR="00086171">
        <w:rPr>
          <w:rFonts w:ascii="Arial" w:hAnsi="Arial" w:cs="Arial"/>
          <w:color w:val="000000"/>
          <w:kern w:val="0"/>
        </w:rPr>
        <w:t>Witeska</w:t>
      </w:r>
      <w:proofErr w:type="spellEnd"/>
      <w:r w:rsidR="00086171">
        <w:rPr>
          <w:rFonts w:ascii="Arial" w:hAnsi="Arial" w:cs="Arial"/>
          <w:color w:val="000000"/>
          <w:kern w:val="0"/>
        </w:rPr>
        <w:t>, 200</w:t>
      </w:r>
      <w:r w:rsidR="00366BC8">
        <w:rPr>
          <w:rFonts w:ascii="Arial" w:hAnsi="Arial" w:cs="Arial"/>
          <w:color w:val="000000"/>
          <w:kern w:val="0"/>
        </w:rPr>
        <w:t>6</w:t>
      </w:r>
      <w:r w:rsidR="00086171">
        <w:rPr>
          <w:rFonts w:ascii="Arial" w:hAnsi="Arial" w:cs="Arial"/>
          <w:color w:val="000000"/>
          <w:kern w:val="0"/>
        </w:rPr>
        <w:t>;</w:t>
      </w:r>
      <w:r w:rsidR="00907F96">
        <w:rPr>
          <w:rFonts w:ascii="Arial" w:hAnsi="Arial" w:cs="Arial"/>
          <w:color w:val="000000"/>
          <w:kern w:val="0"/>
        </w:rPr>
        <w:t xml:space="preserve"> </w:t>
      </w:r>
      <w:r w:rsidR="0011228D">
        <w:rPr>
          <w:rFonts w:ascii="Arial" w:hAnsi="Arial" w:cs="Arial"/>
          <w:color w:val="000000"/>
          <w:kern w:val="0"/>
        </w:rPr>
        <w:t xml:space="preserve">Jezierska </w:t>
      </w:r>
      <w:r w:rsidR="0011228D" w:rsidRPr="003B0C6A">
        <w:rPr>
          <w:rFonts w:ascii="Arial" w:hAnsi="Arial" w:cs="Arial"/>
          <w:i/>
          <w:iCs/>
          <w:color w:val="000000"/>
          <w:kern w:val="0"/>
        </w:rPr>
        <w:t>et al</w:t>
      </w:r>
      <w:r w:rsidR="0011228D">
        <w:rPr>
          <w:rFonts w:ascii="Arial" w:hAnsi="Arial" w:cs="Arial"/>
          <w:color w:val="000000"/>
          <w:kern w:val="0"/>
        </w:rPr>
        <w:t xml:space="preserve">., 2009; </w:t>
      </w:r>
      <w:r w:rsidR="00086171">
        <w:rPr>
          <w:rFonts w:ascii="Arial" w:hAnsi="Arial" w:cs="Arial"/>
          <w:color w:val="000000"/>
          <w:kern w:val="0"/>
        </w:rPr>
        <w:t>Atli and Canli, 2010</w:t>
      </w:r>
      <w:r w:rsidR="008F2700">
        <w:rPr>
          <w:rFonts w:ascii="Arial" w:hAnsi="Arial" w:cs="Arial"/>
          <w:color w:val="000000"/>
          <w:kern w:val="0"/>
        </w:rPr>
        <w:t xml:space="preserve">; </w:t>
      </w:r>
      <w:r w:rsidR="008F2700" w:rsidRPr="002838B7">
        <w:rPr>
          <w:rFonts w:ascii="Arial" w:hAnsi="Arial" w:cs="Arial"/>
          <w:color w:val="000000"/>
          <w:kern w:val="0"/>
        </w:rPr>
        <w:t xml:space="preserve">Liu </w:t>
      </w:r>
      <w:r w:rsidR="008F2700" w:rsidRPr="002838B7">
        <w:rPr>
          <w:rFonts w:ascii="Arial" w:hAnsi="Arial" w:cs="Arial"/>
          <w:i/>
          <w:iCs/>
          <w:color w:val="000000"/>
          <w:kern w:val="0"/>
        </w:rPr>
        <w:t>et al.</w:t>
      </w:r>
      <w:r w:rsidR="008F2700" w:rsidRPr="002838B7">
        <w:rPr>
          <w:rFonts w:ascii="Arial" w:hAnsi="Arial" w:cs="Arial"/>
          <w:color w:val="000000"/>
          <w:kern w:val="0"/>
        </w:rPr>
        <w:t>, 2022</w:t>
      </w:r>
      <w:r w:rsidR="00086171">
        <w:rPr>
          <w:rFonts w:ascii="Arial" w:hAnsi="Arial" w:cs="Arial"/>
          <w:color w:val="000000"/>
          <w:kern w:val="0"/>
        </w:rPr>
        <w:t>).</w:t>
      </w:r>
      <w:r w:rsidR="001F1C47">
        <w:rPr>
          <w:rFonts w:ascii="Arial" w:hAnsi="Arial" w:cs="Arial"/>
          <w:color w:val="000000"/>
          <w:kern w:val="0"/>
        </w:rPr>
        <w:t xml:space="preserve"> PFAS compounds and Cd </w:t>
      </w:r>
      <w:r w:rsidR="004027E8">
        <w:rPr>
          <w:rFonts w:ascii="Arial" w:hAnsi="Arial" w:cs="Arial"/>
          <w:color w:val="000000"/>
          <w:kern w:val="0"/>
        </w:rPr>
        <w:t>may alter</w:t>
      </w:r>
      <w:r w:rsidR="001F1C47">
        <w:rPr>
          <w:rFonts w:ascii="Arial" w:hAnsi="Arial" w:cs="Arial"/>
          <w:color w:val="000000"/>
          <w:kern w:val="0"/>
        </w:rPr>
        <w:t xml:space="preserve"> physiological stress</w:t>
      </w:r>
      <w:r w:rsidR="004027E8">
        <w:rPr>
          <w:rFonts w:ascii="Arial" w:hAnsi="Arial" w:cs="Arial"/>
          <w:color w:val="000000"/>
          <w:kern w:val="0"/>
        </w:rPr>
        <w:t xml:space="preserve"> responses</w:t>
      </w:r>
      <w:r w:rsidR="001F1C47">
        <w:rPr>
          <w:rFonts w:ascii="Arial" w:hAnsi="Arial" w:cs="Arial"/>
          <w:color w:val="000000"/>
          <w:kern w:val="0"/>
        </w:rPr>
        <w:t xml:space="preserve"> </w:t>
      </w:r>
      <w:r w:rsidR="000A6C91">
        <w:rPr>
          <w:rFonts w:ascii="Arial" w:hAnsi="Arial" w:cs="Arial"/>
          <w:color w:val="000000"/>
          <w:kern w:val="0"/>
        </w:rPr>
        <w:t>through</w:t>
      </w:r>
      <w:r w:rsidR="001F1C47">
        <w:rPr>
          <w:rFonts w:ascii="Arial" w:hAnsi="Arial" w:cs="Arial"/>
          <w:color w:val="000000"/>
          <w:kern w:val="0"/>
        </w:rPr>
        <w:t xml:space="preserve"> </w:t>
      </w:r>
      <w:r w:rsidR="001F1C47" w:rsidRPr="00292FF5">
        <w:rPr>
          <w:rFonts w:ascii="Arial" w:eastAsia="Times New Roman" w:hAnsi="Arial" w:cs="Arial"/>
          <w:color w:val="000000"/>
          <w:kern w:val="0"/>
          <w14:ligatures w14:val="none"/>
        </w:rPr>
        <w:t xml:space="preserve">endocrine </w:t>
      </w:r>
      <w:r w:rsidR="001F1C47">
        <w:rPr>
          <w:rFonts w:ascii="Arial" w:eastAsia="Times New Roman" w:hAnsi="Arial" w:cs="Arial"/>
          <w:color w:val="000000"/>
          <w:kern w:val="0"/>
          <w14:ligatures w14:val="none"/>
        </w:rPr>
        <w:fldChar w:fldCharType="begin"/>
      </w:r>
      <w:r w:rsidR="001F1C47">
        <w:rPr>
          <w:rFonts w:ascii="Arial" w:eastAsia="Times New Roman" w:hAnsi="Arial" w:cs="Arial"/>
          <w:color w:val="000000"/>
          <w:kern w:val="0"/>
          <w14:ligatures w14:val="none"/>
        </w:rPr>
        <w:instrText xml:space="preserve"> ADDIN ZOTERO_ITEM CSL_CITATION {"citationID":"5sQUQSwE","properties":{"formattedCitation":"(Coperchini {\\i{}et al.}, 2021, 2024; Nayak {\\i{}et al.}, 2023)","plainCitation":"(Coperchini et al., 2021, 2024; Nayak et al., 2023)","noteIndex":0},"citationItems":[{"id":224,"uris":["http://zotero.org/users/4161640/items/HKTLFQVY"],"itemData":{"id":224,"type":"article-journal","abstract":"Per- and polyfluoroalkyl substances (PFAS) represent a group of synthetic compounds widely used in industry plants since many years due to their surfactant properties, thermic and flam resistance and their low grade of degradation. These characteristics, useful for the industrial production, are however potentially dangerous for human health and for the environment. PFAS are persistent pollutants accumulating in waters and soil and recoverable in foods due to their release by food packaging. Humans are daily exposed to PFAS because these compounds are ubiquitous and, when assimilated, they are difficult to be eliminated persisting for years both in humans and animals. Due to their persistence and potential danger to health, some old generation PFAS have been replaced by newly synthesized PFAS with the aim to use alternative compounds presumably safer for humans and the environment. Yet, the environmental pollution with PFAS remains a matter of concern worldwide and led to large-scale epidemiological studies both on plants’ workers and on exposed people in the general population. In this context, strong concern emerged concerning the potential adverse effects of PFAS on the thyroid gland. Thyroid hormones play a critical role in the regulation of metabolism, and thyroid function is related to cardiovascular disease, fertility, and fetal neurodevelopment. In vitro, ex vivo data and epidemiological studies suggested that PFASs may disrupt the thyroid hormone system in humans, with possible negative repercussions on the outcome of pregnancy and fetal-child development. However, data on the thyroid disrupting effect of PFAS remain controversial, as well as their impact on human health in different ages of life. Aim of the present paper is to review recent data on the effects of old and new generation PFAS on thyroid homeostasis. To this purpose we collected information from in vitro studies, animal models and in vivo data on exposed workers, general population and pregnant women.","container-title":"Frontiers in Endocrinology","DOI":"10.3389/fendo.2020.612320","ISSN":"1664-2392","journalAbbreviation":"Front. Endocrinol.","language":"English","note":"publisher: Frontiers","source":"Frontiers","title":"Thyroid disrupting effects of old and new generation PFAS","URL":"https://www.frontiersin.org/journals/endocrinology/articles/10.3389/fendo.2020.612320/full","volume":"11","author":[{"family":"Coperchini","given":"Francesca"},{"family":"Croce","given":"Laura"},{"family":"Ricci","given":"Gianluca"},{"family":"Magri","given":"Flavia"},{"family":"Rotondi","given":"Mario"},{"family":"Imbriani","given":"Marcello"},{"family":"Chiovato","given":"Luca"}],"accessed":{"date-parts":[["2025",10,30]]},"issued":{"date-parts":[["2021",1,19]]}}},{"id":226,"uris":["http://zotero.org/users/4161640/items/9RTRCC7C"],"itemData":{"id":226,"type":"article-journal","abstract":"The environmental spread of pollutants has led to a persistent exposure of living beings to multiple chemicals, by now become ubiquitous in the surrounding environment. Environmental exposure to these substances has been reported to cause multi- and/or transgenerational health effects. Per- and Polyfluorinated Substances (PFAS) raise great concern, given their known effects both as endocrine disruptors and potential carcinogens. The multi/trans-generational effects of different endocrine disruptors have been investigated by several studies, and harmful effects observed also for PFAS. This review examines the current data on the multi-trans-generational effects of PFAS, with a focus on their impact on the thyroid axis. The aim is to determine if there is evidence of potential multi-trans-generational effects of PFAS on the thyroid and/or if more research is needed. PFAS exposure impacts thyroid homeostasis and can cross the placental barrier. In addition PFAS have shown multi-transgenerational effects in laboratory experiences and animal models, but thyroid disruptive effects of PFAS were also investigated only in a small number of these studies. Efforts are needed to study the adverse effects of PFAS, as not all PFAS are regulated and removal strategies are still being developed.","container-title":"Expert Review of Endocrinology &amp; Metabolism","DOI":"10.1080/17446651.2024.2351885","ISSN":"1744-6651","issue":"4","journalAbbreviation":"Expert Rev Endocrinol Metab","note":"publisher: Taylor &amp; Francis\n_eprint: https://doi.org/10.1080/17446651.2024.2351885\nPMID: 38764236","page":"307-315","source":"Taylor and Francis+NEJM","title":"Per-polyfluoroalkyl substances (PFAS) as thyroid disruptors: is there evidence for multi-transgenerational effects?","title-short":"Per-polyfluoroalkyl substances (PFAS) as thyroid disruptors","volume":"19","author":[{"family":"Coperchini","given":"Francesca"},{"family":"Teliti","given":"Marsida"},{"family":"Greco","given":"Alessia"},{"family":"Croce","given":"Laura"},{"family":"Rotondi","given":"Mario"}],"issued":{"date-parts":[["2024",7,3]]}}},{"id":228,"uris":["http://zotero.org/users/4161640/items/DJKBU4GQ"],"itemData":{"id":228,"type":"article-journal","abstract":"Poly- and perfluoroalkyl substances (PFASs) are a group of anthropogenic chemicals with an aliphatic fluorinated carbon chain. Due to their durability, bioaccumulation potential, and negative impacts on living organisms, these compounds have drawn lots of attention across the world. The negative impacts of PFASs on aquatic ecosystems are becoming a major concern due to their widespread use in increasing concentrations and constant leakage into the aquatic environment. Furthermore, by acting as agonists or antagonists, PFASs may alter the bioaccumulation and toxicity of certain substances. In many species, particularly aquatic organisms, PFASs can stay in the body and induce a variety of negative consequences, such as reproductive toxicity, oxidative stress, metabolic disruption, immunological toxicity, developmental toxicity, cellular damage and necrosis. PFAS bioaccumulation plays a significant role and has an impact on the composition of the intestinal microbiota, which is influenced by the kind of diet and is directly related to the host’s well-being. PFASs also act as endocrine disruptor chemicals (EDCs) which can change the endocrine system and result in dysbiosis of gut microbes and other health repercussions. In silico investigation and analysis also shows that PFASs are incorporated into the maturing oocytes during vitellogenesis and are bound to vitellogenin and other yolk proteins. The present review reveals that aquatic species, especially fishes, are negatively affected by exposure to emerging PFASs. Additionally, the effects of PFAS pollution on aquatic ecosystems were investigated by evaluating a number of characteristics, including extracellular polymeric substances (EPSs) and chlorophyll content as well as the diversity of the microorganisms in the biofilms. Therefore, this review will provide crucial information on the possible adverse effects of PFASs on fish growth, reproduction, gut microbial dysbiosis, and its potential endocrine disruption. This information aims to help the researchers and academicians work and come up with possible remedial measures to protect aquatic ecosystems as future works need to be focus on techno-economic assessment, life cycle assessment, and multi criteria decision analysis systems that screen PFAS-containing samples. New innovative methods requires further development to reach detection at the permissible regulatory limits.","container-title":"Toxics","DOI":"10.3390/toxics11060543","ISSN":"2305-6304","issue":"6","language":"en","license":"http://creativecommons.org/licenses/by/3.0/","note":"publisher: Multidisciplinary Digital Publishing Institute","page":"543","source":"www.mdpi.com","title":"Poly- and perfluoroalkyl substances (PFAS): do they matter to aquatic ecosystems?","title-short":"Poly- and Perfluoroalkyl Substances (PFAS)","volume":"11","author":[{"family":"Nayak","given":"Sipra"},{"family":"Sahoo","given":"Gunanidhi"},{"family":"Das","given":"Ipsita Iswari"},{"family":"Mohanty","given":"Aman Kumar"},{"family":"Kumar","given":"Rajesh"},{"family":"Sahoo","given":"Lakshman"},{"family":"Sundaray","given":"Jitendra Kumar"}],"issued":{"date-parts":[["2023",6]]}}}],"schema":"https://github.com/citation-style-language/schema/raw/master/csl-citation.json"} </w:instrText>
      </w:r>
      <w:r w:rsidR="001F1C47">
        <w:rPr>
          <w:rFonts w:ascii="Arial" w:eastAsia="Times New Roman" w:hAnsi="Arial" w:cs="Arial"/>
          <w:color w:val="000000"/>
          <w:kern w:val="0"/>
          <w14:ligatures w14:val="none"/>
        </w:rPr>
        <w:fldChar w:fldCharType="separate"/>
      </w:r>
      <w:r w:rsidR="00057289">
        <w:rPr>
          <w:rFonts w:ascii="Arial" w:hAnsi="Arial" w:cs="Arial"/>
          <w:color w:val="000000"/>
          <w:kern w:val="0"/>
        </w:rPr>
        <w:t>(</w:t>
      </w:r>
      <w:r w:rsidR="001F1C47" w:rsidRPr="002838B7">
        <w:rPr>
          <w:rFonts w:ascii="Arial" w:hAnsi="Arial" w:cs="Arial"/>
          <w:color w:val="000000"/>
          <w:kern w:val="0"/>
        </w:rPr>
        <w:t xml:space="preserve">Coperchini </w:t>
      </w:r>
      <w:r w:rsidR="001F1C47" w:rsidRPr="002838B7">
        <w:rPr>
          <w:rFonts w:ascii="Arial" w:hAnsi="Arial" w:cs="Arial"/>
          <w:i/>
          <w:iCs/>
          <w:color w:val="000000"/>
          <w:kern w:val="0"/>
        </w:rPr>
        <w:t>et al.</w:t>
      </w:r>
      <w:r w:rsidR="001F1C47" w:rsidRPr="002838B7">
        <w:rPr>
          <w:rFonts w:ascii="Arial" w:hAnsi="Arial" w:cs="Arial"/>
          <w:color w:val="000000"/>
          <w:kern w:val="0"/>
        </w:rPr>
        <w:t xml:space="preserve">, 2021, 2024; Nayak </w:t>
      </w:r>
      <w:r w:rsidR="001F1C47" w:rsidRPr="002838B7">
        <w:rPr>
          <w:rFonts w:ascii="Arial" w:hAnsi="Arial" w:cs="Arial"/>
          <w:i/>
          <w:iCs/>
          <w:color w:val="000000"/>
          <w:kern w:val="0"/>
        </w:rPr>
        <w:t>et al.</w:t>
      </w:r>
      <w:r w:rsidR="001F1C47" w:rsidRPr="002838B7">
        <w:rPr>
          <w:rFonts w:ascii="Arial" w:hAnsi="Arial" w:cs="Arial"/>
          <w:color w:val="000000"/>
          <w:kern w:val="0"/>
        </w:rPr>
        <w:t>, 2023</w:t>
      </w:r>
      <w:r w:rsidR="001F1C47">
        <w:rPr>
          <w:rFonts w:ascii="Arial" w:eastAsia="Times New Roman" w:hAnsi="Arial" w:cs="Arial"/>
          <w:color w:val="000000"/>
          <w:kern w:val="0"/>
          <w14:ligatures w14:val="none"/>
        </w:rPr>
        <w:fldChar w:fldCharType="end"/>
      </w:r>
      <w:r w:rsidR="00057289">
        <w:rPr>
          <w:rFonts w:ascii="Arial" w:eastAsia="Times New Roman" w:hAnsi="Arial" w:cs="Arial"/>
          <w:color w:val="000000"/>
          <w:kern w:val="0"/>
          <w14:ligatures w14:val="none"/>
        </w:rPr>
        <w:t>)</w:t>
      </w:r>
      <w:r w:rsidR="001F1C47" w:rsidRPr="00292FF5">
        <w:rPr>
          <w:rFonts w:ascii="Arial" w:eastAsia="Times New Roman" w:hAnsi="Arial" w:cs="Arial"/>
          <w:color w:val="000000"/>
          <w:kern w:val="0"/>
          <w14:ligatures w14:val="none"/>
        </w:rPr>
        <w:t>, immune</w:t>
      </w:r>
      <w:r w:rsidR="001F1C47">
        <w:rPr>
          <w:rFonts w:ascii="Arial" w:eastAsia="Times New Roman" w:hAnsi="Arial" w:cs="Arial"/>
          <w:color w:val="000000"/>
          <w:kern w:val="0"/>
          <w14:ligatures w14:val="none"/>
        </w:rPr>
        <w:t xml:space="preserve"> </w:t>
      </w:r>
      <w:r w:rsidR="001F1C47">
        <w:rPr>
          <w:rFonts w:ascii="Arial" w:eastAsia="Times New Roman" w:hAnsi="Arial" w:cs="Arial"/>
          <w:color w:val="000000"/>
          <w:kern w:val="0"/>
          <w14:ligatures w14:val="none"/>
        </w:rPr>
        <w:fldChar w:fldCharType="begin"/>
      </w:r>
      <w:r w:rsidR="001F1C47">
        <w:rPr>
          <w:rFonts w:ascii="Arial" w:eastAsia="Times New Roman" w:hAnsi="Arial" w:cs="Arial"/>
          <w:color w:val="000000"/>
          <w:kern w:val="0"/>
          <w14:ligatures w14:val="none"/>
        </w:rPr>
        <w:instrText xml:space="preserve"> ADDIN ZOTERO_ITEM CSL_CITATION {"citationID":"jt2KKONa","properties":{"formattedCitation":"(Fang {\\i{}et al.}, 2013, 2026; Guillette {\\i{}et al.}, 2020)","plainCitation":"(Fang et al., 2013, 2026; Guillette et al., 2020)","noteIndex":0},"citationItems":[{"id":230,"uris":["http://zotero.org/users/4161640/items/IYYY9Z2E"],"itemData":{"id":230,"type":"article-journal","abstract":"Perfluorooctane sulfonate (PFOS) is a global pollutant that has been studied because of its health risks. PFOS has been shown to have immune toxicity. However, few studies have focused on the immune responses of fish larvae exposed to PFOS at early embryonic stages. In this study, the larvae of marine medaka (Oryzias melastigma) were evaluated for postnatal immune toxicity after embryonic exposure to PFOS (0, 1, 4 and 16mg/L) from 2 days post fertilization (dpf). The physiological indices, survival rates, PFOS elimination kinetics, liver histology and gene transcription in the fish larvae were examined after depuration. The elimination rate constant (ke) of PFOS in the fish larvae ranged from 0.04±0.00 to 0.07±0.01d−1. Embryonic exposure to PFOS severely compromised the postnatal survival of fish larvae after depuration. The survival rate and body width decreased in a concentration dependent manner. PFOS impaired the liver structure in the fish larvae by enlarging the cell nuclei and damaging the cell structure. To explore the toxic mechanisms that affect the immune responses, fish larvae at 27 days post hatch (dph) were exposed to lipopolysaccharides (LPS) to elicit an inflammatory response. The inflammatory response and immune-related genes were generally up-regulated in the fish larvae following embryonic exposure to 0mg/L PFOS. In contrast, the genes were all markedly down-regulated in the fish larvae following embryonic exposure to 1 and 4mg/L PFOS. These results suggest that early life exposure to PFOS could alter immunoregulation functions, leading to functional dysfunction or weakness of the immune system in fish larvae. The immunosuppression effects caused by PFOS could reduce the efficiency of immune defense mechanisms and increase the susceptibility to infectious agents, which may contribute to various detrimental health effects in the fish larvae.","container-title":"Ecotoxicology and Environmental Safety","DOI":"10.1016/j.ecoenv.2013.03.005","ISSN":"0147-6513","journalAbbreviation":"Ecotoxicol Environ Saf","page":"104-111","source":"ScienceDirect","title":"Embryonic exposure to PFOS induces immunosuppression in the fish larvae of marine medaka","volume":"92","author":[{"family":"Fang","given":"Chao"},{"family":"Huang","given":"Qiansheng"},{"family":"Ye","given":"Ting"},{"family":"Chen","given":"Yajie"},{"family":"Liu","given":"Liangpo"},{"family":"Kang","given":"Mei"},{"family":"Lin","given":"Yi"},{"family":"Shen","given":"Heqing"},{"family":"Dong","given":"Sijun"}],"issued":{"date-parts":[["2013",6,1]]}}},{"id":231,"uris":["http://zotero.org/users/4161640/items/VV8466HQ"],"itemData":{"id":231,"type":"article-journal","abstract":"To investigate the toxic effects of PFNA on aquatic organisms, this study used large yellow croaker (L. crocea) as a model and examined the impacts of 1000 ng/L PFNA exposure for 3, 7, and 14 days on the hepatic and intestinal systems. Histopathological examination, transcriptomic profiling, and 16S rRNA gene sequencing were employed to evaluate tissue damage, gene expression changes, and gut microbial alterations. The results revealed that PFNA exposure induced progressive histopathological changes in the liver, including nuclear enlargement and vacuolization, with increasing severity over time. In the intestine, PFNA caused structural damage to villi, characterized initially by vacuolization and subsequently by erosion, swelling, and dissolution as exposure duration increased. Transcriptomic analysis of liver showed early activation of the peroxisome proliferator-activated receptor (PPAR) signaling pathway, followed by the predominant enrichment of the phosphatidylinositol-3-kinase/protein kinase B (PI3K-Akt) pathway at later stages. These findings suggest a “two-phase” mechanism by which PFNA disrupted lipid and carbohydrate metabolism. Gut microbiota analysis showed that PFNA exposure significantly reduced α-diversity, increased the abundance of Proteobacteria, enriched opportunistic pathogens such as Vibrio spp., and altered functional profiles related to amino acid and carbohydrate metabolism. Correlation analysis identified significant associations between specific gut microbial taxa (e.g., Deferribacterota, Dependentiae) and the expression levels of key hepatic metabolic genes (lpl, foxo3), suggesting a potential mediating role of the gut-liver axis in PFNA-induced hepatotoxicity. From the perspective of aquaculture, this study provided a view of metabolic disruption and host-microbe interaction caused by PFNA. It contributes critical scientific evidence for assessing the ecological risks of per- and polyfluoroalkyl substances (PFAS) in aquatic environments.","container-title":"Environmental Research","DOI":"10.1016/j.envres.2025.123211","ISSN":"0013-9351","journalAbbreviation":"Environ. Res.","page":"123211","source":"ScienceDirect","title":"Temporal effects of perfluorononanoic acid (PFNA) exposure on metabolic disorders and gut-liver axis injury in large yellow croaker (&lt;i&gt;Larimichthys crocea&lt;/i&gt;)","volume":"288","author":[{"family":"Fang","given":"Qian"},{"family":"Yuan","given":"Mingzhe"},{"family":"Sun","given":"Zhennan"},{"family":"Xue","given":"Yadong"},{"family":"Chong","given":"Cheong-Meng"},{"family":"Wang","given":"Xubo"}],"issued":{"date-parts":[["2026",1,1]]}}},{"id":232,"uris":["http://zotero.org/users/4161640/items/ZTG72BVU"],"itemData":{"id":232,"type":"article-journal","abstract":"Per- and polyfluoroalkyl substances (PFAS) are anthropogenic chemicals of concern that persist in the environment. Environmental monitoring revealed high concentrations of hexafluoropropylene oxide dimer acid (HFPO-DA) and other novel PFAS in the lower Cape Fear River; however, there is limited information on PFAS exposures and effects of this contamination on aquatic biota. Serum concentrations of 23 PFAS in Striped Bass (Morone saxatilis) from the Cape Fear River (n = 58) and a reference population from an aquaculture laboratory on the Pamlico/Tar watershed (n = 29) were quantified using liquid chromatography and high-resolution mass spectrometry, and correlations between PFAS concentrations and health-related serum biomarkers were evaluated. Perfluorooctane sulfonate, the predominant PFAS in Cape Fear River Striped Bass serum, was detectable in every sample with serum concentrations reaching 977 ng/mL. Perfluorononanoic and perfluorodecanoic acid were also detected in all samples, with perfluorohexanesulfonic acid present in &gt;98% of the samples. HFPO-DA (range &lt;0.24–5.85 ng/mL) and Nafion byproduct 2 (range &lt;0.2–1.03 ng/mL) were detected in 48% and 78% of samples, respectively. The mean total PFAS concentration found in domestic Striped Bass raised in well-water under controlled aquaculture conditions was 40 times lower, with HPFO-DA detected in 10% of the samples, and Nafion byproduct 2 was not detected. The elevated PFAS concentrations found in the Cape Fear River Striped Bass were associated with biomarkers of alterations in the liver and immune system.","container-title":"Environment International","DOI":"10.1016/j.envint.2019.105358","ISSN":"0160-4120","journalAbbreviation":"Environ. Int.","page":"105358","source":"ScienceDirect","title":"Elevated levels of per- and polyfluoroalkyl substances in Cape Fear River Striped Bass (&lt;i&gt;Morone saxatilis&lt;/i&gt;) are associated with biomarkers of altered immune and liver function","volume":"136","author":[{"family":"Guillette","given":"T. C."},{"family":"McCord","given":"James"},{"family":"Guillette","given":"Matthew"},{"family":"Polera","given":"M. E."},{"family":"Rachels","given":"Kyle T."},{"family":"Morgeson","given":"Clint"},{"family":"Kotlarz","given":"Nadine"},{"family":"Knappe","given":"Detlef R. U."},{"family":"Reading","given":"Benjamin J."},{"family":"Strynar","given":"Mark"},{"family":"Belcher","given":"Scott M."}],"issued":{"date-parts":[["2020",3,1]]}}}],"schema":"https://github.com/citation-style-language/schema/raw/master/csl-citation.json"} </w:instrText>
      </w:r>
      <w:r w:rsidR="001F1C47">
        <w:rPr>
          <w:rFonts w:ascii="Arial" w:eastAsia="Times New Roman" w:hAnsi="Arial" w:cs="Arial"/>
          <w:color w:val="000000"/>
          <w:kern w:val="0"/>
          <w14:ligatures w14:val="none"/>
        </w:rPr>
        <w:fldChar w:fldCharType="separate"/>
      </w:r>
      <w:r w:rsidR="00057289">
        <w:rPr>
          <w:rFonts w:ascii="Arial" w:hAnsi="Arial" w:cs="Arial"/>
          <w:color w:val="000000"/>
          <w:kern w:val="0"/>
        </w:rPr>
        <w:t>(</w:t>
      </w:r>
      <w:r w:rsidR="001F1C47" w:rsidRPr="002838B7">
        <w:rPr>
          <w:rFonts w:ascii="Arial" w:hAnsi="Arial" w:cs="Arial"/>
          <w:color w:val="000000"/>
          <w:kern w:val="0"/>
        </w:rPr>
        <w:t xml:space="preserve">Fang </w:t>
      </w:r>
      <w:r w:rsidR="001F1C47" w:rsidRPr="002838B7">
        <w:rPr>
          <w:rFonts w:ascii="Arial" w:hAnsi="Arial" w:cs="Arial"/>
          <w:i/>
          <w:iCs/>
          <w:color w:val="000000"/>
          <w:kern w:val="0"/>
        </w:rPr>
        <w:t>et al.</w:t>
      </w:r>
      <w:r w:rsidR="001F1C47" w:rsidRPr="002838B7">
        <w:rPr>
          <w:rFonts w:ascii="Arial" w:hAnsi="Arial" w:cs="Arial"/>
          <w:color w:val="000000"/>
          <w:kern w:val="0"/>
        </w:rPr>
        <w:t xml:space="preserve">, 2013, 2026; Guillette </w:t>
      </w:r>
      <w:r w:rsidR="001F1C47" w:rsidRPr="002838B7">
        <w:rPr>
          <w:rFonts w:ascii="Arial" w:hAnsi="Arial" w:cs="Arial"/>
          <w:i/>
          <w:iCs/>
          <w:color w:val="000000"/>
          <w:kern w:val="0"/>
        </w:rPr>
        <w:t>et al.</w:t>
      </w:r>
      <w:r w:rsidR="001F1C47" w:rsidRPr="002838B7">
        <w:rPr>
          <w:rFonts w:ascii="Arial" w:hAnsi="Arial" w:cs="Arial"/>
          <w:color w:val="000000"/>
          <w:kern w:val="0"/>
        </w:rPr>
        <w:t>, 2020</w:t>
      </w:r>
      <w:r w:rsidR="001F1C47">
        <w:rPr>
          <w:rFonts w:ascii="Arial" w:eastAsia="Times New Roman" w:hAnsi="Arial" w:cs="Arial"/>
          <w:color w:val="000000"/>
          <w:kern w:val="0"/>
          <w14:ligatures w14:val="none"/>
        </w:rPr>
        <w:fldChar w:fldCharType="end"/>
      </w:r>
      <w:r w:rsidR="00057289">
        <w:rPr>
          <w:rFonts w:ascii="Arial" w:eastAsia="Times New Roman" w:hAnsi="Arial" w:cs="Arial"/>
          <w:color w:val="000000"/>
          <w:kern w:val="0"/>
          <w14:ligatures w14:val="none"/>
        </w:rPr>
        <w:t>)</w:t>
      </w:r>
      <w:r w:rsidR="001F1C47" w:rsidRPr="00292FF5">
        <w:rPr>
          <w:rFonts w:ascii="Arial" w:eastAsia="Times New Roman" w:hAnsi="Arial" w:cs="Arial"/>
          <w:color w:val="000000"/>
          <w:kern w:val="0"/>
          <w14:ligatures w14:val="none"/>
        </w:rPr>
        <w:t>, and nervous</w:t>
      </w:r>
      <w:r w:rsidR="001F1C47">
        <w:rPr>
          <w:rFonts w:ascii="Arial" w:eastAsia="Times New Roman" w:hAnsi="Arial" w:cs="Arial"/>
          <w:color w:val="000000"/>
          <w:kern w:val="0"/>
          <w14:ligatures w14:val="none"/>
        </w:rPr>
        <w:t xml:space="preserve"> </w:t>
      </w:r>
      <w:r w:rsidR="001F1C47">
        <w:rPr>
          <w:rFonts w:ascii="Arial" w:eastAsia="Times New Roman" w:hAnsi="Arial" w:cs="Arial"/>
          <w:color w:val="000000"/>
          <w:kern w:val="0"/>
          <w14:ligatures w14:val="none"/>
        </w:rPr>
        <w:fldChar w:fldCharType="begin"/>
      </w:r>
      <w:r w:rsidR="001F1C47">
        <w:rPr>
          <w:rFonts w:ascii="Arial" w:eastAsia="Times New Roman" w:hAnsi="Arial" w:cs="Arial"/>
          <w:color w:val="000000"/>
          <w:kern w:val="0"/>
          <w14:ligatures w14:val="none"/>
        </w:rPr>
        <w:instrText xml:space="preserve"> ADDIN ZOTERO_ITEM CSL_CITATION {"citationID":"tSQAlEBK","properties":{"formattedCitation":"(Starnes {\\i{}et al.}, 2022)","plainCitation":"(Starnes et al., 2022)","noteIndex":0},"citationItems":[{"id":234,"uris":["http://zotero.org/users/4161640/items/AR9AZC97"],"itemData":{"id":234,"type":"article-journal","abstract":"1. Per- and polyfluoroalkyl substances (PFAS) are a class of structurally diverse synthetic organic chemicals that are chemically stable, resistant to degradation, and persistent in terrestrial and aquatic environments. Widespread use of PFAS in industrial processing and manufacturing over the last 70 years has led to global contamination of built and natural environments. The brain is a lipid rich and highly vascularized organ composed of long-lived neurons and glial cells that are especially vulnerable to the impacts of persistent and lipophilic toxicants. Generally, PFAS partition to protein-rich tissues of the body, primarily the liver and blood, but are also detected in the brains of humans, wildlife, and laboratory animals. Here we review factors impacting the absorption, distribution, and accumulation of PFAS in the brain, and currently available evidence for neurotoxic impacts defined by disruption of neurochemical, neurophysiological, and behavioral endpoints. Emphasis is placed on the neurotoxic potential of exposures during critical periods of development and in sensitive populations, and factors that may exacerbate neurotoxicity of PFAS. While limitations and inconsistencies across studies exist, the available body of evidence suggests that neurobehavioral exposures to long-chain PFAS during development are more pronounced than impacts resulting from exposure during adulthood. There is a paucity of experimental studies evaluating neurobehavioral and molecular mechanisms of short-chain PFAS, and even greater data gaps in the analysis of neurotoxicity for PFAS outside of the perfluoroalkyl acids. Whereas most experimental studies were focused on acute and subchronic impacts resulting in high dose exposures to a single PFAS congener, more realistic exposures for humans and wildlife are mixtures exposures that are relatively chronic and low dose in nature. Our evaluation of the available human epidemiological, experimental, and wildlife data also indicates heightened accumulation of perfluoroalkyl acids in the brain after environmental exposure, in comparison to the experimental studies. These findings highlight the need for additional experimental analysis of neurodevelopmental impacts of environmentally relevant concentrations and complex mixtures of PFAS.","container-title":"Frontiers in Toxicology","DOI":"10.3389/ftox.2022.881584","ISSN":"2673-3080","journalAbbreviation":"Front. Toxicol.","language":"English","note":"publisher: Frontiers","source":"Frontiers","title":"A critical review and meta-analysis of impacts of per- and polyfluorinated substances on the brain and behavior","URL":"https://www.frontiersin.org/journals/toxicology/articles/10.3389/ftox.2022.881584/full","volume":"4","author":[{"family":"Starnes","given":"Hannah M."},{"family":"Rock","given":"Kylie D."},{"family":"Jackson","given":"Thomas W."},{"family":"Belcher","given":"Scott M."}],"accessed":{"date-parts":[["2025",10,30]]},"issued":{"date-parts":[["2022",4,11]]}}}],"schema":"https://github.com/citation-style-language/schema/raw/master/csl-citation.json"} </w:instrText>
      </w:r>
      <w:r w:rsidR="001F1C47">
        <w:rPr>
          <w:rFonts w:ascii="Arial" w:eastAsia="Times New Roman" w:hAnsi="Arial" w:cs="Arial"/>
          <w:color w:val="000000"/>
          <w:kern w:val="0"/>
          <w14:ligatures w14:val="none"/>
        </w:rPr>
        <w:fldChar w:fldCharType="separate"/>
      </w:r>
      <w:r w:rsidR="00057289">
        <w:rPr>
          <w:rFonts w:ascii="Arial" w:hAnsi="Arial" w:cs="Arial"/>
          <w:color w:val="000000"/>
          <w:kern w:val="0"/>
        </w:rPr>
        <w:t>(</w:t>
      </w:r>
      <w:r w:rsidR="001F1C47" w:rsidRPr="002E15B0">
        <w:rPr>
          <w:rFonts w:ascii="Arial" w:hAnsi="Arial" w:cs="Arial"/>
          <w:color w:val="000000"/>
          <w:kern w:val="0"/>
        </w:rPr>
        <w:t xml:space="preserve">Starnes </w:t>
      </w:r>
      <w:r w:rsidR="001F1C47" w:rsidRPr="002E15B0">
        <w:rPr>
          <w:rFonts w:ascii="Arial" w:hAnsi="Arial" w:cs="Arial"/>
          <w:i/>
          <w:iCs/>
          <w:color w:val="000000"/>
          <w:kern w:val="0"/>
        </w:rPr>
        <w:t>et al.</w:t>
      </w:r>
      <w:r w:rsidR="001F1C47" w:rsidRPr="002E15B0">
        <w:rPr>
          <w:rFonts w:ascii="Arial" w:hAnsi="Arial" w:cs="Arial"/>
          <w:color w:val="000000"/>
          <w:kern w:val="0"/>
        </w:rPr>
        <w:t>, 2022</w:t>
      </w:r>
      <w:r w:rsidR="001F1C47">
        <w:rPr>
          <w:rFonts w:ascii="Arial" w:eastAsia="Times New Roman" w:hAnsi="Arial" w:cs="Arial"/>
          <w:color w:val="000000"/>
          <w:kern w:val="0"/>
          <w14:ligatures w14:val="none"/>
        </w:rPr>
        <w:fldChar w:fldCharType="end"/>
      </w:r>
      <w:r w:rsidR="00057289">
        <w:rPr>
          <w:rFonts w:ascii="Arial" w:eastAsia="Times New Roman" w:hAnsi="Arial" w:cs="Arial"/>
          <w:color w:val="000000"/>
          <w:kern w:val="0"/>
          <w14:ligatures w14:val="none"/>
        </w:rPr>
        <w:t>)</w:t>
      </w:r>
      <w:r w:rsidR="001F1C47">
        <w:rPr>
          <w:rFonts w:ascii="Arial" w:eastAsia="Times New Roman" w:hAnsi="Arial" w:cs="Arial"/>
          <w:color w:val="000000"/>
          <w:kern w:val="0"/>
          <w14:ligatures w14:val="none"/>
        </w:rPr>
        <w:t xml:space="preserve"> system disruption</w:t>
      </w:r>
      <w:r w:rsidR="00057289">
        <w:rPr>
          <w:rFonts w:ascii="Arial" w:eastAsia="Times New Roman" w:hAnsi="Arial" w:cs="Arial"/>
          <w:color w:val="000000"/>
          <w:kern w:val="0"/>
          <w14:ligatures w14:val="none"/>
        </w:rPr>
        <w:t>. T</w:t>
      </w:r>
      <w:r w:rsidR="001F1C47">
        <w:rPr>
          <w:rFonts w:ascii="Arial" w:eastAsia="Times New Roman" w:hAnsi="Arial" w:cs="Arial"/>
          <w:color w:val="000000"/>
          <w:kern w:val="0"/>
          <w14:ligatures w14:val="none"/>
        </w:rPr>
        <w:t>herefore, xenobiotic exposure may alter how organisms respond to additional environmental challenges</w:t>
      </w:r>
      <w:r w:rsidR="00961D66">
        <w:rPr>
          <w:rFonts w:ascii="Arial" w:eastAsia="Times New Roman" w:hAnsi="Arial" w:cs="Arial"/>
          <w:color w:val="000000"/>
          <w:kern w:val="0"/>
          <w14:ligatures w14:val="none"/>
        </w:rPr>
        <w:t xml:space="preserve"> (Barton, 2002)</w:t>
      </w:r>
      <w:r w:rsidR="001F1C47" w:rsidRPr="00292FF5">
        <w:rPr>
          <w:rFonts w:ascii="Arial" w:eastAsia="Times New Roman" w:hAnsi="Arial" w:cs="Arial"/>
          <w:color w:val="000000"/>
          <w:kern w:val="0"/>
          <w14:ligatures w14:val="none"/>
        </w:rPr>
        <w:t>.</w:t>
      </w:r>
      <w:r w:rsidR="001F1C47">
        <w:rPr>
          <w:rFonts w:ascii="Arial" w:eastAsia="Times New Roman" w:hAnsi="Arial" w:cs="Arial"/>
          <w:color w:val="000000"/>
          <w:kern w:val="0"/>
          <w14:ligatures w14:val="none"/>
        </w:rPr>
        <w:t xml:space="preserve"> </w:t>
      </w:r>
    </w:p>
    <w:p w14:paraId="17DF22A8" w14:textId="4E31641D" w:rsidR="00086171" w:rsidRDefault="001F1C47" w:rsidP="001F1C47">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lastRenderedPageBreak/>
        <w:t>Salinity fluctuations are particularly relevant secondary stressors in many freshwater systems</w:t>
      </w:r>
      <w:r w:rsidR="000A6C91">
        <w:rPr>
          <w:rFonts w:ascii="Arial" w:eastAsia="Times New Roman" w:hAnsi="Arial" w:cs="Arial"/>
          <w:color w:val="000000"/>
          <w:kern w:val="0"/>
          <w14:ligatures w14:val="none"/>
        </w:rPr>
        <w:t xml:space="preserve"> as saltwater intrusion continues to impact our freshwater resources (</w:t>
      </w:r>
      <w:r w:rsidR="000A6C91" w:rsidRPr="002838B7">
        <w:rPr>
          <w:rFonts w:ascii="Arial" w:hAnsi="Arial" w:cs="Arial"/>
          <w:color w:val="000000"/>
          <w:kern w:val="0"/>
        </w:rPr>
        <w:t>Barlow and Reichard, 2010</w:t>
      </w:r>
      <w:r w:rsidR="000A6C91">
        <w:rPr>
          <w:rFonts w:ascii="Arial" w:hAnsi="Arial" w:cs="Arial"/>
          <w:color w:val="000000"/>
          <w:kern w:val="0"/>
        </w:rPr>
        <w:t xml:space="preserve">; Cao </w:t>
      </w:r>
      <w:r w:rsidR="000A6C91">
        <w:rPr>
          <w:rFonts w:ascii="Arial" w:hAnsi="Arial" w:cs="Arial"/>
          <w:i/>
          <w:iCs/>
          <w:color w:val="000000"/>
          <w:kern w:val="0"/>
        </w:rPr>
        <w:t>et al</w:t>
      </w:r>
      <w:r w:rsidR="000A6C91">
        <w:rPr>
          <w:rFonts w:ascii="Arial" w:hAnsi="Arial" w:cs="Arial"/>
          <w:color w:val="000000"/>
          <w:kern w:val="0"/>
        </w:rPr>
        <w:t>., 2024). A</w:t>
      </w:r>
      <w:r>
        <w:rPr>
          <w:rFonts w:ascii="Arial" w:eastAsia="Times New Roman" w:hAnsi="Arial" w:cs="Arial"/>
          <w:color w:val="000000"/>
          <w:kern w:val="0"/>
          <w14:ligatures w14:val="none"/>
        </w:rPr>
        <w:t xml:space="preserve">brupt osmotic changes can activate endocrine stress pathways, disrupt </w:t>
      </w:r>
      <w:proofErr w:type="spellStart"/>
      <w:r>
        <w:rPr>
          <w:rFonts w:ascii="Arial" w:eastAsia="Times New Roman" w:hAnsi="Arial" w:cs="Arial"/>
          <w:color w:val="000000"/>
          <w:kern w:val="0"/>
          <w14:ligatures w14:val="none"/>
        </w:rPr>
        <w:t>ionoregulation</w:t>
      </w:r>
      <w:proofErr w:type="spellEnd"/>
      <w:r>
        <w:rPr>
          <w:rFonts w:ascii="Arial" w:eastAsia="Times New Roman" w:hAnsi="Arial" w:cs="Arial"/>
          <w:color w:val="000000"/>
          <w:kern w:val="0"/>
          <w14:ligatures w14:val="none"/>
        </w:rPr>
        <w:t>, and alter leukocyte dynamics in fishes (</w:t>
      </w:r>
      <w:r w:rsidR="00057289" w:rsidRPr="007069B9">
        <w:rPr>
          <w:rFonts w:ascii="Arial" w:eastAsia="Times New Roman" w:hAnsi="Arial" w:cs="Arial"/>
          <w:color w:val="000000"/>
          <w:kern w:val="0"/>
          <w14:ligatures w14:val="none"/>
        </w:rPr>
        <w:t>Boeuf and Payan, 2001</w:t>
      </w:r>
      <w:r w:rsidR="007069B9">
        <w:rPr>
          <w:rFonts w:ascii="Arial" w:eastAsia="Times New Roman" w:hAnsi="Arial" w:cs="Arial"/>
          <w:color w:val="000000"/>
          <w:kern w:val="0"/>
          <w14:ligatures w14:val="none"/>
        </w:rPr>
        <w:t xml:space="preserve">; </w:t>
      </w:r>
      <w:r w:rsidR="00961D66">
        <w:rPr>
          <w:rFonts w:ascii="Arial" w:eastAsia="Times New Roman" w:hAnsi="Arial" w:cs="Arial"/>
          <w:color w:val="000000"/>
          <w:kern w:val="0"/>
          <w14:ligatures w14:val="none"/>
        </w:rPr>
        <w:t xml:space="preserve">Barton, 2002; </w:t>
      </w:r>
      <w:r w:rsidR="007069B9">
        <w:rPr>
          <w:rFonts w:ascii="Arial" w:eastAsia="Times New Roman" w:hAnsi="Arial" w:cs="Arial"/>
          <w:color w:val="000000"/>
          <w:kern w:val="0"/>
          <w14:ligatures w14:val="none"/>
        </w:rPr>
        <w:t xml:space="preserve">Wang </w:t>
      </w:r>
      <w:r w:rsidR="007069B9" w:rsidRPr="008B24EF">
        <w:rPr>
          <w:rFonts w:ascii="Arial" w:eastAsia="Times New Roman" w:hAnsi="Arial" w:cs="Arial"/>
          <w:i/>
          <w:iCs/>
          <w:color w:val="000000"/>
          <w:kern w:val="0"/>
          <w14:ligatures w14:val="none"/>
        </w:rPr>
        <w:t>et al</w:t>
      </w:r>
      <w:r w:rsidR="007069B9">
        <w:rPr>
          <w:rFonts w:ascii="Arial" w:eastAsia="Times New Roman" w:hAnsi="Arial" w:cs="Arial"/>
          <w:color w:val="000000"/>
          <w:kern w:val="0"/>
          <w14:ligatures w14:val="none"/>
        </w:rPr>
        <w:t>., 2019</w:t>
      </w:r>
      <w:r>
        <w:rPr>
          <w:rFonts w:ascii="Arial" w:eastAsia="Times New Roman" w:hAnsi="Arial" w:cs="Arial"/>
          <w:color w:val="000000"/>
          <w:kern w:val="0"/>
          <w14:ligatures w14:val="none"/>
        </w:rPr>
        <w:t>). Evaluating contaminant-associated changes in leukocyte responses following salinity exposure may improve our understanding of how xenobiotic exposure influences the interpretation of stress biomarkers under ecologically relevant multi-stressor conditions.</w:t>
      </w:r>
    </w:p>
    <w:p w14:paraId="71E90633" w14:textId="586FB999" w:rsidR="00AF634C" w:rsidRPr="00292FF5" w:rsidRDefault="00386459" w:rsidP="00207381">
      <w:pPr>
        <w:spacing w:line="480" w:lineRule="auto"/>
        <w:ind w:firstLine="720"/>
        <w:rPr>
          <w:rFonts w:ascii="Arial" w:eastAsia="Times New Roman" w:hAnsi="Arial" w:cs="Arial"/>
          <w:kern w:val="0"/>
          <w14:ligatures w14:val="none"/>
        </w:rPr>
      </w:pPr>
      <w:r>
        <w:rPr>
          <w:rFonts w:ascii="Arial" w:eastAsia="Times New Roman" w:hAnsi="Arial" w:cs="Arial"/>
          <w:kern w:val="0"/>
          <w14:ligatures w14:val="none"/>
        </w:rPr>
        <w:t xml:space="preserve">Although previous studies have demonstrated that contaminants can alter leukocyte profiles and immune function, relatively few studies have evaluated whether </w:t>
      </w:r>
      <w:r w:rsidR="00603BB7" w:rsidRPr="00292FF5">
        <w:rPr>
          <w:rFonts w:ascii="Arial" w:eastAsia="Times New Roman" w:hAnsi="Arial" w:cs="Arial"/>
          <w:color w:val="000000"/>
          <w:kern w:val="0"/>
          <w14:ligatures w14:val="none"/>
        </w:rPr>
        <w:t>xenobiotic</w:t>
      </w:r>
      <w:r>
        <w:rPr>
          <w:rFonts w:ascii="Arial" w:eastAsia="Times New Roman" w:hAnsi="Arial" w:cs="Arial"/>
          <w:color w:val="000000"/>
          <w:kern w:val="0"/>
          <w14:ligatures w14:val="none"/>
        </w:rPr>
        <w:t xml:space="preserve"> exposure modifies leukocyte-based stress responses following secondary environmental perturbations. Understanding these interactions is important because physiological biomarkers are frequently used to assess organismal condition and environmental stress in conservation, fisheries, and ecological monitoring programs </w:t>
      </w:r>
      <w:r>
        <w:rPr>
          <w:rFonts w:ascii="Arial" w:eastAsia="Times New Roman" w:hAnsi="Arial" w:cs="Arial"/>
          <w:color w:val="000000"/>
          <w:kern w:val="0"/>
          <w14:ligatures w14:val="none"/>
        </w:rPr>
        <w:fldChar w:fldCharType="begin"/>
      </w:r>
      <w:r>
        <w:rPr>
          <w:rFonts w:ascii="Arial" w:eastAsia="Times New Roman" w:hAnsi="Arial" w:cs="Arial"/>
          <w:color w:val="000000"/>
          <w:kern w:val="0"/>
          <w14:ligatures w14:val="none"/>
        </w:rPr>
        <w:instrText xml:space="preserve"> ADDIN ZOTERO_ITEM CSL_CITATION {"citationID":"HEpCBWJE","properties":{"formattedCitation":"(Cooke {\\i{}et al.}, 2013)","plainCitation":"(Cooke et al., 2013)","noteIndex":0},"citationItems":[{"id":102,"uris":["http://zotero.org/users/4161640/items/AZ9UIARH"],"itemData":{"id":102,"type":"article-journal","container-title":"Conservation Physiology","DOI":"10.1093/conphys/cot001","ISSN":"2051-1434","issue":"1","journalAbbreviation":"Conserv Physiol","language":"en","page":"cot001-cot001","source":"DOI.org (Crossref)","title":"What is conservation physiology? Perspectives on an increasingly integrated and essential science","title-short":"What is conservation physiology?","volume":"1","author":[{"family":"Cooke","given":"S. J."},{"family":"Sack","given":"L."},{"family":"Franklin","given":"C. E."},{"family":"Farrell","given":"A. P."},{"family":"Beardall","given":"J."},{"family":"Wikelski","given":"M."},{"family":"Chown","given":"S. L."}],"issued":{"date-parts":[["2013",3,26]]}}}],"schema":"https://github.com/citation-style-language/schema/raw/master/csl-citation.json"} </w:instrText>
      </w:r>
      <w:r>
        <w:rPr>
          <w:rFonts w:ascii="Arial" w:eastAsia="Times New Roman" w:hAnsi="Arial" w:cs="Arial"/>
          <w:color w:val="000000"/>
          <w:kern w:val="0"/>
          <w14:ligatures w14:val="none"/>
        </w:rPr>
        <w:fldChar w:fldCharType="separate"/>
      </w:r>
      <w:r w:rsidRPr="002838B7">
        <w:rPr>
          <w:rFonts w:ascii="Arial" w:hAnsi="Arial" w:cs="Arial"/>
          <w:color w:val="000000"/>
          <w:kern w:val="0"/>
        </w:rPr>
        <w:t xml:space="preserve">(Cooke </w:t>
      </w:r>
      <w:r w:rsidRPr="002838B7">
        <w:rPr>
          <w:rFonts w:ascii="Arial" w:hAnsi="Arial" w:cs="Arial"/>
          <w:i/>
          <w:iCs/>
          <w:color w:val="000000"/>
          <w:kern w:val="0"/>
        </w:rPr>
        <w:t>et al.</w:t>
      </w:r>
      <w:r w:rsidRPr="002838B7">
        <w:rPr>
          <w:rFonts w:ascii="Arial" w:hAnsi="Arial" w:cs="Arial"/>
          <w:color w:val="000000"/>
          <w:kern w:val="0"/>
        </w:rPr>
        <w:t>, 2013)</w:t>
      </w:r>
      <w:r>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w:t>
      </w:r>
      <w:r w:rsidR="004027E8">
        <w:rPr>
          <w:rFonts w:ascii="Arial" w:eastAsia="Times New Roman" w:hAnsi="Arial" w:cs="Arial"/>
          <w:color w:val="000000"/>
          <w:kern w:val="0"/>
          <w14:ligatures w14:val="none"/>
        </w:rPr>
        <w:t xml:space="preserve"> </w:t>
      </w:r>
      <w:r w:rsidR="00AF634C">
        <w:rPr>
          <w:rFonts w:ascii="Arial" w:eastAsia="Times New Roman" w:hAnsi="Arial" w:cs="Arial"/>
          <w:color w:val="000000"/>
          <w:kern w:val="0"/>
          <w14:ligatures w14:val="none"/>
        </w:rPr>
        <w:t>Further</w:t>
      </w:r>
      <w:r w:rsidR="00FB49AE">
        <w:rPr>
          <w:rFonts w:ascii="Arial" w:eastAsia="Times New Roman" w:hAnsi="Arial" w:cs="Arial"/>
          <w:color w:val="000000"/>
          <w:kern w:val="0"/>
          <w14:ligatures w14:val="none"/>
        </w:rPr>
        <w:t>more</w:t>
      </w:r>
      <w:r w:rsidR="00AF634C">
        <w:rPr>
          <w:rFonts w:ascii="Arial" w:eastAsia="Times New Roman" w:hAnsi="Arial" w:cs="Arial"/>
          <w:color w:val="000000"/>
          <w:kern w:val="0"/>
          <w14:ligatures w14:val="none"/>
        </w:rPr>
        <w:t xml:space="preserve">, </w:t>
      </w:r>
      <w:r w:rsidR="00AF634C" w:rsidRPr="00292FF5">
        <w:rPr>
          <w:rFonts w:ascii="Arial" w:eastAsia="Times New Roman" w:hAnsi="Arial" w:cs="Arial"/>
          <w:color w:val="000000"/>
          <w:kern w:val="0"/>
          <w14:ligatures w14:val="none"/>
        </w:rPr>
        <w:t>while xenobiotics are released into our freshwater ecosystems at unpredictabl</w:t>
      </w:r>
      <w:r w:rsidR="00FB49AE">
        <w:rPr>
          <w:rFonts w:ascii="Arial" w:eastAsia="Times New Roman" w:hAnsi="Arial" w:cs="Arial"/>
          <w:color w:val="000000"/>
          <w:kern w:val="0"/>
          <w14:ligatures w14:val="none"/>
        </w:rPr>
        <w:t>e</w:t>
      </w:r>
      <w:r w:rsidR="00AF634C" w:rsidRPr="00292FF5">
        <w:rPr>
          <w:rFonts w:ascii="Arial" w:eastAsia="Times New Roman" w:hAnsi="Arial" w:cs="Arial"/>
          <w:color w:val="000000"/>
          <w:kern w:val="0"/>
          <w14:ligatures w14:val="none"/>
        </w:rPr>
        <w:t xml:space="preserve"> rate</w:t>
      </w:r>
      <w:r w:rsidR="00AF634C">
        <w:rPr>
          <w:rFonts w:ascii="Arial" w:eastAsia="Times New Roman" w:hAnsi="Arial" w:cs="Arial"/>
          <w:color w:val="000000"/>
          <w:kern w:val="0"/>
          <w14:ligatures w14:val="none"/>
        </w:rPr>
        <w:t>s</w:t>
      </w:r>
      <w:r w:rsidR="001C75DF">
        <w:rPr>
          <w:rFonts w:ascii="Arial" w:eastAsia="Times New Roman" w:hAnsi="Arial" w:cs="Arial"/>
          <w:color w:val="000000"/>
          <w:kern w:val="0"/>
          <w14:ligatures w14:val="none"/>
        </w:rPr>
        <w:t xml:space="preserve"> </w:t>
      </w:r>
      <w:r w:rsidR="001C75DF">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{"citationID":"71M9KVx6","properties":{"formattedCitation":"(Pinheiro {\\i{}et al.}, 2021; Sharma {\\i{}et al.}, 2025)","plainCitation":"(Pinheiro et al., 2021; Sharma et al., 2025)","noteIndex":0},"citationItems":[{"id":157,"uris":["http://zotero.org/users/4161640/items/BRTL3KDZ"],"itemData":{"id":157,"type":"article-journal","abstract":"ABSTRACT\n            \n              Chemical pollution is one of the major threats to global freshwater biodiversity and will be exacerbated through changes in temperature and rainfall patterns, acid–base chemistry, and reduced freshwater availability due to climate change. In this review we show how physico</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chemical features of natural fresh waters, including pH, temperature, oxygen, carbon dioxide, divalent cations, anions, carbonate alkalinity, salinity and dissolved organic matter, can affect the environmental risk to aquatic wildlife of pollutant chemicals. We evidence how these features of freshwater physico</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chemistry directly and/or indirectly affect the solubility, speciation, bioavailability and uptake of chemicals [including\n              via\n              alterations in the trans</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epithelial electric potential (TEP) across the gills or skin] as well as the internal physiology/biochemistry of the organisms, and hence ultimately toxicity. We also show how toxicity can vary with species and ontogeny. We use a new database of global freshwater chemistry (GLORICH) to demonstrate the huge variability (often &gt;1000</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fold) for these physico</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chemical variables in natural fresh waters, and hence their importance to ecotoxicology. We emphasise that a better understanding of chemical toxicity and more accurate environmental risk assessment requires greater consideration of the natural water physico</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chemistry in which the organisms we seek to protect live.","container-title":"Biological Reviews","DOI":"10.1111/brv.12711","ISSN":"1464-7931, 1469-185X","issue":"4","journalAbbreviation":"Biol Rev","language":"en","page":"1528-1546","source":"DOI.org (Crossref)","title":"Global variation in freshwater physico</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 xml:space="preserve">chemistry and its influence on chemical toxicity in aquatic wildlife","volume":"96","author":[{"family":"Pinheiro","given":"João Paulo S."},{"family":"Windsor","given":"Fredric M."},{"family":"Wilson","given":"Rod W."},{"family":"Tyler","given":"Charles R."}],"issued":{"date-parts":[["2021",8]]}}},{"id":159,"uris":["http://zotero.org/users/4161640/items/Z9262ZRY"],"itemData":{"id":159,"type":"article-journal","container-title":"International Journal of Energy and Water Resources","DOI":"10.1007/s42108-024-00284-1","ISSN":"2538-3604, 2522-0101","issue":"1","journalAbbreviation":"Int J Energ Water Res","language":"en","page":"267-280","source":"DOI.org (Crossref)","title":"Exploring the impact of heavy metals toxicity in the aquatic ecosystem","volume":"9","author":[{"family":"Sharma","given":"M."},{"family":"Kant","given":"R."},{"family":"Sharma","given":"A. K."},{"family":"Sharma","given":"A. K."}],"issued":{"date-parts":[["2025",3]]}}}],"schema":"https://github.com/citation-style-language/schema/raw/master/csl-citation.json"} </w:instrText>
      </w:r>
      <w:r w:rsidR="001C75DF">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(Pinheiro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2021; Sharma </w:t>
      </w:r>
      <w:r w:rsidR="002838B7" w:rsidRPr="002838B7">
        <w:rPr>
          <w:rFonts w:ascii="Arial" w:hAnsi="Arial" w:cs="Arial"/>
          <w:i/>
          <w:iCs/>
          <w:color w:val="000000"/>
          <w:kern w:val="0"/>
        </w:rPr>
        <w:t>et al.</w:t>
      </w:r>
      <w:r w:rsidR="002838B7" w:rsidRPr="002838B7">
        <w:rPr>
          <w:rFonts w:ascii="Arial" w:hAnsi="Arial" w:cs="Arial"/>
          <w:color w:val="000000"/>
          <w:kern w:val="0"/>
        </w:rPr>
        <w:t>, 2025)</w:t>
      </w:r>
      <w:r w:rsidR="001C75DF">
        <w:rPr>
          <w:rFonts w:ascii="Arial" w:eastAsia="Times New Roman" w:hAnsi="Arial" w:cs="Arial"/>
          <w:color w:val="000000"/>
          <w:kern w:val="0"/>
          <w14:ligatures w14:val="none"/>
        </w:rPr>
        <w:fldChar w:fldCharType="end"/>
      </w:r>
      <w:r w:rsidR="00AF634C">
        <w:rPr>
          <w:rFonts w:ascii="Arial" w:eastAsia="Times New Roman" w:hAnsi="Arial" w:cs="Arial"/>
          <w:color w:val="000000"/>
          <w:kern w:val="0"/>
          <w14:ligatures w14:val="none"/>
        </w:rPr>
        <w:t xml:space="preserve">, </w:t>
      </w:r>
      <w:r w:rsidR="00FB49AE">
        <w:rPr>
          <w:rFonts w:ascii="Arial" w:eastAsia="Times New Roman" w:hAnsi="Arial" w:cs="Arial"/>
          <w:color w:val="000000"/>
          <w:kern w:val="0"/>
          <w14:ligatures w14:val="none"/>
        </w:rPr>
        <w:t>there is considerabl</w:t>
      </w:r>
      <w:r w:rsidR="00AF634C" w:rsidRPr="00292FF5">
        <w:rPr>
          <w:rFonts w:ascii="Arial" w:eastAsia="Times New Roman" w:hAnsi="Arial" w:cs="Arial"/>
          <w:color w:val="000000"/>
          <w:kern w:val="0"/>
          <w14:ligatures w14:val="none"/>
        </w:rPr>
        <w:t xml:space="preserve">e concern </w:t>
      </w:r>
      <w:r w:rsidR="003E7E30">
        <w:rPr>
          <w:rFonts w:ascii="Arial" w:eastAsia="Times New Roman" w:hAnsi="Arial" w:cs="Arial"/>
          <w:color w:val="000000"/>
          <w:kern w:val="0"/>
          <w14:ligatures w14:val="none"/>
        </w:rPr>
        <w:t>about</w:t>
      </w:r>
      <w:r w:rsidR="001701E2">
        <w:rPr>
          <w:rFonts w:ascii="Arial" w:eastAsia="Times New Roman" w:hAnsi="Arial" w:cs="Arial"/>
          <w:color w:val="000000"/>
          <w:kern w:val="0"/>
          <w14:ligatures w14:val="none"/>
        </w:rPr>
        <w:t xml:space="preserve"> </w:t>
      </w:r>
      <w:r w:rsidR="003E7E30">
        <w:rPr>
          <w:rFonts w:ascii="Arial" w:eastAsia="Times New Roman" w:hAnsi="Arial" w:cs="Arial"/>
          <w:color w:val="000000"/>
          <w:kern w:val="0"/>
          <w14:ligatures w14:val="none"/>
        </w:rPr>
        <w:t>the</w:t>
      </w:r>
      <w:r w:rsidR="001C75DF">
        <w:rPr>
          <w:rFonts w:ascii="Arial" w:eastAsia="Times New Roman" w:hAnsi="Arial" w:cs="Arial"/>
          <w:color w:val="000000"/>
          <w:kern w:val="0"/>
          <w14:ligatures w14:val="none"/>
        </w:rPr>
        <w:t xml:space="preserve"> </w:t>
      </w:r>
      <w:r w:rsidR="00AF634C" w:rsidRPr="00292FF5">
        <w:rPr>
          <w:rFonts w:ascii="Arial" w:eastAsia="Times New Roman" w:hAnsi="Arial" w:cs="Arial"/>
          <w:color w:val="000000"/>
          <w:kern w:val="0"/>
          <w14:ligatures w14:val="none"/>
        </w:rPr>
        <w:t xml:space="preserve">management of socioeconomically </w:t>
      </w:r>
      <w:r w:rsidR="001C75DF">
        <w:rPr>
          <w:rFonts w:ascii="Arial" w:eastAsia="Times New Roman" w:hAnsi="Arial" w:cs="Arial"/>
          <w:color w:val="000000"/>
          <w:kern w:val="0"/>
          <w14:ligatures w14:val="none"/>
        </w:rPr>
        <w:t>important</w:t>
      </w:r>
      <w:r w:rsidR="00AF634C" w:rsidRPr="00292FF5">
        <w:rPr>
          <w:rFonts w:ascii="Arial" w:eastAsia="Times New Roman" w:hAnsi="Arial" w:cs="Arial"/>
          <w:color w:val="000000"/>
          <w:kern w:val="0"/>
          <w14:ligatures w14:val="none"/>
        </w:rPr>
        <w:t xml:space="preserve"> fish</w:t>
      </w:r>
      <w:r w:rsidR="001C75DF">
        <w:rPr>
          <w:rFonts w:ascii="Arial" w:eastAsia="Times New Roman" w:hAnsi="Arial" w:cs="Arial"/>
          <w:color w:val="000000"/>
          <w:kern w:val="0"/>
          <w14:ligatures w14:val="none"/>
        </w:rPr>
        <w:t>es</w:t>
      </w:r>
      <w:r w:rsidR="003E7E30">
        <w:rPr>
          <w:rFonts w:ascii="Arial" w:eastAsia="Times New Roman" w:hAnsi="Arial" w:cs="Arial"/>
          <w:color w:val="000000"/>
          <w:kern w:val="0"/>
          <w14:ligatures w14:val="none"/>
        </w:rPr>
        <w:t xml:space="preserve"> in freshwater fisheries</w:t>
      </w:r>
      <w:r w:rsidR="00AF634C" w:rsidRPr="00292FF5">
        <w:rPr>
          <w:rFonts w:ascii="Arial" w:eastAsia="Times New Roman" w:hAnsi="Arial" w:cs="Arial"/>
          <w:color w:val="000000"/>
          <w:kern w:val="0"/>
          <w14:ligatures w14:val="none"/>
        </w:rPr>
        <w:t>.</w:t>
      </w:r>
    </w:p>
    <w:p w14:paraId="139FC6F8" w14:textId="4904358C" w:rsidR="00AF634C" w:rsidRPr="00292FF5" w:rsidRDefault="004027E8" w:rsidP="00207381">
      <w:pPr>
        <w:spacing w:line="480" w:lineRule="auto"/>
        <w:ind w:firstLine="720"/>
        <w:rPr>
          <w:rFonts w:ascii="Arial" w:eastAsia="Times New Roman" w:hAnsi="Arial" w:cs="Arial"/>
          <w:kern w:val="0"/>
          <w14:ligatures w14:val="none"/>
        </w:rPr>
      </w:pPr>
      <w:r>
        <w:rPr>
          <w:rFonts w:ascii="Arial" w:eastAsia="Times New Roman" w:hAnsi="Arial" w:cs="Arial"/>
          <w:color w:val="000000"/>
          <w:kern w:val="0"/>
          <w14:ligatures w14:val="none"/>
        </w:rPr>
        <w:t>L</w:t>
      </w:r>
      <w:r w:rsidR="00AF634C" w:rsidRPr="00292FF5">
        <w:rPr>
          <w:rFonts w:ascii="Arial" w:eastAsia="Times New Roman" w:hAnsi="Arial" w:cs="Arial"/>
          <w:color w:val="000000"/>
          <w:kern w:val="0"/>
          <w14:ligatures w14:val="none"/>
        </w:rPr>
        <w:t>argemouth bass (</w:t>
      </w:r>
      <w:r w:rsidR="00AF634C" w:rsidRPr="00292FF5">
        <w:rPr>
          <w:rFonts w:ascii="Arial" w:eastAsia="Times New Roman" w:hAnsi="Arial" w:cs="Arial"/>
          <w:i/>
          <w:iCs/>
          <w:color w:val="000000"/>
          <w:kern w:val="0"/>
          <w14:ligatures w14:val="none"/>
        </w:rPr>
        <w:t>Micropterus nigricans</w:t>
      </w:r>
      <w:r w:rsidR="00AF634C" w:rsidRPr="00292FF5">
        <w:rPr>
          <w:rFonts w:ascii="Arial" w:eastAsia="Times New Roman" w:hAnsi="Arial" w:cs="Arial"/>
          <w:color w:val="000000"/>
          <w:kern w:val="0"/>
          <w14:ligatures w14:val="none"/>
        </w:rPr>
        <w:t xml:space="preserve">; </w:t>
      </w:r>
      <w:r w:rsidR="005F1824">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{"citationID":"b2GPqTeY","properties":{"formattedCitation":"(Lac\\uc0\\u233{}p\\uc0\\u232{}de, 1802; Lesueur, 1822; Kim {\\i{}et al.}, 2022)","plainCitation":"(Lacépède, 1802; Lesueur, 1822; Kim et al., 2022)","dontUpdate":true,"noteIndex":0},"citationItems":[{"id":162,"uris":["http://zotero.org/users/4161640/items/G3DPDFA2"],"itemData":{"id":162,"type":"article-journal","title":"&lt;i&gt;Histoire Naturelle Des Poissons V. 4&lt;/i&gt;","author":[{"family":"Lacépède","given":"B. G. E."}],"issued":{"date-parts":[["1802"]]}}},{"id":163,"uris":["http://zotero.org/users/4161640/items/JPNQTMHX"],"itemData":{"id":163,"type":"article-journal","container-title":"Journal of the Academy of Natural Sciences of Philadelphia","journalAbbreviation":"J Acad Nat Sci Phila","page":"214-221","title":"Descriptions of the five new species of the genus &lt;i&gt;Cichla&lt;/i&gt; of Cuvier.","volume":"2","author":[{"family":"Lesueur","given":"C. A."}],"issued":{"date-parts":[["1822"]]}}},{"id":160,"uris":["http://zotero.org/users/4161640/items/DA5B4GW7"],"itemData":{"id":160,"type":"article-journal","abstract":"Abstract\n            \n              Informed management and conservation efforts are vital to sustainable recreational fishing and biodiversity conservation. Because the taxonomic rank of species is important in conservation and management strategies, success of these efforts depends on accurate species delimitation. The Black Basses (\n              Micropterus\n              ) are an iconic lineage of freshwater fishes that include some of the world’s most popular species for recreational fishing and world's most invasive species. Despite their popularity, previous studies to delimit species and lineages in\n              Micropterus\n              suffer from insufficient geographic coverage and uninformative molecular markers. Our phylogenomic analyses of ddRAD data result in the delimitation of 19 species of\n              Micropterus\n              , which includes 14 described species, the undescribed but well-known Altamaha, Bartram’s, and Choctaw basses, and two additional undescribed species currently classified as Smallmouth Bass (\n              M. dolomieu\n              ). We provide a revised delimitation of species in the Largemouth Bass complex that necessitates a change in scientific nomenclature:\n              Micropterus salmoides\n              is retained for the Florida Bass and\n              Micropterus nigricans\n              is elevated from synonymy for the Largemouth Bass. The new understanding of diversity, distribution, and systematics of Black Basses will serve as important basis for the management and conservation of this charismatic and economically important clade of fishes.","container-title":"Scientific Reports","DOI":"10.1038/s41598-022-11743-2","ISSN":"2045-2322","issue":"1","journalAbbreviation":"Sci Rep","language":"en","page":"9113","source":"DOI.org (Crossref)","title":"Phylogenomics and species delimitation of the economically important Black Basses (&lt;i&gt;Micropterus&lt;/i&gt;)","volume":"12","author":[{"family":"Kim","given":"Daemin"},{"family":"Taylor","given":"Andrew T."},{"family":"Near","given":"Thomas J."}],"issued":{"date-parts":[["2022",6,6]]}}}],"schema":"https://github.com/citation-style-language/schema/raw/master/csl-citation.json"} </w:instrText>
      </w:r>
      <w:r w:rsidR="005F1824">
        <w:rPr>
          <w:rFonts w:ascii="Arial" w:eastAsia="Times New Roman" w:hAnsi="Arial" w:cs="Arial"/>
          <w:color w:val="000000"/>
          <w:kern w:val="0"/>
          <w14:ligatures w14:val="none"/>
        </w:rPr>
        <w:fldChar w:fldCharType="separate"/>
      </w:r>
      <w:r w:rsidR="005F1824" w:rsidRPr="005F1824">
        <w:rPr>
          <w:rFonts w:ascii="Arial" w:hAnsi="Arial" w:cs="Arial"/>
          <w:color w:val="000000"/>
          <w:kern w:val="0"/>
        </w:rPr>
        <w:t xml:space="preserve">Lacépède, 1802; Lesueur, 1822; Kim </w:t>
      </w:r>
      <w:r w:rsidR="005F1824" w:rsidRPr="005F1824">
        <w:rPr>
          <w:rFonts w:ascii="Arial" w:hAnsi="Arial" w:cs="Arial"/>
          <w:i/>
          <w:iCs/>
          <w:color w:val="000000"/>
          <w:kern w:val="0"/>
        </w:rPr>
        <w:t>et al.</w:t>
      </w:r>
      <w:r w:rsidR="005F1824" w:rsidRPr="005F1824">
        <w:rPr>
          <w:rFonts w:ascii="Arial" w:hAnsi="Arial" w:cs="Arial"/>
          <w:color w:val="000000"/>
          <w:kern w:val="0"/>
        </w:rPr>
        <w:t>, 2022)</w:t>
      </w:r>
      <w:r w:rsidR="005F1824">
        <w:rPr>
          <w:rFonts w:ascii="Arial" w:eastAsia="Times New Roman" w:hAnsi="Arial" w:cs="Arial"/>
          <w:color w:val="000000"/>
          <w:kern w:val="0"/>
          <w14:ligatures w14:val="none"/>
        </w:rPr>
        <w:fldChar w:fldCharType="end"/>
      </w:r>
      <w:r w:rsidR="00AF634C" w:rsidRPr="00292FF5">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are</w:t>
      </w:r>
      <w:r w:rsidR="0047765D">
        <w:rPr>
          <w:rFonts w:ascii="Arial" w:eastAsia="Times New Roman" w:hAnsi="Arial" w:cs="Arial"/>
          <w:color w:val="000000"/>
          <w:kern w:val="0"/>
          <w14:ligatures w14:val="none"/>
        </w:rPr>
        <w:t xml:space="preserve"> </w:t>
      </w:r>
      <w:r w:rsidR="00AF634C" w:rsidRPr="00292FF5">
        <w:rPr>
          <w:rFonts w:ascii="Arial" w:eastAsia="Times New Roman" w:hAnsi="Arial" w:cs="Arial"/>
          <w:color w:val="000000"/>
          <w:kern w:val="0"/>
          <w14:ligatures w14:val="none"/>
        </w:rPr>
        <w:t>ecologically</w:t>
      </w:r>
      <w:r w:rsidR="00EC0ADB">
        <w:rPr>
          <w:rFonts w:ascii="Arial" w:eastAsia="Times New Roman" w:hAnsi="Arial" w:cs="Arial"/>
          <w:color w:val="000000"/>
          <w:kern w:val="0"/>
          <w14:ligatures w14:val="none"/>
        </w:rPr>
        <w:t xml:space="preserve"> and</w:t>
      </w:r>
      <w:r w:rsidR="00AF634C" w:rsidRPr="00292FF5">
        <w:rPr>
          <w:rFonts w:ascii="Arial" w:eastAsia="Times New Roman" w:hAnsi="Arial" w:cs="Arial"/>
          <w:color w:val="000000"/>
          <w:kern w:val="0"/>
          <w14:ligatures w14:val="none"/>
        </w:rPr>
        <w:t xml:space="preserve"> economically</w:t>
      </w:r>
      <w:r w:rsidR="0047765D">
        <w:rPr>
          <w:rFonts w:ascii="Arial" w:eastAsia="Times New Roman" w:hAnsi="Arial" w:cs="Arial"/>
          <w:color w:val="000000"/>
          <w:kern w:val="0"/>
          <w14:ligatures w14:val="none"/>
        </w:rPr>
        <w:t xml:space="preserve"> valuable freshwater</w:t>
      </w:r>
      <w:r w:rsidR="00EC0ADB">
        <w:rPr>
          <w:rFonts w:ascii="Arial" w:eastAsia="Times New Roman" w:hAnsi="Arial" w:cs="Arial"/>
          <w:color w:val="000000"/>
          <w:kern w:val="0"/>
          <w14:ligatures w14:val="none"/>
        </w:rPr>
        <w:t xml:space="preserve"> predators</w:t>
      </w:r>
      <w:r w:rsidR="00362023">
        <w:rPr>
          <w:rFonts w:ascii="Arial" w:eastAsia="Times New Roman" w:hAnsi="Arial" w:cs="Arial"/>
          <w:color w:val="000000"/>
          <w:kern w:val="0"/>
          <w14:ligatures w14:val="none"/>
        </w:rPr>
        <w:t xml:space="preserve"> </w:t>
      </w:r>
      <w:r w:rsidR="00EC0ADB">
        <w:rPr>
          <w:rFonts w:ascii="Arial" w:eastAsia="Times New Roman" w:hAnsi="Arial" w:cs="Arial"/>
          <w:color w:val="000000"/>
          <w:kern w:val="0"/>
          <w14:ligatures w14:val="none"/>
        </w:rPr>
        <w:t>widely distributed across North America</w:t>
      </w:r>
      <w:r w:rsidR="00A52B25">
        <w:rPr>
          <w:rFonts w:ascii="Arial" w:eastAsia="Times New Roman" w:hAnsi="Arial" w:cs="Arial"/>
          <w:color w:val="000000"/>
          <w:kern w:val="0"/>
          <w14:ligatures w14:val="none"/>
        </w:rPr>
        <w:t xml:space="preserve"> </w:t>
      </w:r>
      <w:r w:rsidR="00A52B25">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{"citationID":"jzLyMH2u","properties":{"formattedCitation":"(Tringali {\\i{}et al.}, 2015; Taylor {\\i{}et al.}, 2019)","plainCitation":"(Tringali et al., 2015; Taylor et al., 2019)","noteIndex":0},"citationItems":[{"id":168,"uris":["http://zotero.org/users/4161640/items/6MDCSIZT"],"itemData":{"id":168,"type":"book","event-place":"Bethesda, Maryland, USA","ISBN":"978-1-934874-40-0","note":"DOI: 10.47886/9781934874400","publisher":"American Fisheries Society","publisher-place":"Bethesda, Maryland, USA","source":"DOI.org (Crossref)","title":"Black Bass Diversity: Multidisciplinary Science for Conservation","title-short":"Black Bass Diversity","URL":"https://fisheries.org/bookstore/all-titles/afs-symposia/54082c/","editor":[{"family":"Tringali","given":"Michael D."},{"family":"Long","given":"James M."},{"family":"Birdsong","given":"Timothy W."},{"family":"Allen","given":"Micheal S."}],"accessed":{"date-parts":[["2025",6,25]]},"issued":{"date-parts":[["2015"]]}}},{"id":167,"uris":["http://zotero.org/users/4161640/items/IBCVIFGF"],"itemData":{"id":167,"type":"article-journal","container-title":"Fisheries","DOI":"10.1002/fsh.10187","ISSN":"0363-2415, 1548-8446","issue":"1","language":"en","license":"https://academic.oup.com/pages/standard-publication-reuse-rights","page":"20-36","source":"DOI.org (Crossref)","title":"Conservation of black bass diversity: an emerging management paradigm","title-short":"Conservation of Black Bass Diversity","volume":"44","author":[{"family":"Taylor","given":"Andrew T"},{"family":"Long","given":"James M"},{"family":"Tringali","given":"Michael D"},{"family":"Barthel","given":"Brandon L"}],"issued":{"date-parts":[["2019",1,1]]}}}],"schema":"https://github.com/citation-style-language/schema/raw/master/csl-citation.json"} </w:instrText>
      </w:r>
      <w:r w:rsidR="00A52B25">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(Tringali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2015; Taylor </w:t>
      </w:r>
      <w:r w:rsidR="002838B7" w:rsidRPr="002838B7">
        <w:rPr>
          <w:rFonts w:ascii="Arial" w:hAnsi="Arial" w:cs="Arial"/>
          <w:i/>
          <w:iCs/>
          <w:color w:val="000000"/>
          <w:kern w:val="0"/>
        </w:rPr>
        <w:t>et al.</w:t>
      </w:r>
      <w:r w:rsidR="002838B7" w:rsidRPr="002838B7">
        <w:rPr>
          <w:rFonts w:ascii="Arial" w:hAnsi="Arial" w:cs="Arial"/>
          <w:color w:val="000000"/>
          <w:kern w:val="0"/>
        </w:rPr>
        <w:t>, 2019)</w:t>
      </w:r>
      <w:r w:rsidR="00A52B25">
        <w:rPr>
          <w:rFonts w:ascii="Arial" w:eastAsia="Times New Roman" w:hAnsi="Arial" w:cs="Arial"/>
          <w:color w:val="000000"/>
          <w:kern w:val="0"/>
          <w14:ligatures w14:val="none"/>
        </w:rPr>
        <w:fldChar w:fldCharType="end"/>
      </w:r>
      <w:r w:rsidR="00EC0ADB">
        <w:rPr>
          <w:rFonts w:ascii="Arial" w:eastAsia="Times New Roman" w:hAnsi="Arial" w:cs="Arial"/>
          <w:color w:val="000000"/>
          <w:kern w:val="0"/>
          <w14:ligatures w14:val="none"/>
        </w:rPr>
        <w:t xml:space="preserve"> </w:t>
      </w:r>
      <w:r w:rsidR="008F2700">
        <w:rPr>
          <w:rFonts w:ascii="Arial" w:eastAsia="Times New Roman" w:hAnsi="Arial" w:cs="Arial"/>
          <w:color w:val="000000"/>
          <w:kern w:val="0"/>
          <w14:ligatures w14:val="none"/>
        </w:rPr>
        <w:t>that are</w:t>
      </w:r>
      <w:r w:rsidR="00EC0ADB">
        <w:rPr>
          <w:rFonts w:ascii="Arial" w:eastAsia="Times New Roman" w:hAnsi="Arial" w:cs="Arial"/>
          <w:color w:val="000000"/>
          <w:kern w:val="0"/>
          <w14:ligatures w14:val="none"/>
        </w:rPr>
        <w:t xml:space="preserve"> commonly used in ecotoxicological and fisheries research </w:t>
      </w:r>
      <w:r w:rsidR="00EC0ADB">
        <w:rPr>
          <w:rFonts w:ascii="Arial" w:eastAsia="Times New Roman" w:hAnsi="Arial" w:cs="Arial"/>
          <w:color w:val="000000"/>
          <w:kern w:val="0"/>
          <w14:ligatures w14:val="none"/>
        </w:rPr>
        <w:fldChar w:fldCharType="begin"/>
      </w:r>
      <w:r w:rsidR="00EC0ADB">
        <w:rPr>
          <w:rFonts w:ascii="Arial" w:eastAsia="Times New Roman" w:hAnsi="Arial" w:cs="Arial"/>
          <w:color w:val="000000"/>
          <w:kern w:val="0"/>
          <w14:ligatures w14:val="none"/>
        </w:rPr>
        <w:instrText xml:space="preserve"> ADDIN ZOTERO_ITEM CSL_CITATION {"citationID":"VIoSUi8u","properties":{"formattedCitation":"(Ludsin and DeVries, 1997; Post {\\i{}et al.}, 1998; Coleman {\\i{}et al.}, 2024)","plainCitation":"(Ludsin and DeVries, 1997; Post et al., 1998; Coleman et al., 2024)","noteIndex":0},"citationItems":[{"id":183,"uris":["http://zotero.org/users/4161640/items/GU6UFZXW"],"itemData":{"id":183,"type":"article-journal","container-title":"Ecological Applications","DOI":"10.1890/1051-0761(1997)007[1024:FYROLB]2.0.CO;2","ISSN":"1051-0761","issue":"3","journalAbbreviation":"Ecol Appl","language":"en","license":"http://doi.wiley.com/10.1002/tdm_license_1.1","page":"1024-1038","source":"DOI.org (Crossref)","title":"First-year recruitment of largemouth bass: the interdependency of early life stages","title-short":"FIRST-YEAR RECRUITMENT OF LARGEMOUTH BASS","volume":"7","author":[{"family":"Ludsin","given":"Stuart A."},{"family":"DeVries","given":"Dennis R."}],"issued":{"date-parts":[["1997",8]]}}},{"id":182,"uris":["http://zotero.org/users/4161640/items/STCFW2ZE"],"itemData":{"id":182,"type":"article-journal","container-title":"Canadian Journal of Fisheries and Aquatic Sciences","DOI":"10.1139/f98-139","ISSN":"0706-652X, 1205-7533","issue":"12","journalAbbreviation":"Can J Fish Aquat Sci","language":"en","license":"http://www.nrcresearchpress.com/page/about/CorporateTextAndDataMining","page":"2588-2600","source":"DOI.org (Crossref)","title":"Interactions among adult demography, spawning date, growth rate, predation, overwinter mortality, and the recruitment of largemouth bass in a northern lake","volume":"55","author":[{"family":"Post","given":"David M"},{"family":"Kitchell","given":"James F"},{"family":"Hodgson","given":"James R"}],"issued":{"date-parts":[["1998",12,1]]}}},{"id":169,"uris":["http://zotero.org/users/4161640/items/CERB7K9A"],"itemData":{"id":169,"type":"article-journal","abstract":"ObjectiveReducing Largemouth Bass Micropterus salmoides recruitment and therefore population density could benefit recreational fisheries in small impoundments by improving individual growth rates and increasing the average size and condition of Largemouth Bass. To achieve these effects, methods of controlling Largemouth Bass recruitment should avoid reducing the productivity of their primary prey species, the Bluegill Lepomis macrochirus.MethodsWe tested this hypothesis by evaluating the effects of shoreline rotenone application on the density of Bluegill and the density, growth, and survival of age</w:instrText>
      </w:r>
      <w:r w:rsidR="00EC0ADB">
        <w:rPr>
          <w:rFonts w:ascii="Cambria Math" w:eastAsia="Times New Roman" w:hAnsi="Cambria Math" w:cs="Cambria Math"/>
          <w:color w:val="000000"/>
          <w:kern w:val="0"/>
          <w14:ligatures w14:val="none"/>
        </w:rPr>
        <w:instrText>‐</w:instrText>
      </w:r>
      <w:r w:rsidR="00EC0ADB">
        <w:rPr>
          <w:rFonts w:ascii="Arial" w:eastAsia="Times New Roman" w:hAnsi="Arial" w:cs="Arial"/>
          <w:color w:val="000000"/>
          <w:kern w:val="0"/>
          <w14:ligatures w14:val="none"/>
        </w:rPr>
        <w:instrText>0 and age</w:instrText>
      </w:r>
      <w:r w:rsidR="00EC0ADB">
        <w:rPr>
          <w:rFonts w:ascii="Cambria Math" w:eastAsia="Times New Roman" w:hAnsi="Cambria Math" w:cs="Cambria Math"/>
          <w:color w:val="000000"/>
          <w:kern w:val="0"/>
          <w14:ligatures w14:val="none"/>
        </w:rPr>
        <w:instrText>‐</w:instrText>
      </w:r>
      <w:r w:rsidR="00EC0ADB">
        <w:rPr>
          <w:rFonts w:ascii="Arial" w:eastAsia="Times New Roman" w:hAnsi="Arial" w:cs="Arial"/>
          <w:color w:val="000000"/>
          <w:kern w:val="0"/>
          <w14:ligatures w14:val="none"/>
        </w:rPr>
        <w:instrText>1 Largemouth Bass in 15 Alabama small impoundments.ResultAfter treatment, Largemouth Bass age</w:instrText>
      </w:r>
      <w:r w:rsidR="00EC0ADB">
        <w:rPr>
          <w:rFonts w:ascii="Cambria Math" w:eastAsia="Times New Roman" w:hAnsi="Cambria Math" w:cs="Cambria Math"/>
          <w:color w:val="000000"/>
          <w:kern w:val="0"/>
          <w14:ligatures w14:val="none"/>
        </w:rPr>
        <w:instrText>‐</w:instrText>
      </w:r>
      <w:r w:rsidR="00EC0ADB">
        <w:rPr>
          <w:rFonts w:ascii="Arial" w:eastAsia="Times New Roman" w:hAnsi="Arial" w:cs="Arial"/>
          <w:color w:val="000000"/>
          <w:kern w:val="0"/>
          <w14:ligatures w14:val="none"/>
        </w:rPr>
        <w:instrText>0 densities declined and mean age</w:instrText>
      </w:r>
      <w:r w:rsidR="00EC0ADB">
        <w:rPr>
          <w:rFonts w:ascii="Cambria Math" w:eastAsia="Times New Roman" w:hAnsi="Cambria Math" w:cs="Cambria Math"/>
          <w:color w:val="000000"/>
          <w:kern w:val="0"/>
          <w14:ligatures w14:val="none"/>
        </w:rPr>
        <w:instrText>‐</w:instrText>
      </w:r>
      <w:r w:rsidR="00EC0ADB">
        <w:rPr>
          <w:rFonts w:ascii="Arial" w:eastAsia="Times New Roman" w:hAnsi="Arial" w:cs="Arial"/>
          <w:color w:val="000000"/>
          <w:kern w:val="0"/>
          <w14:ligatures w14:val="none"/>
        </w:rPr>
        <w:instrText>1 length increased, whereas Bluegill populations were not significantly reduced.ConclusionOur study indicates that shoreline rotenone application may be a valuable method for reducing Largemouth Bass recruitment and increasing the growth of age</w:instrText>
      </w:r>
      <w:r w:rsidR="00EC0ADB">
        <w:rPr>
          <w:rFonts w:ascii="Cambria Math" w:eastAsia="Times New Roman" w:hAnsi="Cambria Math" w:cs="Cambria Math"/>
          <w:color w:val="000000"/>
          <w:kern w:val="0"/>
          <w14:ligatures w14:val="none"/>
        </w:rPr>
        <w:instrText>‐</w:instrText>
      </w:r>
      <w:r w:rsidR="00EC0ADB">
        <w:rPr>
          <w:rFonts w:ascii="Arial" w:eastAsia="Times New Roman" w:hAnsi="Arial" w:cs="Arial"/>
          <w:color w:val="000000"/>
          <w:kern w:val="0"/>
          <w14:ligatures w14:val="none"/>
        </w:rPr>
        <w:instrText>1 Largemouth Bass in small impoundments. However, further research is needed to understand the effects of treatment on nontarget fishes and to better assess the effects of factors such as impoundment surface area and treatment frequency and duration on the ultimate utility of the approach.Impact statementSmall impoundment management could benefit from reducing Largemouth Bass recruitment. We found that shoreline rotenone application improved age</w:instrText>
      </w:r>
      <w:r w:rsidR="00EC0ADB">
        <w:rPr>
          <w:rFonts w:ascii="Cambria Math" w:eastAsia="Times New Roman" w:hAnsi="Cambria Math" w:cs="Cambria Math"/>
          <w:color w:val="000000"/>
          <w:kern w:val="0"/>
          <w14:ligatures w14:val="none"/>
        </w:rPr>
        <w:instrText>‐</w:instrText>
      </w:r>
      <w:r w:rsidR="00EC0ADB">
        <w:rPr>
          <w:rFonts w:ascii="Arial" w:eastAsia="Times New Roman" w:hAnsi="Arial" w:cs="Arial"/>
          <w:color w:val="000000"/>
          <w:kern w:val="0"/>
          <w14:ligatures w14:val="none"/>
        </w:rPr>
        <w:instrText xml:space="preserve">1 Largemouth Bass growth rates while Bluegill densities were unaffected. Shoreline rotenone application appears to immediately enhance Largemouth Bass populations in impoundments ≤11 ha.","container-title":"North American Journal of Fisheries Management","DOI":"10.1002/nafm.10953","ISSN":"0275-5947","issue":"1","journalAbbreviation":"N Am J Fish Manag","page":"57-69","source":"Silverchair","title":"Evaluation of shoreline rotenone application to control largemouth bass recruitment in small impoundments","volume":"44","author":[{"family":"Coleman","given":"Tyler Steven"},{"family":"Eckelbecker","given":"Robert W."},{"family":"Carlson","given":"Andrew K."},{"family":"DeVries","given":"Dennis R."},{"family":"Wright","given":"Russell A."},{"family":"Staton","given":"Benjamin A."},{"family":"Parker","given":"Stephen W."},{"family":"Chittam","given":"Collin R."},{"family":"Lovell","given":"Richard G."},{"family":"Catalano","given":"Matthew J."}],"issued":{"date-parts":[["2024",2,1]]}}}],"schema":"https://github.com/citation-style-language/schema/raw/master/csl-citation.json"} </w:instrText>
      </w:r>
      <w:r w:rsidR="00EC0ADB">
        <w:rPr>
          <w:rFonts w:ascii="Arial" w:eastAsia="Times New Roman" w:hAnsi="Arial" w:cs="Arial"/>
          <w:color w:val="000000"/>
          <w:kern w:val="0"/>
          <w14:ligatures w14:val="none"/>
        </w:rPr>
        <w:fldChar w:fldCharType="separate"/>
      </w:r>
      <w:r w:rsidR="00EC0ADB" w:rsidRPr="002838B7">
        <w:rPr>
          <w:rFonts w:ascii="Arial" w:hAnsi="Arial" w:cs="Arial"/>
          <w:color w:val="000000"/>
          <w:kern w:val="0"/>
        </w:rPr>
        <w:t>(Ludsin and DeVries, 1997;</w:t>
      </w:r>
      <w:r w:rsidR="00C75FF8">
        <w:rPr>
          <w:rFonts w:ascii="Arial" w:hAnsi="Arial" w:cs="Arial"/>
          <w:color w:val="000000"/>
          <w:kern w:val="0"/>
        </w:rPr>
        <w:t xml:space="preserve"> Hanson and Cooke, 200</w:t>
      </w:r>
      <w:r w:rsidR="0011228D">
        <w:rPr>
          <w:rFonts w:ascii="Arial" w:hAnsi="Arial" w:cs="Arial"/>
          <w:color w:val="000000"/>
          <w:kern w:val="0"/>
        </w:rPr>
        <w:t>9</w:t>
      </w:r>
      <w:r w:rsidR="00C75FF8">
        <w:rPr>
          <w:rFonts w:ascii="Arial" w:hAnsi="Arial" w:cs="Arial"/>
          <w:color w:val="000000"/>
          <w:kern w:val="0"/>
        </w:rPr>
        <w:t>; Kieffer and Cooke, 2009;</w:t>
      </w:r>
      <w:r w:rsidR="00C75FF8">
        <w:rPr>
          <w:rFonts w:ascii="Arial" w:eastAsia="Times New Roman" w:hAnsi="Arial" w:cs="Arial"/>
          <w:b/>
          <w:bCs/>
          <w:color w:val="000000"/>
          <w:kern w:val="0"/>
          <w14:ligatures w14:val="none"/>
        </w:rPr>
        <w:t xml:space="preserve"> </w:t>
      </w:r>
      <w:r w:rsidR="00EC0ADB" w:rsidRPr="002838B7">
        <w:rPr>
          <w:rFonts w:ascii="Arial" w:hAnsi="Arial" w:cs="Arial"/>
          <w:color w:val="000000"/>
          <w:kern w:val="0"/>
        </w:rPr>
        <w:t xml:space="preserve">Coleman </w:t>
      </w:r>
      <w:r w:rsidR="00EC0ADB" w:rsidRPr="002838B7">
        <w:rPr>
          <w:rFonts w:ascii="Arial" w:hAnsi="Arial" w:cs="Arial"/>
          <w:i/>
          <w:iCs/>
          <w:color w:val="000000"/>
          <w:kern w:val="0"/>
        </w:rPr>
        <w:t>et al.</w:t>
      </w:r>
      <w:r w:rsidR="00EC0ADB" w:rsidRPr="002838B7">
        <w:rPr>
          <w:rFonts w:ascii="Arial" w:hAnsi="Arial" w:cs="Arial"/>
          <w:color w:val="000000"/>
          <w:kern w:val="0"/>
        </w:rPr>
        <w:t>, 2024)</w:t>
      </w:r>
      <w:r w:rsidR="00EC0ADB">
        <w:rPr>
          <w:rFonts w:ascii="Arial" w:eastAsia="Times New Roman" w:hAnsi="Arial" w:cs="Arial"/>
          <w:color w:val="000000"/>
          <w:kern w:val="0"/>
          <w14:ligatures w14:val="none"/>
        </w:rPr>
        <w:fldChar w:fldCharType="end"/>
      </w:r>
      <w:r w:rsidR="00AF634C" w:rsidRPr="00292FF5">
        <w:rPr>
          <w:rFonts w:ascii="Arial" w:eastAsia="Times New Roman" w:hAnsi="Arial" w:cs="Arial"/>
          <w:color w:val="000000"/>
          <w:kern w:val="0"/>
          <w14:ligatures w14:val="none"/>
        </w:rPr>
        <w:t>.</w:t>
      </w:r>
      <w:r w:rsidR="00EC0ADB">
        <w:rPr>
          <w:rFonts w:ascii="Arial" w:eastAsia="Times New Roman" w:hAnsi="Arial" w:cs="Arial"/>
          <w:color w:val="000000"/>
          <w:kern w:val="0"/>
          <w14:ligatures w14:val="none"/>
        </w:rPr>
        <w:t xml:space="preserve"> </w:t>
      </w:r>
      <w:r w:rsidR="008F2700">
        <w:rPr>
          <w:rFonts w:ascii="Arial" w:eastAsia="Times New Roman" w:hAnsi="Arial" w:cs="Arial"/>
          <w:color w:val="000000"/>
          <w:kern w:val="0"/>
          <w14:ligatures w14:val="none"/>
        </w:rPr>
        <w:t>Since</w:t>
      </w:r>
      <w:r w:rsidR="00EC0ADB" w:rsidRPr="00EC0ADB">
        <w:rPr>
          <w:rFonts w:ascii="Arial" w:eastAsia="Times New Roman" w:hAnsi="Arial" w:cs="Arial"/>
          <w:color w:val="000000"/>
          <w:kern w:val="0"/>
          <w14:ligatures w14:val="none"/>
        </w:rPr>
        <w:t xml:space="preserve"> </w:t>
      </w:r>
      <w:r w:rsidR="00EC0ADB" w:rsidRPr="00EC0ADB">
        <w:rPr>
          <w:rFonts w:ascii="Arial" w:eastAsia="Times New Roman" w:hAnsi="Arial" w:cs="Arial"/>
          <w:color w:val="000000"/>
          <w:kern w:val="0"/>
          <w14:ligatures w14:val="none"/>
        </w:rPr>
        <w:lastRenderedPageBreak/>
        <w:t xml:space="preserve">largemouth bass </w:t>
      </w:r>
      <w:r w:rsidR="00FE164D">
        <w:rPr>
          <w:rFonts w:ascii="Arial" w:eastAsia="Times New Roman" w:hAnsi="Arial" w:cs="Arial"/>
          <w:color w:val="000000"/>
          <w:kern w:val="0"/>
          <w14:ligatures w14:val="none"/>
        </w:rPr>
        <w:t>are top-level piscivores that</w:t>
      </w:r>
      <w:r w:rsidR="00EC0ADB" w:rsidRPr="00EC0ADB">
        <w:rPr>
          <w:rFonts w:ascii="Arial" w:eastAsia="Times New Roman" w:hAnsi="Arial" w:cs="Arial"/>
          <w:color w:val="000000"/>
          <w:kern w:val="0"/>
          <w14:ligatures w14:val="none"/>
        </w:rPr>
        <w:t xml:space="preserve"> frequently inhabit systems exposed to agricultural runoff, industrial discharge, and saltwater intrusion, they are valuable sentinel organisms for evaluating physiological responses</w:t>
      </w:r>
      <w:r w:rsidR="00FE164D">
        <w:rPr>
          <w:rFonts w:ascii="Arial" w:eastAsia="Times New Roman" w:hAnsi="Arial" w:cs="Arial"/>
          <w:color w:val="000000"/>
          <w:kern w:val="0"/>
          <w14:ligatures w14:val="none"/>
        </w:rPr>
        <w:t xml:space="preserve"> </w:t>
      </w:r>
      <w:r w:rsidR="00EC0ADB" w:rsidRPr="00EC0ADB">
        <w:rPr>
          <w:rFonts w:ascii="Arial" w:eastAsia="Times New Roman" w:hAnsi="Arial" w:cs="Arial"/>
          <w:color w:val="000000"/>
          <w:kern w:val="0"/>
          <w14:ligatures w14:val="none"/>
        </w:rPr>
        <w:t>in freshwater ecosystems. Previous studies have demonstrated that largemouth bass exhibit measurable physiological and behavioral responses to environmental disturbance, including contaminant exposure and salinity stress (Sloman and Wilson, 2005;</w:t>
      </w:r>
      <w:r w:rsidR="00A70CDE">
        <w:rPr>
          <w:rFonts w:ascii="Arial" w:eastAsia="Times New Roman" w:hAnsi="Arial" w:cs="Arial"/>
          <w:color w:val="000000"/>
          <w:kern w:val="0"/>
          <w14:ligatures w14:val="none"/>
        </w:rPr>
        <w:t xml:space="preserve"> Norris </w:t>
      </w:r>
      <w:r w:rsidR="00A70CDE" w:rsidRPr="008B24EF">
        <w:rPr>
          <w:rFonts w:ascii="Arial" w:eastAsia="Times New Roman" w:hAnsi="Arial" w:cs="Arial"/>
          <w:i/>
          <w:iCs/>
          <w:color w:val="000000"/>
          <w:kern w:val="0"/>
          <w14:ligatures w14:val="none"/>
        </w:rPr>
        <w:t>et al</w:t>
      </w:r>
      <w:r w:rsidR="00A70CDE">
        <w:rPr>
          <w:rFonts w:ascii="Arial" w:eastAsia="Times New Roman" w:hAnsi="Arial" w:cs="Arial"/>
          <w:color w:val="000000"/>
          <w:kern w:val="0"/>
          <w14:ligatures w14:val="none"/>
        </w:rPr>
        <w:t xml:space="preserve">., 2010; Yi </w:t>
      </w:r>
      <w:r w:rsidR="00A70CDE">
        <w:rPr>
          <w:rFonts w:ascii="Arial" w:eastAsia="Times New Roman" w:hAnsi="Arial" w:cs="Arial"/>
          <w:i/>
          <w:iCs/>
          <w:color w:val="000000"/>
          <w:kern w:val="0"/>
          <w14:ligatures w14:val="none"/>
        </w:rPr>
        <w:t>et al</w:t>
      </w:r>
      <w:r w:rsidR="00A70CDE">
        <w:rPr>
          <w:rFonts w:ascii="Arial" w:eastAsia="Times New Roman" w:hAnsi="Arial" w:cs="Arial"/>
          <w:color w:val="000000"/>
          <w:kern w:val="0"/>
          <w14:ligatures w14:val="none"/>
        </w:rPr>
        <w:t xml:space="preserve">., 2021; Song </w:t>
      </w:r>
      <w:r w:rsidR="00A70CDE">
        <w:rPr>
          <w:rFonts w:ascii="Arial" w:eastAsia="Times New Roman" w:hAnsi="Arial" w:cs="Arial"/>
          <w:i/>
          <w:iCs/>
          <w:color w:val="000000"/>
          <w:kern w:val="0"/>
          <w14:ligatures w14:val="none"/>
        </w:rPr>
        <w:t>et al</w:t>
      </w:r>
      <w:r w:rsidR="00A70CDE">
        <w:rPr>
          <w:rFonts w:ascii="Arial" w:eastAsia="Times New Roman" w:hAnsi="Arial" w:cs="Arial"/>
          <w:color w:val="000000"/>
          <w:kern w:val="0"/>
          <w14:ligatures w14:val="none"/>
        </w:rPr>
        <w:t xml:space="preserve">., 2024; Xie </w:t>
      </w:r>
      <w:r w:rsidR="00A70CDE">
        <w:rPr>
          <w:rFonts w:ascii="Arial" w:eastAsia="Times New Roman" w:hAnsi="Arial" w:cs="Arial"/>
          <w:i/>
          <w:iCs/>
          <w:color w:val="000000"/>
          <w:kern w:val="0"/>
          <w14:ligatures w14:val="none"/>
        </w:rPr>
        <w:t>et al</w:t>
      </w:r>
      <w:r w:rsidR="00A70CDE">
        <w:rPr>
          <w:rFonts w:ascii="Arial" w:eastAsia="Times New Roman" w:hAnsi="Arial" w:cs="Arial"/>
          <w:color w:val="000000"/>
          <w:kern w:val="0"/>
          <w14:ligatures w14:val="none"/>
        </w:rPr>
        <w:t>., 2024)</w:t>
      </w:r>
      <w:r w:rsidR="00EC0ADB" w:rsidRPr="00EC0ADB">
        <w:rPr>
          <w:rFonts w:ascii="Arial" w:eastAsia="Times New Roman" w:hAnsi="Arial" w:cs="Arial"/>
          <w:color w:val="000000"/>
          <w:kern w:val="0"/>
          <w14:ligatures w14:val="none"/>
        </w:rPr>
        <w:t xml:space="preserve">. </w:t>
      </w:r>
      <w:r w:rsidR="008F2700">
        <w:rPr>
          <w:rFonts w:ascii="Arial" w:eastAsia="Times New Roman" w:hAnsi="Arial" w:cs="Arial"/>
          <w:color w:val="000000"/>
          <w:kern w:val="0"/>
          <w14:ligatures w14:val="none"/>
        </w:rPr>
        <w:t>Therefore</w:t>
      </w:r>
      <w:r w:rsidR="00EC0ADB" w:rsidRPr="00EC0ADB">
        <w:rPr>
          <w:rFonts w:ascii="Arial" w:eastAsia="Times New Roman" w:hAnsi="Arial" w:cs="Arial"/>
          <w:color w:val="000000"/>
          <w:kern w:val="0"/>
          <w14:ligatures w14:val="none"/>
        </w:rPr>
        <w:t xml:space="preserve">, largemouth bass </w:t>
      </w:r>
      <w:r w:rsidR="008F2700">
        <w:rPr>
          <w:rFonts w:ascii="Arial" w:eastAsia="Times New Roman" w:hAnsi="Arial" w:cs="Arial"/>
          <w:color w:val="000000"/>
          <w:kern w:val="0"/>
          <w14:ligatures w14:val="none"/>
        </w:rPr>
        <w:t>are suitable</w:t>
      </w:r>
      <w:r w:rsidR="00EC0ADB" w:rsidRPr="00EC0ADB">
        <w:rPr>
          <w:rFonts w:ascii="Arial" w:eastAsia="Times New Roman" w:hAnsi="Arial" w:cs="Arial"/>
          <w:color w:val="000000"/>
          <w:kern w:val="0"/>
          <w14:ligatures w14:val="none"/>
        </w:rPr>
        <w:t xml:space="preserve"> for evaluating how xenobiotic exposure may influence </w:t>
      </w:r>
      <w:r w:rsidR="00EC0ADB">
        <w:rPr>
          <w:rFonts w:ascii="Arial" w:eastAsia="Times New Roman" w:hAnsi="Arial" w:cs="Arial"/>
          <w:color w:val="000000"/>
          <w:kern w:val="0"/>
          <w14:ligatures w14:val="none"/>
        </w:rPr>
        <w:t xml:space="preserve">the </w:t>
      </w:r>
      <w:r w:rsidR="00EC0ADB" w:rsidRPr="00EC0ADB">
        <w:rPr>
          <w:rFonts w:ascii="Arial" w:eastAsia="Times New Roman" w:hAnsi="Arial" w:cs="Arial"/>
          <w:color w:val="000000"/>
          <w:kern w:val="0"/>
          <w14:ligatures w14:val="none"/>
        </w:rPr>
        <w:t>interpretation of leukocyte-based stress biomarkers following secondary environmental perturbations</w:t>
      </w:r>
      <w:r w:rsidR="00AF634C" w:rsidRPr="00292FF5">
        <w:rPr>
          <w:rFonts w:ascii="Arial" w:eastAsia="Times New Roman" w:hAnsi="Arial" w:cs="Arial"/>
          <w:color w:val="000000"/>
          <w:kern w:val="0"/>
          <w14:ligatures w14:val="none"/>
        </w:rPr>
        <w:t>.</w:t>
      </w:r>
    </w:p>
    <w:p w14:paraId="16B5E752" w14:textId="420DDA5C" w:rsidR="0045522C" w:rsidRPr="00D62C68" w:rsidRDefault="00AF634C" w:rsidP="00362023">
      <w:pPr>
        <w:spacing w:line="480" w:lineRule="auto"/>
        <w:ind w:firstLine="720"/>
        <w:rPr>
          <w:rFonts w:ascii="Arial" w:eastAsia="Times New Roman" w:hAnsi="Arial" w:cs="Arial"/>
          <w:kern w:val="0"/>
          <w14:ligatures w14:val="none"/>
        </w:rPr>
      </w:pPr>
      <w:r w:rsidRPr="00292FF5">
        <w:rPr>
          <w:rFonts w:ascii="Arial" w:eastAsia="Times New Roman" w:hAnsi="Arial" w:cs="Arial"/>
          <w:color w:val="000000"/>
          <w:kern w:val="0"/>
          <w14:ligatures w14:val="none"/>
        </w:rPr>
        <w:t>Here, we</w:t>
      </w:r>
      <w:r w:rsidR="008F2700">
        <w:rPr>
          <w:rFonts w:ascii="Arial" w:eastAsia="Times New Roman" w:hAnsi="Arial" w:cs="Arial"/>
          <w:color w:val="000000"/>
          <w:kern w:val="0"/>
          <w14:ligatures w14:val="none"/>
        </w:rPr>
        <w:t xml:space="preserve"> evaluated whether exposure to </w:t>
      </w:r>
      <w:r w:rsidR="005765A6">
        <w:rPr>
          <w:rFonts w:ascii="Arial" w:eastAsia="Times New Roman" w:hAnsi="Arial" w:cs="Arial"/>
          <w:color w:val="000000"/>
          <w:kern w:val="0"/>
          <w14:ligatures w14:val="none"/>
        </w:rPr>
        <w:t>c</w:t>
      </w:r>
      <w:r w:rsidR="00DC5F05">
        <w:rPr>
          <w:rFonts w:ascii="Arial" w:eastAsia="Times New Roman" w:hAnsi="Arial" w:cs="Arial"/>
          <w:color w:val="000000"/>
          <w:kern w:val="0"/>
          <w14:ligatures w14:val="none"/>
        </w:rPr>
        <w:t>admium (</w:t>
      </w:r>
      <w:r w:rsidRPr="00292FF5">
        <w:rPr>
          <w:rFonts w:ascii="Arial" w:eastAsia="Times New Roman" w:hAnsi="Arial" w:cs="Arial"/>
          <w:color w:val="000000"/>
          <w:kern w:val="0"/>
          <w14:ligatures w14:val="none"/>
        </w:rPr>
        <w:t>Cd</w:t>
      </w:r>
      <w:r w:rsidR="00DC5F05">
        <w:rPr>
          <w:rFonts w:ascii="Arial" w:eastAsia="Times New Roman" w:hAnsi="Arial" w:cs="Arial"/>
          <w:color w:val="000000"/>
          <w:kern w:val="0"/>
          <w14:ligatures w14:val="none"/>
        </w:rPr>
        <w:t>)</w:t>
      </w:r>
      <w:r w:rsidRPr="00292FF5">
        <w:rPr>
          <w:rFonts w:ascii="Arial" w:eastAsia="Times New Roman" w:hAnsi="Arial" w:cs="Arial"/>
          <w:color w:val="000000"/>
          <w:kern w:val="0"/>
          <w14:ligatures w14:val="none"/>
        </w:rPr>
        <w:t xml:space="preserve"> and perfluoropentanoic acid (</w:t>
      </w:r>
      <w:proofErr w:type="spellStart"/>
      <w:r w:rsidRPr="00292FF5">
        <w:rPr>
          <w:rFonts w:ascii="Arial" w:eastAsia="Times New Roman" w:hAnsi="Arial" w:cs="Arial"/>
          <w:color w:val="000000"/>
          <w:kern w:val="0"/>
          <w14:ligatures w14:val="none"/>
        </w:rPr>
        <w:t>PFPeA</w:t>
      </w:r>
      <w:proofErr w:type="spellEnd"/>
      <w:r w:rsidRPr="00292FF5">
        <w:rPr>
          <w:rFonts w:ascii="Arial" w:eastAsia="Times New Roman" w:hAnsi="Arial" w:cs="Arial"/>
          <w:color w:val="000000"/>
          <w:kern w:val="0"/>
          <w14:ligatures w14:val="none"/>
        </w:rPr>
        <w:t xml:space="preserve">; a </w:t>
      </w:r>
      <w:r w:rsidR="008F2700">
        <w:rPr>
          <w:rFonts w:ascii="Arial" w:eastAsia="Times New Roman" w:hAnsi="Arial" w:cs="Arial"/>
          <w:color w:val="000000"/>
          <w:kern w:val="0"/>
          <w14:ligatures w14:val="none"/>
        </w:rPr>
        <w:t xml:space="preserve">short-chain </w:t>
      </w:r>
      <w:r w:rsidRPr="00292FF5">
        <w:rPr>
          <w:rFonts w:ascii="Arial" w:eastAsia="Times New Roman" w:hAnsi="Arial" w:cs="Arial"/>
          <w:color w:val="000000"/>
          <w:kern w:val="0"/>
          <w14:ligatures w14:val="none"/>
        </w:rPr>
        <w:t xml:space="preserve">PFAS </w:t>
      </w:r>
      <w:r w:rsidR="008F2700">
        <w:rPr>
          <w:rFonts w:ascii="Arial" w:eastAsia="Times New Roman" w:hAnsi="Arial" w:cs="Arial"/>
          <w:color w:val="000000"/>
          <w:kern w:val="0"/>
          <w14:ligatures w14:val="none"/>
        </w:rPr>
        <w:t xml:space="preserve">compound </w:t>
      </w:r>
      <w:r w:rsidR="00DC5F05">
        <w:rPr>
          <w:rFonts w:ascii="Arial" w:eastAsia="Times New Roman" w:hAnsi="Arial" w:cs="Arial"/>
          <w:color w:val="000000"/>
          <w:kern w:val="0"/>
          <w14:ligatures w14:val="none"/>
        </w:rPr>
        <w:t>commonly</w:t>
      </w:r>
      <w:r w:rsidRPr="00292FF5">
        <w:rPr>
          <w:rFonts w:ascii="Arial" w:eastAsia="Times New Roman" w:hAnsi="Arial" w:cs="Arial"/>
          <w:color w:val="000000"/>
          <w:kern w:val="0"/>
          <w14:ligatures w14:val="none"/>
        </w:rPr>
        <w:t xml:space="preserve"> </w:t>
      </w:r>
      <w:r w:rsidR="005765A6">
        <w:rPr>
          <w:rFonts w:ascii="Arial" w:eastAsia="Times New Roman" w:hAnsi="Arial" w:cs="Arial"/>
          <w:color w:val="000000"/>
          <w:kern w:val="0"/>
          <w14:ligatures w14:val="none"/>
        </w:rPr>
        <w:t xml:space="preserve">used </w:t>
      </w:r>
      <w:r w:rsidRPr="00292FF5">
        <w:rPr>
          <w:rFonts w:ascii="Arial" w:eastAsia="Times New Roman" w:hAnsi="Arial" w:cs="Arial"/>
          <w:color w:val="000000"/>
          <w:kern w:val="0"/>
          <w14:ligatures w14:val="none"/>
        </w:rPr>
        <w:t>in consumer products</w:t>
      </w:r>
      <w:r w:rsidR="008F2700">
        <w:rPr>
          <w:rFonts w:ascii="Arial" w:eastAsia="Times New Roman" w:hAnsi="Arial" w:cs="Arial"/>
          <w:color w:val="000000"/>
          <w:kern w:val="0"/>
          <w14:ligatures w14:val="none"/>
        </w:rPr>
        <w:t xml:space="preserve">) altered </w:t>
      </w:r>
      <w:r>
        <w:rPr>
          <w:rFonts w:ascii="Arial" w:eastAsia="Times New Roman" w:hAnsi="Arial" w:cs="Arial"/>
          <w:color w:val="000000"/>
          <w:kern w:val="0"/>
          <w14:ligatures w14:val="none"/>
        </w:rPr>
        <w:t xml:space="preserve">leukocyte profiles </w:t>
      </w:r>
      <w:r w:rsidR="00DC5F05">
        <w:rPr>
          <w:rFonts w:ascii="Arial" w:eastAsia="Times New Roman" w:hAnsi="Arial" w:cs="Arial"/>
          <w:color w:val="000000"/>
          <w:kern w:val="0"/>
          <w14:ligatures w14:val="none"/>
        </w:rPr>
        <w:t>(</w:t>
      </w:r>
      <w:r w:rsidR="00BB3B60" w:rsidRPr="00224081">
        <w:rPr>
          <w:rFonts w:ascii="Arial" w:eastAsia="Times New Roman" w:hAnsi="Arial" w:cs="Arial"/>
          <w:kern w:val="0"/>
          <w14:ligatures w14:val="none"/>
        </w:rPr>
        <w:t xml:space="preserve">neutrophil-to-lymphocyte </w:t>
      </w:r>
      <w:r w:rsidR="00BB3B60">
        <w:rPr>
          <w:rFonts w:ascii="Arial" w:eastAsia="Times New Roman" w:hAnsi="Arial" w:cs="Arial"/>
          <w:kern w:val="0"/>
          <w14:ligatures w14:val="none"/>
        </w:rPr>
        <w:t xml:space="preserve">ratio [NLR]; </w:t>
      </w:r>
      <w:r>
        <w:rPr>
          <w:rFonts w:ascii="Arial" w:eastAsia="Times New Roman" w:hAnsi="Arial" w:cs="Arial"/>
          <w:color w:val="000000"/>
          <w:kern w:val="0"/>
          <w14:ligatures w14:val="none"/>
        </w:rPr>
        <w:t>a stress biomarker</w:t>
      </w:r>
      <w:r w:rsidR="00DC5F05">
        <w:rPr>
          <w:rFonts w:ascii="Arial" w:eastAsia="Times New Roman" w:hAnsi="Arial" w:cs="Arial"/>
          <w:color w:val="000000"/>
          <w:kern w:val="0"/>
          <w14:ligatures w14:val="none"/>
        </w:rPr>
        <w:t>)</w:t>
      </w:r>
      <w:r w:rsidR="00D62C68">
        <w:rPr>
          <w:rFonts w:ascii="Arial" w:eastAsia="Times New Roman" w:hAnsi="Arial" w:cs="Arial"/>
          <w:color w:val="000000"/>
          <w:kern w:val="0"/>
          <w14:ligatures w14:val="none"/>
        </w:rPr>
        <w:t xml:space="preserve"> in</w:t>
      </w:r>
      <w:r w:rsidR="008F2700">
        <w:rPr>
          <w:rFonts w:ascii="Arial" w:eastAsia="Times New Roman" w:hAnsi="Arial" w:cs="Arial"/>
          <w:color w:val="000000"/>
          <w:kern w:val="0"/>
          <w14:ligatures w14:val="none"/>
        </w:rPr>
        <w:t xml:space="preserve"> largemouth</w:t>
      </w:r>
      <w:r w:rsidR="00D62C68">
        <w:rPr>
          <w:rFonts w:ascii="Arial" w:eastAsia="Times New Roman" w:hAnsi="Arial" w:cs="Arial"/>
          <w:color w:val="000000"/>
          <w:kern w:val="0"/>
          <w14:ligatures w14:val="none"/>
        </w:rPr>
        <w:t xml:space="preserve"> bass</w:t>
      </w:r>
      <w:r w:rsidR="00C75FF8">
        <w:rPr>
          <w:rFonts w:ascii="Arial" w:eastAsia="Times New Roman" w:hAnsi="Arial" w:cs="Arial"/>
          <w:color w:val="000000"/>
          <w:kern w:val="0"/>
          <w14:ligatures w14:val="none"/>
        </w:rPr>
        <w:t xml:space="preserve"> before and after an experimental salinity </w:t>
      </w:r>
      <w:r w:rsidR="003B5763">
        <w:rPr>
          <w:rFonts w:ascii="Arial" w:eastAsia="Times New Roman" w:hAnsi="Arial" w:cs="Arial"/>
          <w:color w:val="000000"/>
          <w:kern w:val="0"/>
          <w14:ligatures w14:val="none"/>
        </w:rPr>
        <w:t>exposure</w:t>
      </w:r>
      <w:r w:rsidRPr="00292FF5">
        <w:rPr>
          <w:rFonts w:ascii="Arial" w:eastAsia="Times New Roman" w:hAnsi="Arial" w:cs="Arial"/>
          <w:color w:val="000000"/>
          <w:kern w:val="0"/>
          <w14:ligatures w14:val="none"/>
        </w:rPr>
        <w:t xml:space="preserve">. </w:t>
      </w:r>
      <w:r w:rsidR="0047765D">
        <w:rPr>
          <w:rFonts w:ascii="Arial" w:eastAsia="Times New Roman" w:hAnsi="Arial" w:cs="Arial"/>
          <w:color w:val="000000"/>
          <w:kern w:val="0"/>
          <w14:ligatures w14:val="none"/>
        </w:rPr>
        <w:t>P</w:t>
      </w:r>
      <w:r w:rsidRPr="00292FF5">
        <w:rPr>
          <w:rFonts w:ascii="Arial" w:eastAsia="Times New Roman" w:hAnsi="Arial" w:cs="Arial"/>
          <w:color w:val="000000"/>
          <w:kern w:val="0"/>
          <w14:ligatures w14:val="none"/>
        </w:rPr>
        <w:t xml:space="preserve">revious studies have </w:t>
      </w:r>
      <w:r w:rsidR="00CB3E06">
        <w:rPr>
          <w:rFonts w:ascii="Arial" w:eastAsia="Times New Roman" w:hAnsi="Arial" w:cs="Arial"/>
          <w:color w:val="000000"/>
          <w:kern w:val="0"/>
          <w14:ligatures w14:val="none"/>
        </w:rPr>
        <w:t>evaluated</w:t>
      </w:r>
      <w:r w:rsidRPr="00292FF5">
        <w:rPr>
          <w:rFonts w:ascii="Arial" w:eastAsia="Times New Roman" w:hAnsi="Arial" w:cs="Arial"/>
          <w:color w:val="000000"/>
          <w:kern w:val="0"/>
          <w14:ligatures w14:val="none"/>
        </w:rPr>
        <w:t xml:space="preserve"> the effects of xenobiotic substances on</w:t>
      </w:r>
      <w:r w:rsidR="00BB3B60">
        <w:rPr>
          <w:rFonts w:ascii="Arial" w:eastAsia="Times New Roman" w:hAnsi="Arial" w:cs="Arial"/>
          <w:color w:val="000000"/>
          <w:kern w:val="0"/>
          <w14:ligatures w14:val="none"/>
        </w:rPr>
        <w:t xml:space="preserve"> fishes using</w:t>
      </w:r>
      <w:r w:rsidRPr="00292FF5">
        <w:rPr>
          <w:rFonts w:ascii="Arial" w:eastAsia="Times New Roman" w:hAnsi="Arial" w:cs="Arial"/>
          <w:color w:val="000000"/>
          <w:kern w:val="0"/>
          <w14:ligatures w14:val="none"/>
        </w:rPr>
        <w:t xml:space="preserve"> stress</w:t>
      </w:r>
      <w:r>
        <w:rPr>
          <w:rFonts w:ascii="Arial" w:eastAsia="Times New Roman" w:hAnsi="Arial" w:cs="Arial"/>
          <w:color w:val="000000"/>
          <w:kern w:val="0"/>
          <w14:ligatures w14:val="none"/>
        </w:rPr>
        <w:t xml:space="preserve"> </w:t>
      </w:r>
      <w:r w:rsidR="00BB3B60">
        <w:rPr>
          <w:rFonts w:ascii="Arial" w:eastAsia="Times New Roman" w:hAnsi="Arial" w:cs="Arial"/>
          <w:color w:val="000000"/>
          <w:kern w:val="0"/>
          <w14:ligatures w14:val="none"/>
        </w:rPr>
        <w:t xml:space="preserve">proxies </w:t>
      </w:r>
      <w:r w:rsidR="004C036E">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{"citationID":"YEgmYwB8","properties":{"formattedCitation":"(Hontela {\\i{}et al.}, 1992; Wilson {\\i{}et al.}, 1994; Baker {\\i{}et al.}, 2013; Seriani {\\i{}et al.}, 2015b, 2015a; Corr\\uc0\\u234{}a {\\i{}et al.}, 2017; Correia {\\i{}et al.}, 2019; Rodgers {\\i{}et al.}, 2019; Witeska {\\i{}et al.}, 2023)","plainCitation":"(Hontela et al., 1992; Wilson et al., 1994; Baker et al., 2013; Seriani et al., 2015b, 2015a; Corrêa et al., 2017; Correia et al., 2019; Rodgers et al., 2019; Witeska et al., 2023)","dontUpdate":true,"noteIndex":0},"citationItems":[{"id":147,"uris":["http://zotero.org/users/4161640/items/LGMSB272"],"itemData":{"id":147,"type":"article-journal","container-title":"Archives of Environmental Contamination and Toxicology","journalAbbreviation":"Arch Environ Contam Toxicol","note":"publisher: Springer","page":"278–283","title":"Impaired cortisol stress response in fish from environments polluted by PAHs, PCBs, and mercury","volume":"22","author":[{"family":"Hontela","given":"Alice"},{"family":"Rasmussen","given":"Joseph B"},{"family":"Audet","given":"Céline"},{"family":"Chevalier","given":"Gaston"}],"issued":{"date-parts":[["1992"]]}}},{"id":185,"uris":["http://zotero.org/users/4161640/items/8AZZN2UF"],"itemData":{"id":185,"type":"article-journal","abstract":"Juvenile rainbow trout (Oncorhynchus mykiss, 5–13 g) were chronically exposed to sublethal Al (38 μg∙L\n              −1\n              ) in acidified soft water (Na\n              +\n               = 85, Ca\n              2+\n               = 28 μEq∙L\n              −1\n              , pH 5.2–5.4) for 36 d. Acclimation (increased resistance to challenge with 162 μg Al∙L\n              −1\n              Al at pH 5.2) occurred after 5 d and was associated with a fourfold increase in gill mucous cell density and reduction in apparent lamellar surface area; initially elevated blood–water diffusion distances returned to normal after 34 d, but the reduction in apparent surface area persisted. Chronic exposure to acid alone (pH 5.2, same water chemistry) caused no morphometric changes but resulted in persistent impairment of U\n              crit\n              (critical aerobic swimming speed) by about 10%. This was due to increased oxygen requirements at subcritical swimming speeds (loading stress) and was alleviated when trout were swum at pH 6.5 (zero Al) on day 36. In trout preexposed to sublethal Al, U\n              crit\n              was chronically impaired by approximately 16% due to loading stresses and reduction in the maximum rate of oxygen uptake, Mo\n              2\n              max\n              (limiting stress); U\n              crit\n              and Mo\n              2\n              max\n              remained depressed even when fish were swum at pH 6.5 (zero Al). Reduced gill area compromises the aerobic scope for activity but may be an unavoidable cost of acclimation to Al.","container-title":"Canadian Journal of Fisheries and Aquatic Sciences","DOI":"10.1139/f94-056","ISSN":"0706-652X, 1205-7533","issue":"3","journalAbbreviation":"Can J Fish Aquat Sci","language":"en","license":"http://www.nrcresearchpress.com/page/about/CorporateTextAndDataMining","page":"536-544","source":"DOI.org (Crossref)","title":"Metabolic costs and physiological consequences of acclimation to aluminum in juvenile rainbow trout ( &lt;i&gt;Oncorhynchus mykiss&lt;/i&gt; ). 2: gill morphology, swimming performance, and aerobic scope","title-short":"Metabolic Costs and Physiological Consequences of Acclimation to Aluminum in Juvenile Rainbow Trout ( &lt;i&gt;Oncorhynchus mykiss&lt;/i&gt; ). 2","volume":"51","author":[{"family":"Wilson","given":"Rod W."},{"family":"Bergman","given":"Harold L."},{"family":"Wood","given":"Chris M."}],"issued":{"date-parts":[["1994",3,1]]}}},{"id":196,"uris":["http://zotero.org/users/4161640/items/V7RLUUYF"],"itemData":{"id":196,"type":"article-journal","container-title":"Journal for Nature Conservation","DOI":"10.1016/j.jnc.2013.03.003","ISSN":"16171381","issue":"5","journalAbbreviation":"J Nat Conserv","language":"en","license":"https://www.elsevier.com/tdm/userlicense/1.0/","page":"309-318","source":"DOI.org (Crossref)","title":"Review of factors influencing stress hormones in fish and wildlife","volume":"21","author":[{"family":"Baker","given":"Matthew R."},{"family":"Gobush","given":"Kathleen S."},{"family":"Vynne","given":"Carly H."}],"issued":{"date-parts":[["2013",10]]}}},{"id":186,"uris":["http://zotero.org/users/4161640/items/WUSVHIZ6"],"itemData":{"id":186,"type":"article-journal","container-title":"Fish Physiology and Biochemistry","DOI":"10.1007/s10695-014-9984-x","ISSN":"0920-1742, 1573-5168","issue":"1","journalAbbreviation":"Fish Physiol Biochem","language":"en","page":"311-322","source":"DOI.org (Crossref)","title":"Hematological changes and cytogenotoxicity in the tilapia Oreochromis niloticus caused by sub-chronic exposures to mercury and selenium","volume":"41","author":[{"family":"Seriani","given":"Robson"},{"family":"França","given":"Jakeline Galvão"},{"family":"Lombardi","given":"Julio Vicente"},{"family":"Brito","given":"Jôse Mara"},{"family":"Ranzani-Paiva","given":"Maria José Tavares"}],"issued":{"date-parts":[["2015",2]]}}},{"id":187,"uris":["http://zotero.org/users/4161640/items/S2GW84WV"],"itemData":{"id":187,"type":"article-journal","container-title":"Ecotoxicology and Environmental Safety","DOI":"10.1016/j.ecoenv.2014.11.003","ISSN":"01476513","journalAbbreviation":"Ecotoxicol Environ Saf","language":"en","page":"162-168","source":"DOI.org (Crossref)","title":"In vitro mucus transportability, cytogenotoxicity, and hematological changes as non-destructive physiological biomarkers in fish chronically exposed to metals","volume":"112","author":[{"family":"Seriani","given":"Robson"},{"family":"Abessa","given":"Denis M.S."},{"family":"Moreira","given":"Lucas B."},{"family":"Cabrera","given":"Joana P.G."},{"family":"Sanches","given":"Juliana Q."},{"family":"Silva","given":"Carolina L.S."},{"family":"Amorim","given":"Francisca A."},{"family":"Rivero","given":"Dolores H.R.F."},{"family":"Silva","given":"Flavia L."},{"family":"Fitorra","given":"Lilian S."},{"family":"Carvalho-Oliveira","given":"Regiani"},{"family":"Macchione","given":"Mariangela"},{"family":"Ranzani-Paiva","given":"Maria J.T."}],"issued":{"date-parts":[["2015",2]]}}},{"id":189,"uris":["http://zotero.org/users/4161640/items/73C7NNIY"],"itemData":{"id":189,"type":"article-journal","container-title":"Toxicological &amp; Environmental Chemistry","DOI":"10.1080/02772248.2016.1189554","ISSN":"0277-2248, 1029-0486","issue":"3","journalAbbreviation":"Toxicol Environ Chem","language":"en","page":"482-491","source":"DOI.org (Crossref)","title":"Differential blood counting in fish as a non-destructive biomarker of water contamination exposure","volume":"99","author":[{"family":"Corrêa","given":"Sandra Aparecida Da Silva"},{"family":"Abessa","given":"Denis Moledo De Souza"},{"family":"Santos","given":"Luciana Gomes Dos"},{"family":"Da Silva","given":"Edison Bezerra"},{"family":"Seriani","given":"Robson"}],"issued":{"date-parts":[["2017",3,16]]}}},{"id":188,"uris":["http://zotero.org/users/4161640/items/JDYKLDPW"],"itemData":{"id":188,"type":"article-journal","container-title":"Environmental Toxicology and Pharmacology","DOI":"10.1016/j.etap.2019.02.012","ISSN":"13826689","journalAbbreviation":"Environ Toxicol Pharmacol","language":"en","page":"27-36","source":"DOI.org (Crossref)","title":"Effects of the chronic exposure to cerium dioxide nanoparticles in Oncorhynchus mykiss: Assessment of oxidative stress, neurotoxicity and histological alterations","title-short":"Effects of the chronic exposure to cerium dioxide nanoparticles in Oncorhynchus mykiss","volume":"68","author":[{"family":"Correia","given":"A.T."},{"family":"Rebelo","given":"D."},{"family":"Marques","given":"J."},{"family":"Nunes","given":"B."}],"issued":{"date-parts":[["2019",5]]}}},{"id":194,"uris":["http://zotero.org/users/4161640/items/S56UGD85"],"itemData":{"id":194,"type":"article-journal","container-title":"Conservation Physiology","DOI":"10.1093/conphys/coz035","ISSN":"2051-1434","issue":"1","journalAbbreviation":"Conserv Physiol","language":"en","license":"http://creativecommons.org/licenses/by/4.0/","page":"coz035","source":"DOI.org (Crossref)","title":"Integrating physiological data with the conservation and management of fishes: a meta-analytical review using the threatened green sturgeon (&lt;i&gt;Acipenser medirostris&lt;/i&gt;)","title-short":"Integrating physiological data with the conservation and management of fishes","volume":"7","author":[{"family":"Rodgers","given":"Essie M"},{"family":"Poletto","given":"Jamilynn B"},{"family":"Gomez Isaza","given":"Daniel F"},{"family":"Van Eenennaam","given":"Joel P"},{"family":"Connon","given":"Richard E"},{"family":"Todgham","given":"Anne E"},{"family":"Seesholtz","given":"Alicia"},{"family":"Heublein","given":"Joe C"},{"family":"Cech","given":"Joseph J"},{"family":"Kelly","given":"John T"},{"family":"Fangue","given":"Nann A"}],"editor":[{"family":"Cooke","given":"Steven"}],"issued":{"date-parts":[["2019",1,1]]}}},{"id":191,"uris":["http://zotero.org/users/4161640/items/QR6PM7YC"],"itemData":{"id":191,"type":"article-journal","container-title":"Animals","DOI":"10.3390/ani13162625","ISSN":"2076-2615","issue":"16","journalAbbreviation":"Anim","language":"en","license":"https://creativecommons.org/licenses/by/4.0/","page":"2625","source":"DOI.org (Crossref)","title":"Hematological and hematopoietic analysis in fish toxicology—a review","volume":"13","author":[{"family":"Witeska","given":"Małgorzata"},{"family":"Kondera","given":"Elżbieta"},{"family":"Bojarski","given":"Bartosz"}],"issued":{"date-parts":[["2023",8,14]]}}}],"schema":"https://github.com/citation-style-language/schema/raw/master/csl-citation.json"} </w:instrText>
      </w:r>
      <w:r w:rsidR="004C036E">
        <w:rPr>
          <w:rFonts w:ascii="Arial" w:eastAsia="Times New Roman" w:hAnsi="Arial" w:cs="Arial"/>
          <w:color w:val="000000"/>
          <w:kern w:val="0"/>
          <w14:ligatures w14:val="none"/>
        </w:rPr>
        <w:fldChar w:fldCharType="separate"/>
      </w:r>
      <w:r w:rsidR="004C036E" w:rsidRPr="004C036E">
        <w:rPr>
          <w:rFonts w:ascii="Arial" w:hAnsi="Arial" w:cs="Arial"/>
          <w:color w:val="000000"/>
          <w:kern w:val="0"/>
        </w:rPr>
        <w:t>(</w:t>
      </w:r>
      <w:r w:rsidR="004C036E">
        <w:rPr>
          <w:rFonts w:ascii="Arial" w:hAnsi="Arial" w:cs="Arial"/>
          <w:color w:val="000000"/>
          <w:kern w:val="0"/>
        </w:rPr>
        <w:t xml:space="preserve">e.g., </w:t>
      </w:r>
      <w:r w:rsidR="004C036E" w:rsidRPr="004C036E">
        <w:rPr>
          <w:rFonts w:ascii="Arial" w:hAnsi="Arial" w:cs="Arial"/>
          <w:color w:val="000000"/>
          <w:kern w:val="0"/>
        </w:rPr>
        <w:t xml:space="preserve">Hontela </w:t>
      </w:r>
      <w:r w:rsidR="004C036E" w:rsidRPr="004C036E">
        <w:rPr>
          <w:rFonts w:ascii="Arial" w:hAnsi="Arial" w:cs="Arial"/>
          <w:i/>
          <w:iCs/>
          <w:color w:val="000000"/>
          <w:kern w:val="0"/>
        </w:rPr>
        <w:t>et al.</w:t>
      </w:r>
      <w:r w:rsidR="004C036E" w:rsidRPr="004C036E">
        <w:rPr>
          <w:rFonts w:ascii="Arial" w:hAnsi="Arial" w:cs="Arial"/>
          <w:color w:val="000000"/>
          <w:kern w:val="0"/>
        </w:rPr>
        <w:t xml:space="preserve">, 1992; Wilson </w:t>
      </w:r>
      <w:r w:rsidR="004C036E" w:rsidRPr="004C036E">
        <w:rPr>
          <w:rFonts w:ascii="Arial" w:hAnsi="Arial" w:cs="Arial"/>
          <w:i/>
          <w:iCs/>
          <w:color w:val="000000"/>
          <w:kern w:val="0"/>
        </w:rPr>
        <w:t>et al.</w:t>
      </w:r>
      <w:r w:rsidR="004C036E" w:rsidRPr="004C036E">
        <w:rPr>
          <w:rFonts w:ascii="Arial" w:hAnsi="Arial" w:cs="Arial"/>
          <w:color w:val="000000"/>
          <w:kern w:val="0"/>
        </w:rPr>
        <w:t xml:space="preserve">, 1994; Baker </w:t>
      </w:r>
      <w:r w:rsidR="004C036E" w:rsidRPr="004C036E">
        <w:rPr>
          <w:rFonts w:ascii="Arial" w:hAnsi="Arial" w:cs="Arial"/>
          <w:i/>
          <w:iCs/>
          <w:color w:val="000000"/>
          <w:kern w:val="0"/>
        </w:rPr>
        <w:t>et al.</w:t>
      </w:r>
      <w:r w:rsidR="004C036E" w:rsidRPr="004C036E">
        <w:rPr>
          <w:rFonts w:ascii="Arial" w:hAnsi="Arial" w:cs="Arial"/>
          <w:color w:val="000000"/>
          <w:kern w:val="0"/>
        </w:rPr>
        <w:t xml:space="preserve">, 2013; Seriani </w:t>
      </w:r>
      <w:r w:rsidR="004C036E" w:rsidRPr="004C036E">
        <w:rPr>
          <w:rFonts w:ascii="Arial" w:hAnsi="Arial" w:cs="Arial"/>
          <w:i/>
          <w:iCs/>
          <w:color w:val="000000"/>
          <w:kern w:val="0"/>
        </w:rPr>
        <w:t>et al.</w:t>
      </w:r>
      <w:r w:rsidR="004C036E" w:rsidRPr="004C036E">
        <w:rPr>
          <w:rFonts w:ascii="Arial" w:hAnsi="Arial" w:cs="Arial"/>
          <w:color w:val="000000"/>
          <w:kern w:val="0"/>
        </w:rPr>
        <w:t>, 2015</w:t>
      </w:r>
      <w:r w:rsidR="002B68C2">
        <w:rPr>
          <w:rFonts w:ascii="Arial" w:hAnsi="Arial" w:cs="Arial"/>
          <w:color w:val="000000"/>
          <w:kern w:val="0"/>
        </w:rPr>
        <w:t>a</w:t>
      </w:r>
      <w:r w:rsidR="004C036E" w:rsidRPr="004C036E">
        <w:rPr>
          <w:rFonts w:ascii="Arial" w:hAnsi="Arial" w:cs="Arial"/>
          <w:color w:val="000000"/>
          <w:kern w:val="0"/>
        </w:rPr>
        <w:t>, 2015</w:t>
      </w:r>
      <w:r w:rsidR="002B68C2">
        <w:rPr>
          <w:rFonts w:ascii="Arial" w:hAnsi="Arial" w:cs="Arial"/>
          <w:color w:val="000000"/>
          <w:kern w:val="0"/>
        </w:rPr>
        <w:t>b</w:t>
      </w:r>
      <w:r w:rsidR="004C036E" w:rsidRPr="004C036E">
        <w:rPr>
          <w:rFonts w:ascii="Arial" w:hAnsi="Arial" w:cs="Arial"/>
          <w:color w:val="000000"/>
          <w:kern w:val="0"/>
        </w:rPr>
        <w:t xml:space="preserve">; Corrêa </w:t>
      </w:r>
      <w:r w:rsidR="004C036E" w:rsidRPr="004C036E">
        <w:rPr>
          <w:rFonts w:ascii="Arial" w:hAnsi="Arial" w:cs="Arial"/>
          <w:i/>
          <w:iCs/>
          <w:color w:val="000000"/>
          <w:kern w:val="0"/>
        </w:rPr>
        <w:t>et al.</w:t>
      </w:r>
      <w:r w:rsidR="004C036E" w:rsidRPr="004C036E">
        <w:rPr>
          <w:rFonts w:ascii="Arial" w:hAnsi="Arial" w:cs="Arial"/>
          <w:color w:val="000000"/>
          <w:kern w:val="0"/>
        </w:rPr>
        <w:t xml:space="preserve">, 2017; Correia </w:t>
      </w:r>
      <w:r w:rsidR="004C036E" w:rsidRPr="004C036E">
        <w:rPr>
          <w:rFonts w:ascii="Arial" w:hAnsi="Arial" w:cs="Arial"/>
          <w:i/>
          <w:iCs/>
          <w:color w:val="000000"/>
          <w:kern w:val="0"/>
        </w:rPr>
        <w:t>et al.</w:t>
      </w:r>
      <w:r w:rsidR="004C036E" w:rsidRPr="004C036E">
        <w:rPr>
          <w:rFonts w:ascii="Arial" w:hAnsi="Arial" w:cs="Arial"/>
          <w:color w:val="000000"/>
          <w:kern w:val="0"/>
        </w:rPr>
        <w:t xml:space="preserve">, 2019; Rodgers </w:t>
      </w:r>
      <w:r w:rsidR="004C036E" w:rsidRPr="004C036E">
        <w:rPr>
          <w:rFonts w:ascii="Arial" w:hAnsi="Arial" w:cs="Arial"/>
          <w:i/>
          <w:iCs/>
          <w:color w:val="000000"/>
          <w:kern w:val="0"/>
        </w:rPr>
        <w:t>et al.</w:t>
      </w:r>
      <w:r w:rsidR="004C036E" w:rsidRPr="004C036E">
        <w:rPr>
          <w:rFonts w:ascii="Arial" w:hAnsi="Arial" w:cs="Arial"/>
          <w:color w:val="000000"/>
          <w:kern w:val="0"/>
        </w:rPr>
        <w:t xml:space="preserve">, 2019; Witeska </w:t>
      </w:r>
      <w:r w:rsidR="004C036E" w:rsidRPr="004C036E">
        <w:rPr>
          <w:rFonts w:ascii="Arial" w:hAnsi="Arial" w:cs="Arial"/>
          <w:i/>
          <w:iCs/>
          <w:color w:val="000000"/>
          <w:kern w:val="0"/>
        </w:rPr>
        <w:t>et al.</w:t>
      </w:r>
      <w:r w:rsidR="004C036E" w:rsidRPr="004C036E">
        <w:rPr>
          <w:rFonts w:ascii="Arial" w:hAnsi="Arial" w:cs="Arial"/>
          <w:color w:val="000000"/>
          <w:kern w:val="0"/>
        </w:rPr>
        <w:t>, 2023)</w:t>
      </w:r>
      <w:r w:rsidR="004C036E">
        <w:rPr>
          <w:rFonts w:ascii="Arial" w:eastAsia="Times New Roman" w:hAnsi="Arial" w:cs="Arial"/>
          <w:color w:val="000000"/>
          <w:kern w:val="0"/>
          <w14:ligatures w14:val="none"/>
        </w:rPr>
        <w:fldChar w:fldCharType="end"/>
      </w:r>
      <w:r w:rsidRPr="00292FF5">
        <w:rPr>
          <w:rFonts w:ascii="Arial" w:eastAsia="Times New Roman" w:hAnsi="Arial" w:cs="Arial"/>
          <w:color w:val="000000"/>
          <w:kern w:val="0"/>
          <w14:ligatures w14:val="none"/>
        </w:rPr>
        <w:t xml:space="preserve">, </w:t>
      </w:r>
      <w:r w:rsidR="0047765D">
        <w:rPr>
          <w:rFonts w:ascii="Arial" w:eastAsia="Times New Roman" w:hAnsi="Arial" w:cs="Arial"/>
          <w:color w:val="000000"/>
          <w:kern w:val="0"/>
          <w14:ligatures w14:val="none"/>
        </w:rPr>
        <w:t xml:space="preserve">but </w:t>
      </w:r>
      <w:r w:rsidRPr="00292FF5">
        <w:rPr>
          <w:rFonts w:ascii="Arial" w:eastAsia="Times New Roman" w:hAnsi="Arial" w:cs="Arial"/>
          <w:color w:val="000000"/>
          <w:kern w:val="0"/>
          <w14:ligatures w14:val="none"/>
        </w:rPr>
        <w:t>no</w:t>
      </w:r>
      <w:r w:rsidR="005765A6">
        <w:rPr>
          <w:rFonts w:ascii="Arial" w:eastAsia="Times New Roman" w:hAnsi="Arial" w:cs="Arial"/>
          <w:color w:val="000000"/>
          <w:kern w:val="0"/>
          <w14:ligatures w14:val="none"/>
        </w:rPr>
        <w:t>ne</w:t>
      </w:r>
      <w:r w:rsidR="00CB3E06">
        <w:rPr>
          <w:rFonts w:ascii="Arial" w:eastAsia="Times New Roman" w:hAnsi="Arial" w:cs="Arial"/>
          <w:color w:val="000000"/>
          <w:kern w:val="0"/>
          <w14:ligatures w14:val="none"/>
        </w:rPr>
        <w:t>, to our knowledge,</w:t>
      </w:r>
      <w:r w:rsidRPr="00292FF5">
        <w:rPr>
          <w:rFonts w:ascii="Arial" w:eastAsia="Times New Roman" w:hAnsi="Arial" w:cs="Arial"/>
          <w:color w:val="000000"/>
          <w:kern w:val="0"/>
          <w14:ligatures w14:val="none"/>
        </w:rPr>
        <w:t xml:space="preserve"> have </w:t>
      </w:r>
      <w:r w:rsidR="0047765D">
        <w:rPr>
          <w:rFonts w:ascii="Arial" w:eastAsia="Times New Roman" w:hAnsi="Arial" w:cs="Arial"/>
          <w:color w:val="000000"/>
          <w:kern w:val="0"/>
          <w14:ligatures w14:val="none"/>
        </w:rPr>
        <w:t>tested</w:t>
      </w:r>
      <w:r w:rsidRPr="00292FF5">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interaction</w:t>
      </w:r>
      <w:r w:rsidR="0047765D">
        <w:rPr>
          <w:rFonts w:ascii="Arial" w:eastAsia="Times New Roman" w:hAnsi="Arial" w:cs="Arial"/>
          <w:color w:val="000000"/>
          <w:kern w:val="0"/>
          <w14:ligatures w14:val="none"/>
        </w:rPr>
        <w:t>s</w:t>
      </w:r>
      <w:r>
        <w:rPr>
          <w:rFonts w:ascii="Arial" w:eastAsia="Times New Roman" w:hAnsi="Arial" w:cs="Arial"/>
          <w:color w:val="000000"/>
          <w:kern w:val="0"/>
          <w14:ligatures w14:val="none"/>
        </w:rPr>
        <w:t xml:space="preserve"> between</w:t>
      </w:r>
      <w:r w:rsidRPr="00292FF5">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 xml:space="preserve">xenobiotics and </w:t>
      </w:r>
      <w:r w:rsidR="004C036E">
        <w:rPr>
          <w:rFonts w:ascii="Arial" w:eastAsia="Times New Roman" w:hAnsi="Arial" w:cs="Arial"/>
          <w:color w:val="000000"/>
          <w:kern w:val="0"/>
          <w14:ligatures w14:val="none"/>
        </w:rPr>
        <w:t>environmental</w:t>
      </w:r>
      <w:r>
        <w:rPr>
          <w:rFonts w:ascii="Arial" w:eastAsia="Times New Roman" w:hAnsi="Arial" w:cs="Arial"/>
          <w:color w:val="000000"/>
          <w:kern w:val="0"/>
          <w14:ligatures w14:val="none"/>
        </w:rPr>
        <w:t xml:space="preserve"> stressors</w:t>
      </w:r>
      <w:r w:rsidR="00BB3B60">
        <w:rPr>
          <w:rFonts w:ascii="Arial" w:eastAsia="Times New Roman" w:hAnsi="Arial" w:cs="Arial"/>
          <w:color w:val="000000"/>
          <w:kern w:val="0"/>
          <w14:ligatures w14:val="none"/>
        </w:rPr>
        <w:t xml:space="preserve"> on biomarker utility</w:t>
      </w:r>
      <w:r w:rsidRPr="00292FF5">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w:t>
      </w:r>
      <w:r w:rsidR="00C75FF8">
        <w:rPr>
          <w:rFonts w:ascii="Arial" w:eastAsia="Times New Roman" w:hAnsi="Arial" w:cs="Arial"/>
          <w:color w:val="000000"/>
          <w:kern w:val="0"/>
          <w14:ligatures w14:val="none"/>
        </w:rPr>
        <w:t xml:space="preserve">We </w:t>
      </w:r>
      <w:r w:rsidR="00A70CDE">
        <w:rPr>
          <w:rFonts w:ascii="Arial" w:eastAsia="Times New Roman" w:hAnsi="Arial" w:cs="Arial"/>
          <w:color w:val="000000"/>
          <w:kern w:val="0"/>
          <w14:ligatures w14:val="none"/>
        </w:rPr>
        <w:t>hypothesized</w:t>
      </w:r>
      <w:r w:rsidR="00C75FF8">
        <w:rPr>
          <w:rFonts w:ascii="Arial" w:eastAsia="Times New Roman" w:hAnsi="Arial" w:cs="Arial"/>
          <w:color w:val="000000"/>
          <w:kern w:val="0"/>
          <w14:ligatures w14:val="none"/>
        </w:rPr>
        <w:t xml:space="preserve"> that xenobiotic exposure </w:t>
      </w:r>
      <w:r w:rsidR="00A70CDE" w:rsidRPr="00D62C68">
        <w:rPr>
          <w:rFonts w:ascii="Arial" w:eastAsia="Times New Roman" w:hAnsi="Arial" w:cs="Arial"/>
          <w:color w:val="000000"/>
          <w:kern w:val="0"/>
          <w14:ligatures w14:val="none"/>
        </w:rPr>
        <w:t>would both elevate NLR, with stronger responses at higher concentrations, and that NLR would remain elevated following salt exposure</w:t>
      </w:r>
      <w:r w:rsidR="00A70CDE">
        <w:rPr>
          <w:rFonts w:ascii="Arial" w:eastAsia="Times New Roman" w:hAnsi="Arial" w:cs="Arial"/>
          <w:color w:val="000000"/>
          <w:kern w:val="0"/>
          <w14:ligatures w14:val="none"/>
        </w:rPr>
        <w:t xml:space="preserve"> (Figure 1)</w:t>
      </w:r>
      <w:r w:rsidR="00C75FF8">
        <w:rPr>
          <w:rFonts w:ascii="Arial" w:eastAsia="Times New Roman" w:hAnsi="Arial" w:cs="Arial"/>
          <w:color w:val="000000"/>
          <w:kern w:val="0"/>
          <w14:ligatures w14:val="none"/>
        </w:rPr>
        <w:t>.</w:t>
      </w:r>
      <w:r w:rsidR="00362023">
        <w:rPr>
          <w:rFonts w:ascii="Arial" w:eastAsia="Times New Roman" w:hAnsi="Arial" w:cs="Arial"/>
          <w:color w:val="000000"/>
          <w:kern w:val="0"/>
          <w14:ligatures w14:val="none"/>
        </w:rPr>
        <w:t xml:space="preserve"> </w:t>
      </w:r>
      <w:r w:rsidR="00D62C68" w:rsidRPr="00D62C68">
        <w:rPr>
          <w:rFonts w:ascii="Arial" w:eastAsia="Times New Roman" w:hAnsi="Arial" w:cs="Arial"/>
          <w:color w:val="000000"/>
          <w:kern w:val="0"/>
          <w14:ligatures w14:val="none"/>
        </w:rPr>
        <w:t xml:space="preserve">Understanding these interactions between contaminants and environmental stressors is </w:t>
      </w:r>
      <w:r w:rsidR="00EA621B">
        <w:rPr>
          <w:rFonts w:ascii="Arial" w:eastAsia="Times New Roman" w:hAnsi="Arial" w:cs="Arial"/>
          <w:color w:val="000000"/>
          <w:kern w:val="0"/>
          <w14:ligatures w14:val="none"/>
        </w:rPr>
        <w:t>important</w:t>
      </w:r>
      <w:r w:rsidR="00EA621B" w:rsidRPr="00D62C68">
        <w:rPr>
          <w:rFonts w:ascii="Arial" w:eastAsia="Times New Roman" w:hAnsi="Arial" w:cs="Arial"/>
          <w:color w:val="000000"/>
          <w:kern w:val="0"/>
          <w14:ligatures w14:val="none"/>
        </w:rPr>
        <w:t xml:space="preserve"> </w:t>
      </w:r>
      <w:r w:rsidR="00D62C68" w:rsidRPr="00D62C68">
        <w:rPr>
          <w:rFonts w:ascii="Arial" w:eastAsia="Times New Roman" w:hAnsi="Arial" w:cs="Arial"/>
          <w:color w:val="000000"/>
          <w:kern w:val="0"/>
          <w14:ligatures w14:val="none"/>
        </w:rPr>
        <w:t xml:space="preserve">for improving </w:t>
      </w:r>
      <w:del w:id="45" w:author="Reviewer" w:date="2026-09-04T13:36:00Z" w16du:dateUtc="2026-09-04T18:36:00Z">
        <w:r w:rsidR="00EA621B" w:rsidDel="005C3B54">
          <w:rPr>
            <w:rFonts w:ascii="Arial" w:eastAsia="Times New Roman" w:hAnsi="Arial" w:cs="Arial"/>
            <w:color w:val="000000"/>
            <w:kern w:val="0"/>
            <w14:ligatures w14:val="none"/>
          </w:rPr>
          <w:delText xml:space="preserve">the </w:delText>
        </w:r>
        <w:r w:rsidR="00D62C68" w:rsidRPr="00D62C68" w:rsidDel="005C3B54">
          <w:rPr>
            <w:rFonts w:ascii="Arial" w:eastAsia="Times New Roman" w:hAnsi="Arial" w:cs="Arial"/>
            <w:color w:val="000000"/>
            <w:kern w:val="0"/>
            <w14:ligatures w14:val="none"/>
          </w:rPr>
          <w:delText xml:space="preserve">management of </w:delText>
        </w:r>
      </w:del>
      <w:r w:rsidR="00D62C68" w:rsidRPr="00D62C68">
        <w:rPr>
          <w:rFonts w:ascii="Arial" w:eastAsia="Times New Roman" w:hAnsi="Arial" w:cs="Arial"/>
          <w:color w:val="000000"/>
          <w:kern w:val="0"/>
          <w14:ligatures w14:val="none"/>
        </w:rPr>
        <w:t>freshwater ecosystem</w:t>
      </w:r>
      <w:ins w:id="46" w:author="Reviewer" w:date="2026-09-04T13:36:00Z" w16du:dateUtc="2026-09-04T18:36:00Z">
        <w:r w:rsidR="005C3B54">
          <w:rPr>
            <w:rFonts w:ascii="Arial" w:eastAsia="Times New Roman" w:hAnsi="Arial" w:cs="Arial"/>
            <w:color w:val="000000"/>
            <w:kern w:val="0"/>
            <w14:ligatures w14:val="none"/>
          </w:rPr>
          <w:t xml:space="preserve"> management</w:t>
        </w:r>
      </w:ins>
      <w:del w:id="47" w:author="Reviewer" w:date="2026-09-04T13:36:00Z" w16du:dateUtc="2026-09-04T18:36:00Z">
        <w:r w:rsidR="00D62C68" w:rsidRPr="00D62C68" w:rsidDel="005C3B54">
          <w:rPr>
            <w:rFonts w:ascii="Arial" w:eastAsia="Times New Roman" w:hAnsi="Arial" w:cs="Arial"/>
            <w:color w:val="000000"/>
            <w:kern w:val="0"/>
            <w14:ligatures w14:val="none"/>
          </w:rPr>
          <w:delText>s</w:delText>
        </w:r>
      </w:del>
      <w:r w:rsidR="00D62C68" w:rsidRPr="00D62C68">
        <w:rPr>
          <w:rFonts w:ascii="Arial" w:eastAsia="Times New Roman" w:hAnsi="Arial" w:cs="Arial"/>
          <w:color w:val="000000"/>
          <w:kern w:val="0"/>
          <w14:ligatures w14:val="none"/>
        </w:rPr>
        <w:t xml:space="preserve"> and interpreting stress physiology in natural populations.</w:t>
      </w:r>
    </w:p>
    <w:p w14:paraId="5CB1CEFC" w14:textId="77777777" w:rsidR="00D62C68" w:rsidRPr="00122893" w:rsidRDefault="00D62C68" w:rsidP="00207381">
      <w:pPr>
        <w:spacing w:line="480" w:lineRule="auto"/>
        <w:rPr>
          <w:rFonts w:ascii="Arial" w:eastAsia="Times New Roman" w:hAnsi="Arial" w:cs="Arial"/>
          <w:kern w:val="0"/>
          <w14:ligatures w14:val="none"/>
        </w:rPr>
      </w:pPr>
    </w:p>
    <w:p w14:paraId="5B77F992" w14:textId="77777777" w:rsidR="0045522C" w:rsidRPr="00122893" w:rsidRDefault="0045522C" w:rsidP="00207381">
      <w:pPr>
        <w:spacing w:line="480" w:lineRule="auto"/>
        <w:rPr>
          <w:rFonts w:ascii="Arial" w:eastAsia="Times New Roman" w:hAnsi="Arial" w:cs="Arial"/>
          <w:b/>
          <w:bCs/>
          <w:color w:val="000000"/>
          <w:kern w:val="0"/>
          <w14:ligatures w14:val="none"/>
        </w:rPr>
      </w:pPr>
      <w:r w:rsidRPr="00122893">
        <w:rPr>
          <w:rFonts w:ascii="Arial" w:eastAsia="Times New Roman" w:hAnsi="Arial" w:cs="Arial"/>
          <w:b/>
          <w:bCs/>
          <w:color w:val="000000"/>
          <w:kern w:val="0"/>
          <w14:ligatures w14:val="none"/>
        </w:rPr>
        <w:t xml:space="preserve">2. </w:t>
      </w:r>
      <w:r w:rsidR="00292FF5" w:rsidRPr="00122893">
        <w:rPr>
          <w:rFonts w:ascii="Arial" w:eastAsia="Times New Roman" w:hAnsi="Arial" w:cs="Arial"/>
          <w:b/>
          <w:bCs/>
          <w:color w:val="000000"/>
          <w:kern w:val="0"/>
          <w14:ligatures w14:val="none"/>
        </w:rPr>
        <w:t>Materials and Methods</w:t>
      </w:r>
    </w:p>
    <w:p w14:paraId="24AE4C81" w14:textId="5184402A" w:rsidR="0045522C" w:rsidRPr="00122893" w:rsidRDefault="0045522C" w:rsidP="00207381">
      <w:pPr>
        <w:spacing w:line="480" w:lineRule="auto"/>
        <w:rPr>
          <w:rFonts w:ascii="Arial" w:eastAsia="Times New Roman" w:hAnsi="Arial" w:cs="Arial"/>
          <w:kern w:val="0"/>
          <w14:ligatures w14:val="none"/>
        </w:rPr>
      </w:pPr>
      <w:r w:rsidRPr="00122893">
        <w:rPr>
          <w:rFonts w:ascii="Arial" w:eastAsia="Times New Roman" w:hAnsi="Arial" w:cs="Arial"/>
          <w:i/>
          <w:iCs/>
          <w:color w:val="000000"/>
          <w:kern w:val="0"/>
          <w14:ligatures w14:val="none"/>
        </w:rPr>
        <w:t>2.1</w:t>
      </w:r>
      <w:r w:rsidR="008A768D">
        <w:rPr>
          <w:rFonts w:ascii="Arial" w:eastAsia="Times New Roman" w:hAnsi="Arial" w:cs="Arial"/>
          <w:i/>
          <w:iCs/>
          <w:color w:val="000000"/>
          <w:kern w:val="0"/>
          <w14:ligatures w14:val="none"/>
        </w:rPr>
        <w:t>.</w:t>
      </w:r>
      <w:r w:rsidRPr="00122893">
        <w:rPr>
          <w:rFonts w:ascii="Arial" w:eastAsia="Times New Roman" w:hAnsi="Arial" w:cs="Arial"/>
          <w:i/>
          <w:iCs/>
          <w:color w:val="000000"/>
          <w:kern w:val="0"/>
          <w14:ligatures w14:val="none"/>
        </w:rPr>
        <w:t xml:space="preserve"> </w:t>
      </w:r>
      <w:r w:rsidR="00292FF5" w:rsidRPr="00122893">
        <w:rPr>
          <w:rFonts w:ascii="Arial" w:eastAsia="Times New Roman" w:hAnsi="Arial" w:cs="Arial"/>
          <w:i/>
          <w:iCs/>
          <w:color w:val="000000"/>
          <w:kern w:val="0"/>
          <w14:ligatures w14:val="none"/>
        </w:rPr>
        <w:t>Aquaculture Tank Design</w:t>
      </w:r>
    </w:p>
    <w:p w14:paraId="6A2E78AA" w14:textId="543101FA" w:rsidR="00EF5D8D" w:rsidRDefault="00292FF5" w:rsidP="0056648E">
      <w:pPr>
        <w:spacing w:line="480" w:lineRule="auto"/>
        <w:ind w:firstLine="720"/>
        <w:rPr>
          <w:rFonts w:ascii="Arial" w:eastAsia="Times New Roman" w:hAnsi="Arial" w:cs="Arial"/>
          <w:color w:val="000000"/>
          <w:kern w:val="0"/>
          <w14:ligatures w14:val="none"/>
        </w:rPr>
      </w:pPr>
      <w:r w:rsidRPr="00122893">
        <w:rPr>
          <w:rFonts w:ascii="Arial" w:eastAsia="Times New Roman" w:hAnsi="Arial" w:cs="Arial"/>
          <w:color w:val="000000"/>
          <w:kern w:val="0"/>
          <w14:ligatures w14:val="none"/>
        </w:rPr>
        <w:t>We assembled 15</w:t>
      </w:r>
      <w:r w:rsidR="00EF5D8D">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 xml:space="preserve">37.9 liter (L) rectangular tanks </w:t>
      </w:r>
      <w:r w:rsidR="00490475">
        <w:rPr>
          <w:rFonts w:ascii="Arial" w:eastAsia="Times New Roman" w:hAnsi="Arial" w:cs="Arial"/>
          <w:color w:val="000000"/>
          <w:kern w:val="0"/>
          <w14:ligatures w14:val="none"/>
        </w:rPr>
        <w:t>across</w:t>
      </w:r>
      <w:r w:rsidRPr="00122893">
        <w:rPr>
          <w:rFonts w:ascii="Arial" w:eastAsia="Times New Roman" w:hAnsi="Arial" w:cs="Arial"/>
          <w:color w:val="000000"/>
          <w:kern w:val="0"/>
          <w14:ligatures w14:val="none"/>
        </w:rPr>
        <w:t xml:space="preserve"> three shelves, </w:t>
      </w:r>
      <w:r w:rsidR="00052E17">
        <w:rPr>
          <w:rFonts w:ascii="Arial" w:eastAsia="Times New Roman" w:hAnsi="Arial" w:cs="Arial"/>
          <w:color w:val="000000"/>
          <w:kern w:val="0"/>
          <w14:ligatures w14:val="none"/>
        </w:rPr>
        <w:t xml:space="preserve">with </w:t>
      </w:r>
      <w:r w:rsidRPr="00122893">
        <w:rPr>
          <w:rFonts w:ascii="Arial" w:eastAsia="Times New Roman" w:hAnsi="Arial" w:cs="Arial"/>
          <w:color w:val="000000"/>
          <w:kern w:val="0"/>
          <w14:ligatures w14:val="none"/>
        </w:rPr>
        <w:t xml:space="preserve">five tanks per row (Figure 2). We positioned opaque barriers </w:t>
      </w:r>
      <w:r w:rsidR="00FA7CE2">
        <w:rPr>
          <w:rFonts w:ascii="Arial" w:eastAsia="Times New Roman" w:hAnsi="Arial" w:cs="Arial"/>
          <w:color w:val="000000"/>
          <w:kern w:val="0"/>
          <w14:ligatures w14:val="none"/>
        </w:rPr>
        <w:t>along</w:t>
      </w:r>
      <w:r w:rsidRPr="00122893">
        <w:rPr>
          <w:rFonts w:ascii="Arial" w:eastAsia="Times New Roman" w:hAnsi="Arial" w:cs="Arial"/>
          <w:color w:val="000000"/>
          <w:kern w:val="0"/>
          <w14:ligatures w14:val="none"/>
        </w:rPr>
        <w:t xml:space="preserve"> the elongated sides of each tank and</w:t>
      </w:r>
      <w:r w:rsidR="00052E17">
        <w:rPr>
          <w:rFonts w:ascii="Arial" w:eastAsia="Times New Roman" w:hAnsi="Arial" w:cs="Arial"/>
          <w:color w:val="000000"/>
          <w:kern w:val="0"/>
          <w14:ligatures w14:val="none"/>
        </w:rPr>
        <w:t xml:space="preserve"> placed</w:t>
      </w:r>
      <w:r w:rsidRPr="00122893">
        <w:rPr>
          <w:rFonts w:ascii="Arial" w:eastAsia="Times New Roman" w:hAnsi="Arial" w:cs="Arial"/>
          <w:color w:val="000000"/>
          <w:kern w:val="0"/>
          <w14:ligatures w14:val="none"/>
        </w:rPr>
        <w:t xml:space="preserve"> a fine</w:t>
      </w:r>
      <w:r w:rsidR="00FA7CE2">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 xml:space="preserve">mesh cover on top. </w:t>
      </w:r>
      <w:r w:rsidR="00EF5D8D">
        <w:rPr>
          <w:rFonts w:ascii="Arial" w:eastAsia="Times New Roman" w:hAnsi="Arial" w:cs="Arial"/>
          <w:color w:val="000000"/>
          <w:kern w:val="0"/>
          <w14:ligatures w14:val="none"/>
        </w:rPr>
        <w:t>E</w:t>
      </w:r>
      <w:r w:rsidRPr="00122893">
        <w:rPr>
          <w:rFonts w:ascii="Arial" w:eastAsia="Times New Roman" w:hAnsi="Arial" w:cs="Arial"/>
          <w:color w:val="000000"/>
          <w:kern w:val="0"/>
          <w14:ligatures w14:val="none"/>
        </w:rPr>
        <w:t>ach tank</w:t>
      </w:r>
      <w:r w:rsidR="00EF5D8D">
        <w:rPr>
          <w:rFonts w:ascii="Arial" w:eastAsia="Times New Roman" w:hAnsi="Arial" w:cs="Arial"/>
          <w:color w:val="000000"/>
          <w:kern w:val="0"/>
          <w14:ligatures w14:val="none"/>
        </w:rPr>
        <w:t xml:space="preserve"> contained</w:t>
      </w:r>
      <w:r w:rsidRPr="00122893">
        <w:rPr>
          <w:rFonts w:ascii="Arial" w:eastAsia="Times New Roman" w:hAnsi="Arial" w:cs="Arial"/>
          <w:color w:val="000000"/>
          <w:kern w:val="0"/>
          <w14:ligatures w14:val="none"/>
        </w:rPr>
        <w:t xml:space="preserve"> 34.6 L of tap water treated with </w:t>
      </w:r>
      <w:proofErr w:type="spellStart"/>
      <w:r w:rsidRPr="00122893">
        <w:rPr>
          <w:rFonts w:ascii="Arial" w:eastAsia="Times New Roman" w:hAnsi="Arial" w:cs="Arial"/>
          <w:color w:val="000000"/>
          <w:kern w:val="0"/>
          <w14:ligatures w14:val="none"/>
        </w:rPr>
        <w:t>Seachem</w:t>
      </w:r>
      <w:proofErr w:type="spellEnd"/>
      <w:r w:rsidRPr="00122893">
        <w:rPr>
          <w:rFonts w:ascii="Arial" w:eastAsia="Times New Roman" w:hAnsi="Arial" w:cs="Arial"/>
          <w:color w:val="000000"/>
          <w:kern w:val="0"/>
          <w14:ligatures w14:val="none"/>
        </w:rPr>
        <w:t xml:space="preserve"> Prime concentrated conditioner</w:t>
      </w:r>
      <w:r w:rsidR="005765A6">
        <w:rPr>
          <w:rFonts w:ascii="Arial" w:eastAsia="Times New Roman" w:hAnsi="Arial" w:cs="Arial"/>
          <w:color w:val="000000"/>
          <w:kern w:val="0"/>
          <w14:ligatures w14:val="none"/>
        </w:rPr>
        <w:t xml:space="preserve"> (</w:t>
      </w:r>
      <w:proofErr w:type="spellStart"/>
      <w:r w:rsidR="005765A6">
        <w:rPr>
          <w:rFonts w:ascii="Arial" w:eastAsia="Times New Roman" w:hAnsi="Arial" w:cs="Arial"/>
          <w:color w:val="000000"/>
          <w:kern w:val="0"/>
          <w14:ligatures w14:val="none"/>
        </w:rPr>
        <w:t>Seachem</w:t>
      </w:r>
      <w:proofErr w:type="spellEnd"/>
      <w:r w:rsidR="005765A6">
        <w:rPr>
          <w:rFonts w:ascii="Arial" w:eastAsia="Times New Roman" w:hAnsi="Arial" w:cs="Arial"/>
          <w:color w:val="000000"/>
          <w:kern w:val="0"/>
          <w14:ligatures w14:val="none"/>
        </w:rPr>
        <w:t xml:space="preserve"> Laboratories, Madison, GA, USA)</w:t>
      </w:r>
      <w:r w:rsidRPr="00122893">
        <w:rPr>
          <w:rFonts w:ascii="Arial" w:eastAsia="Times New Roman" w:hAnsi="Arial" w:cs="Arial"/>
          <w:color w:val="000000"/>
          <w:kern w:val="0"/>
          <w14:ligatures w14:val="none"/>
        </w:rPr>
        <w:t xml:space="preserve"> and</w:t>
      </w:r>
      <w:r w:rsidR="00EF5D8D">
        <w:rPr>
          <w:rFonts w:ascii="Arial" w:eastAsia="Times New Roman" w:hAnsi="Arial" w:cs="Arial"/>
          <w:color w:val="000000"/>
          <w:kern w:val="0"/>
          <w14:ligatures w14:val="none"/>
        </w:rPr>
        <w:t xml:space="preserve"> a</w:t>
      </w:r>
      <w:r w:rsidRPr="00122893">
        <w:rPr>
          <w:rFonts w:ascii="Arial" w:eastAsia="Times New Roman" w:hAnsi="Arial" w:cs="Arial"/>
          <w:color w:val="000000"/>
          <w:kern w:val="0"/>
          <w14:ligatures w14:val="none"/>
        </w:rPr>
        <w:t xml:space="preserve"> 25</w:t>
      </w:r>
      <w:r w:rsidR="0045522C" w:rsidRPr="00122893">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 xml:space="preserve">millimeter (mm) </w:t>
      </w:r>
      <w:r w:rsidR="00EF5D8D">
        <w:rPr>
          <w:rFonts w:ascii="Arial" w:eastAsia="Times New Roman" w:hAnsi="Arial" w:cs="Arial"/>
          <w:color w:val="000000"/>
          <w:kern w:val="0"/>
          <w14:ligatures w14:val="none"/>
        </w:rPr>
        <w:t>aerator</w:t>
      </w:r>
      <w:r w:rsidRPr="00122893">
        <w:rPr>
          <w:rFonts w:ascii="Arial" w:eastAsia="Times New Roman" w:hAnsi="Arial" w:cs="Arial"/>
          <w:color w:val="000000"/>
          <w:kern w:val="0"/>
          <w14:ligatures w14:val="none"/>
        </w:rPr>
        <w:t xml:space="preserve"> (multiport air pump; Aquatic Ecosystems Inc., Apopka, FL, USA). We kept the room </w:t>
      </w:r>
      <w:r w:rsidR="00EF5D8D">
        <w:rPr>
          <w:rFonts w:ascii="Arial" w:eastAsia="Times New Roman" w:hAnsi="Arial" w:cs="Arial"/>
          <w:color w:val="000000"/>
          <w:kern w:val="0"/>
          <w14:ligatures w14:val="none"/>
        </w:rPr>
        <w:t>under</w:t>
      </w:r>
      <w:r w:rsidRPr="00122893">
        <w:rPr>
          <w:rFonts w:ascii="Arial" w:eastAsia="Times New Roman" w:hAnsi="Arial" w:cs="Arial"/>
          <w:color w:val="000000"/>
          <w:kern w:val="0"/>
          <w14:ligatures w14:val="none"/>
        </w:rPr>
        <w:t xml:space="preserve"> constant low</w:t>
      </w:r>
      <w:r w:rsidR="00EF5D8D">
        <w:rPr>
          <w:rFonts w:ascii="Arial" w:eastAsia="Times New Roman" w:hAnsi="Arial" w:cs="Arial"/>
          <w:color w:val="000000"/>
          <w:kern w:val="0"/>
          <w14:ligatures w14:val="none"/>
        </w:rPr>
        <w:t>-indirect light</w:t>
      </w:r>
      <w:r w:rsidRPr="00122893">
        <w:rPr>
          <w:rFonts w:ascii="Arial" w:eastAsia="Times New Roman" w:hAnsi="Arial" w:cs="Arial"/>
          <w:color w:val="000000"/>
          <w:kern w:val="0"/>
          <w14:ligatures w14:val="none"/>
        </w:rPr>
        <w:t xml:space="preserve"> throughout the study. </w:t>
      </w:r>
    </w:p>
    <w:p w14:paraId="6A9EF673" w14:textId="3ECE809A" w:rsidR="0056648E" w:rsidRDefault="00EF5D8D" w:rsidP="0056648E">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Each tank housed a single largemouth bass. Therefore, the individual fish and tank were synonymous experimental units throughout the study. W</w:t>
      </w:r>
      <w:r w:rsidR="00292FF5" w:rsidRPr="00122893">
        <w:rPr>
          <w:rFonts w:ascii="Arial" w:eastAsia="Times New Roman" w:hAnsi="Arial" w:cs="Arial"/>
          <w:color w:val="000000"/>
          <w:kern w:val="0"/>
          <w14:ligatures w14:val="none"/>
        </w:rPr>
        <w:t>e</w:t>
      </w:r>
      <w:r>
        <w:rPr>
          <w:rFonts w:ascii="Arial" w:eastAsia="Times New Roman" w:hAnsi="Arial" w:cs="Arial"/>
          <w:color w:val="000000"/>
          <w:kern w:val="0"/>
          <w14:ligatures w14:val="none"/>
        </w:rPr>
        <w:t xml:space="preserve"> randomly</w:t>
      </w:r>
      <w:r w:rsidR="00292FF5" w:rsidRPr="00122893">
        <w:rPr>
          <w:rFonts w:ascii="Arial" w:eastAsia="Times New Roman" w:hAnsi="Arial" w:cs="Arial"/>
          <w:color w:val="000000"/>
          <w:kern w:val="0"/>
          <w14:ligatures w14:val="none"/>
        </w:rPr>
        <w:t xml:space="preserve"> assigned each tank to one of five groups</w:t>
      </w:r>
      <w:r>
        <w:rPr>
          <w:rFonts w:ascii="Arial" w:eastAsia="Times New Roman" w:hAnsi="Arial" w:cs="Arial"/>
          <w:color w:val="000000"/>
          <w:kern w:val="0"/>
          <w14:ligatures w14:val="none"/>
        </w:rPr>
        <w:t xml:space="preserve"> using a random number generator</w:t>
      </w:r>
      <w:r w:rsidR="00292FF5" w:rsidRPr="00122893">
        <w:rPr>
          <w:rFonts w:ascii="Arial" w:eastAsia="Times New Roman" w:hAnsi="Arial" w:cs="Arial"/>
          <w:color w:val="000000"/>
          <w:kern w:val="0"/>
          <w14:ligatures w14:val="none"/>
        </w:rPr>
        <w:t xml:space="preserve">—control, Cd low </w:t>
      </w:r>
      <w:r w:rsidR="00FA7CE2">
        <w:rPr>
          <w:rFonts w:ascii="Arial" w:eastAsia="Times New Roman" w:hAnsi="Arial" w:cs="Arial"/>
          <w:color w:val="000000"/>
          <w:kern w:val="0"/>
          <w14:ligatures w14:val="none"/>
        </w:rPr>
        <w:t xml:space="preserve">(0.034 ppm), Cd high (0.34 ppm), </w:t>
      </w:r>
      <w:proofErr w:type="spellStart"/>
      <w:r w:rsidR="00FA7CE2">
        <w:rPr>
          <w:rFonts w:ascii="Arial" w:eastAsia="Times New Roman" w:hAnsi="Arial" w:cs="Arial"/>
          <w:color w:val="000000"/>
          <w:kern w:val="0"/>
          <w14:ligatures w14:val="none"/>
        </w:rPr>
        <w:t>PFPeA</w:t>
      </w:r>
      <w:proofErr w:type="spellEnd"/>
      <w:r w:rsidR="00FA7CE2">
        <w:rPr>
          <w:rFonts w:ascii="Arial" w:eastAsia="Times New Roman" w:hAnsi="Arial" w:cs="Arial"/>
          <w:color w:val="000000"/>
          <w:kern w:val="0"/>
          <w14:ligatures w14:val="none"/>
        </w:rPr>
        <w:t xml:space="preserve"> low (3.4 mg/L), </w:t>
      </w:r>
      <w:proofErr w:type="spellStart"/>
      <w:r w:rsidR="00FA7CE2">
        <w:rPr>
          <w:rFonts w:ascii="Arial" w:eastAsia="Times New Roman" w:hAnsi="Arial" w:cs="Arial"/>
          <w:color w:val="000000"/>
          <w:kern w:val="0"/>
          <w14:ligatures w14:val="none"/>
        </w:rPr>
        <w:t>PFPeA</w:t>
      </w:r>
      <w:proofErr w:type="spellEnd"/>
      <w:r w:rsidR="00FA7CE2">
        <w:rPr>
          <w:rFonts w:ascii="Arial" w:eastAsia="Times New Roman" w:hAnsi="Arial" w:cs="Arial"/>
          <w:color w:val="000000"/>
          <w:kern w:val="0"/>
          <w14:ligatures w14:val="none"/>
        </w:rPr>
        <w:t xml:space="preserve"> high (34 mg/L)—with</w:t>
      </w:r>
      <w:r w:rsidR="00292FF5" w:rsidRPr="00122893">
        <w:rPr>
          <w:rFonts w:ascii="Arial" w:eastAsia="Times New Roman" w:hAnsi="Arial" w:cs="Arial"/>
          <w:color w:val="000000"/>
          <w:kern w:val="0"/>
          <w14:ligatures w14:val="none"/>
        </w:rPr>
        <w:t xml:space="preserve"> three </w:t>
      </w:r>
      <w:r w:rsidR="00D50113">
        <w:rPr>
          <w:rFonts w:ascii="Arial" w:eastAsia="Times New Roman" w:hAnsi="Arial" w:cs="Arial"/>
          <w:color w:val="000000"/>
          <w:kern w:val="0"/>
          <w14:ligatures w14:val="none"/>
        </w:rPr>
        <w:t>fish</w:t>
      </w:r>
      <w:r w:rsidR="00D50113" w:rsidRPr="00122893">
        <w:rPr>
          <w:rFonts w:ascii="Arial" w:eastAsia="Times New Roman" w:hAnsi="Arial" w:cs="Arial"/>
          <w:color w:val="000000"/>
          <w:kern w:val="0"/>
          <w14:ligatures w14:val="none"/>
        </w:rPr>
        <w:t xml:space="preserve"> </w:t>
      </w:r>
      <w:r w:rsidR="00292FF5" w:rsidRPr="00122893">
        <w:rPr>
          <w:rFonts w:ascii="Arial" w:eastAsia="Times New Roman" w:hAnsi="Arial" w:cs="Arial"/>
          <w:color w:val="000000"/>
          <w:kern w:val="0"/>
          <w14:ligatures w14:val="none"/>
        </w:rPr>
        <w:t>per group (Figure 2).</w:t>
      </w:r>
    </w:p>
    <w:p w14:paraId="12E92BF4" w14:textId="0D6DB3DB" w:rsidR="00E336D1" w:rsidRDefault="00490475" w:rsidP="0056648E">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T</w:t>
      </w:r>
      <w:r w:rsidR="0056648E">
        <w:rPr>
          <w:rFonts w:ascii="Arial" w:eastAsia="Times New Roman" w:hAnsi="Arial" w:cs="Arial"/>
          <w:color w:val="000000"/>
          <w:kern w:val="0"/>
          <w14:ligatures w14:val="none"/>
        </w:rPr>
        <w:t xml:space="preserve">he </w:t>
      </w:r>
      <w:proofErr w:type="spellStart"/>
      <w:r w:rsidR="0056648E">
        <w:rPr>
          <w:rFonts w:ascii="Arial" w:eastAsia="Times New Roman" w:hAnsi="Arial" w:cs="Arial"/>
          <w:color w:val="000000"/>
          <w:kern w:val="0"/>
          <w14:ligatures w14:val="none"/>
        </w:rPr>
        <w:t>PFPeA</w:t>
      </w:r>
      <w:proofErr w:type="spellEnd"/>
      <w:r w:rsidR="0056648E">
        <w:rPr>
          <w:rFonts w:ascii="Arial" w:eastAsia="Times New Roman" w:hAnsi="Arial" w:cs="Arial"/>
          <w:color w:val="000000"/>
          <w:kern w:val="0"/>
          <w14:ligatures w14:val="none"/>
        </w:rPr>
        <w:t xml:space="preserve"> high</w:t>
      </w:r>
      <w:r w:rsidR="00EF5D8D">
        <w:rPr>
          <w:rFonts w:ascii="Arial" w:eastAsia="Times New Roman" w:hAnsi="Arial" w:cs="Arial"/>
          <w:color w:val="000000"/>
          <w:kern w:val="0"/>
          <w14:ligatures w14:val="none"/>
        </w:rPr>
        <w:t xml:space="preserve"> concentration</w:t>
      </w:r>
      <w:r w:rsidR="0056648E">
        <w:rPr>
          <w:rFonts w:ascii="Arial" w:eastAsia="Times New Roman" w:hAnsi="Arial" w:cs="Arial"/>
          <w:color w:val="000000"/>
          <w:kern w:val="0"/>
          <w14:ligatures w14:val="none"/>
        </w:rPr>
        <w:t xml:space="preserve"> </w:t>
      </w:r>
      <w:r w:rsidR="00EF5D8D">
        <w:rPr>
          <w:rFonts w:ascii="Arial" w:eastAsia="Times New Roman" w:hAnsi="Arial" w:cs="Arial"/>
          <w:color w:val="000000"/>
          <w:kern w:val="0"/>
          <w14:ligatures w14:val="none"/>
        </w:rPr>
        <w:t>(</w:t>
      </w:r>
      <w:r w:rsidR="0056648E">
        <w:rPr>
          <w:rFonts w:ascii="Arial" w:eastAsia="Times New Roman" w:hAnsi="Arial" w:cs="Arial"/>
          <w:color w:val="000000"/>
          <w:kern w:val="0"/>
          <w14:ligatures w14:val="none"/>
        </w:rPr>
        <w:t>34 mg/L</w:t>
      </w:r>
      <w:r w:rsidR="00EF5D8D">
        <w:rPr>
          <w:rFonts w:ascii="Arial" w:eastAsia="Times New Roman" w:hAnsi="Arial" w:cs="Arial"/>
          <w:color w:val="000000"/>
          <w:kern w:val="0"/>
          <w14:ligatures w14:val="none"/>
        </w:rPr>
        <w:t>)</w:t>
      </w:r>
      <w:r w:rsidR="0056648E">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exceed</w:t>
      </w:r>
      <w:r w:rsidR="00EF5D8D">
        <w:rPr>
          <w:rFonts w:ascii="Arial" w:eastAsia="Times New Roman" w:hAnsi="Arial" w:cs="Arial"/>
          <w:color w:val="000000"/>
          <w:kern w:val="0"/>
          <w14:ligatures w14:val="none"/>
        </w:rPr>
        <w:t>ed</w:t>
      </w:r>
      <w:r>
        <w:rPr>
          <w:rFonts w:ascii="Arial" w:eastAsia="Times New Roman" w:hAnsi="Arial" w:cs="Arial"/>
          <w:color w:val="000000"/>
          <w:kern w:val="0"/>
          <w14:ligatures w14:val="none"/>
        </w:rPr>
        <w:t xml:space="preserve"> </w:t>
      </w:r>
      <w:r w:rsidR="00EF5D8D">
        <w:rPr>
          <w:rFonts w:ascii="Arial" w:eastAsia="Times New Roman" w:hAnsi="Arial" w:cs="Arial"/>
          <w:color w:val="000000"/>
          <w:kern w:val="0"/>
          <w14:ligatures w14:val="none"/>
        </w:rPr>
        <w:t xml:space="preserve">PFAS </w:t>
      </w:r>
      <w:r>
        <w:rPr>
          <w:rFonts w:ascii="Arial" w:eastAsia="Times New Roman" w:hAnsi="Arial" w:cs="Arial"/>
          <w:color w:val="000000"/>
          <w:kern w:val="0"/>
          <w14:ligatures w14:val="none"/>
        </w:rPr>
        <w:t>concentrations</w:t>
      </w:r>
      <w:r w:rsidR="00D7377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observed</w:t>
      </w:r>
      <w:r w:rsidR="0056648E">
        <w:rPr>
          <w:rFonts w:ascii="Arial" w:eastAsia="Times New Roman" w:hAnsi="Arial" w:cs="Arial"/>
          <w:color w:val="000000"/>
          <w:kern w:val="0"/>
          <w14:ligatures w14:val="none"/>
        </w:rPr>
        <w:t xml:space="preserve"> in natu</w:t>
      </w:r>
      <w:r w:rsidR="00EF5D8D">
        <w:rPr>
          <w:rFonts w:ascii="Arial" w:eastAsia="Times New Roman" w:hAnsi="Arial" w:cs="Arial"/>
          <w:color w:val="000000"/>
          <w:kern w:val="0"/>
          <w14:ligatures w14:val="none"/>
        </w:rPr>
        <w:t>ral aquatic systems</w:t>
      </w:r>
      <w:r w:rsidR="00FA7CE2">
        <w:rPr>
          <w:rFonts w:ascii="Arial" w:eastAsia="Times New Roman" w:hAnsi="Arial" w:cs="Arial"/>
          <w:color w:val="000000"/>
          <w:kern w:val="0"/>
          <w14:ligatures w14:val="none"/>
        </w:rPr>
        <w:t xml:space="preserve"> </w:t>
      </w:r>
      <w:r w:rsidR="00FA7CE2">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{"citationID":"863aNnBT","properties":{"formattedCitation":"(Pan {\\i{}et al.}, 2014; Lescord {\\i{}et al.}, 2015; Mussabek {\\i{}et al.}, 2023)","plainCitation":"(Pan et al., 2014; Lescord et al., 2015; Mussabek et al., 2023)","noteIndex":0},"citationItems":[{"id":241,"uris":["http://zotero.org/users/4161640/items/97T9DC97"],"itemData":{"id":241,"type":"article-journal","abstract":"A systematic investigation into contamination profiles of eighteen perfluoroalkyl substances (PFASs) in both surface water and sediments of Yangtze River was carried out by using high performance liquid chromatography–tandem mass spectrometry (HPLC–MS/MS) in summer and winter of 2013. The total concentrations of the PFASs in the water and sediment of Yangtze River ranged from 2.2 to 74.56ng/L and 0.05 to 1.44ng/g dry weights (dw), respectively. The PFAS concentrations were correlated to some selected water quality parameters such as pH, total phosphorus (TP), total nitrogen (TN) and conductivity in water, and some sediment properties, such as total organic carbon (TOC), TP, and TN in sediment. The monitoring results for the water and sediment samples showed no obvious seasonal variations. Among the selected 18 PFASs, perfluorooctanoic acid (PFOA) was the dominant PFAS compound found both in water and sediment for the two seasons with its maximum concentration of 18.03ng/L in water and 0.72ng/g in sediment, followed by perfluorobutane sulfonic acid (PFBS) with its maximum concentration of 41.9ng/L in water in Wuhan, whereas the lowest concentrations of PFASs were observed at Poyang lake. The annual loadings of PFOA, perfluorohexanoic acid (PFHxA), PFBS, perfluorooctane sulfonic acid (PFOS) and the total PFASs in the Yangtze River were 6.8tons, 2.2tons, 8.2tons, 0.88tons, and 20.7tons, respectively. Wuhan and Er'zhou of Hubei contributed the most amounts of PFASs into the Yangtze River. A correlation was found between some PFASs, for example PFBS and PFOS, which suggests that both of these PFASs originate from common sources in the region.","container-title":"Science of The Total Environment","DOI":"10.1016/j.scitotenv.2014.06.033","ISSN":"0048-9697","journalAbbreviation":"Sci. Total Environ.","page":"580-587","source":"ScienceDirect","title":"Spatiotemporal distribution and mass loadings of perfluoroalkyl substances in the Yangtze River of China","volume":"493","author":[{"family":"Pan","given":"Chang-Gui"},{"family":"Ying","given":"Guang-Guo"},{"family":"Zhao","given":"Jian-Liang"},{"family":"Liu","given":"You-Sheng"},{"family":"Jiang","given":"Yu-Xia"},{"family":"Zhang","given":"Qian-Qian"}],"issued":{"date-parts":[["2014",9,15]]}}},{"id":242,"uris":["http://zotero.org/users/4161640/items/AJ6QCH2P"],"itemData":{"id":242,"type":"article-journal","abstract":"Per- and polyfluorinated alkyl substances (PFASs) enter Arctic lakes through long-range atmospheric transport and local contamination, but their behavior in aquatic food webs at high latitudes is poorly understood. This study compared the concentrations of perfluorocarboxylates, perfluorosulfonates, and fluorotelomer sulfonates (FTS) in biotic and abiotic samples from six high Arctic lakes near Resolute Bay, Nunavut, Canada. Two of these lakes are known to be locally contaminated by a small airport and Arctic char (Salvelinus alpinus) from these lakes had over 100 times higher total [PFAS] when compared to fish from neighboring lakes. Perfluorononanoate (PFOA) and perfluorooctanesulfonate (PFOS) dominated in char, benthic chironomids (their main prey), and sediments, while pelagic zooplankton and water were dominated by lower chain acids and perfluorodecanesulfonate (PFDS). This study also provides the first measures of perfluoroethylcyclohexanesulfonate (PFECHS) and FTS compounds in water, sediment, juvenile char, and benthic invertebrates from lakes in the high Arctic. Negative relationships between [PFAS] and δ15N values (indicative of trophic position) within these food webs indicated no biomagnification. Overall, these results suggest that habitat use and local sources of contamination, but not trophic level, are important determinants of [PFAS] in biota from freshwater food webs in the Canadian Arctic.","container-title":"Environmental Science &amp; Technology","DOI":"10.1021/es5048649","ISSN":"0013-936X","issue":"5","journalAbbreviation":"Environ. Sci. Technol.","note":"publisher: American Chemical Society","page":"2694-2702","source":"ACS Publications","title":"Perfluorinated and polyfluorinated compounds in lake food webs from the Canadian High Arctic","volume":"49","author":[{"family":"Lescord","given":"Gretchen L."},{"family":"Kidd","given":"Karen A."},{"family":"De Silva","given":"Amila O."},{"family":"Williamson","given":"Mary"},{"family":"Spencer","given":"Christine"},{"family":"Wang","given":"Xiaowa"},{"family":"Muir","given":"Derek C.G."}],"issued":{"date-parts":[["2015",3,3]]}}},{"id":244,"uris":["http://zotero.org/users/4161640/items/ZHPK487H"],"itemData":{"id":244,"type":"article-journal","abstract":"Groundwater contamination caused by the use of the aqueous film-forming foam (AFFF) containing per- and polyfluoroalkyl substances (PFAS) was investigated in southern Sweden. ΣPFAS concentrations in groundwater ranged between 20 and 20,000 ng L−1; PFAS composition was primarily represented by PFOS and PFHxS. The PFAS chain length was suggested to have an impact on the contaminant distribution and transport in the groundwater. PFAS profiling showed that the use of PFSAs- and PFCAs/FTSAs-based PFAS-AFFF can be a contributor to PFAS contamination of the drinking water source (groundwater). PFAS emission was connected to PFAS-AFFF use during the fire-training and fire-fighting equipment tests at the studied location. PFAS emission per individual fire training was (semi-quantitatively) estimated as [1.4 &lt; 11.5 ± 5.7 &lt; 43.7 kg] (n = 20,000). The annual emission estimates varied as [11 &lt; 401 ± 233 &lt; 1125 kg yr−1] (n = 1005) considering possible [2 &lt; 35 ± 20 &lt; 96] individual fire-training sessions per year.","container-title":"Water","DOI":"10.3390/w15010137","ISSN":"2073-4441","issue":"1","language":"en","license":"http://creativecommons.org/licenses/by/3.0/","note":"publisher: Multidisciplinary Digital Publishing Institute","page":"137","source":"www.mdpi.com","title":"PFAS in the drinking water source: analysis of the contamination levels, origin, and emission rates","title-short":"PFAS in the Drinking Water Source","volume":"15","author":[{"family":"Mussabek","given":"Dauren"},{"family":"Söderman","given":"Anna"},{"family":"Imura","given":"Tomomi"},{"family":"Persson","given":"Kenneth M."},{"family":"Nakagawa","given":"Kei"},{"family":"Ahrens","given":"Lutz"},{"family":"Berndtsson","given":"Ronny"}],"issued":{"date-parts":[["2023",1]]}}}],"schema":"https://github.com/citation-style-language/schema/raw/master/csl-citation.json"} </w:instrText>
      </w:r>
      <w:r w:rsidR="00FA7CE2">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(Pan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2014; Lescord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2015; Mussabek </w:t>
      </w:r>
      <w:r w:rsidR="002838B7" w:rsidRPr="002838B7">
        <w:rPr>
          <w:rFonts w:ascii="Arial" w:hAnsi="Arial" w:cs="Arial"/>
          <w:i/>
          <w:iCs/>
          <w:color w:val="000000"/>
          <w:kern w:val="0"/>
        </w:rPr>
        <w:t>et al.</w:t>
      </w:r>
      <w:r w:rsidR="002838B7" w:rsidRPr="002838B7">
        <w:rPr>
          <w:rFonts w:ascii="Arial" w:hAnsi="Arial" w:cs="Arial"/>
          <w:color w:val="000000"/>
          <w:kern w:val="0"/>
        </w:rPr>
        <w:t>, 2023)</w:t>
      </w:r>
      <w:r w:rsidR="00FA7CE2">
        <w:rPr>
          <w:rFonts w:ascii="Arial" w:eastAsia="Times New Roman" w:hAnsi="Arial" w:cs="Arial"/>
          <w:color w:val="000000"/>
          <w:kern w:val="0"/>
          <w14:ligatures w14:val="none"/>
        </w:rPr>
        <w:fldChar w:fldCharType="end"/>
      </w:r>
      <w:r w:rsidR="00D50113">
        <w:rPr>
          <w:rFonts w:ascii="Arial" w:eastAsia="Times New Roman" w:hAnsi="Arial" w:cs="Arial"/>
          <w:color w:val="000000"/>
          <w:kern w:val="0"/>
          <w14:ligatures w14:val="none"/>
        </w:rPr>
        <w:t xml:space="preserve">. However, </w:t>
      </w:r>
      <w:r w:rsidR="00E336D1">
        <w:rPr>
          <w:rFonts w:ascii="Arial" w:eastAsia="Times New Roman" w:hAnsi="Arial" w:cs="Arial"/>
          <w:color w:val="000000"/>
          <w:kern w:val="0"/>
          <w14:ligatures w14:val="none"/>
        </w:rPr>
        <w:t>the</w:t>
      </w:r>
      <w:r w:rsidR="00EF5D8D">
        <w:rPr>
          <w:rFonts w:ascii="Arial" w:eastAsia="Times New Roman" w:hAnsi="Arial" w:cs="Arial"/>
          <w:color w:val="000000"/>
          <w:kern w:val="0"/>
          <w14:ligatures w14:val="none"/>
        </w:rPr>
        <w:t xml:space="preserve"> </w:t>
      </w:r>
      <w:proofErr w:type="spellStart"/>
      <w:r w:rsidR="00EF5D8D">
        <w:rPr>
          <w:rFonts w:ascii="Arial" w:eastAsia="Times New Roman" w:hAnsi="Arial" w:cs="Arial"/>
          <w:color w:val="000000"/>
          <w:kern w:val="0"/>
          <w14:ligatures w14:val="none"/>
        </w:rPr>
        <w:t>PFPeA</w:t>
      </w:r>
      <w:proofErr w:type="spellEnd"/>
      <w:r w:rsidR="00EF5D8D">
        <w:rPr>
          <w:rFonts w:ascii="Arial" w:eastAsia="Times New Roman" w:hAnsi="Arial" w:cs="Arial"/>
          <w:color w:val="000000"/>
          <w:kern w:val="0"/>
          <w14:ligatures w14:val="none"/>
        </w:rPr>
        <w:t xml:space="preserve"> low </w:t>
      </w:r>
      <w:r w:rsidR="00D50113">
        <w:rPr>
          <w:rFonts w:ascii="Arial" w:eastAsia="Times New Roman" w:hAnsi="Arial" w:cs="Arial"/>
          <w:color w:val="000000"/>
          <w:kern w:val="0"/>
          <w14:ligatures w14:val="none"/>
        </w:rPr>
        <w:t>group</w:t>
      </w:r>
      <w:r w:rsidR="00EF5D8D">
        <w:rPr>
          <w:rFonts w:ascii="Arial" w:eastAsia="Times New Roman" w:hAnsi="Arial" w:cs="Arial"/>
          <w:color w:val="000000"/>
          <w:kern w:val="0"/>
          <w14:ligatures w14:val="none"/>
        </w:rPr>
        <w:t xml:space="preserve"> (3.4 mg/L) represented concentrations more consistent with reported environmental observations</w:t>
      </w:r>
      <w:r w:rsidR="00E336D1">
        <w:rPr>
          <w:rFonts w:ascii="Arial" w:eastAsia="Times New Roman" w:hAnsi="Arial" w:cs="Arial"/>
          <w:color w:val="000000"/>
          <w:kern w:val="0"/>
          <w14:ligatures w14:val="none"/>
        </w:rPr>
        <w:t xml:space="preserve"> in aquatic systems</w:t>
      </w:r>
      <w:r w:rsidR="00EF5D8D">
        <w:rPr>
          <w:rFonts w:ascii="Arial" w:eastAsia="Times New Roman" w:hAnsi="Arial" w:cs="Arial"/>
          <w:color w:val="000000"/>
          <w:kern w:val="0"/>
          <w14:ligatures w14:val="none"/>
        </w:rPr>
        <w:t xml:space="preserve"> (</w:t>
      </w:r>
      <w:r w:rsidR="00260CC1">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{"citationID":"OqLSbS31","properties":{"formattedCitation":"(Kurwadkar {\\i{}et al.}, 2022)","plainCitation":"(Kurwadkar et al., 2022)","dontUpdate":true,"noteIndex":0},"citationItems":[{"id":246,"uris":["http://zotero.org/users/4161640/items/IP7F7U9P"],"itemData":{"id":246,"type":"article-journal","abstract":"Per- and polyfluoroalkyl substances (PFAS) are a family of fluorinated organic compounds of anthropogenic origin. Due to their unique chemical properties, widespread production, environmental distribution, long-term persistence, bioaccumulative potential, and associated risks for human health, PFAS have been classified as persistent organic pollutants of significant concern. Scientific evidence from the last several decades suggests that their widespread occurrence in the environment correlates with adverse effects on human health and ecology. The presence of PFAS in the aquatic environment demonstrates a close link between the anthroposphere and the hydrological cycle, and concentrations of PFAS in surface and groundwater range in value along the ng L−1–μg L−1 scale. Here, we critically reviewed the research published in the last decade on the global occurrence and distribution of PFAS in the aquatic environment. Ours is the first paper to critically evaluate the occurrence of PFAS at the continental scale and the evolving global regulatory responses to manage and mitigate the adverse human health risks posed by PFAS. The review reports that PFAS are widespread despite being phased out—they have been detected in different continents irrespective of the level of industrial development. Their occurrence far from the potential sources suggests that long-range atmospheric transport is an important pathway of PFAS distribution. Recently, several studies have investigated the health impacts of PFAS exposure—they have been detected in biota, drinking water, food, air, and human serum. In response to the emerging information about PFAS toxicity, several countries have provided administrative guidelines for PFAS in water, including Canada, the United Kingdom, Sweden, Norway, Germany, and Australia. In the US, additional regulatory measures are under consideration. Further, many PFAS have now been listed as persistent organic pollutants. This comprehensive review provides crucial baseline information on the global occurrence, distribution, and regulatory framework of PFAS.","container-title":"Science of The Total Environment","DOI":"10.1016/j.scitotenv.2021.151003","ISSN":"0048-9697","journalAbbreviation":"Sci. Total Environ.","page":"151003","source":"ScienceDirect","title":"&lt;i&gt;Per&lt;/i&gt;- and polyfluoroalkyl substances in water and wastewater: a critical review of their global occurrence and distribution","title-short":"&lt;i&gt;Per&lt;/i&gt;- and polyfluoroalkyl substances in water and wastewater","volume":"809","author":[{"family":"Kurwadkar","given":"Sudarshan"},{"family":"Dane","given":"Jason"},{"family":"Kanel","given":"Sushil R."},{"family":"Nadagouda","given":"Mallikarjuna N."},{"family":"Cawdrey","given":"Ryan W."},{"family":"Ambade","given":"Balram"},{"family":"Struckhoff","given":"Garrett C."},{"family":"Wilkin","given":"Richard"}],"issued":{"date-parts":[["2022",2,25]]}}}],"schema":"https://github.com/citation-style-language/schema/raw/master/csl-citation.json"} </w:instrText>
      </w:r>
      <w:r w:rsidR="00260CC1">
        <w:rPr>
          <w:rFonts w:ascii="Arial" w:eastAsia="Times New Roman" w:hAnsi="Arial" w:cs="Arial"/>
          <w:color w:val="000000"/>
          <w:kern w:val="0"/>
          <w14:ligatures w14:val="none"/>
        </w:rPr>
        <w:fldChar w:fldCharType="separate"/>
      </w:r>
      <w:r w:rsidR="00260CC1" w:rsidRPr="00260CC1">
        <w:rPr>
          <w:rFonts w:ascii="Arial" w:hAnsi="Arial" w:cs="Arial"/>
          <w:color w:val="000000"/>
          <w:kern w:val="0"/>
        </w:rPr>
        <w:t xml:space="preserve">Kurwadkar </w:t>
      </w:r>
      <w:r w:rsidR="00260CC1" w:rsidRPr="00260CC1">
        <w:rPr>
          <w:rFonts w:ascii="Arial" w:hAnsi="Arial" w:cs="Arial"/>
          <w:i/>
          <w:iCs/>
          <w:color w:val="000000"/>
          <w:kern w:val="0"/>
        </w:rPr>
        <w:t>et al.</w:t>
      </w:r>
      <w:r w:rsidR="00EF5D8D">
        <w:rPr>
          <w:rFonts w:ascii="Arial" w:hAnsi="Arial" w:cs="Arial"/>
          <w:color w:val="000000"/>
          <w:kern w:val="0"/>
        </w:rPr>
        <w:t xml:space="preserve">, </w:t>
      </w:r>
      <w:r w:rsidR="00260CC1" w:rsidRPr="00260CC1">
        <w:rPr>
          <w:rFonts w:ascii="Arial" w:hAnsi="Arial" w:cs="Arial"/>
          <w:color w:val="000000"/>
          <w:kern w:val="0"/>
        </w:rPr>
        <w:t>2022</w:t>
      </w:r>
      <w:r w:rsidR="00260CC1">
        <w:rPr>
          <w:rFonts w:ascii="Arial" w:eastAsia="Times New Roman" w:hAnsi="Arial" w:cs="Arial"/>
          <w:color w:val="000000"/>
          <w:kern w:val="0"/>
          <w14:ligatures w14:val="none"/>
        </w:rPr>
        <w:fldChar w:fldCharType="end"/>
      </w:r>
      <w:r w:rsidR="00EF5D8D">
        <w:rPr>
          <w:rFonts w:ascii="Arial" w:eastAsia="Times New Roman" w:hAnsi="Arial" w:cs="Arial"/>
          <w:color w:val="000000"/>
          <w:kern w:val="0"/>
          <w14:ligatures w14:val="none"/>
        </w:rPr>
        <w:t>)</w:t>
      </w:r>
      <w:r w:rsidR="0056648E">
        <w:rPr>
          <w:rFonts w:ascii="Arial" w:eastAsia="Times New Roman" w:hAnsi="Arial" w:cs="Arial"/>
          <w:color w:val="000000"/>
          <w:kern w:val="0"/>
          <w14:ligatures w14:val="none"/>
        </w:rPr>
        <w:t xml:space="preserve">. Similarly, </w:t>
      </w:r>
      <w:r w:rsidR="00EF5D8D">
        <w:rPr>
          <w:rFonts w:ascii="Arial" w:eastAsia="Times New Roman" w:hAnsi="Arial" w:cs="Arial"/>
          <w:color w:val="000000"/>
          <w:kern w:val="0"/>
          <w14:ligatures w14:val="none"/>
        </w:rPr>
        <w:t>reported C</w:t>
      </w:r>
      <w:r w:rsidR="0056648E">
        <w:rPr>
          <w:rFonts w:ascii="Arial" w:eastAsia="Times New Roman" w:hAnsi="Arial" w:cs="Arial"/>
          <w:color w:val="000000"/>
          <w:kern w:val="0"/>
          <w14:ligatures w14:val="none"/>
        </w:rPr>
        <w:t>d concentrations in aquatic systems</w:t>
      </w:r>
      <w:r w:rsidR="00EF5D8D">
        <w:rPr>
          <w:rFonts w:ascii="Arial" w:eastAsia="Times New Roman" w:hAnsi="Arial" w:cs="Arial"/>
          <w:color w:val="000000"/>
          <w:kern w:val="0"/>
          <w14:ligatures w14:val="none"/>
        </w:rPr>
        <w:t xml:space="preserve"> </w:t>
      </w:r>
      <w:r w:rsidR="00D50113">
        <w:rPr>
          <w:rFonts w:ascii="Arial" w:eastAsia="Times New Roman" w:hAnsi="Arial" w:cs="Arial"/>
          <w:color w:val="000000"/>
          <w:kern w:val="0"/>
          <w14:ligatures w14:val="none"/>
        </w:rPr>
        <w:t xml:space="preserve">may </w:t>
      </w:r>
      <w:r w:rsidR="0056648E">
        <w:rPr>
          <w:rFonts w:ascii="Arial" w:eastAsia="Times New Roman" w:hAnsi="Arial" w:cs="Arial"/>
          <w:color w:val="000000"/>
          <w:kern w:val="0"/>
          <w14:ligatures w14:val="none"/>
        </w:rPr>
        <w:t>range from</w:t>
      </w:r>
      <w:r w:rsidR="00EF5D8D">
        <w:rPr>
          <w:rFonts w:ascii="Arial" w:eastAsia="Times New Roman" w:hAnsi="Arial" w:cs="Arial"/>
          <w:color w:val="000000"/>
          <w:kern w:val="0"/>
          <w14:ligatures w14:val="none"/>
        </w:rPr>
        <w:t xml:space="preserve"> approximately</w:t>
      </w:r>
      <w:r w:rsidR="0056648E">
        <w:rPr>
          <w:rFonts w:ascii="Arial" w:eastAsia="Times New Roman" w:hAnsi="Arial" w:cs="Arial"/>
          <w:color w:val="000000"/>
          <w:kern w:val="0"/>
          <w14:ligatures w14:val="none"/>
        </w:rPr>
        <w:t xml:space="preserve"> 0.2 to 0.4 mg/L</w:t>
      </w:r>
      <w:r w:rsidR="00260CC1">
        <w:rPr>
          <w:rFonts w:ascii="Arial" w:eastAsia="Times New Roman" w:hAnsi="Arial" w:cs="Arial"/>
          <w:color w:val="000000"/>
          <w:kern w:val="0"/>
          <w14:ligatures w14:val="none"/>
        </w:rPr>
        <w:t xml:space="preserve"> </w:t>
      </w:r>
      <w:r w:rsidR="00260CC1">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{"citationID":"2KvZeymN","properties":{"formattedCitation":"(Cossa, 1988; Anzecc, 2000)","plainCitation":"(Cossa, 1988; Anzecc, 2000)","noteIndex":0},"citationItems":[{"id":247,"uris":["http://zotero.org/users/4161640/items/S4FBZRVZ"],"itemData":{"id":247,"type":"article-journal","abstract":"A worldwide literature survey of data on cadmium concentration in the soft tissue of the mussel, Mytilus spp., from 591 stations is presented. These stations are from 13 regions. Geometric means for the regions vary from 0·6 to 3·3 μg g−1 (dry weight) for the Barents Sea and the Northeastern Pacific coast, respectively. The averages of seven of these regions, for which reliable cadmium concentrations in seawater were available, were used to calculate a relationship between cadmium concentrations in seawater and mussel soft tissue. The relationship was highly significant: (Cd) mussel (μg g−1, dry weight) = 0·074 (Cd) water (ng litre−1) + 0·39 (P ≤ 0·0005). This model has been successfully applied in the context of the contamination of the Gironde estuary (France). It can also be used to define a water quality criterion for mussel maturing parks consistent with the quality criterion defined for shellfish for human consumption.","container-title":"Marine Environmental Research","DOI":"10.1016/0141-1136(88)90352-2","ISSN":"0141-1136","issue":"4","journalAbbreviation":"Mar. Environ. Res.","page":"265-284","source":"ScienceDirect","title":"Cadmium in &lt;i&gt;Mytilus&lt;/i&gt; spp.: worldwide survey and relationship between seawater and mussel content","title-short":"Cadmium in &lt;i&gt;Mytilus&lt;/i&gt; spp.","volume":"26","author":[{"family":"Cossa","given":"D."}],"issued":{"date-parts":[["1988",1,1]]}}},{"id":248,"uris":["http://zotero.org/users/4161640/items/9ITKSTFA"],"itemData":{"id":248,"type":"article-journal","container-title":"Australian and New Zealand Environment and Conservation Council and Agriculture and Resource Management Council of Australia and New Zealand, Canberra","page":"1–314","title":"Australian and New Zealand guidelines for fresh and marine water quality","volume":"1","author":[{"family":"Anzecc","given":"Armcanz"}],"issued":{"date-parts":[["2000"]]}}}],"schema":"https://github.com/citation-style-language/schema/raw/master/csl-citation.json"} </w:instrText>
      </w:r>
      <w:r w:rsidR="00260CC1">
        <w:rPr>
          <w:rFonts w:ascii="Arial" w:eastAsia="Times New Roman" w:hAnsi="Arial" w:cs="Arial"/>
          <w:color w:val="000000"/>
          <w:kern w:val="0"/>
          <w14:ligatures w14:val="none"/>
        </w:rPr>
        <w:fldChar w:fldCharType="separate"/>
      </w:r>
      <w:r w:rsidR="002838B7">
        <w:rPr>
          <w:rFonts w:ascii="Arial" w:eastAsia="Times New Roman" w:hAnsi="Arial" w:cs="Arial"/>
          <w:noProof/>
          <w:color w:val="000000"/>
          <w:kern w:val="0"/>
          <w14:ligatures w14:val="none"/>
        </w:rPr>
        <w:t>(Cossa, 1988; Anzecc, 2000)</w:t>
      </w:r>
      <w:r w:rsidR="00260CC1">
        <w:rPr>
          <w:rFonts w:ascii="Arial" w:eastAsia="Times New Roman" w:hAnsi="Arial" w:cs="Arial"/>
          <w:color w:val="000000"/>
          <w:kern w:val="0"/>
          <w14:ligatures w14:val="none"/>
        </w:rPr>
        <w:fldChar w:fldCharType="end"/>
      </w:r>
      <w:r w:rsidR="0056648E">
        <w:rPr>
          <w:rFonts w:ascii="Arial" w:eastAsia="Times New Roman" w:hAnsi="Arial" w:cs="Arial"/>
          <w:color w:val="000000"/>
          <w:kern w:val="0"/>
          <w14:ligatures w14:val="none"/>
        </w:rPr>
        <w:t xml:space="preserve">. </w:t>
      </w:r>
      <w:r w:rsidRPr="00490475">
        <w:rPr>
          <w:rFonts w:ascii="Arial" w:eastAsia="Times New Roman" w:hAnsi="Arial" w:cs="Arial"/>
          <w:color w:val="000000"/>
          <w:kern w:val="0"/>
          <w14:ligatures w14:val="none"/>
        </w:rPr>
        <w:t xml:space="preserve">We used an order-of-magnitude scale to </w:t>
      </w:r>
      <w:r w:rsidR="00E336D1">
        <w:rPr>
          <w:rFonts w:ascii="Arial" w:eastAsia="Times New Roman" w:hAnsi="Arial" w:cs="Arial"/>
          <w:color w:val="000000"/>
          <w:kern w:val="0"/>
          <w14:ligatures w14:val="none"/>
        </w:rPr>
        <w:t>evaluate</w:t>
      </w:r>
      <w:r w:rsidR="00E336D1" w:rsidRPr="00490475">
        <w:rPr>
          <w:rFonts w:ascii="Arial" w:eastAsia="Times New Roman" w:hAnsi="Arial" w:cs="Arial"/>
          <w:color w:val="000000"/>
          <w:kern w:val="0"/>
          <w14:ligatures w14:val="none"/>
        </w:rPr>
        <w:t xml:space="preserve"> </w:t>
      </w:r>
      <w:r w:rsidRPr="00490475">
        <w:rPr>
          <w:rFonts w:ascii="Arial" w:eastAsia="Times New Roman" w:hAnsi="Arial" w:cs="Arial"/>
          <w:color w:val="000000"/>
          <w:kern w:val="0"/>
          <w14:ligatures w14:val="none"/>
        </w:rPr>
        <w:t>a range of potential physiological responses</w:t>
      </w:r>
      <w:r w:rsidR="00E336D1">
        <w:rPr>
          <w:rFonts w:ascii="Arial" w:eastAsia="Times New Roman" w:hAnsi="Arial" w:cs="Arial"/>
          <w:color w:val="000000"/>
          <w:kern w:val="0"/>
          <w14:ligatures w14:val="none"/>
        </w:rPr>
        <w:t xml:space="preserve"> under controlled laboratory conditions</w:t>
      </w:r>
      <w:r w:rsidRPr="00490475">
        <w:rPr>
          <w:rFonts w:ascii="Arial" w:eastAsia="Times New Roman" w:hAnsi="Arial" w:cs="Arial"/>
          <w:color w:val="000000"/>
          <w:kern w:val="0"/>
          <w14:ligatures w14:val="none"/>
        </w:rPr>
        <w:t xml:space="preserve">, </w:t>
      </w:r>
      <w:r w:rsidR="00E336D1">
        <w:rPr>
          <w:rFonts w:ascii="Arial" w:eastAsia="Times New Roman" w:hAnsi="Arial" w:cs="Arial"/>
          <w:color w:val="000000"/>
          <w:kern w:val="0"/>
          <w14:ligatures w14:val="none"/>
        </w:rPr>
        <w:t>including concentrations</w:t>
      </w:r>
      <w:r w:rsidRPr="00490475">
        <w:rPr>
          <w:rFonts w:ascii="Arial" w:eastAsia="Times New Roman" w:hAnsi="Arial" w:cs="Arial"/>
          <w:color w:val="000000"/>
          <w:kern w:val="0"/>
          <w14:ligatures w14:val="none"/>
        </w:rPr>
        <w:t xml:space="preserve"> exceed</w:t>
      </w:r>
      <w:r w:rsidR="00E336D1">
        <w:rPr>
          <w:rFonts w:ascii="Arial" w:eastAsia="Times New Roman" w:hAnsi="Arial" w:cs="Arial"/>
          <w:color w:val="000000"/>
          <w:kern w:val="0"/>
          <w14:ligatures w14:val="none"/>
        </w:rPr>
        <w:t>ing</w:t>
      </w:r>
      <w:r w:rsidRPr="00490475">
        <w:rPr>
          <w:rFonts w:ascii="Arial" w:eastAsia="Times New Roman" w:hAnsi="Arial" w:cs="Arial"/>
          <w:color w:val="000000"/>
          <w:kern w:val="0"/>
          <w14:ligatures w14:val="none"/>
        </w:rPr>
        <w:t xml:space="preserve"> environmentally </w:t>
      </w:r>
      <w:r w:rsidR="00E336D1">
        <w:rPr>
          <w:rFonts w:ascii="Arial" w:eastAsia="Times New Roman" w:hAnsi="Arial" w:cs="Arial"/>
          <w:color w:val="000000"/>
          <w:kern w:val="0"/>
          <w14:ligatures w14:val="none"/>
        </w:rPr>
        <w:lastRenderedPageBreak/>
        <w:t>typical</w:t>
      </w:r>
      <w:r w:rsidR="00E336D1" w:rsidRPr="00490475">
        <w:rPr>
          <w:rFonts w:ascii="Arial" w:eastAsia="Times New Roman" w:hAnsi="Arial" w:cs="Arial"/>
          <w:color w:val="000000"/>
          <w:kern w:val="0"/>
          <w14:ligatures w14:val="none"/>
        </w:rPr>
        <w:t xml:space="preserve"> </w:t>
      </w:r>
      <w:r w:rsidRPr="00490475">
        <w:rPr>
          <w:rFonts w:ascii="Arial" w:eastAsia="Times New Roman" w:hAnsi="Arial" w:cs="Arial"/>
          <w:color w:val="000000"/>
          <w:kern w:val="0"/>
          <w14:ligatures w14:val="none"/>
        </w:rPr>
        <w:t>levels.</w:t>
      </w:r>
      <w:r>
        <w:rPr>
          <w:rFonts w:ascii="Arial" w:eastAsia="Times New Roman" w:hAnsi="Arial" w:cs="Arial"/>
          <w:color w:val="000000"/>
          <w:kern w:val="0"/>
          <w14:ligatures w14:val="none"/>
        </w:rPr>
        <w:t xml:space="preserve"> </w:t>
      </w:r>
      <w:r w:rsidR="00E336D1">
        <w:rPr>
          <w:rFonts w:ascii="Arial" w:eastAsia="Times New Roman" w:hAnsi="Arial" w:cs="Arial"/>
          <w:color w:val="000000"/>
          <w:kern w:val="0"/>
          <w14:ligatures w14:val="none"/>
        </w:rPr>
        <w:t xml:space="preserve">Experimental toxicology studies commonly include elevated </w:t>
      </w:r>
      <w:r w:rsidR="0056648E">
        <w:rPr>
          <w:rFonts w:ascii="Arial" w:eastAsia="Times New Roman" w:hAnsi="Arial" w:cs="Arial"/>
          <w:color w:val="000000"/>
          <w:kern w:val="0"/>
          <w14:ligatures w14:val="none"/>
        </w:rPr>
        <w:t>concentrations</w:t>
      </w:r>
      <w:r w:rsidR="00E336D1">
        <w:rPr>
          <w:rFonts w:ascii="Arial" w:eastAsia="Times New Roman" w:hAnsi="Arial" w:cs="Arial"/>
          <w:color w:val="000000"/>
          <w:kern w:val="0"/>
          <w14:ligatures w14:val="none"/>
        </w:rPr>
        <w:t xml:space="preserve"> when </w:t>
      </w:r>
      <w:r>
        <w:rPr>
          <w:rFonts w:ascii="Arial" w:eastAsia="Times New Roman" w:hAnsi="Arial" w:cs="Arial"/>
          <w:color w:val="000000"/>
          <w:kern w:val="0"/>
          <w14:ligatures w14:val="none"/>
        </w:rPr>
        <w:t xml:space="preserve">toxicological </w:t>
      </w:r>
      <w:r w:rsidR="00E336D1">
        <w:rPr>
          <w:rFonts w:ascii="Arial" w:eastAsia="Times New Roman" w:hAnsi="Arial" w:cs="Arial"/>
          <w:color w:val="000000"/>
          <w:kern w:val="0"/>
          <w14:ligatures w14:val="none"/>
        </w:rPr>
        <w:t xml:space="preserve">thresholds and biomarker responses remain poorly understood </w:t>
      </w:r>
      <w:r w:rsidR="00260CC1">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{"citationID":"wTKU2eiC","properties":{"formattedCitation":"(Everds {\\i{}et al.}, 2013; Lewis {\\i{}et al.}, 2024)","plainCitation":"(Everds et al., 2013; Lewis et al., 2024)","noteIndex":0},"citationItems":[{"id":250,"uris":["http://zotero.org/users/4161640/items/VQ4AYXWI"],"itemData":{"id":250,"type":"article-journal","container-title":"Toxicologic Pathology","issue":"4","journalAbbreviation":"Toxicol Pathol.","note":"publisher: Sage Publications Sage CA: Los Angeles, CA","page":"560–614","title":"Interpreting stress responses during routine toxicity studies: a review of the biology, impact, and assessment","volume":"41","author":[{"family":"Everds","given":"Nancy E"},{"family":"Snyder","given":"Paul W"},{"family":"Bailey","given":"Keith L"},{"family":"Bolon","given":"Brad"},{"family":"Creasy","given":"Dianne M"},{"family":"Foley","given":"George L"},{"family":"Rosol","given":"Thomas J"},{"family":"Sellers","given":"Teresa"}],"issued":{"date-parts":[["2013"]]}}},{"id":249,"uris":["http://zotero.org/users/4161640/items/JRTPER2S"],"itemData":{"id":249,"type":"article-journal","container-title":"Regulatory Toxicology and Pharmacology","DOI":"10.1016/j.yrtph.2024.105585","ISSN":"0273-2300","journalAbbreviation":"RTP","page":"105585","source":"ScienceDirect","title":"Considerations for the development of guidance on dose level selection for developmental and reproductive toxicity studies","volume":"148","author":[{"family":"Lewis","given":"R. W."},{"family":"Andrus","given":"A. K."},{"family":"Arroyo","given":"J."},{"family":"Brescia","given":"S."},{"family":"Botham","given":"P. A."},{"family":"Corvaro","given":"M."},{"family":"Daston","given":"G. P."},{"family":"Hofmann","given":"T."},{"family":"Rodriguez","given":"C."},{"family":"Sewell","given":"F."},{"family":"Ravenzwaay","given":"B.","non-dropping-particle":"van"},{"family":"Wiench","given":"K."},{"family":"Marty","given":"S."}],"issued":{"date-parts":[["2024",3,1]]}}}],"schema":"https://github.com/citation-style-language/schema/raw/master/csl-citation.json"} </w:instrText>
      </w:r>
      <w:r w:rsidR="00260CC1">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(Everds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2013; Lewis </w:t>
      </w:r>
      <w:r w:rsidR="002838B7" w:rsidRPr="002838B7">
        <w:rPr>
          <w:rFonts w:ascii="Arial" w:hAnsi="Arial" w:cs="Arial"/>
          <w:i/>
          <w:iCs/>
          <w:color w:val="000000"/>
          <w:kern w:val="0"/>
        </w:rPr>
        <w:t>et al.</w:t>
      </w:r>
      <w:r w:rsidR="002838B7" w:rsidRPr="002838B7">
        <w:rPr>
          <w:rFonts w:ascii="Arial" w:hAnsi="Arial" w:cs="Arial"/>
          <w:color w:val="000000"/>
          <w:kern w:val="0"/>
        </w:rPr>
        <w:t>, 2024)</w:t>
      </w:r>
      <w:r w:rsidR="00260CC1">
        <w:rPr>
          <w:rFonts w:ascii="Arial" w:eastAsia="Times New Roman" w:hAnsi="Arial" w:cs="Arial"/>
          <w:color w:val="000000"/>
          <w:kern w:val="0"/>
          <w14:ligatures w14:val="none"/>
        </w:rPr>
        <w:fldChar w:fldCharType="end"/>
      </w:r>
      <w:r w:rsidR="00D73773">
        <w:rPr>
          <w:rFonts w:ascii="Arial" w:eastAsia="Times New Roman" w:hAnsi="Arial" w:cs="Arial"/>
          <w:color w:val="000000"/>
          <w:kern w:val="0"/>
          <w14:ligatures w14:val="none"/>
        </w:rPr>
        <w:t xml:space="preserve">. </w:t>
      </w:r>
    </w:p>
    <w:p w14:paraId="5F10FD7F" w14:textId="5D2D73C8" w:rsidR="0056648E" w:rsidRPr="00122893" w:rsidRDefault="00490475" w:rsidP="0056648E">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We used 15 individuals (three </w:t>
      </w:r>
      <w:r w:rsidR="00E336D1">
        <w:rPr>
          <w:rFonts w:ascii="Arial" w:eastAsia="Times New Roman" w:hAnsi="Arial" w:cs="Arial"/>
          <w:color w:val="000000"/>
          <w:kern w:val="0"/>
          <w14:ligatures w14:val="none"/>
        </w:rPr>
        <w:t xml:space="preserve">fish </w:t>
      </w:r>
      <w:r>
        <w:rPr>
          <w:rFonts w:ascii="Arial" w:eastAsia="Times New Roman" w:hAnsi="Arial" w:cs="Arial"/>
          <w:color w:val="000000"/>
          <w:kern w:val="0"/>
          <w14:ligatures w14:val="none"/>
        </w:rPr>
        <w:t xml:space="preserve">per </w:t>
      </w:r>
      <w:r w:rsidR="00D50113">
        <w:rPr>
          <w:rFonts w:ascii="Arial" w:eastAsia="Times New Roman" w:hAnsi="Arial" w:cs="Arial"/>
          <w:color w:val="000000"/>
          <w:kern w:val="0"/>
          <w14:ligatures w14:val="none"/>
        </w:rPr>
        <w:t>group</w:t>
      </w:r>
      <w:r>
        <w:rPr>
          <w:rFonts w:ascii="Arial" w:eastAsia="Times New Roman" w:hAnsi="Arial" w:cs="Arial"/>
          <w:color w:val="000000"/>
          <w:kern w:val="0"/>
          <w14:ligatures w14:val="none"/>
        </w:rPr>
        <w:t>) to</w:t>
      </w:r>
      <w:r w:rsidR="00E336D1">
        <w:rPr>
          <w:rFonts w:ascii="Arial" w:eastAsia="Times New Roman" w:hAnsi="Arial" w:cs="Arial"/>
          <w:color w:val="000000"/>
          <w:kern w:val="0"/>
          <w14:ligatures w14:val="none"/>
        </w:rPr>
        <w:t xml:space="preserve"> balance</w:t>
      </w:r>
      <w:r>
        <w:rPr>
          <w:rFonts w:ascii="Arial" w:eastAsia="Times New Roman" w:hAnsi="Arial" w:cs="Arial"/>
          <w:color w:val="000000"/>
          <w:kern w:val="0"/>
          <w14:ligatures w14:val="none"/>
        </w:rPr>
        <w:t xml:space="preserve"> replication</w:t>
      </w:r>
      <w:r w:rsidR="00E336D1">
        <w:rPr>
          <w:rFonts w:ascii="Arial" w:eastAsia="Times New Roman" w:hAnsi="Arial" w:cs="Arial"/>
          <w:color w:val="000000"/>
          <w:kern w:val="0"/>
          <w14:ligatures w14:val="none"/>
        </w:rPr>
        <w:t xml:space="preserve"> with available</w:t>
      </w:r>
      <w:r>
        <w:rPr>
          <w:rFonts w:ascii="Arial" w:eastAsia="Times New Roman" w:hAnsi="Arial" w:cs="Arial"/>
          <w:color w:val="000000"/>
          <w:kern w:val="0"/>
          <w14:ligatures w14:val="none"/>
        </w:rPr>
        <w:t xml:space="preserve"> space</w:t>
      </w:r>
      <w:r w:rsidR="00E336D1">
        <w:rPr>
          <w:rFonts w:ascii="Arial" w:eastAsia="Times New Roman" w:hAnsi="Arial" w:cs="Arial"/>
          <w:color w:val="000000"/>
          <w:kern w:val="0"/>
          <w14:ligatures w14:val="none"/>
        </w:rPr>
        <w:t>, animal-care considerations, and the need for repeated blood sampling. Throughout the study, we monitored the fish daily and did not feed the bass</w:t>
      </w:r>
      <w:r w:rsidR="00D50113">
        <w:rPr>
          <w:rFonts w:ascii="Arial" w:eastAsia="Times New Roman" w:hAnsi="Arial" w:cs="Arial"/>
          <w:color w:val="000000"/>
          <w:kern w:val="0"/>
          <w14:ligatures w14:val="none"/>
        </w:rPr>
        <w:t xml:space="preserve"> </w:t>
      </w:r>
      <w:r w:rsidR="00D50113" w:rsidRPr="00D50113">
        <w:rPr>
          <w:rFonts w:ascii="Arial" w:eastAsia="Times New Roman" w:hAnsi="Arial" w:cs="Arial"/>
          <w:color w:val="000000"/>
          <w:kern w:val="0"/>
          <w14:ligatures w14:val="none"/>
        </w:rPr>
        <w:t>to minimize variation in physiological responses associated with differential feeding activity and digestion during repeated blood samplin</w:t>
      </w:r>
      <w:r w:rsidR="00D50113">
        <w:rPr>
          <w:rFonts w:ascii="Arial" w:eastAsia="Times New Roman" w:hAnsi="Arial" w:cs="Arial"/>
          <w:color w:val="000000"/>
          <w:kern w:val="0"/>
          <w14:ligatures w14:val="none"/>
        </w:rPr>
        <w:t>g</w:t>
      </w:r>
      <w:r w:rsidR="0056648E">
        <w:rPr>
          <w:rFonts w:ascii="Arial" w:eastAsia="Times New Roman" w:hAnsi="Arial" w:cs="Arial"/>
          <w:color w:val="000000"/>
          <w:kern w:val="0"/>
          <w14:ligatures w14:val="none"/>
        </w:rPr>
        <w:t>.</w:t>
      </w:r>
    </w:p>
    <w:p w14:paraId="6724759E" w14:textId="77777777" w:rsidR="0056648E" w:rsidRPr="0056648E" w:rsidRDefault="0056648E" w:rsidP="0056648E">
      <w:pPr>
        <w:spacing w:line="480" w:lineRule="auto"/>
        <w:rPr>
          <w:rFonts w:ascii="Arial" w:eastAsia="Times New Roman" w:hAnsi="Arial" w:cs="Arial"/>
          <w:color w:val="000000"/>
          <w:kern w:val="0"/>
          <w14:ligatures w14:val="none"/>
        </w:rPr>
      </w:pPr>
    </w:p>
    <w:p w14:paraId="1C984039" w14:textId="0617015D" w:rsidR="0045522C" w:rsidRPr="00122893" w:rsidRDefault="0045522C" w:rsidP="00207381">
      <w:pPr>
        <w:spacing w:line="480" w:lineRule="auto"/>
        <w:rPr>
          <w:rFonts w:ascii="Arial" w:eastAsia="Times New Roman" w:hAnsi="Arial" w:cs="Arial"/>
          <w:kern w:val="0"/>
          <w14:ligatures w14:val="none"/>
        </w:rPr>
      </w:pPr>
      <w:r w:rsidRPr="00122893">
        <w:rPr>
          <w:rFonts w:ascii="Arial" w:eastAsia="Times New Roman" w:hAnsi="Arial" w:cs="Arial"/>
          <w:i/>
          <w:iCs/>
          <w:color w:val="000000"/>
          <w:kern w:val="0"/>
          <w14:ligatures w14:val="none"/>
        </w:rPr>
        <w:t>2.2</w:t>
      </w:r>
      <w:r w:rsidR="008A768D">
        <w:rPr>
          <w:rFonts w:ascii="Arial" w:eastAsia="Times New Roman" w:hAnsi="Arial" w:cs="Arial"/>
          <w:i/>
          <w:iCs/>
          <w:color w:val="000000"/>
          <w:kern w:val="0"/>
          <w14:ligatures w14:val="none"/>
        </w:rPr>
        <w:t>.</w:t>
      </w:r>
      <w:r w:rsidRPr="00122893">
        <w:rPr>
          <w:rFonts w:ascii="Arial" w:eastAsia="Times New Roman" w:hAnsi="Arial" w:cs="Arial"/>
          <w:i/>
          <w:iCs/>
          <w:color w:val="000000"/>
          <w:kern w:val="0"/>
          <w14:ligatures w14:val="none"/>
        </w:rPr>
        <w:t xml:space="preserve"> </w:t>
      </w:r>
      <w:r w:rsidR="00292FF5" w:rsidRPr="00122893">
        <w:rPr>
          <w:rFonts w:ascii="Arial" w:eastAsia="Times New Roman" w:hAnsi="Arial" w:cs="Arial"/>
          <w:i/>
          <w:iCs/>
          <w:color w:val="000000"/>
          <w:kern w:val="0"/>
          <w14:ligatures w14:val="none"/>
        </w:rPr>
        <w:t>Experimental Timeline</w:t>
      </w:r>
    </w:p>
    <w:p w14:paraId="779963B3" w14:textId="566FB350" w:rsidR="00260B96" w:rsidRDefault="00292FF5" w:rsidP="00207381">
      <w:pPr>
        <w:spacing w:line="480" w:lineRule="auto"/>
        <w:ind w:firstLine="720"/>
        <w:rPr>
          <w:rFonts w:ascii="Arial" w:eastAsia="Times New Roman" w:hAnsi="Arial" w:cs="Arial"/>
          <w:color w:val="000000"/>
          <w:kern w:val="0"/>
          <w14:ligatures w14:val="none"/>
        </w:rPr>
      </w:pPr>
      <w:r w:rsidRPr="00122893">
        <w:rPr>
          <w:rFonts w:ascii="Arial" w:eastAsia="Times New Roman" w:hAnsi="Arial" w:cs="Arial"/>
          <w:color w:val="000000"/>
          <w:kern w:val="0"/>
          <w14:ligatures w14:val="none"/>
        </w:rPr>
        <w:t xml:space="preserve">Our study </w:t>
      </w:r>
      <w:r w:rsidR="007A6340">
        <w:rPr>
          <w:rFonts w:ascii="Arial" w:eastAsia="Times New Roman" w:hAnsi="Arial" w:cs="Arial"/>
          <w:color w:val="000000"/>
          <w:kern w:val="0"/>
          <w14:ligatures w14:val="none"/>
        </w:rPr>
        <w:t>la</w:t>
      </w:r>
      <w:r w:rsidRPr="00122893">
        <w:rPr>
          <w:rFonts w:ascii="Arial" w:eastAsia="Times New Roman" w:hAnsi="Arial" w:cs="Arial"/>
          <w:color w:val="000000"/>
          <w:kern w:val="0"/>
          <w14:ligatures w14:val="none"/>
        </w:rPr>
        <w:t>sted 22 days (Figure 2). On day 1, the Louisiana Department of Wildlife and Fisheries</w:t>
      </w:r>
      <w:del w:id="48" w:author="Reviewer" w:date="2026-09-04T13:38:00Z" w16du:dateUtc="2026-09-04T18:38:00Z">
        <w:r w:rsidRPr="00122893" w:rsidDel="005C3B54">
          <w:rPr>
            <w:rFonts w:ascii="Arial" w:eastAsia="Times New Roman" w:hAnsi="Arial" w:cs="Arial"/>
            <w:color w:val="000000"/>
            <w:kern w:val="0"/>
            <w14:ligatures w14:val="none"/>
          </w:rPr>
          <w:delText xml:space="preserve"> (LDWF)</w:delText>
        </w:r>
      </w:del>
      <w:r w:rsidRPr="00122893">
        <w:rPr>
          <w:rFonts w:ascii="Arial" w:eastAsia="Times New Roman" w:hAnsi="Arial" w:cs="Arial"/>
          <w:color w:val="000000"/>
          <w:kern w:val="0"/>
          <w14:ligatures w14:val="none"/>
        </w:rPr>
        <w:t xml:space="preserve"> supplied bass collected </w:t>
      </w:r>
      <w:r w:rsidR="007A6340">
        <w:rPr>
          <w:rFonts w:ascii="Arial" w:eastAsia="Times New Roman" w:hAnsi="Arial" w:cs="Arial"/>
          <w:color w:val="000000"/>
          <w:kern w:val="0"/>
          <w14:ligatures w14:val="none"/>
        </w:rPr>
        <w:t>through</w:t>
      </w:r>
      <w:r w:rsidRPr="00122893">
        <w:rPr>
          <w:rFonts w:ascii="Arial" w:eastAsia="Times New Roman" w:hAnsi="Arial" w:cs="Arial"/>
          <w:color w:val="000000"/>
          <w:kern w:val="0"/>
          <w14:ligatures w14:val="none"/>
        </w:rPr>
        <w:t xml:space="preserve"> boat electrofishing from holding ponds at the Huey P. Long Fish Hatchery</w:t>
      </w:r>
      <w:r w:rsidR="007A6340">
        <w:rPr>
          <w:rFonts w:ascii="Arial" w:eastAsia="Times New Roman" w:hAnsi="Arial" w:cs="Arial"/>
          <w:color w:val="000000"/>
          <w:kern w:val="0"/>
          <w14:ligatures w14:val="none"/>
        </w:rPr>
        <w:t xml:space="preserve"> in</w:t>
      </w:r>
      <w:r w:rsidRPr="00122893">
        <w:rPr>
          <w:rFonts w:ascii="Arial" w:eastAsia="Times New Roman" w:hAnsi="Arial" w:cs="Arial"/>
          <w:color w:val="000000"/>
          <w:kern w:val="0"/>
          <w14:ligatures w14:val="none"/>
        </w:rPr>
        <w:t xml:space="preserve"> Lacombe, Louisiana, USA. L</w:t>
      </w:r>
      <w:ins w:id="49" w:author="Reviewer" w:date="2026-09-04T13:38:00Z" w16du:dateUtc="2026-09-04T18:38:00Z">
        <w:r w:rsidR="005C3B54">
          <w:rPr>
            <w:rFonts w:ascii="Arial" w:eastAsia="Times New Roman" w:hAnsi="Arial" w:cs="Arial"/>
            <w:color w:val="000000"/>
            <w:kern w:val="0"/>
            <w14:ligatures w14:val="none"/>
          </w:rPr>
          <w:t xml:space="preserve">ouisiana </w:t>
        </w:r>
      </w:ins>
      <w:r w:rsidRPr="00122893">
        <w:rPr>
          <w:rFonts w:ascii="Arial" w:eastAsia="Times New Roman" w:hAnsi="Arial" w:cs="Arial"/>
          <w:color w:val="000000"/>
          <w:kern w:val="0"/>
          <w14:ligatures w14:val="none"/>
        </w:rPr>
        <w:t>D</w:t>
      </w:r>
      <w:ins w:id="50" w:author="Reviewer" w:date="2026-09-04T13:38:00Z" w16du:dateUtc="2026-09-04T18:38:00Z">
        <w:r w:rsidR="005C3B54">
          <w:rPr>
            <w:rFonts w:ascii="Arial" w:eastAsia="Times New Roman" w:hAnsi="Arial" w:cs="Arial"/>
            <w:color w:val="000000"/>
            <w:kern w:val="0"/>
            <w14:ligatures w14:val="none"/>
          </w:rPr>
          <w:t>epar</w:t>
        </w:r>
      </w:ins>
      <w:ins w:id="51" w:author="Reviewer" w:date="2026-09-04T13:39:00Z" w16du:dateUtc="2026-09-04T18:39:00Z">
        <w:r w:rsidR="005C3B54">
          <w:rPr>
            <w:rFonts w:ascii="Arial" w:eastAsia="Times New Roman" w:hAnsi="Arial" w:cs="Arial"/>
            <w:color w:val="000000"/>
            <w:kern w:val="0"/>
            <w14:ligatures w14:val="none"/>
          </w:rPr>
          <w:t xml:space="preserve">tment of </w:t>
        </w:r>
      </w:ins>
      <w:r w:rsidRPr="00122893">
        <w:rPr>
          <w:rFonts w:ascii="Arial" w:eastAsia="Times New Roman" w:hAnsi="Arial" w:cs="Arial"/>
          <w:color w:val="000000"/>
          <w:kern w:val="0"/>
          <w14:ligatures w14:val="none"/>
        </w:rPr>
        <w:t>W</w:t>
      </w:r>
      <w:ins w:id="52" w:author="Reviewer" w:date="2026-09-04T13:39:00Z" w16du:dateUtc="2026-09-04T18:39:00Z">
        <w:r w:rsidR="005C3B54">
          <w:rPr>
            <w:rFonts w:ascii="Arial" w:eastAsia="Times New Roman" w:hAnsi="Arial" w:cs="Arial"/>
            <w:color w:val="000000"/>
            <w:kern w:val="0"/>
            <w14:ligatures w14:val="none"/>
          </w:rPr>
          <w:t xml:space="preserve">ildlife and </w:t>
        </w:r>
      </w:ins>
      <w:r w:rsidRPr="00122893">
        <w:rPr>
          <w:rFonts w:ascii="Arial" w:eastAsia="Times New Roman" w:hAnsi="Arial" w:cs="Arial"/>
          <w:color w:val="000000"/>
          <w:kern w:val="0"/>
          <w14:ligatures w14:val="none"/>
        </w:rPr>
        <w:t>F</w:t>
      </w:r>
      <w:ins w:id="53" w:author="Reviewer" w:date="2026-09-04T13:39:00Z" w16du:dateUtc="2026-09-04T18:39:00Z">
        <w:r w:rsidR="005C3B54">
          <w:rPr>
            <w:rFonts w:ascii="Arial" w:eastAsia="Times New Roman" w:hAnsi="Arial" w:cs="Arial"/>
            <w:color w:val="000000"/>
            <w:kern w:val="0"/>
            <w14:ligatures w14:val="none"/>
          </w:rPr>
          <w:t>isheries</w:t>
        </w:r>
      </w:ins>
      <w:r w:rsidRPr="00122893">
        <w:rPr>
          <w:rFonts w:ascii="Arial" w:eastAsia="Times New Roman" w:hAnsi="Arial" w:cs="Arial"/>
          <w:color w:val="000000"/>
          <w:kern w:val="0"/>
          <w14:ligatures w14:val="none"/>
        </w:rPr>
        <w:t xml:space="preserve"> </w:t>
      </w:r>
      <w:r w:rsidR="002B4533">
        <w:rPr>
          <w:rFonts w:ascii="Arial" w:eastAsia="Times New Roman" w:hAnsi="Arial" w:cs="Arial"/>
          <w:color w:val="000000"/>
          <w:kern w:val="0"/>
          <w14:ligatures w14:val="none"/>
        </w:rPr>
        <w:t xml:space="preserve">employees </w:t>
      </w:r>
      <w:r w:rsidR="007A6340">
        <w:rPr>
          <w:rFonts w:ascii="Arial" w:eastAsia="Times New Roman" w:hAnsi="Arial" w:cs="Arial"/>
          <w:color w:val="000000"/>
          <w:kern w:val="0"/>
          <w14:ligatures w14:val="none"/>
        </w:rPr>
        <w:t>prompt</w:t>
      </w:r>
      <w:r w:rsidRPr="00122893">
        <w:rPr>
          <w:rFonts w:ascii="Arial" w:eastAsia="Times New Roman" w:hAnsi="Arial" w:cs="Arial"/>
          <w:color w:val="000000"/>
          <w:kern w:val="0"/>
          <w14:ligatures w14:val="none"/>
        </w:rPr>
        <w:t xml:space="preserve">ly </w:t>
      </w:r>
      <w:r w:rsidR="00260B96">
        <w:rPr>
          <w:rFonts w:ascii="Arial" w:eastAsia="Times New Roman" w:hAnsi="Arial" w:cs="Arial"/>
          <w:color w:val="000000"/>
          <w:kern w:val="0"/>
          <w14:ligatures w14:val="none"/>
        </w:rPr>
        <w:t>transported</w:t>
      </w:r>
      <w:r w:rsidRPr="00122893">
        <w:rPr>
          <w:rFonts w:ascii="Arial" w:eastAsia="Times New Roman" w:hAnsi="Arial" w:cs="Arial"/>
          <w:color w:val="000000"/>
          <w:kern w:val="0"/>
          <w14:ligatures w14:val="none"/>
        </w:rPr>
        <w:t xml:space="preserve"> the </w:t>
      </w:r>
      <w:r w:rsidR="00260B96">
        <w:rPr>
          <w:rFonts w:ascii="Arial" w:eastAsia="Times New Roman" w:hAnsi="Arial" w:cs="Arial"/>
          <w:color w:val="000000"/>
          <w:kern w:val="0"/>
          <w14:ligatures w14:val="none"/>
        </w:rPr>
        <w:t>fish</w:t>
      </w:r>
      <w:r w:rsidRPr="00122893">
        <w:rPr>
          <w:rFonts w:ascii="Arial" w:eastAsia="Times New Roman" w:hAnsi="Arial" w:cs="Arial"/>
          <w:color w:val="000000"/>
          <w:kern w:val="0"/>
          <w14:ligatures w14:val="none"/>
        </w:rPr>
        <w:t xml:space="preserve"> in </w:t>
      </w:r>
      <w:r w:rsidR="00260B96">
        <w:rPr>
          <w:rFonts w:ascii="Arial" w:eastAsia="Times New Roman" w:hAnsi="Arial" w:cs="Arial"/>
          <w:color w:val="000000"/>
          <w:kern w:val="0"/>
          <w14:ligatures w14:val="none"/>
        </w:rPr>
        <w:t>an</w:t>
      </w:r>
      <w:r w:rsidRPr="00122893">
        <w:rPr>
          <w:rFonts w:ascii="Arial" w:eastAsia="Times New Roman" w:hAnsi="Arial" w:cs="Arial"/>
          <w:color w:val="000000"/>
          <w:kern w:val="0"/>
          <w14:ligatures w14:val="none"/>
        </w:rPr>
        <w:t xml:space="preserve"> aerated livewell to Southeastern Louisiana University</w:t>
      </w:r>
      <w:r w:rsidR="007A6340">
        <w:rPr>
          <w:rFonts w:ascii="Arial" w:eastAsia="Times New Roman" w:hAnsi="Arial" w:cs="Arial"/>
          <w:color w:val="000000"/>
          <w:kern w:val="0"/>
          <w14:ligatures w14:val="none"/>
        </w:rPr>
        <w:t xml:space="preserve"> in</w:t>
      </w:r>
      <w:r w:rsidRPr="00122893">
        <w:rPr>
          <w:rFonts w:ascii="Arial" w:eastAsia="Times New Roman" w:hAnsi="Arial" w:cs="Arial"/>
          <w:color w:val="000000"/>
          <w:kern w:val="0"/>
          <w14:ligatures w14:val="none"/>
        </w:rPr>
        <w:t xml:space="preserve"> Hammond, Louisiana, USA. </w:t>
      </w:r>
      <w:r w:rsidR="007A6340">
        <w:rPr>
          <w:rFonts w:ascii="Arial" w:eastAsia="Times New Roman" w:hAnsi="Arial" w:cs="Arial"/>
          <w:color w:val="000000"/>
          <w:kern w:val="0"/>
          <w14:ligatures w14:val="none"/>
        </w:rPr>
        <w:t>Upo</w:t>
      </w:r>
      <w:r w:rsidRPr="00122893">
        <w:rPr>
          <w:rFonts w:ascii="Arial" w:eastAsia="Times New Roman" w:hAnsi="Arial" w:cs="Arial"/>
          <w:color w:val="000000"/>
          <w:kern w:val="0"/>
          <w14:ligatures w14:val="none"/>
        </w:rPr>
        <w:t>n arrival, we recorded</w:t>
      </w:r>
      <w:r w:rsidR="007A6340">
        <w:rPr>
          <w:rFonts w:ascii="Arial" w:eastAsia="Times New Roman" w:hAnsi="Arial" w:cs="Arial"/>
          <w:color w:val="000000"/>
          <w:kern w:val="0"/>
          <w14:ligatures w14:val="none"/>
        </w:rPr>
        <w:t xml:space="preserve"> </w:t>
      </w:r>
      <w:r w:rsidR="00260B96">
        <w:rPr>
          <w:rFonts w:ascii="Arial" w:eastAsia="Times New Roman" w:hAnsi="Arial" w:cs="Arial"/>
          <w:color w:val="000000"/>
          <w:kern w:val="0"/>
          <w14:ligatures w14:val="none"/>
        </w:rPr>
        <w:t xml:space="preserve">the </w:t>
      </w:r>
      <w:r w:rsidRPr="00122893">
        <w:rPr>
          <w:rFonts w:ascii="Arial" w:eastAsia="Times New Roman" w:hAnsi="Arial" w:cs="Arial"/>
          <w:color w:val="000000"/>
          <w:kern w:val="0"/>
          <w14:ligatures w14:val="none"/>
        </w:rPr>
        <w:t>total length</w:t>
      </w:r>
      <w:del w:id="54" w:author="Reviewer" w:date="2026-09-04T13:39:00Z" w16du:dateUtc="2026-09-04T18:39:00Z">
        <w:r w:rsidRPr="00122893" w:rsidDel="005C3B54">
          <w:rPr>
            <w:rFonts w:ascii="Arial" w:eastAsia="Times New Roman" w:hAnsi="Arial" w:cs="Arial"/>
            <w:color w:val="000000"/>
            <w:kern w:val="0"/>
            <w14:ligatures w14:val="none"/>
          </w:rPr>
          <w:delText xml:space="preserve"> (TL)</w:delText>
        </w:r>
      </w:del>
      <w:r w:rsidRPr="00122893">
        <w:rPr>
          <w:rFonts w:ascii="Arial" w:eastAsia="Times New Roman" w:hAnsi="Arial" w:cs="Arial"/>
          <w:color w:val="000000"/>
          <w:kern w:val="0"/>
          <w14:ligatures w14:val="none"/>
        </w:rPr>
        <w:t xml:space="preserve"> and </w:t>
      </w:r>
      <w:del w:id="55" w:author="Reviewer" w:date="2026-09-04T13:39:00Z" w16du:dateUtc="2026-09-04T18:39:00Z">
        <w:r w:rsidRPr="00122893" w:rsidDel="005C3B54">
          <w:rPr>
            <w:rFonts w:ascii="Arial" w:eastAsia="Times New Roman" w:hAnsi="Arial" w:cs="Arial"/>
            <w:color w:val="000000"/>
            <w:kern w:val="0"/>
            <w14:ligatures w14:val="none"/>
          </w:rPr>
          <w:delText>weight (Wt)</w:delText>
        </w:r>
      </w:del>
      <w:ins w:id="56" w:author="Reviewer" w:date="2026-09-04T13:39:00Z" w16du:dateUtc="2026-09-04T18:39:00Z">
        <w:r w:rsidR="005C3B54">
          <w:rPr>
            <w:rFonts w:ascii="Arial" w:eastAsia="Times New Roman" w:hAnsi="Arial" w:cs="Arial"/>
            <w:color w:val="000000"/>
            <w:kern w:val="0"/>
            <w14:ligatures w14:val="none"/>
          </w:rPr>
          <w:t>body mass</w:t>
        </w:r>
      </w:ins>
      <w:r w:rsidRPr="00122893">
        <w:rPr>
          <w:rFonts w:ascii="Arial" w:eastAsia="Times New Roman" w:hAnsi="Arial" w:cs="Arial"/>
          <w:color w:val="000000"/>
          <w:kern w:val="0"/>
          <w14:ligatures w14:val="none"/>
        </w:rPr>
        <w:t xml:space="preserve"> of 15 bass</w:t>
      </w:r>
      <w:r w:rsidR="00260B96">
        <w:rPr>
          <w:rFonts w:ascii="Arial" w:eastAsia="Times New Roman" w:hAnsi="Arial" w:cs="Arial"/>
          <w:color w:val="000000"/>
          <w:kern w:val="0"/>
          <w14:ligatures w14:val="none"/>
        </w:rPr>
        <w:t xml:space="preserve"> and placed each individual into </w:t>
      </w:r>
      <w:r w:rsidR="002B4533">
        <w:rPr>
          <w:rFonts w:ascii="Arial" w:eastAsia="Times New Roman" w:hAnsi="Arial" w:cs="Arial"/>
          <w:color w:val="000000"/>
          <w:kern w:val="0"/>
          <w14:ligatures w14:val="none"/>
        </w:rPr>
        <w:t xml:space="preserve">their </w:t>
      </w:r>
      <w:r w:rsidR="00260B96">
        <w:rPr>
          <w:rFonts w:ascii="Arial" w:eastAsia="Times New Roman" w:hAnsi="Arial" w:cs="Arial"/>
          <w:color w:val="000000"/>
          <w:kern w:val="0"/>
          <w14:ligatures w14:val="none"/>
        </w:rPr>
        <w:t xml:space="preserve">assigned tank </w:t>
      </w:r>
      <w:r w:rsidRPr="00122893">
        <w:rPr>
          <w:rFonts w:ascii="Arial" w:eastAsia="Times New Roman" w:hAnsi="Arial" w:cs="Arial"/>
          <w:color w:val="000000"/>
          <w:kern w:val="0"/>
          <w14:ligatures w14:val="none"/>
        </w:rPr>
        <w:t xml:space="preserve">(aquaculture design described </w:t>
      </w:r>
      <w:r w:rsidR="002B4533">
        <w:rPr>
          <w:rFonts w:ascii="Arial" w:eastAsia="Times New Roman" w:hAnsi="Arial" w:cs="Arial"/>
          <w:color w:val="000000"/>
          <w:kern w:val="0"/>
          <w14:ligatures w14:val="none"/>
        </w:rPr>
        <w:t xml:space="preserve">in the </w:t>
      </w:r>
      <w:r w:rsidR="002B4533">
        <w:rPr>
          <w:rFonts w:ascii="Arial" w:eastAsia="Times New Roman" w:hAnsi="Arial" w:cs="Arial"/>
          <w:i/>
          <w:iCs/>
          <w:color w:val="000000"/>
          <w:kern w:val="0"/>
          <w14:ligatures w14:val="none"/>
        </w:rPr>
        <w:t xml:space="preserve">Aquaculture Tank Design </w:t>
      </w:r>
      <w:r w:rsidR="002B4533">
        <w:rPr>
          <w:rFonts w:ascii="Arial" w:eastAsia="Times New Roman" w:hAnsi="Arial" w:cs="Arial"/>
          <w:color w:val="000000"/>
          <w:kern w:val="0"/>
          <w14:ligatures w14:val="none"/>
        </w:rPr>
        <w:t>section above</w:t>
      </w:r>
      <w:r w:rsidRPr="00122893">
        <w:rPr>
          <w:rFonts w:ascii="Arial" w:eastAsia="Times New Roman" w:hAnsi="Arial" w:cs="Arial"/>
          <w:color w:val="000000"/>
          <w:kern w:val="0"/>
          <w14:ligatures w14:val="none"/>
        </w:rPr>
        <w:t xml:space="preserve">; Figure 2). </w:t>
      </w:r>
    </w:p>
    <w:p w14:paraId="7DB6CB5A" w14:textId="1F133255" w:rsidR="00991BBD" w:rsidRDefault="00260B96" w:rsidP="00207381">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W</w:t>
      </w:r>
      <w:r w:rsidR="00292FF5" w:rsidRPr="00122893">
        <w:rPr>
          <w:rFonts w:ascii="Arial" w:eastAsia="Times New Roman" w:hAnsi="Arial" w:cs="Arial"/>
          <w:color w:val="000000"/>
          <w:kern w:val="0"/>
          <w14:ligatures w14:val="none"/>
        </w:rPr>
        <w:t>e allowed</w:t>
      </w:r>
      <w:r w:rsidR="007A6340">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 xml:space="preserve">the fish to </w:t>
      </w:r>
      <w:r w:rsidR="00292FF5" w:rsidRPr="00122893">
        <w:rPr>
          <w:rFonts w:ascii="Arial" w:eastAsia="Times New Roman" w:hAnsi="Arial" w:cs="Arial"/>
          <w:color w:val="000000"/>
          <w:kern w:val="0"/>
          <w14:ligatures w14:val="none"/>
        </w:rPr>
        <w:t>acclimat</w:t>
      </w:r>
      <w:r>
        <w:rPr>
          <w:rFonts w:ascii="Arial" w:eastAsia="Times New Roman" w:hAnsi="Arial" w:cs="Arial"/>
          <w:color w:val="000000"/>
          <w:kern w:val="0"/>
          <w14:ligatures w14:val="none"/>
        </w:rPr>
        <w:t>e for two days (days 1-2)</w:t>
      </w:r>
      <w:r w:rsidR="00292FF5" w:rsidRPr="00122893">
        <w:rPr>
          <w:rFonts w:ascii="Arial" w:eastAsia="Times New Roman" w:hAnsi="Arial" w:cs="Arial"/>
          <w:color w:val="000000"/>
          <w:kern w:val="0"/>
          <w14:ligatures w14:val="none"/>
        </w:rPr>
        <w:t xml:space="preserve">. On day 3, we collected the first blood sample from the caudal vein of each fish within </w:t>
      </w:r>
      <w:ins w:id="57" w:author="Reviewer" w:date="2026-09-04T13:39:00Z" w16du:dateUtc="2026-09-04T18:39:00Z">
        <w:r w:rsidR="005C3B54">
          <w:rPr>
            <w:rFonts w:ascii="Arial" w:eastAsia="Times New Roman" w:hAnsi="Arial" w:cs="Arial"/>
            <w:color w:val="000000"/>
            <w:kern w:val="0"/>
            <w14:ligatures w14:val="none"/>
          </w:rPr>
          <w:t>three</w:t>
        </w:r>
      </w:ins>
      <w:del w:id="58" w:author="Reviewer" w:date="2026-09-04T13:39:00Z" w16du:dateUtc="2026-09-04T18:39:00Z">
        <w:r w:rsidR="00292FF5" w:rsidRPr="00122893" w:rsidDel="005C3B54">
          <w:rPr>
            <w:rFonts w:ascii="Arial" w:eastAsia="Times New Roman" w:hAnsi="Arial" w:cs="Arial"/>
            <w:color w:val="000000"/>
            <w:kern w:val="0"/>
            <w14:ligatures w14:val="none"/>
          </w:rPr>
          <w:delText>3</w:delText>
        </w:r>
      </w:del>
      <w:r w:rsidR="00292FF5" w:rsidRPr="00122893">
        <w:rPr>
          <w:rFonts w:ascii="Arial" w:eastAsia="Times New Roman" w:hAnsi="Arial" w:cs="Arial"/>
          <w:color w:val="000000"/>
          <w:kern w:val="0"/>
          <w14:ligatures w14:val="none"/>
        </w:rPr>
        <w:t xml:space="preserve"> minutes of handling</w:t>
      </w:r>
      <w:r w:rsidR="00D73773">
        <w:rPr>
          <w:rFonts w:ascii="Arial" w:eastAsia="Times New Roman" w:hAnsi="Arial" w:cs="Arial"/>
          <w:color w:val="000000"/>
          <w:kern w:val="0"/>
          <w14:ligatures w14:val="none"/>
        </w:rPr>
        <w:t xml:space="preserve"> without anesthetics</w:t>
      </w:r>
      <w:r w:rsidR="00292FF5" w:rsidRPr="00122893">
        <w:rPr>
          <w:rFonts w:ascii="Arial" w:eastAsia="Times New Roman" w:hAnsi="Arial" w:cs="Arial"/>
          <w:color w:val="000000"/>
          <w:kern w:val="0"/>
          <w14:ligatures w14:val="none"/>
        </w:rPr>
        <w:t>—minimizing any effect of newly induced anthropogenic stress</w:t>
      </w:r>
      <w:r w:rsidR="00D73773">
        <w:rPr>
          <w:rFonts w:ascii="Arial" w:eastAsia="Times New Roman" w:hAnsi="Arial" w:cs="Arial"/>
          <w:color w:val="000000"/>
          <w:kern w:val="0"/>
          <w14:ligatures w14:val="none"/>
        </w:rPr>
        <w:t xml:space="preserve"> </w:t>
      </w:r>
      <w:r w:rsidR="000430F0">
        <w:rPr>
          <w:rFonts w:ascii="Arial" w:eastAsia="Times New Roman" w:hAnsi="Arial" w:cs="Arial"/>
          <w:color w:val="000000"/>
          <w:kern w:val="0"/>
          <w14:ligatures w14:val="none"/>
        </w:rPr>
        <w:fldChar w:fldCharType="begin"/>
      </w:r>
      <w:r w:rsidR="000430F0">
        <w:rPr>
          <w:rFonts w:ascii="Arial" w:eastAsia="Times New Roman" w:hAnsi="Arial" w:cs="Arial"/>
          <w:color w:val="000000"/>
          <w:kern w:val="0"/>
          <w14:ligatures w14:val="none"/>
        </w:rPr>
        <w:instrText xml:space="preserve"> ADDIN ZOTERO_ITEM CSL_CITATION {"citationID":"qil1WWCk","properties":{"formattedCitation":"(Davis, 2005; Lawrence {\\i{}et al.}, 2020)","plainCitation":"(Davis, 2005; Lawrence et al., 2020)","noteIndex":0},"citationItems":[{"id":576,"uris":["http://zotero.org/users/4161640/items/NZMG4HF6"],"itemData":{"id":576,"type":"article-journal","container-title":"Journal of Field Ornithology","issue":"4","journalAbbreviation":"J. Field Ornithol.","note":"publisher: BioOne","page":"334–338","title":"Effect of handling time and repeated sampling on avian white blood cell counts","volume":"76","author":[{"family":"Davis","given":"Andrew K"}],"issued":{"date-parts":[["2005"]]}}},{"id":575,"uris":["http://zotero.org/users/4161640/items/H2D4U4NH"],"itemData":{"id":575,"type":"article-journal","container-title":"Journal of Fish Biology","issue":"1","journalAbbreviation":"J Fish Biol","note":"publisher: Wiley Online Library","page":"4–15","title":"Best practices for non-lethal blood sampling of fish via the caudal vasculature","volume":"97","author":[{"family":"Lawrence","given":"Michael J"},{"family":"Raby","given":"Graham D"},{"family":"Teffer","given":"Amy K"},{"family":"Jeffries","given":"Ken M"},{"family":"Danylchuk","given":"Andy J"},{"family":"Eliason","given":"Erika J"},{"family":"Hasler","given":"Caleb T"},{"family":"Clark","given":"Timothy D"},{"family":"Cooke","given":"Steven J"}],"issued":{"date-parts":[["2020"]]}}}],"schema":"https://github.com/citation-style-language/schema/raw/master/csl-citation.json"} </w:instrText>
      </w:r>
      <w:r w:rsidR="000430F0">
        <w:rPr>
          <w:rFonts w:ascii="Arial" w:eastAsia="Times New Roman" w:hAnsi="Arial" w:cs="Arial"/>
          <w:color w:val="000000"/>
          <w:kern w:val="0"/>
          <w14:ligatures w14:val="none"/>
        </w:rPr>
        <w:fldChar w:fldCharType="separate"/>
      </w:r>
      <w:r w:rsidR="000430F0" w:rsidRPr="000430F0">
        <w:rPr>
          <w:rFonts w:ascii="Arial" w:hAnsi="Arial" w:cs="Arial"/>
          <w:color w:val="000000"/>
          <w:kern w:val="0"/>
        </w:rPr>
        <w:t xml:space="preserve">(Davis, 2005; Lawrence </w:t>
      </w:r>
      <w:r w:rsidR="000430F0" w:rsidRPr="000430F0">
        <w:rPr>
          <w:rFonts w:ascii="Arial" w:hAnsi="Arial" w:cs="Arial"/>
          <w:i/>
          <w:iCs/>
          <w:color w:val="000000"/>
          <w:kern w:val="0"/>
        </w:rPr>
        <w:t>et al.</w:t>
      </w:r>
      <w:r w:rsidR="000430F0" w:rsidRPr="000430F0">
        <w:rPr>
          <w:rFonts w:ascii="Arial" w:hAnsi="Arial" w:cs="Arial"/>
          <w:color w:val="000000"/>
          <w:kern w:val="0"/>
        </w:rPr>
        <w:t>, 2020)</w:t>
      </w:r>
      <w:r w:rsidR="000430F0">
        <w:rPr>
          <w:rFonts w:ascii="Arial" w:eastAsia="Times New Roman" w:hAnsi="Arial" w:cs="Arial"/>
          <w:color w:val="000000"/>
          <w:kern w:val="0"/>
          <w14:ligatures w14:val="none"/>
        </w:rPr>
        <w:fldChar w:fldCharType="end"/>
      </w:r>
      <w:r w:rsidR="00292FF5" w:rsidRPr="00122893">
        <w:rPr>
          <w:rFonts w:ascii="Arial" w:eastAsia="Times New Roman" w:hAnsi="Arial" w:cs="Arial"/>
          <w:color w:val="000000"/>
          <w:kern w:val="0"/>
          <w14:ligatures w14:val="none"/>
        </w:rPr>
        <w:t>—using a 1</w:t>
      </w:r>
      <w:ins w:id="59" w:author="Reviewer" w:date="2026-09-04T13:40:00Z" w16du:dateUtc="2026-09-04T18:40:00Z">
        <w:r w:rsidR="005C3B54">
          <w:rPr>
            <w:rFonts w:ascii="Arial" w:eastAsia="Times New Roman" w:hAnsi="Arial" w:cs="Arial"/>
            <w:color w:val="000000"/>
            <w:kern w:val="0"/>
            <w14:ligatures w14:val="none"/>
          </w:rPr>
          <w:t>-</w:t>
        </w:r>
      </w:ins>
      <w:del w:id="60" w:author="Reviewer" w:date="2026-09-04T13:40:00Z" w16du:dateUtc="2026-09-04T18:40:00Z">
        <w:r w:rsidR="00292FF5" w:rsidRPr="00122893" w:rsidDel="005C3B54">
          <w:rPr>
            <w:rFonts w:ascii="Arial" w:eastAsia="Times New Roman" w:hAnsi="Arial" w:cs="Arial"/>
            <w:color w:val="000000"/>
            <w:kern w:val="0"/>
            <w14:ligatures w14:val="none"/>
          </w:rPr>
          <w:delText xml:space="preserve"> </w:delText>
        </w:r>
      </w:del>
      <w:r w:rsidR="00292FF5" w:rsidRPr="00122893">
        <w:rPr>
          <w:rFonts w:ascii="Arial" w:eastAsia="Times New Roman" w:hAnsi="Arial" w:cs="Arial"/>
          <w:color w:val="000000"/>
          <w:kern w:val="0"/>
          <w14:ligatures w14:val="none"/>
        </w:rPr>
        <w:t xml:space="preserve">mL syringe and </w:t>
      </w:r>
      <w:r w:rsidR="007A6340">
        <w:rPr>
          <w:rFonts w:ascii="Arial" w:eastAsia="Times New Roman" w:hAnsi="Arial" w:cs="Arial"/>
          <w:color w:val="000000"/>
          <w:kern w:val="0"/>
          <w14:ligatures w14:val="none"/>
        </w:rPr>
        <w:t xml:space="preserve">a </w:t>
      </w:r>
      <w:r w:rsidR="0045522C" w:rsidRPr="00122893">
        <w:rPr>
          <w:rFonts w:ascii="Arial" w:eastAsia="Times New Roman" w:hAnsi="Arial" w:cs="Arial"/>
          <w:color w:val="000000"/>
          <w:kern w:val="0"/>
          <w14:ligatures w14:val="none"/>
        </w:rPr>
        <w:t>25-gauge</w:t>
      </w:r>
      <w:r w:rsidR="00292FF5" w:rsidRPr="00122893">
        <w:rPr>
          <w:rFonts w:ascii="Arial" w:eastAsia="Times New Roman" w:hAnsi="Arial" w:cs="Arial"/>
          <w:color w:val="000000"/>
          <w:kern w:val="0"/>
          <w14:ligatures w14:val="none"/>
        </w:rPr>
        <w:t xml:space="preserve"> needle</w:t>
      </w:r>
      <w:r w:rsidR="007A6340">
        <w:rPr>
          <w:rFonts w:ascii="Arial" w:eastAsia="Times New Roman" w:hAnsi="Arial" w:cs="Arial"/>
          <w:color w:val="000000"/>
          <w:kern w:val="0"/>
          <w14:ligatures w14:val="none"/>
        </w:rPr>
        <w:t>,</w:t>
      </w:r>
      <w:r w:rsidR="00292FF5"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then</w:t>
      </w:r>
      <w:r w:rsidR="00292FF5" w:rsidRPr="00122893">
        <w:rPr>
          <w:rFonts w:ascii="Arial" w:eastAsia="Times New Roman" w:hAnsi="Arial" w:cs="Arial"/>
          <w:color w:val="000000"/>
          <w:kern w:val="0"/>
          <w14:ligatures w14:val="none"/>
        </w:rPr>
        <w:t xml:space="preserve"> re-recorded </w:t>
      </w:r>
      <w:ins w:id="61" w:author="Reviewer" w:date="2026-09-04T13:40:00Z" w16du:dateUtc="2026-09-04T18:40:00Z">
        <w:r w:rsidR="005C3B54">
          <w:rPr>
            <w:rFonts w:ascii="Arial" w:eastAsia="Times New Roman" w:hAnsi="Arial" w:cs="Arial"/>
            <w:color w:val="000000"/>
            <w:kern w:val="0"/>
            <w14:ligatures w14:val="none"/>
          </w:rPr>
          <w:t>total length</w:t>
        </w:r>
      </w:ins>
      <w:del w:id="62" w:author="Reviewer" w:date="2026-09-04T13:40:00Z" w16du:dateUtc="2026-09-04T18:40:00Z">
        <w:r w:rsidR="00292FF5" w:rsidRPr="00122893" w:rsidDel="005C3B54">
          <w:rPr>
            <w:rFonts w:ascii="Arial" w:eastAsia="Times New Roman" w:hAnsi="Arial" w:cs="Arial"/>
            <w:color w:val="000000"/>
            <w:kern w:val="0"/>
            <w14:ligatures w14:val="none"/>
          </w:rPr>
          <w:delText>TL</w:delText>
        </w:r>
      </w:del>
      <w:r w:rsidR="00292FF5" w:rsidRPr="00122893">
        <w:rPr>
          <w:rFonts w:ascii="Arial" w:eastAsia="Times New Roman" w:hAnsi="Arial" w:cs="Arial"/>
          <w:color w:val="000000"/>
          <w:kern w:val="0"/>
          <w14:ligatures w14:val="none"/>
        </w:rPr>
        <w:t xml:space="preserve"> and </w:t>
      </w:r>
      <w:del w:id="63" w:author="Reviewer" w:date="2026-09-04T13:40:00Z" w16du:dateUtc="2026-09-04T18:40:00Z">
        <w:r w:rsidR="00292FF5" w:rsidRPr="00122893" w:rsidDel="005C3B54">
          <w:rPr>
            <w:rFonts w:ascii="Arial" w:eastAsia="Times New Roman" w:hAnsi="Arial" w:cs="Arial"/>
            <w:color w:val="000000"/>
            <w:kern w:val="0"/>
            <w14:ligatures w14:val="none"/>
          </w:rPr>
          <w:delText>Wt</w:delText>
        </w:r>
      </w:del>
      <w:ins w:id="64" w:author="Reviewer" w:date="2026-09-04T13:40:00Z" w16du:dateUtc="2026-09-04T18:40:00Z">
        <w:r w:rsidR="005C3B54">
          <w:rPr>
            <w:rFonts w:ascii="Arial" w:eastAsia="Times New Roman" w:hAnsi="Arial" w:cs="Arial"/>
            <w:color w:val="000000"/>
            <w:kern w:val="0"/>
            <w14:ligatures w14:val="none"/>
          </w:rPr>
          <w:t>body mass</w:t>
        </w:r>
      </w:ins>
      <w:r w:rsidR="00292FF5" w:rsidRPr="00122893">
        <w:rPr>
          <w:rFonts w:ascii="Arial" w:eastAsia="Times New Roman" w:hAnsi="Arial" w:cs="Arial"/>
          <w:color w:val="000000"/>
          <w:kern w:val="0"/>
          <w14:ligatures w14:val="none"/>
        </w:rPr>
        <w:t>. On day 8,</w:t>
      </w:r>
      <w:r>
        <w:rPr>
          <w:rFonts w:ascii="Arial" w:eastAsia="Times New Roman" w:hAnsi="Arial" w:cs="Arial"/>
          <w:color w:val="000000"/>
          <w:kern w:val="0"/>
          <w14:ligatures w14:val="none"/>
        </w:rPr>
        <w:t xml:space="preserve"> we completed </w:t>
      </w:r>
      <w:r>
        <w:rPr>
          <w:rFonts w:ascii="Arial" w:eastAsia="Times New Roman" w:hAnsi="Arial" w:cs="Arial"/>
          <w:color w:val="000000"/>
          <w:kern w:val="0"/>
          <w14:ligatures w14:val="none"/>
        </w:rPr>
        <w:lastRenderedPageBreak/>
        <w:t>partial water changes in</w:t>
      </w:r>
      <w:r w:rsidR="007A6340">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all</w:t>
      </w:r>
      <w:r w:rsidR="007A6340">
        <w:rPr>
          <w:rFonts w:ascii="Arial" w:eastAsia="Times New Roman" w:hAnsi="Arial" w:cs="Arial"/>
          <w:color w:val="000000"/>
          <w:kern w:val="0"/>
          <w14:ligatures w14:val="none"/>
        </w:rPr>
        <w:t xml:space="preserve"> tank</w:t>
      </w:r>
      <w:r>
        <w:rPr>
          <w:rFonts w:ascii="Arial" w:eastAsia="Times New Roman" w:hAnsi="Arial" w:cs="Arial"/>
          <w:color w:val="000000"/>
          <w:kern w:val="0"/>
          <w14:ligatures w14:val="none"/>
        </w:rPr>
        <w:t>s</w:t>
      </w:r>
      <w:r w:rsidR="00292FF5" w:rsidRPr="00122893">
        <w:rPr>
          <w:rFonts w:ascii="Arial" w:eastAsia="Times New Roman" w:hAnsi="Arial" w:cs="Arial"/>
          <w:color w:val="000000"/>
          <w:kern w:val="0"/>
          <w14:ligatures w14:val="none"/>
        </w:rPr>
        <w:t xml:space="preserve"> using a DEKO Tools water pump (model CSP9028) to maintain</w:t>
      </w:r>
      <w:r w:rsidR="007A6340">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water quality</w:t>
      </w:r>
      <w:r w:rsidR="00292FF5" w:rsidRPr="00122893">
        <w:rPr>
          <w:rFonts w:ascii="Arial" w:eastAsia="Times New Roman" w:hAnsi="Arial" w:cs="Arial"/>
          <w:color w:val="000000"/>
          <w:kern w:val="0"/>
          <w14:ligatures w14:val="none"/>
        </w:rPr>
        <w:t xml:space="preserve">. </w:t>
      </w:r>
      <w:r w:rsidR="002B4533">
        <w:rPr>
          <w:rFonts w:ascii="Arial" w:eastAsia="Times New Roman" w:hAnsi="Arial" w:cs="Arial"/>
          <w:color w:val="000000"/>
          <w:kern w:val="0"/>
          <w14:ligatures w14:val="none"/>
        </w:rPr>
        <w:t>We did not conduct any additional water changes following contaminant introduction.</w:t>
      </w:r>
    </w:p>
    <w:p w14:paraId="6B3968C2" w14:textId="58EFDB25" w:rsidR="00260B96" w:rsidRDefault="00292FF5" w:rsidP="00207381">
      <w:pPr>
        <w:spacing w:line="480" w:lineRule="auto"/>
        <w:ind w:firstLine="720"/>
        <w:rPr>
          <w:rFonts w:ascii="Arial" w:eastAsia="Times New Roman" w:hAnsi="Arial" w:cs="Arial"/>
          <w:color w:val="000000"/>
          <w:kern w:val="0"/>
          <w14:ligatures w14:val="none"/>
        </w:rPr>
      </w:pPr>
      <w:r w:rsidRPr="00122893">
        <w:rPr>
          <w:rFonts w:ascii="Arial" w:eastAsia="Times New Roman" w:hAnsi="Arial" w:cs="Arial"/>
          <w:color w:val="000000"/>
          <w:kern w:val="0"/>
          <w14:ligatures w14:val="none"/>
        </w:rPr>
        <w:t xml:space="preserve">To examine </w:t>
      </w:r>
      <w:r w:rsidR="007A6340">
        <w:rPr>
          <w:rFonts w:ascii="Arial" w:eastAsia="Times New Roman" w:hAnsi="Arial" w:cs="Arial"/>
          <w:color w:val="000000"/>
          <w:kern w:val="0"/>
          <w14:ligatures w14:val="none"/>
        </w:rPr>
        <w:t>whether</w:t>
      </w:r>
      <w:r w:rsidRPr="00122893">
        <w:rPr>
          <w:rFonts w:ascii="Arial" w:eastAsia="Times New Roman" w:hAnsi="Arial" w:cs="Arial"/>
          <w:color w:val="000000"/>
          <w:kern w:val="0"/>
          <w14:ligatures w14:val="none"/>
        </w:rPr>
        <w:t xml:space="preserve"> differing levels of Cd or </w:t>
      </w:r>
      <w:proofErr w:type="spellStart"/>
      <w:r w:rsidRPr="00122893">
        <w:rPr>
          <w:rFonts w:ascii="Arial" w:eastAsia="Times New Roman" w:hAnsi="Arial" w:cs="Arial"/>
          <w:color w:val="000000"/>
          <w:kern w:val="0"/>
          <w14:ligatures w14:val="none"/>
        </w:rPr>
        <w:t>PFPeA</w:t>
      </w:r>
      <w:proofErr w:type="spellEnd"/>
      <w:r w:rsidRPr="00122893">
        <w:rPr>
          <w:rFonts w:ascii="Arial" w:eastAsia="Times New Roman" w:hAnsi="Arial" w:cs="Arial"/>
          <w:color w:val="000000"/>
          <w:kern w:val="0"/>
          <w14:ligatures w14:val="none"/>
        </w:rPr>
        <w:t xml:space="preserve"> alter</w:t>
      </w:r>
      <w:r w:rsidR="002B4533">
        <w:rPr>
          <w:rFonts w:ascii="Arial" w:eastAsia="Times New Roman" w:hAnsi="Arial" w:cs="Arial"/>
          <w:color w:val="000000"/>
          <w:kern w:val="0"/>
          <w14:ligatures w14:val="none"/>
        </w:rPr>
        <w:t>ed</w:t>
      </w:r>
      <w:r w:rsidRPr="00122893">
        <w:rPr>
          <w:rFonts w:ascii="Arial" w:eastAsia="Times New Roman" w:hAnsi="Arial" w:cs="Arial"/>
          <w:color w:val="000000"/>
          <w:kern w:val="0"/>
          <w14:ligatures w14:val="none"/>
        </w:rPr>
        <w:t xml:space="preserve"> baseline NLR, we applied low and high </w:t>
      </w:r>
      <w:r w:rsidR="007A6340">
        <w:rPr>
          <w:rFonts w:ascii="Arial" w:eastAsia="Times New Roman" w:hAnsi="Arial" w:cs="Arial"/>
          <w:color w:val="000000"/>
          <w:kern w:val="0"/>
          <w14:ligatures w14:val="none"/>
        </w:rPr>
        <w:t xml:space="preserve">concentrations of </w:t>
      </w:r>
      <w:r w:rsidRPr="00122893">
        <w:rPr>
          <w:rFonts w:ascii="Arial" w:eastAsia="Times New Roman" w:hAnsi="Arial" w:cs="Arial"/>
          <w:color w:val="000000"/>
          <w:kern w:val="0"/>
          <w14:ligatures w14:val="none"/>
        </w:rPr>
        <w:t xml:space="preserve">Cd (0.034 ppm and 0.34 ppm, respectively) and </w:t>
      </w:r>
      <w:proofErr w:type="spellStart"/>
      <w:r w:rsidRPr="00122893">
        <w:rPr>
          <w:rFonts w:ascii="Arial" w:eastAsia="Times New Roman" w:hAnsi="Arial" w:cs="Arial"/>
          <w:color w:val="000000"/>
          <w:kern w:val="0"/>
          <w14:ligatures w14:val="none"/>
        </w:rPr>
        <w:t>PFPeA</w:t>
      </w:r>
      <w:proofErr w:type="spellEnd"/>
      <w:r w:rsidRPr="00122893">
        <w:rPr>
          <w:rFonts w:ascii="Arial" w:eastAsia="Times New Roman" w:hAnsi="Arial" w:cs="Arial"/>
          <w:color w:val="000000"/>
          <w:kern w:val="0"/>
          <w14:ligatures w14:val="none"/>
        </w:rPr>
        <w:t xml:space="preserve"> (3.4 mg/L and 34 mg/L, respectively; Sigma Aldrich, Darmstadt, Germany</w:t>
      </w:r>
      <w:r w:rsidR="000430F0">
        <w:rPr>
          <w:rFonts w:ascii="Arial" w:eastAsia="Times New Roman" w:hAnsi="Arial" w:cs="Arial"/>
          <w:color w:val="000000"/>
          <w:kern w:val="0"/>
          <w14:ligatures w14:val="none"/>
        </w:rPr>
        <w:t>, CAS No. 2706-90-3, CF</w:t>
      </w:r>
      <w:r w:rsidR="000430F0">
        <w:rPr>
          <w:rFonts w:ascii="Arial" w:eastAsia="Times New Roman" w:hAnsi="Arial" w:cs="Arial"/>
          <w:color w:val="000000"/>
          <w:kern w:val="0"/>
          <w:vertAlign w:val="subscript"/>
          <w14:ligatures w14:val="none"/>
        </w:rPr>
        <w:t>3</w:t>
      </w:r>
      <w:r w:rsidR="000430F0">
        <w:rPr>
          <w:rFonts w:ascii="Arial" w:eastAsia="Times New Roman" w:hAnsi="Arial" w:cs="Arial"/>
          <w:color w:val="000000"/>
          <w:kern w:val="0"/>
          <w14:ligatures w14:val="none"/>
        </w:rPr>
        <w:t>(CF</w:t>
      </w:r>
      <w:r w:rsidR="000430F0">
        <w:rPr>
          <w:rFonts w:ascii="Arial" w:eastAsia="Times New Roman" w:hAnsi="Arial" w:cs="Arial"/>
          <w:color w:val="000000"/>
          <w:kern w:val="0"/>
          <w:vertAlign w:val="subscript"/>
          <w14:ligatures w14:val="none"/>
        </w:rPr>
        <w:t>2</w:t>
      </w:r>
      <w:r w:rsidR="000430F0">
        <w:rPr>
          <w:rFonts w:ascii="Arial" w:eastAsia="Times New Roman" w:hAnsi="Arial" w:cs="Arial"/>
          <w:color w:val="000000"/>
          <w:kern w:val="0"/>
          <w14:ligatures w14:val="none"/>
        </w:rPr>
        <w:t>)</w:t>
      </w:r>
      <w:r w:rsidR="000430F0">
        <w:rPr>
          <w:rFonts w:ascii="Arial" w:eastAsia="Times New Roman" w:hAnsi="Arial" w:cs="Arial"/>
          <w:color w:val="000000"/>
          <w:kern w:val="0"/>
          <w:vertAlign w:val="subscript"/>
          <w14:ligatures w14:val="none"/>
        </w:rPr>
        <w:t>3</w:t>
      </w:r>
      <w:r w:rsidR="000430F0">
        <w:rPr>
          <w:rFonts w:ascii="Arial" w:eastAsia="Times New Roman" w:hAnsi="Arial" w:cs="Arial"/>
          <w:color w:val="000000"/>
          <w:kern w:val="0"/>
          <w14:ligatures w14:val="none"/>
        </w:rPr>
        <w:t>COOH</w:t>
      </w:r>
      <w:r w:rsidR="000430F0" w:rsidRPr="00E3298F">
        <w:rPr>
          <w:rFonts w:ascii="Arial" w:eastAsia="Times New Roman" w:hAnsi="Arial" w:cs="Arial"/>
          <w:color w:val="000000"/>
          <w:kern w:val="0"/>
          <w:vertAlign w:val="subscript"/>
          <w14:ligatures w14:val="none"/>
        </w:rPr>
        <w:softHyphen/>
      </w:r>
      <w:r w:rsidR="000430F0" w:rsidRPr="00E3298F">
        <w:rPr>
          <w:rFonts w:ascii="Arial" w:eastAsia="Times New Roman" w:hAnsi="Arial" w:cs="Arial"/>
          <w:color w:val="000000"/>
          <w:kern w:val="0"/>
          <w14:ligatures w14:val="none"/>
        </w:rPr>
        <w:softHyphen/>
      </w:r>
      <w:r w:rsidRPr="00122893">
        <w:rPr>
          <w:rFonts w:ascii="Arial" w:eastAsia="Times New Roman" w:hAnsi="Arial" w:cs="Arial"/>
          <w:color w:val="000000"/>
          <w:kern w:val="0"/>
          <w14:ligatures w14:val="none"/>
        </w:rPr>
        <w:t xml:space="preserve">) directly to </w:t>
      </w:r>
      <w:r w:rsidR="007A6340">
        <w:rPr>
          <w:rFonts w:ascii="Arial" w:eastAsia="Times New Roman" w:hAnsi="Arial" w:cs="Arial"/>
          <w:color w:val="000000"/>
          <w:kern w:val="0"/>
          <w14:ligatures w14:val="none"/>
        </w:rPr>
        <w:t xml:space="preserve">the </w:t>
      </w:r>
      <w:r w:rsidRPr="00122893">
        <w:rPr>
          <w:rFonts w:ascii="Arial" w:eastAsia="Times New Roman" w:hAnsi="Arial" w:cs="Arial"/>
          <w:color w:val="000000"/>
          <w:kern w:val="0"/>
          <w14:ligatures w14:val="none"/>
        </w:rPr>
        <w:t xml:space="preserve">water on day 10, while the control tanks </w:t>
      </w:r>
      <w:r w:rsidR="007A6340">
        <w:rPr>
          <w:rFonts w:ascii="Arial" w:eastAsia="Times New Roman" w:hAnsi="Arial" w:cs="Arial"/>
          <w:color w:val="000000"/>
          <w:kern w:val="0"/>
          <w14:ligatures w14:val="none"/>
        </w:rPr>
        <w:t>remained</w:t>
      </w:r>
      <w:r w:rsidRPr="00122893">
        <w:rPr>
          <w:rFonts w:ascii="Arial" w:eastAsia="Times New Roman" w:hAnsi="Arial" w:cs="Arial"/>
          <w:color w:val="000000"/>
          <w:kern w:val="0"/>
          <w14:ligatures w14:val="none"/>
        </w:rPr>
        <w:t xml:space="preserve"> undisturbed.</w:t>
      </w:r>
      <w:r w:rsidR="00DA3D67">
        <w:rPr>
          <w:rFonts w:ascii="Arial" w:eastAsia="Times New Roman" w:hAnsi="Arial" w:cs="Arial"/>
          <w:color w:val="000000"/>
          <w:kern w:val="0"/>
          <w14:ligatures w14:val="none"/>
        </w:rPr>
        <w:t xml:space="preserve"> We dissolved both compounds directly into tank water without the use of a carrier solvent; therefore, a solvent control was unnecessary. We analytically verified the </w:t>
      </w:r>
      <w:r w:rsidR="00250EBB">
        <w:rPr>
          <w:rFonts w:ascii="Arial" w:eastAsia="Times New Roman" w:hAnsi="Arial" w:cs="Arial"/>
          <w:color w:val="000000"/>
          <w:kern w:val="0"/>
          <w14:ligatures w14:val="none"/>
        </w:rPr>
        <w:t xml:space="preserve">masses of </w:t>
      </w:r>
      <w:r w:rsidR="00DA3D67">
        <w:rPr>
          <w:rFonts w:ascii="Arial" w:eastAsia="Times New Roman" w:hAnsi="Arial" w:cs="Arial"/>
          <w:color w:val="000000"/>
          <w:kern w:val="0"/>
          <w14:ligatures w14:val="none"/>
        </w:rPr>
        <w:t xml:space="preserve">Cd and </w:t>
      </w:r>
      <w:proofErr w:type="spellStart"/>
      <w:r w:rsidR="00DA3D67">
        <w:rPr>
          <w:rFonts w:ascii="Arial" w:eastAsia="Times New Roman" w:hAnsi="Arial" w:cs="Arial"/>
          <w:color w:val="000000"/>
          <w:kern w:val="0"/>
          <w14:ligatures w14:val="none"/>
        </w:rPr>
        <w:t>PFPeA</w:t>
      </w:r>
      <w:proofErr w:type="spellEnd"/>
      <w:r w:rsidR="00DA3D67">
        <w:rPr>
          <w:rFonts w:ascii="Arial" w:eastAsia="Times New Roman" w:hAnsi="Arial" w:cs="Arial"/>
          <w:color w:val="000000"/>
          <w:kern w:val="0"/>
          <w14:ligatures w14:val="none"/>
        </w:rPr>
        <w:t xml:space="preserve"> added to each tank to ensure consistent nominal concentrations across treatments, but we did not analytically confirm </w:t>
      </w:r>
      <w:r w:rsidR="00250EBB">
        <w:rPr>
          <w:rFonts w:ascii="Arial" w:eastAsia="Times New Roman" w:hAnsi="Arial" w:cs="Arial"/>
          <w:color w:val="000000"/>
          <w:kern w:val="0"/>
          <w14:ligatures w14:val="none"/>
        </w:rPr>
        <w:t xml:space="preserve">the </w:t>
      </w:r>
      <w:r w:rsidR="00DA3D67">
        <w:rPr>
          <w:rFonts w:ascii="Arial" w:eastAsia="Times New Roman" w:hAnsi="Arial" w:cs="Arial"/>
          <w:color w:val="000000"/>
          <w:kern w:val="0"/>
          <w14:ligatures w14:val="none"/>
        </w:rPr>
        <w:t>aqueous contaminant concentrations during the study.</w:t>
      </w:r>
      <w:r w:rsidRPr="00122893">
        <w:rPr>
          <w:rFonts w:ascii="Arial" w:eastAsia="Times New Roman" w:hAnsi="Arial" w:cs="Arial"/>
          <w:color w:val="000000"/>
          <w:kern w:val="0"/>
          <w14:ligatures w14:val="none"/>
        </w:rPr>
        <w:t xml:space="preserve"> On day 14, we collected </w:t>
      </w:r>
      <w:del w:id="65" w:author="Reviewer" w:date="2026-09-04T13:41:00Z" w16du:dateUtc="2026-09-04T18:41:00Z">
        <w:r w:rsidRPr="00122893" w:rsidDel="005C3B54">
          <w:rPr>
            <w:rFonts w:ascii="Arial" w:eastAsia="Times New Roman" w:hAnsi="Arial" w:cs="Arial"/>
            <w:color w:val="000000"/>
            <w:kern w:val="0"/>
            <w14:ligatures w14:val="none"/>
          </w:rPr>
          <w:delText>TL</w:delText>
        </w:r>
      </w:del>
      <w:ins w:id="66" w:author="Reviewer" w:date="2026-09-04T13:41:00Z" w16du:dateUtc="2026-09-04T18:41:00Z">
        <w:r w:rsidR="005C3B54">
          <w:rPr>
            <w:rFonts w:ascii="Arial" w:eastAsia="Times New Roman" w:hAnsi="Arial" w:cs="Arial"/>
            <w:color w:val="000000"/>
            <w:kern w:val="0"/>
            <w14:ligatures w14:val="none"/>
          </w:rPr>
          <w:t>total length</w:t>
        </w:r>
      </w:ins>
      <w:r w:rsidRPr="00122893">
        <w:rPr>
          <w:rFonts w:ascii="Arial" w:eastAsia="Times New Roman" w:hAnsi="Arial" w:cs="Arial"/>
          <w:color w:val="000000"/>
          <w:kern w:val="0"/>
          <w14:ligatures w14:val="none"/>
        </w:rPr>
        <w:t xml:space="preserve">, </w:t>
      </w:r>
      <w:del w:id="67" w:author="Reviewer" w:date="2026-09-04T13:41:00Z" w16du:dateUtc="2026-09-04T18:41:00Z">
        <w:r w:rsidRPr="00122893" w:rsidDel="005C3B54">
          <w:rPr>
            <w:rFonts w:ascii="Arial" w:eastAsia="Times New Roman" w:hAnsi="Arial" w:cs="Arial"/>
            <w:color w:val="000000"/>
            <w:kern w:val="0"/>
            <w14:ligatures w14:val="none"/>
          </w:rPr>
          <w:delText>Wt</w:delText>
        </w:r>
      </w:del>
      <w:ins w:id="68" w:author="Reviewer" w:date="2026-09-04T13:41:00Z" w16du:dateUtc="2026-09-04T18:41:00Z">
        <w:r w:rsidR="005C3B54">
          <w:rPr>
            <w:rFonts w:ascii="Arial" w:eastAsia="Times New Roman" w:hAnsi="Arial" w:cs="Arial"/>
            <w:color w:val="000000"/>
            <w:kern w:val="0"/>
            <w14:ligatures w14:val="none"/>
          </w:rPr>
          <w:t>body mass</w:t>
        </w:r>
      </w:ins>
      <w:r w:rsidRPr="00122893">
        <w:rPr>
          <w:rFonts w:ascii="Arial" w:eastAsia="Times New Roman" w:hAnsi="Arial" w:cs="Arial"/>
          <w:color w:val="000000"/>
          <w:kern w:val="0"/>
          <w14:ligatures w14:val="none"/>
        </w:rPr>
        <w:t>, and a second blood sample</w:t>
      </w:r>
      <w:r w:rsidR="0019026F">
        <w:rPr>
          <w:rFonts w:ascii="Arial" w:eastAsia="Times New Roman" w:hAnsi="Arial" w:cs="Arial"/>
          <w:color w:val="000000"/>
          <w:kern w:val="0"/>
          <w14:ligatures w14:val="none"/>
        </w:rPr>
        <w:t xml:space="preserve"> as before</w:t>
      </w:r>
      <w:r w:rsidRPr="00122893">
        <w:rPr>
          <w:rFonts w:ascii="Arial" w:eastAsia="Times New Roman" w:hAnsi="Arial" w:cs="Arial"/>
          <w:color w:val="000000"/>
          <w:kern w:val="0"/>
          <w14:ligatures w14:val="none"/>
        </w:rPr>
        <w:t>.</w:t>
      </w:r>
    </w:p>
    <w:p w14:paraId="49846C69" w14:textId="624E2B51" w:rsidR="002E03B3" w:rsidRPr="002E03B3" w:rsidRDefault="00260B96" w:rsidP="002E03B3">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On day 15, to </w:t>
      </w:r>
      <w:r w:rsidR="00292FF5" w:rsidRPr="00122893">
        <w:rPr>
          <w:rFonts w:ascii="Arial" w:eastAsia="Times New Roman" w:hAnsi="Arial" w:cs="Arial"/>
          <w:color w:val="000000"/>
          <w:kern w:val="0"/>
          <w14:ligatures w14:val="none"/>
        </w:rPr>
        <w:t xml:space="preserve">evaluate </w:t>
      </w:r>
      <w:r w:rsidR="007A6340">
        <w:rPr>
          <w:rFonts w:ascii="Arial" w:eastAsia="Times New Roman" w:hAnsi="Arial" w:cs="Arial"/>
          <w:color w:val="000000"/>
          <w:kern w:val="0"/>
          <w14:ligatures w14:val="none"/>
        </w:rPr>
        <w:t>whether</w:t>
      </w:r>
      <w:r w:rsidR="00292FF5" w:rsidRPr="00122893">
        <w:rPr>
          <w:rFonts w:ascii="Arial" w:eastAsia="Times New Roman" w:hAnsi="Arial" w:cs="Arial"/>
          <w:color w:val="000000"/>
          <w:kern w:val="0"/>
          <w14:ligatures w14:val="none"/>
        </w:rPr>
        <w:t xml:space="preserve"> </w:t>
      </w:r>
      <w:r w:rsidR="00DA3D67">
        <w:rPr>
          <w:rFonts w:ascii="Arial" w:eastAsia="Times New Roman" w:hAnsi="Arial" w:cs="Arial"/>
          <w:color w:val="000000"/>
          <w:kern w:val="0"/>
          <w14:ligatures w14:val="none"/>
        </w:rPr>
        <w:t xml:space="preserve">contaminant </w:t>
      </w:r>
      <w:r w:rsidR="00292FF5" w:rsidRPr="00122893">
        <w:rPr>
          <w:rFonts w:ascii="Arial" w:eastAsia="Times New Roman" w:hAnsi="Arial" w:cs="Arial"/>
          <w:color w:val="000000"/>
          <w:kern w:val="0"/>
          <w14:ligatures w14:val="none"/>
        </w:rPr>
        <w:t xml:space="preserve">exposure </w:t>
      </w:r>
      <w:r w:rsidR="0019026F">
        <w:rPr>
          <w:rFonts w:ascii="Arial" w:eastAsia="Times New Roman" w:hAnsi="Arial" w:cs="Arial"/>
          <w:color w:val="000000"/>
          <w:kern w:val="0"/>
          <w14:ligatures w14:val="none"/>
        </w:rPr>
        <w:t>alter</w:t>
      </w:r>
      <w:r w:rsidR="00DA3D67">
        <w:rPr>
          <w:rFonts w:ascii="Arial" w:eastAsia="Times New Roman" w:hAnsi="Arial" w:cs="Arial"/>
          <w:color w:val="000000"/>
          <w:kern w:val="0"/>
          <w14:ligatures w14:val="none"/>
        </w:rPr>
        <w:t>ed</w:t>
      </w:r>
      <w:r w:rsidR="00292FF5" w:rsidRPr="00122893">
        <w:rPr>
          <w:rFonts w:ascii="Arial" w:eastAsia="Times New Roman" w:hAnsi="Arial" w:cs="Arial"/>
          <w:color w:val="000000"/>
          <w:kern w:val="0"/>
          <w14:ligatures w14:val="none"/>
        </w:rPr>
        <w:t xml:space="preserve"> </w:t>
      </w:r>
      <w:r w:rsidR="00DA3D67">
        <w:rPr>
          <w:rFonts w:ascii="Arial" w:eastAsia="Times New Roman" w:hAnsi="Arial" w:cs="Arial"/>
          <w:color w:val="000000"/>
          <w:kern w:val="0"/>
          <w14:ligatures w14:val="none"/>
        </w:rPr>
        <w:t xml:space="preserve">leukocyte-based </w:t>
      </w:r>
      <w:r w:rsidR="00292FF5" w:rsidRPr="00122893">
        <w:rPr>
          <w:rFonts w:ascii="Arial" w:eastAsia="Times New Roman" w:hAnsi="Arial" w:cs="Arial"/>
          <w:color w:val="000000"/>
          <w:kern w:val="0"/>
          <w14:ligatures w14:val="none"/>
        </w:rPr>
        <w:t>stress response</w:t>
      </w:r>
      <w:r w:rsidR="00DA3D67">
        <w:rPr>
          <w:rFonts w:ascii="Arial" w:eastAsia="Times New Roman" w:hAnsi="Arial" w:cs="Arial"/>
          <w:color w:val="000000"/>
          <w:kern w:val="0"/>
          <w14:ligatures w14:val="none"/>
        </w:rPr>
        <w:t>s following</w:t>
      </w:r>
      <w:r w:rsidR="00292FF5" w:rsidRPr="00122893">
        <w:rPr>
          <w:rFonts w:ascii="Arial" w:eastAsia="Times New Roman" w:hAnsi="Arial" w:cs="Arial"/>
          <w:color w:val="000000"/>
          <w:kern w:val="0"/>
          <w14:ligatures w14:val="none"/>
        </w:rPr>
        <w:t xml:space="preserve"> </w:t>
      </w:r>
      <w:r w:rsidR="007A6340">
        <w:rPr>
          <w:rFonts w:ascii="Arial" w:eastAsia="Times New Roman" w:hAnsi="Arial" w:cs="Arial"/>
          <w:color w:val="000000"/>
          <w:kern w:val="0"/>
          <w14:ligatures w14:val="none"/>
        </w:rPr>
        <w:t>salinity</w:t>
      </w:r>
      <w:r w:rsidR="00250EBB">
        <w:rPr>
          <w:rFonts w:ascii="Arial" w:eastAsia="Times New Roman" w:hAnsi="Arial" w:cs="Arial"/>
          <w:color w:val="000000"/>
          <w:kern w:val="0"/>
          <w14:ligatures w14:val="none"/>
        </w:rPr>
        <w:t xml:space="preserve"> increase</w:t>
      </w:r>
      <w:r w:rsidR="00292FF5" w:rsidRPr="00122893">
        <w:rPr>
          <w:rFonts w:ascii="Arial" w:eastAsia="Times New Roman" w:hAnsi="Arial" w:cs="Arial"/>
          <w:color w:val="000000"/>
          <w:kern w:val="0"/>
          <w14:ligatures w14:val="none"/>
        </w:rPr>
        <w:t xml:space="preserve">, we abruptly </w:t>
      </w:r>
      <w:r w:rsidR="0019026F">
        <w:rPr>
          <w:rFonts w:ascii="Arial" w:eastAsia="Times New Roman" w:hAnsi="Arial" w:cs="Arial"/>
          <w:color w:val="000000"/>
          <w:kern w:val="0"/>
          <w14:ligatures w14:val="none"/>
        </w:rPr>
        <w:t>increased</w:t>
      </w:r>
      <w:r w:rsidR="00292FF5" w:rsidRPr="00122893">
        <w:rPr>
          <w:rFonts w:ascii="Arial" w:eastAsia="Times New Roman" w:hAnsi="Arial" w:cs="Arial"/>
          <w:color w:val="000000"/>
          <w:kern w:val="0"/>
          <w14:ligatures w14:val="none"/>
        </w:rPr>
        <w:t xml:space="preserve"> salinity in all tanks from 0 ppt to </w:t>
      </w:r>
      <w:r w:rsidR="00991BBD" w:rsidRPr="00122893">
        <w:rPr>
          <w:rFonts w:ascii="Arial" w:eastAsia="Times New Roman" w:hAnsi="Arial" w:cs="Arial"/>
          <w:color w:val="000000"/>
          <w:kern w:val="0"/>
          <w14:ligatures w14:val="none"/>
        </w:rPr>
        <w:t>approximatel</w:t>
      </w:r>
      <w:r w:rsidR="00991BBD">
        <w:rPr>
          <w:rFonts w:ascii="Arial" w:eastAsia="Times New Roman" w:hAnsi="Arial" w:cs="Arial"/>
          <w:color w:val="000000"/>
          <w:kern w:val="0"/>
          <w14:ligatures w14:val="none"/>
        </w:rPr>
        <w:t xml:space="preserve">y </w:t>
      </w:r>
      <w:r w:rsidR="00292FF5" w:rsidRPr="00122893">
        <w:rPr>
          <w:rFonts w:ascii="Arial" w:eastAsia="Times New Roman" w:hAnsi="Arial" w:cs="Arial"/>
          <w:color w:val="000000"/>
          <w:kern w:val="0"/>
          <w14:ligatures w14:val="none"/>
        </w:rPr>
        <w:t>5 ppt</w:t>
      </w:r>
      <w:r>
        <w:rPr>
          <w:rFonts w:ascii="Arial" w:eastAsia="Times New Roman" w:hAnsi="Arial" w:cs="Arial"/>
          <w:color w:val="000000"/>
          <w:kern w:val="0"/>
          <w14:ligatures w14:val="none"/>
        </w:rPr>
        <w:t xml:space="preserve"> using fast-dissolving Instant Ocean </w:t>
      </w:r>
      <w:r w:rsidR="00250EBB">
        <w:rPr>
          <w:rFonts w:ascii="Arial" w:eastAsia="Times New Roman" w:hAnsi="Arial" w:cs="Arial"/>
          <w:color w:val="000000"/>
          <w:kern w:val="0"/>
          <w14:ligatures w14:val="none"/>
        </w:rPr>
        <w:t>S</w:t>
      </w:r>
      <w:r>
        <w:rPr>
          <w:rFonts w:ascii="Arial" w:eastAsia="Times New Roman" w:hAnsi="Arial" w:cs="Arial"/>
          <w:color w:val="000000"/>
          <w:kern w:val="0"/>
          <w14:ligatures w14:val="none"/>
        </w:rPr>
        <w:t xml:space="preserve">ea </w:t>
      </w:r>
      <w:r w:rsidR="00250EBB">
        <w:rPr>
          <w:rFonts w:ascii="Arial" w:eastAsia="Times New Roman" w:hAnsi="Arial" w:cs="Arial"/>
          <w:color w:val="000000"/>
          <w:kern w:val="0"/>
          <w14:ligatures w14:val="none"/>
        </w:rPr>
        <w:t>S</w:t>
      </w:r>
      <w:r>
        <w:rPr>
          <w:rFonts w:ascii="Arial" w:eastAsia="Times New Roman" w:hAnsi="Arial" w:cs="Arial"/>
          <w:color w:val="000000"/>
          <w:kern w:val="0"/>
          <w14:ligatures w14:val="none"/>
        </w:rPr>
        <w:t>alt</w:t>
      </w:r>
      <w:r w:rsidR="00292FF5" w:rsidRPr="00122893">
        <w:rPr>
          <w:rFonts w:ascii="Arial" w:eastAsia="Times New Roman" w:hAnsi="Arial" w:cs="Arial"/>
          <w:color w:val="000000"/>
          <w:kern w:val="0"/>
          <w14:ligatures w14:val="none"/>
        </w:rPr>
        <w:t xml:space="preserve"> (Figure 2; Figure 3).</w:t>
      </w:r>
      <w:r w:rsidR="00DA3D67">
        <w:rPr>
          <w:rFonts w:ascii="Arial" w:eastAsia="Times New Roman" w:hAnsi="Arial" w:cs="Arial"/>
          <w:color w:val="000000"/>
          <w:kern w:val="0"/>
          <w14:ligatures w14:val="none"/>
        </w:rPr>
        <w:t xml:space="preserve"> We gently mixed the tanks after adding salt to ensure consistent salinity </w:t>
      </w:r>
      <w:r w:rsidR="00250EBB">
        <w:rPr>
          <w:rFonts w:ascii="Arial" w:eastAsia="Times New Roman" w:hAnsi="Arial" w:cs="Arial"/>
          <w:color w:val="000000"/>
          <w:kern w:val="0"/>
          <w14:ligatures w14:val="none"/>
        </w:rPr>
        <w:t xml:space="preserve">conditions </w:t>
      </w:r>
      <w:r w:rsidR="00DA3D67">
        <w:rPr>
          <w:rFonts w:ascii="Arial" w:eastAsia="Times New Roman" w:hAnsi="Arial" w:cs="Arial"/>
          <w:color w:val="000000"/>
          <w:kern w:val="0"/>
          <w14:ligatures w14:val="none"/>
        </w:rPr>
        <w:t>across the tanks</w:t>
      </w:r>
      <w:r w:rsidR="00250EBB">
        <w:rPr>
          <w:rFonts w:ascii="Arial" w:eastAsia="Times New Roman" w:hAnsi="Arial" w:cs="Arial"/>
          <w:color w:val="000000"/>
          <w:kern w:val="0"/>
          <w14:ligatures w14:val="none"/>
        </w:rPr>
        <w:t xml:space="preserve">, and verified salinity immediately after </w:t>
      </w:r>
      <w:r w:rsidR="008A3E5E">
        <w:rPr>
          <w:rFonts w:ascii="Arial" w:eastAsia="Times New Roman" w:hAnsi="Arial" w:cs="Arial"/>
          <w:color w:val="000000"/>
          <w:kern w:val="0"/>
          <w14:ligatures w14:val="none"/>
        </w:rPr>
        <w:t xml:space="preserve">the </w:t>
      </w:r>
      <w:r w:rsidR="00250EBB">
        <w:rPr>
          <w:rFonts w:ascii="Arial" w:eastAsia="Times New Roman" w:hAnsi="Arial" w:cs="Arial"/>
          <w:color w:val="000000"/>
          <w:kern w:val="0"/>
          <w14:ligatures w14:val="none"/>
        </w:rPr>
        <w:t>salt</w:t>
      </w:r>
      <w:r w:rsidR="008A3E5E">
        <w:rPr>
          <w:rFonts w:ascii="Arial" w:eastAsia="Times New Roman" w:hAnsi="Arial" w:cs="Arial"/>
          <w:color w:val="000000"/>
          <w:kern w:val="0"/>
          <w14:ligatures w14:val="none"/>
        </w:rPr>
        <w:t xml:space="preserve"> dissolved</w:t>
      </w:r>
      <w:r w:rsidR="00DA3D67">
        <w:rPr>
          <w:rFonts w:ascii="Arial" w:eastAsia="Times New Roman" w:hAnsi="Arial" w:cs="Arial"/>
          <w:color w:val="000000"/>
          <w:kern w:val="0"/>
          <w14:ligatures w14:val="none"/>
        </w:rPr>
        <w:t xml:space="preserve">. </w:t>
      </w:r>
      <w:r w:rsidR="00292FF5" w:rsidRPr="00122893">
        <w:rPr>
          <w:rFonts w:ascii="Arial" w:eastAsia="Times New Roman" w:hAnsi="Arial" w:cs="Arial"/>
          <w:color w:val="000000"/>
          <w:kern w:val="0"/>
          <w14:ligatures w14:val="none"/>
        </w:rPr>
        <w:t>Three hours after salt introduction, we collected a third blood sample</w:t>
      </w:r>
      <w:r>
        <w:rPr>
          <w:rFonts w:ascii="Arial" w:eastAsia="Times New Roman" w:hAnsi="Arial" w:cs="Arial"/>
          <w:color w:val="000000"/>
          <w:kern w:val="0"/>
          <w14:ligatures w14:val="none"/>
        </w:rPr>
        <w:t xml:space="preserve">, </w:t>
      </w:r>
      <w:del w:id="69" w:author="Reviewer" w:date="2026-09-04T13:44:00Z" w16du:dateUtc="2026-09-04T18:44:00Z">
        <w:r w:rsidDel="005C3B54">
          <w:rPr>
            <w:rFonts w:ascii="Arial" w:eastAsia="Times New Roman" w:hAnsi="Arial" w:cs="Arial"/>
            <w:color w:val="000000"/>
            <w:kern w:val="0"/>
            <w14:ligatures w14:val="none"/>
          </w:rPr>
          <w:delText>TL</w:delText>
        </w:r>
      </w:del>
      <w:ins w:id="70" w:author="Reviewer" w:date="2026-09-04T13:44:00Z" w16du:dateUtc="2026-09-04T18:44:00Z">
        <w:r w:rsidR="005C3B54">
          <w:rPr>
            <w:rFonts w:ascii="Arial" w:eastAsia="Times New Roman" w:hAnsi="Arial" w:cs="Arial"/>
            <w:color w:val="000000"/>
            <w:kern w:val="0"/>
            <w14:ligatures w14:val="none"/>
          </w:rPr>
          <w:t>total length</w:t>
        </w:r>
      </w:ins>
      <w:r>
        <w:rPr>
          <w:rFonts w:ascii="Arial" w:eastAsia="Times New Roman" w:hAnsi="Arial" w:cs="Arial"/>
          <w:color w:val="000000"/>
          <w:kern w:val="0"/>
          <w14:ligatures w14:val="none"/>
        </w:rPr>
        <w:t xml:space="preserve">, and </w:t>
      </w:r>
      <w:del w:id="71" w:author="Reviewer" w:date="2026-09-04T13:44:00Z" w16du:dateUtc="2026-09-04T18:44:00Z">
        <w:r w:rsidDel="005C3B54">
          <w:rPr>
            <w:rFonts w:ascii="Arial" w:eastAsia="Times New Roman" w:hAnsi="Arial" w:cs="Arial"/>
            <w:color w:val="000000"/>
            <w:kern w:val="0"/>
            <w14:ligatures w14:val="none"/>
          </w:rPr>
          <w:delText>Wt</w:delText>
        </w:r>
      </w:del>
      <w:ins w:id="72" w:author="Reviewer" w:date="2026-09-04T13:44:00Z" w16du:dateUtc="2026-09-04T18:44:00Z">
        <w:r w:rsidR="005C3B54">
          <w:rPr>
            <w:rFonts w:ascii="Arial" w:eastAsia="Times New Roman" w:hAnsi="Arial" w:cs="Arial"/>
            <w:color w:val="000000"/>
            <w:kern w:val="0"/>
            <w14:ligatures w14:val="none"/>
          </w:rPr>
          <w:t>body mass</w:t>
        </w:r>
      </w:ins>
      <w:r>
        <w:rPr>
          <w:rFonts w:ascii="Arial" w:eastAsia="Times New Roman" w:hAnsi="Arial" w:cs="Arial"/>
          <w:color w:val="000000"/>
          <w:kern w:val="0"/>
          <w14:ligatures w14:val="none"/>
        </w:rPr>
        <w:t>,</w:t>
      </w:r>
      <w:r w:rsidR="0019026F">
        <w:rPr>
          <w:rFonts w:ascii="Arial" w:eastAsia="Times New Roman" w:hAnsi="Arial" w:cs="Arial"/>
          <w:color w:val="000000"/>
          <w:kern w:val="0"/>
          <w14:ligatures w14:val="none"/>
        </w:rPr>
        <w:t xml:space="preserve"> as before</w:t>
      </w:r>
      <w:r w:rsidR="00292FF5" w:rsidRPr="00122893">
        <w:rPr>
          <w:rFonts w:ascii="Arial" w:eastAsia="Times New Roman" w:hAnsi="Arial" w:cs="Arial"/>
          <w:color w:val="000000"/>
          <w:kern w:val="0"/>
          <w14:ligatures w14:val="none"/>
        </w:rPr>
        <w:t>. On day 22, 12 days post-treatment and 7 days post-salt, we collected a final blood sample</w:t>
      </w:r>
      <w:r w:rsidR="0019026F">
        <w:rPr>
          <w:rFonts w:ascii="Arial" w:eastAsia="Times New Roman" w:hAnsi="Arial" w:cs="Arial"/>
          <w:color w:val="000000"/>
          <w:kern w:val="0"/>
          <w14:ligatures w14:val="none"/>
        </w:rPr>
        <w:t xml:space="preserve"> as before</w:t>
      </w:r>
      <w:r w:rsidR="00292FF5" w:rsidRPr="00122893">
        <w:rPr>
          <w:rFonts w:ascii="Arial" w:eastAsia="Times New Roman" w:hAnsi="Arial" w:cs="Arial"/>
          <w:color w:val="000000"/>
          <w:kern w:val="0"/>
          <w14:ligatures w14:val="none"/>
        </w:rPr>
        <w:t xml:space="preserve"> and euthanized all bass using MS-222.</w:t>
      </w:r>
      <w:r w:rsidR="002E03B3">
        <w:rPr>
          <w:rFonts w:ascii="Arial" w:eastAsia="Times New Roman" w:hAnsi="Arial" w:cs="Arial"/>
          <w:color w:val="000000"/>
          <w:kern w:val="0"/>
          <w14:ligatures w14:val="none"/>
        </w:rPr>
        <w:t xml:space="preserve"> The Southeastern Louisiana University Institutional Animal Care and Use Committee (IACUC) approved all procedures described above (IACUC </w:t>
      </w:r>
      <w:r w:rsidR="00F805F7">
        <w:rPr>
          <w:rFonts w:ascii="Arial" w:eastAsia="Times New Roman" w:hAnsi="Arial" w:cs="Arial"/>
          <w:color w:val="000000"/>
          <w:kern w:val="0"/>
          <w14:ligatures w14:val="none"/>
        </w:rPr>
        <w:t>approval 0093</w:t>
      </w:r>
      <w:r w:rsidR="002E03B3">
        <w:rPr>
          <w:rFonts w:ascii="Arial" w:eastAsia="Times New Roman" w:hAnsi="Arial" w:cs="Arial"/>
          <w:color w:val="000000"/>
          <w:kern w:val="0"/>
          <w14:ligatures w14:val="none"/>
        </w:rPr>
        <w:t>).</w:t>
      </w:r>
    </w:p>
    <w:p w14:paraId="36D77F92" w14:textId="77777777" w:rsidR="00292FF5" w:rsidRPr="00122893" w:rsidRDefault="00292FF5" w:rsidP="00207381">
      <w:pPr>
        <w:spacing w:line="480" w:lineRule="auto"/>
        <w:rPr>
          <w:rFonts w:ascii="Arial" w:eastAsia="Times New Roman" w:hAnsi="Arial" w:cs="Arial"/>
          <w:kern w:val="0"/>
          <w14:ligatures w14:val="none"/>
        </w:rPr>
      </w:pPr>
    </w:p>
    <w:p w14:paraId="0445D50A" w14:textId="61535DC8" w:rsidR="0045522C" w:rsidRPr="00122893" w:rsidRDefault="00292FF5" w:rsidP="00207381">
      <w:pPr>
        <w:spacing w:line="480" w:lineRule="auto"/>
        <w:rPr>
          <w:rFonts w:ascii="Arial" w:eastAsia="Times New Roman" w:hAnsi="Arial" w:cs="Arial"/>
          <w:i/>
          <w:iCs/>
          <w:color w:val="000000"/>
          <w:kern w:val="0"/>
          <w14:ligatures w14:val="none"/>
        </w:rPr>
      </w:pPr>
      <w:r w:rsidRPr="00122893">
        <w:rPr>
          <w:rFonts w:ascii="Arial" w:eastAsia="Times New Roman" w:hAnsi="Arial" w:cs="Arial"/>
          <w:i/>
          <w:iCs/>
          <w:color w:val="000000"/>
          <w:kern w:val="0"/>
          <w14:ligatures w14:val="none"/>
        </w:rPr>
        <w:t>2.3. Neutrophil</w:t>
      </w:r>
      <w:r w:rsidR="00991BBD">
        <w:rPr>
          <w:rFonts w:ascii="Arial" w:eastAsia="Times New Roman" w:hAnsi="Arial" w:cs="Arial"/>
          <w:i/>
          <w:iCs/>
          <w:color w:val="000000"/>
          <w:kern w:val="0"/>
          <w14:ligatures w14:val="none"/>
        </w:rPr>
        <w:t>-to-</w:t>
      </w:r>
      <w:r w:rsidRPr="00122893">
        <w:rPr>
          <w:rFonts w:ascii="Arial" w:eastAsia="Times New Roman" w:hAnsi="Arial" w:cs="Arial"/>
          <w:i/>
          <w:iCs/>
          <w:color w:val="000000"/>
          <w:kern w:val="0"/>
          <w14:ligatures w14:val="none"/>
        </w:rPr>
        <w:t>Lymphocyte Ratio</w:t>
      </w:r>
    </w:p>
    <w:p w14:paraId="0FFEC56A" w14:textId="12AB386C" w:rsidR="002E15B0" w:rsidRDefault="002E15B0" w:rsidP="00207381">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Interest in leukocyte profiles as chronic stress biomarker</w:t>
      </w:r>
      <w:r w:rsidR="000C55C4">
        <w:rPr>
          <w:rFonts w:ascii="Arial" w:eastAsia="Times New Roman" w:hAnsi="Arial" w:cs="Arial"/>
          <w:color w:val="000000"/>
          <w:kern w:val="0"/>
          <w14:ligatures w14:val="none"/>
        </w:rPr>
        <w:t>s</w:t>
      </w:r>
      <w:r>
        <w:rPr>
          <w:rFonts w:ascii="Arial" w:eastAsia="Times New Roman" w:hAnsi="Arial" w:cs="Arial"/>
          <w:color w:val="000000"/>
          <w:kern w:val="0"/>
          <w14:ligatures w14:val="none"/>
        </w:rPr>
        <w:t xml:space="preserve"> has been highlighted in the literature because, unlike glucocorticoids, leukocyte profiles do not attenuate when a stressor persists chronically and are less affected by metabolic fluctuations </w:t>
      </w:r>
      <w:r>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{"citationID":"6Hv5vT4F","properties":{"formattedCitation":"(Davis {\\i{}et al.}, 2008; Goessling {\\i{}et al.}, 2015)","plainCitation":"(Davis et al., 2008; Goessling et al., 2015)","noteIndex":0},"citationItems":[{"id":236,"uris":["http://zotero.org/users/4161640/items/PLY5XJBA"],"itemData":{"id":236,"type":"article-journal","container-title":"Functional Ecology","DOI":"10.1111/j.1365-2435.2008.01467.x","ISSN":"1365-2435","issue":"5","journalAbbreviation":"Funct. Ecol.","language":"en","license":"© 2008 The Authors. Journal compilation © 2008 British Ecological Society","note":"_eprint: https://besjournals.onlinelibrary.wiley.com/doi/pdf/10.1111/j.1365-2435.2008.01467.x","page":"760-772","source":"Wiley Online Library","title":"The use of leukocyte profiles to measure stress in vertebrates: a review for ecologists","title-short":"The use of leukocyte profiles to measure stress in vertebrates","volume":"22","author":[{"family":"Davis","given":"A. K."},{"family":"Maney","given":"D. L."},{"family":"Maerz","given":"J. C."}],"issued":{"date-parts":[["2008"]]}}},{"id":238,"uris":["http://zotero.org/users/4161640/items/8USWMUB9"],"itemData":{"id":238,"type":"article-journal","abstract":"There is growing need for reliable biomarkers of the physiological stress response in basic ecological investigations and conservation-specific applications. One effect of stress hormone secretion is the alteration of circulating leucocytes, specifically an increase in the heterophil : lymphocyte ratio (HLR). There have been numerous studies and reviews of the relationship between the stress response and HLR, yet the data have not been systematically analysed across studies. Here, we performed meta-analyses of studies in which paired values of plasma corticosterone (CORT) and HLR were available to investigate the relationship between these parameters. Specifically, we analysed CORT and HLR as baseline measures between treatment (or ‘stressed’ populations) and control (or ‘reference’ populations). Additionally, we investigated the relationship within CORT and HLR to identify temporal patterns of the response as a result of the duration of the stressor. Across studies, we identified that CORT and HLR are significantly elevated in populations subjected to environmentally stressful conditions. While not significantly different, CORT tended to be more elevated than HLR in the stressed populations. We found that there is a significant, negative relationship between CORT and the temporal duration of environmental stress. Additionally, we found a significant break point in this response at 85 days of stress duration, above which there is not a clear relationship between CORT and duration. This indicates that the CORT response to environmental stress attenuates. We found a small but positive significant relationship between HLR and temporal duration of environmental stress. This suggests that the elevation of HLR in response to environmental stress does not decrease over time. Our data identified that data gaps of wild populations of species exist and that more studies pairing physiological stress responses will further our understanding of how populations respond to environmental challenges. We found that CORT and HLR responded differently to stress, depending on captivity status, whether the study population was the domestic chicken, and the sex of the study population.","container-title":"Functional Ecology","DOI":"10.1111/1365-2435.12442","ISSN":"1365-2435","issue":"9","journalAbbreviation":"Funct. Ecol.","language":"en","license":"© 2015 The Authors. Functional Ecology © 2015 British Ecological Society","note":"_eprint: https://besjournals.onlinelibrary.wiley.com/doi/pdf/10.1111/1365-2435.12442","page":"1189-1196","source":"Wiley Online Library","title":"A meta-analysis of plasma corticosterone and heterophil : lymphocyte ratios – is there conservation of physiological stress responses over time?","title-short":"A meta-analysis of plasma corticosterone and heterophil","volume":"29","author":[{"family":"Goessling","given":"Jeffrey M."},{"family":"Kennedy","given":"Heather"},{"family":"Mendonça","given":"Mary T."},{"family":"Wilson","given":"Alan E."}],"issued":{"date-parts":[["2015"]]}}}],"schema":"https://github.com/citation-style-language/schema/raw/master/csl-citation.json"} </w:instrText>
      </w:r>
      <w:r>
        <w:rPr>
          <w:rFonts w:ascii="Arial" w:eastAsia="Times New Roman" w:hAnsi="Arial" w:cs="Arial"/>
          <w:color w:val="000000"/>
          <w:kern w:val="0"/>
          <w14:ligatures w14:val="none"/>
        </w:rPr>
        <w:fldChar w:fldCharType="separate"/>
      </w:r>
      <w:r w:rsidRPr="002E15B0">
        <w:rPr>
          <w:rFonts w:ascii="Arial" w:hAnsi="Arial" w:cs="Arial"/>
          <w:color w:val="000000"/>
          <w:kern w:val="0"/>
        </w:rPr>
        <w:t xml:space="preserve">(Davis </w:t>
      </w:r>
      <w:r w:rsidRPr="002E15B0">
        <w:rPr>
          <w:rFonts w:ascii="Arial" w:hAnsi="Arial" w:cs="Arial"/>
          <w:i/>
          <w:iCs/>
          <w:color w:val="000000"/>
          <w:kern w:val="0"/>
        </w:rPr>
        <w:t>et al.</w:t>
      </w:r>
      <w:r w:rsidRPr="002E15B0">
        <w:rPr>
          <w:rFonts w:ascii="Arial" w:hAnsi="Arial" w:cs="Arial"/>
          <w:color w:val="000000"/>
          <w:kern w:val="0"/>
        </w:rPr>
        <w:t xml:space="preserve">, 2008; Goessling </w:t>
      </w:r>
      <w:r w:rsidRPr="002E15B0">
        <w:rPr>
          <w:rFonts w:ascii="Arial" w:hAnsi="Arial" w:cs="Arial"/>
          <w:i/>
          <w:iCs/>
          <w:color w:val="000000"/>
          <w:kern w:val="0"/>
        </w:rPr>
        <w:t>et al.</w:t>
      </w:r>
      <w:r w:rsidRPr="002E15B0">
        <w:rPr>
          <w:rFonts w:ascii="Arial" w:hAnsi="Arial" w:cs="Arial"/>
          <w:color w:val="000000"/>
          <w:kern w:val="0"/>
        </w:rPr>
        <w:t>, 2015)</w:t>
      </w:r>
      <w:r>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Thus, we utilized leukocyte profiles herein</w:t>
      </w:r>
      <w:r w:rsidR="008A3E5E">
        <w:rPr>
          <w:rFonts w:ascii="Arial" w:eastAsia="Times New Roman" w:hAnsi="Arial" w:cs="Arial"/>
          <w:color w:val="000000"/>
          <w:kern w:val="0"/>
          <w14:ligatures w14:val="none"/>
        </w:rPr>
        <w:t xml:space="preserve"> to evaluate stress-associated physiological responses</w:t>
      </w:r>
      <w:r>
        <w:rPr>
          <w:rFonts w:ascii="Arial" w:eastAsia="Times New Roman" w:hAnsi="Arial" w:cs="Arial"/>
          <w:color w:val="000000"/>
          <w:kern w:val="0"/>
          <w14:ligatures w14:val="none"/>
        </w:rPr>
        <w:t>.</w:t>
      </w:r>
    </w:p>
    <w:p w14:paraId="060AA1AD" w14:textId="46BCF52A" w:rsidR="00292FF5" w:rsidRPr="00122893" w:rsidRDefault="00A25304" w:rsidP="00207381">
      <w:pPr>
        <w:spacing w:line="480" w:lineRule="auto"/>
        <w:ind w:firstLine="720"/>
        <w:rPr>
          <w:rFonts w:ascii="Arial" w:eastAsia="Times New Roman" w:hAnsi="Arial" w:cs="Arial"/>
          <w:kern w:val="0"/>
          <w14:ligatures w14:val="none"/>
        </w:rPr>
      </w:pPr>
      <w:r>
        <w:rPr>
          <w:rFonts w:ascii="Arial" w:eastAsia="Times New Roman" w:hAnsi="Arial" w:cs="Arial"/>
          <w:color w:val="000000"/>
          <w:kern w:val="0"/>
          <w14:ligatures w14:val="none"/>
        </w:rPr>
        <w:t>Immediately after blood collection, we</w:t>
      </w:r>
      <w:r w:rsidR="00292FF5" w:rsidRPr="00122893">
        <w:rPr>
          <w:rFonts w:ascii="Arial" w:eastAsia="Times New Roman" w:hAnsi="Arial" w:cs="Arial"/>
          <w:color w:val="000000"/>
          <w:kern w:val="0"/>
          <w14:ligatures w14:val="none"/>
        </w:rPr>
        <w:t xml:space="preserve"> </w:t>
      </w:r>
      <w:r w:rsidR="00373EEB">
        <w:rPr>
          <w:rFonts w:ascii="Arial" w:eastAsia="Times New Roman" w:hAnsi="Arial" w:cs="Arial"/>
          <w:color w:val="000000"/>
          <w:kern w:val="0"/>
          <w14:ligatures w14:val="none"/>
        </w:rPr>
        <w:t>prepared</w:t>
      </w:r>
      <w:r w:rsidR="00292FF5" w:rsidRPr="00122893">
        <w:rPr>
          <w:rFonts w:ascii="Arial" w:eastAsia="Times New Roman" w:hAnsi="Arial" w:cs="Arial"/>
          <w:color w:val="000000"/>
          <w:kern w:val="0"/>
          <w14:ligatures w14:val="none"/>
        </w:rPr>
        <w:t xml:space="preserve"> smears using approximately 5</w:t>
      </w:r>
      <w:r w:rsidR="008A3E5E">
        <w:rPr>
          <w:rFonts w:ascii="Arial" w:eastAsia="Times New Roman" w:hAnsi="Arial" w:cs="Arial"/>
          <w:color w:val="000000"/>
          <w:kern w:val="0"/>
          <w14:ligatures w14:val="none"/>
        </w:rPr>
        <w:t>–</w:t>
      </w:r>
      <w:r w:rsidR="00292FF5" w:rsidRPr="00122893">
        <w:rPr>
          <w:rFonts w:ascii="Arial" w:eastAsia="Times New Roman" w:hAnsi="Arial" w:cs="Arial"/>
          <w:color w:val="000000"/>
          <w:kern w:val="0"/>
          <w14:ligatures w14:val="none"/>
        </w:rPr>
        <w:t xml:space="preserve">10 µl of whole blood on standard glass microscope slides (75 </w:t>
      </w:r>
      <w:r w:rsidR="00373EEB">
        <w:rPr>
          <w:rFonts w:ascii="Arial" w:eastAsia="Times New Roman" w:hAnsi="Arial" w:cs="Arial"/>
          <w:color w:val="000000"/>
          <w:kern w:val="0"/>
          <w14:ligatures w14:val="none"/>
        </w:rPr>
        <w:t>x</w:t>
      </w:r>
      <w:r w:rsidR="00292FF5" w:rsidRPr="00122893">
        <w:rPr>
          <w:rFonts w:ascii="Arial" w:eastAsia="Times New Roman" w:hAnsi="Arial" w:cs="Arial"/>
          <w:color w:val="000000"/>
          <w:kern w:val="0"/>
          <w14:ligatures w14:val="none"/>
        </w:rPr>
        <w:t xml:space="preserve"> 25 mm; 1 mm thick) with a two-slide wedge method</w:t>
      </w:r>
      <w:r w:rsidR="0019026F">
        <w:rPr>
          <w:rFonts w:ascii="Arial" w:eastAsia="Times New Roman" w:hAnsi="Arial" w:cs="Arial"/>
          <w:color w:val="000000"/>
          <w:kern w:val="0"/>
          <w14:ligatures w14:val="none"/>
        </w:rPr>
        <w:t xml:space="preserve"> </w:t>
      </w:r>
      <w:r w:rsidR="0019026F">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{"citationID":"oZe5IKWJ","properties":{"formattedCitation":"(Houwen, 2002; Murray {\\i{}et al.}, 2013)","plainCitation":"(Houwen, 2002; Murray et al., 2013)","noteIndex":0},"citationItems":[{"id":251,"uris":["http://zotero.org/users/4161640/items/NIMJ8W4A"],"itemData":{"id":251,"type":"article-journal","container-title":"Clinics in laboratory medicine","issue":"1","journalAbbreviation":"Clin. Lab. Med.","note":"publisher: Elsevier","page":"1–14","title":"Blood film preparation and staining procedures","volume":"22","author":[{"family":"Houwen","given":"Berend"}],"issued":{"date-parts":[["2002"]]}}},{"id":252,"uris":["http://zotero.org/users/4161640/items/MDG3KWR9"],"itemData":{"id":252,"type":"article-journal","container-title":"Ichthyology &amp; Herpetology","issue":"2","journalAbbreviation":"Ichthyol. Herpetol.","note":"publisher: The American Society of Ichthyologists and Herpetologists","page":"268–276","title":"Can reproductive allometry assess population marginality in crocodilians? a comparative analysis of Gulf Coast American Alligator (&lt;i&gt;Alligator mississippiensis&lt;/i&gt;) populations","volume":"2013","author":[{"family":"Murray","given":"Christopher M"},{"family":"Easter","given":"Michael"},{"family":"Merchant","given":"Mark"},{"family":"Cooper","given":"Amos"},{"family":"Crother","given":"Brian I"}],"issued":{"date-parts":[["2013"]]}}}],"schema":"https://github.com/citation-style-language/schema/raw/master/csl-citation.json"} </w:instrText>
      </w:r>
      <w:r w:rsidR="0019026F">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(Houwen, 2002; Murray </w:t>
      </w:r>
      <w:r w:rsidR="002838B7" w:rsidRPr="002838B7">
        <w:rPr>
          <w:rFonts w:ascii="Arial" w:hAnsi="Arial" w:cs="Arial"/>
          <w:i/>
          <w:iCs/>
          <w:color w:val="000000"/>
          <w:kern w:val="0"/>
        </w:rPr>
        <w:t>et al.</w:t>
      </w:r>
      <w:r w:rsidR="002838B7" w:rsidRPr="002838B7">
        <w:rPr>
          <w:rFonts w:ascii="Arial" w:hAnsi="Arial" w:cs="Arial"/>
          <w:color w:val="000000"/>
          <w:kern w:val="0"/>
        </w:rPr>
        <w:t>, 2013)</w:t>
      </w:r>
      <w:r w:rsidR="0019026F">
        <w:rPr>
          <w:rFonts w:ascii="Arial" w:eastAsia="Times New Roman" w:hAnsi="Arial" w:cs="Arial"/>
          <w:color w:val="000000"/>
          <w:kern w:val="0"/>
          <w14:ligatures w14:val="none"/>
        </w:rPr>
        <w:fldChar w:fldCharType="end"/>
      </w:r>
      <w:r w:rsidR="00292FF5"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 xml:space="preserve">After </w:t>
      </w:r>
      <w:r w:rsidR="00292FF5" w:rsidRPr="00122893">
        <w:rPr>
          <w:rFonts w:ascii="Arial" w:eastAsia="Times New Roman" w:hAnsi="Arial" w:cs="Arial"/>
          <w:color w:val="000000"/>
          <w:kern w:val="0"/>
          <w14:ligatures w14:val="none"/>
        </w:rPr>
        <w:t>air-dr</w:t>
      </w:r>
      <w:r>
        <w:rPr>
          <w:rFonts w:ascii="Arial" w:eastAsia="Times New Roman" w:hAnsi="Arial" w:cs="Arial"/>
          <w:color w:val="000000"/>
          <w:kern w:val="0"/>
          <w14:ligatures w14:val="none"/>
        </w:rPr>
        <w:t>ying</w:t>
      </w:r>
      <w:r w:rsidR="00292FF5" w:rsidRPr="00122893">
        <w:rPr>
          <w:rFonts w:ascii="Arial" w:eastAsia="Times New Roman" w:hAnsi="Arial" w:cs="Arial"/>
          <w:color w:val="000000"/>
          <w:kern w:val="0"/>
          <w14:ligatures w14:val="none"/>
        </w:rPr>
        <w:t xml:space="preserve">, we fixed and stained </w:t>
      </w:r>
      <w:r w:rsidR="008A3E5E">
        <w:rPr>
          <w:rFonts w:ascii="Arial" w:eastAsia="Times New Roman" w:hAnsi="Arial" w:cs="Arial"/>
          <w:color w:val="000000"/>
          <w:kern w:val="0"/>
          <w14:ligatures w14:val="none"/>
        </w:rPr>
        <w:t>slides</w:t>
      </w:r>
      <w:r w:rsidR="008A3E5E" w:rsidRPr="00122893">
        <w:rPr>
          <w:rFonts w:ascii="Arial" w:eastAsia="Times New Roman" w:hAnsi="Arial" w:cs="Arial"/>
          <w:color w:val="000000"/>
          <w:kern w:val="0"/>
          <w14:ligatures w14:val="none"/>
        </w:rPr>
        <w:t xml:space="preserve"> </w:t>
      </w:r>
      <w:r w:rsidR="00292FF5" w:rsidRPr="00122893">
        <w:rPr>
          <w:rFonts w:ascii="Arial" w:eastAsia="Times New Roman" w:hAnsi="Arial" w:cs="Arial"/>
          <w:color w:val="000000"/>
          <w:kern w:val="0"/>
          <w14:ligatures w14:val="none"/>
        </w:rPr>
        <w:t>with Giemsa-Wright (</w:t>
      </w:r>
      <w:proofErr w:type="spellStart"/>
      <w:r w:rsidR="00292FF5" w:rsidRPr="00122893">
        <w:rPr>
          <w:rFonts w:ascii="Arial" w:eastAsia="Times New Roman" w:hAnsi="Arial" w:cs="Arial"/>
          <w:color w:val="000000"/>
          <w:kern w:val="0"/>
          <w14:ligatures w14:val="none"/>
        </w:rPr>
        <w:t>Fisherbrand</w:t>
      </w:r>
      <w:proofErr w:type="spellEnd"/>
      <w:r w:rsidR="00292FF5" w:rsidRPr="00122893">
        <w:rPr>
          <w:rFonts w:ascii="Arial" w:eastAsia="Times New Roman" w:hAnsi="Arial" w:cs="Arial"/>
          <w:color w:val="000000"/>
          <w:kern w:val="0"/>
          <w14:ligatures w14:val="none"/>
        </w:rPr>
        <w:t xml:space="preserve">, Pittsburgh, PA, USA). </w:t>
      </w:r>
      <w:r>
        <w:rPr>
          <w:rFonts w:ascii="Arial" w:eastAsia="Times New Roman" w:hAnsi="Arial" w:cs="Arial"/>
          <w:color w:val="000000"/>
          <w:kern w:val="0"/>
          <w14:ligatures w14:val="none"/>
        </w:rPr>
        <w:t>W</w:t>
      </w:r>
      <w:r w:rsidR="00292FF5" w:rsidRPr="00122893">
        <w:rPr>
          <w:rFonts w:ascii="Arial" w:eastAsia="Times New Roman" w:hAnsi="Arial" w:cs="Arial"/>
          <w:color w:val="000000"/>
          <w:kern w:val="0"/>
          <w14:ligatures w14:val="none"/>
        </w:rPr>
        <w:t xml:space="preserve">e examined smears under </w:t>
      </w:r>
      <w:r>
        <w:rPr>
          <w:rFonts w:ascii="Arial" w:eastAsia="Times New Roman" w:hAnsi="Arial" w:cs="Arial"/>
          <w:color w:val="000000"/>
          <w:kern w:val="0"/>
          <w14:ligatures w14:val="none"/>
        </w:rPr>
        <w:t xml:space="preserve">a </w:t>
      </w:r>
      <w:r w:rsidR="00292FF5" w:rsidRPr="00122893">
        <w:rPr>
          <w:rFonts w:ascii="Arial" w:eastAsia="Times New Roman" w:hAnsi="Arial" w:cs="Arial"/>
          <w:color w:val="000000"/>
          <w:kern w:val="0"/>
          <w14:ligatures w14:val="none"/>
        </w:rPr>
        <w:t>light microscop</w:t>
      </w:r>
      <w:r>
        <w:rPr>
          <w:rFonts w:ascii="Arial" w:eastAsia="Times New Roman" w:hAnsi="Arial" w:cs="Arial"/>
          <w:color w:val="000000"/>
          <w:kern w:val="0"/>
          <w14:ligatures w14:val="none"/>
        </w:rPr>
        <w:t>e</w:t>
      </w:r>
      <w:r w:rsidR="00292FF5"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w:t>
      </w:r>
      <w:r w:rsidR="00292FF5" w:rsidRPr="00122893">
        <w:rPr>
          <w:rFonts w:ascii="Arial" w:eastAsia="Times New Roman" w:hAnsi="Arial" w:cs="Arial"/>
          <w:color w:val="000000"/>
          <w:kern w:val="0"/>
          <w14:ligatures w14:val="none"/>
        </w:rPr>
        <w:t>40</w:t>
      </w:r>
      <w:r w:rsidR="000C55C4">
        <w:rPr>
          <w:rFonts w:ascii="Arial" w:eastAsia="Times New Roman" w:hAnsi="Arial" w:cs="Arial"/>
          <w:color w:val="000000"/>
          <w:kern w:val="0"/>
          <w14:ligatures w14:val="none"/>
        </w:rPr>
        <w:t>x</w:t>
      </w:r>
      <w:r w:rsidR="00292FF5" w:rsidRPr="00122893">
        <w:rPr>
          <w:rFonts w:ascii="Arial" w:eastAsia="Times New Roman" w:hAnsi="Arial" w:cs="Arial"/>
          <w:color w:val="000000"/>
          <w:kern w:val="0"/>
          <w14:ligatures w14:val="none"/>
        </w:rPr>
        <w:t xml:space="preserve"> magnification</w:t>
      </w:r>
      <w:r>
        <w:rPr>
          <w:rFonts w:ascii="Arial" w:eastAsia="Times New Roman" w:hAnsi="Arial" w:cs="Arial"/>
          <w:color w:val="000000"/>
          <w:kern w:val="0"/>
          <w14:ligatures w14:val="none"/>
        </w:rPr>
        <w:t>),</w:t>
      </w:r>
      <w:r w:rsidR="00292FF5" w:rsidRPr="00122893">
        <w:rPr>
          <w:rFonts w:ascii="Arial" w:eastAsia="Times New Roman" w:hAnsi="Arial" w:cs="Arial"/>
          <w:color w:val="000000"/>
          <w:kern w:val="0"/>
          <w14:ligatures w14:val="none"/>
        </w:rPr>
        <w:t xml:space="preserve"> identi</w:t>
      </w:r>
      <w:r>
        <w:rPr>
          <w:rFonts w:ascii="Arial" w:eastAsia="Times New Roman" w:hAnsi="Arial" w:cs="Arial"/>
          <w:color w:val="000000"/>
          <w:kern w:val="0"/>
          <w14:ligatures w14:val="none"/>
        </w:rPr>
        <w:t>fied</w:t>
      </w:r>
      <w:r w:rsidR="00714209">
        <w:rPr>
          <w:rFonts w:ascii="Arial" w:eastAsia="Times New Roman" w:hAnsi="Arial" w:cs="Arial"/>
          <w:color w:val="000000"/>
          <w:kern w:val="0"/>
          <w14:ligatures w14:val="none"/>
        </w:rPr>
        <w:t xml:space="preserve"> </w:t>
      </w:r>
      <w:r w:rsidR="00292FF5" w:rsidRPr="00122893">
        <w:rPr>
          <w:rFonts w:ascii="Arial" w:eastAsia="Times New Roman" w:hAnsi="Arial" w:cs="Arial"/>
          <w:color w:val="000000"/>
          <w:kern w:val="0"/>
          <w14:ligatures w14:val="none"/>
        </w:rPr>
        <w:t xml:space="preserve">the first </w:t>
      </w:r>
      <w:r w:rsidR="00714209">
        <w:rPr>
          <w:rFonts w:ascii="Arial" w:eastAsia="Times New Roman" w:hAnsi="Arial" w:cs="Arial"/>
          <w:color w:val="000000"/>
          <w:kern w:val="0"/>
          <w14:ligatures w14:val="none"/>
        </w:rPr>
        <w:t>approximately</w:t>
      </w:r>
      <w:r w:rsidR="00292FF5" w:rsidRPr="00122893">
        <w:rPr>
          <w:rFonts w:ascii="Arial" w:eastAsia="Times New Roman" w:hAnsi="Arial" w:cs="Arial"/>
          <w:color w:val="000000"/>
          <w:kern w:val="0"/>
          <w14:ligatures w14:val="none"/>
        </w:rPr>
        <w:t xml:space="preserve"> </w:t>
      </w:r>
      <w:r w:rsidR="00714209">
        <w:rPr>
          <w:rFonts w:ascii="Arial" w:eastAsia="Times New Roman" w:hAnsi="Arial" w:cs="Arial"/>
          <w:color w:val="000000"/>
          <w:kern w:val="0"/>
          <w14:ligatures w14:val="none"/>
        </w:rPr>
        <w:t>100</w:t>
      </w:r>
      <w:r w:rsidR="000C55C4">
        <w:rPr>
          <w:rFonts w:ascii="Arial" w:eastAsia="Times New Roman" w:hAnsi="Arial" w:cs="Arial"/>
          <w:color w:val="000000"/>
          <w:kern w:val="0"/>
          <w14:ligatures w14:val="none"/>
        </w:rPr>
        <w:t xml:space="preserve"> </w:t>
      </w:r>
      <w:r w:rsidR="00292FF5" w:rsidRPr="00122893">
        <w:rPr>
          <w:rFonts w:ascii="Arial" w:eastAsia="Times New Roman" w:hAnsi="Arial" w:cs="Arial"/>
          <w:color w:val="000000"/>
          <w:kern w:val="0"/>
          <w14:ligatures w14:val="none"/>
        </w:rPr>
        <w:t>leukocytes</w:t>
      </w:r>
      <w:r>
        <w:rPr>
          <w:rFonts w:ascii="Arial" w:eastAsia="Times New Roman" w:hAnsi="Arial" w:cs="Arial"/>
          <w:color w:val="000000"/>
          <w:kern w:val="0"/>
          <w14:ligatures w14:val="none"/>
        </w:rPr>
        <w:t>,</w:t>
      </w:r>
      <w:r w:rsidR="00292FF5" w:rsidRPr="00122893">
        <w:rPr>
          <w:rFonts w:ascii="Arial" w:eastAsia="Times New Roman" w:hAnsi="Arial" w:cs="Arial"/>
          <w:color w:val="000000"/>
          <w:kern w:val="0"/>
          <w14:ligatures w14:val="none"/>
        </w:rPr>
        <w:t xml:space="preserve"> and calculated the NLR by dividing the </w:t>
      </w:r>
      <w:r w:rsidR="008A3E5E">
        <w:rPr>
          <w:rFonts w:ascii="Arial" w:eastAsia="Times New Roman" w:hAnsi="Arial" w:cs="Arial"/>
          <w:color w:val="000000"/>
          <w:kern w:val="0"/>
          <w14:ligatures w14:val="none"/>
        </w:rPr>
        <w:t xml:space="preserve">neutrophil </w:t>
      </w:r>
      <w:r w:rsidR="00052E17">
        <w:rPr>
          <w:rFonts w:ascii="Arial" w:eastAsia="Times New Roman" w:hAnsi="Arial" w:cs="Arial"/>
          <w:color w:val="000000"/>
          <w:kern w:val="0"/>
          <w14:ligatures w14:val="none"/>
        </w:rPr>
        <w:t>count</w:t>
      </w:r>
      <w:r w:rsidR="00292FF5" w:rsidRPr="00122893">
        <w:rPr>
          <w:rFonts w:ascii="Arial" w:eastAsia="Times New Roman" w:hAnsi="Arial" w:cs="Arial"/>
          <w:color w:val="000000"/>
          <w:kern w:val="0"/>
          <w14:ligatures w14:val="none"/>
        </w:rPr>
        <w:t xml:space="preserve"> by </w:t>
      </w:r>
      <w:r w:rsidR="00373EEB">
        <w:rPr>
          <w:rFonts w:ascii="Arial" w:eastAsia="Times New Roman" w:hAnsi="Arial" w:cs="Arial"/>
          <w:color w:val="000000"/>
          <w:kern w:val="0"/>
          <w14:ligatures w14:val="none"/>
        </w:rPr>
        <w:t xml:space="preserve">the </w:t>
      </w:r>
      <w:r w:rsidR="008A3E5E">
        <w:rPr>
          <w:rFonts w:ascii="Arial" w:eastAsia="Times New Roman" w:hAnsi="Arial" w:cs="Arial"/>
          <w:color w:val="000000"/>
          <w:kern w:val="0"/>
          <w14:ligatures w14:val="none"/>
        </w:rPr>
        <w:t xml:space="preserve">lymphocyte </w:t>
      </w:r>
      <w:r w:rsidR="00052E17">
        <w:rPr>
          <w:rFonts w:ascii="Arial" w:eastAsia="Times New Roman" w:hAnsi="Arial" w:cs="Arial"/>
          <w:color w:val="000000"/>
          <w:kern w:val="0"/>
          <w14:ligatures w14:val="none"/>
        </w:rPr>
        <w:t>count</w:t>
      </w:r>
      <w:r w:rsidR="00292FF5"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One observer, blind to treatment groups,</w:t>
      </w:r>
      <w:r w:rsidR="00292FF5" w:rsidRPr="00122893">
        <w:rPr>
          <w:rFonts w:ascii="Arial" w:eastAsia="Times New Roman" w:hAnsi="Arial" w:cs="Arial"/>
          <w:color w:val="000000"/>
          <w:kern w:val="0"/>
          <w14:ligatures w14:val="none"/>
        </w:rPr>
        <w:t xml:space="preserve"> identified </w:t>
      </w:r>
      <w:r>
        <w:rPr>
          <w:rFonts w:ascii="Arial" w:eastAsia="Times New Roman" w:hAnsi="Arial" w:cs="Arial"/>
          <w:color w:val="000000"/>
          <w:kern w:val="0"/>
          <w14:ligatures w14:val="none"/>
        </w:rPr>
        <w:t xml:space="preserve">all </w:t>
      </w:r>
      <w:r w:rsidR="00292FF5" w:rsidRPr="00122893">
        <w:rPr>
          <w:rFonts w:ascii="Arial" w:eastAsia="Times New Roman" w:hAnsi="Arial" w:cs="Arial"/>
          <w:color w:val="000000"/>
          <w:kern w:val="0"/>
          <w14:ligatures w14:val="none"/>
        </w:rPr>
        <w:t>leukocytes</w:t>
      </w:r>
      <w:r>
        <w:rPr>
          <w:rFonts w:ascii="Arial" w:eastAsia="Times New Roman" w:hAnsi="Arial" w:cs="Arial"/>
          <w:color w:val="000000"/>
          <w:kern w:val="0"/>
          <w14:ligatures w14:val="none"/>
        </w:rPr>
        <w:t xml:space="preserve"> to ensure consistency</w:t>
      </w:r>
      <w:r w:rsidR="008A3E5E">
        <w:rPr>
          <w:rFonts w:ascii="Arial" w:eastAsia="Times New Roman" w:hAnsi="Arial" w:cs="Arial"/>
          <w:color w:val="000000"/>
          <w:kern w:val="0"/>
          <w14:ligatures w14:val="none"/>
        </w:rPr>
        <w:t xml:space="preserve"> among samples</w:t>
      </w:r>
      <w:r w:rsidR="00292FF5" w:rsidRPr="00122893">
        <w:rPr>
          <w:rFonts w:ascii="Arial" w:eastAsia="Times New Roman" w:hAnsi="Arial" w:cs="Arial"/>
          <w:color w:val="000000"/>
          <w:kern w:val="0"/>
          <w14:ligatures w14:val="none"/>
        </w:rPr>
        <w:t>.</w:t>
      </w:r>
    </w:p>
    <w:p w14:paraId="60E9106F" w14:textId="77777777" w:rsidR="00292FF5" w:rsidRPr="00122893" w:rsidRDefault="00292FF5" w:rsidP="00207381">
      <w:pPr>
        <w:spacing w:line="480" w:lineRule="auto"/>
        <w:rPr>
          <w:rFonts w:ascii="Arial" w:eastAsia="Times New Roman" w:hAnsi="Arial" w:cs="Arial"/>
          <w:kern w:val="0"/>
          <w14:ligatures w14:val="none"/>
        </w:rPr>
      </w:pPr>
    </w:p>
    <w:p w14:paraId="68286111" w14:textId="17D7DF0D" w:rsidR="0045522C"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i/>
          <w:iCs/>
          <w:color w:val="000000"/>
          <w:kern w:val="0"/>
          <w14:ligatures w14:val="none"/>
        </w:rPr>
        <w:t xml:space="preserve">2.4. </w:t>
      </w:r>
      <w:r w:rsidR="00991BBD">
        <w:rPr>
          <w:rFonts w:ascii="Arial" w:eastAsia="Times New Roman" w:hAnsi="Arial" w:cs="Arial"/>
          <w:i/>
          <w:iCs/>
          <w:color w:val="000000"/>
          <w:kern w:val="0"/>
          <w14:ligatures w14:val="none"/>
        </w:rPr>
        <w:t xml:space="preserve">Water Quality </w:t>
      </w:r>
      <w:r w:rsidRPr="00122893">
        <w:rPr>
          <w:rFonts w:ascii="Arial" w:eastAsia="Times New Roman" w:hAnsi="Arial" w:cs="Arial"/>
          <w:i/>
          <w:iCs/>
          <w:color w:val="000000"/>
          <w:kern w:val="0"/>
          <w14:ligatures w14:val="none"/>
        </w:rPr>
        <w:t>Measurements</w:t>
      </w:r>
    </w:p>
    <w:p w14:paraId="7020B4D8" w14:textId="5A1639F4" w:rsidR="0045522C" w:rsidRPr="00122893" w:rsidRDefault="00292FF5" w:rsidP="00207381">
      <w:pPr>
        <w:spacing w:line="480" w:lineRule="auto"/>
        <w:ind w:firstLine="720"/>
        <w:rPr>
          <w:rFonts w:ascii="Arial" w:eastAsia="Times New Roman" w:hAnsi="Arial" w:cs="Arial"/>
          <w:kern w:val="0"/>
          <w14:ligatures w14:val="none"/>
        </w:rPr>
      </w:pPr>
      <w:r w:rsidRPr="00122893">
        <w:rPr>
          <w:rFonts w:ascii="Arial" w:eastAsia="Times New Roman" w:hAnsi="Arial" w:cs="Arial"/>
          <w:color w:val="000000"/>
          <w:kern w:val="0"/>
          <w14:ligatures w14:val="none"/>
        </w:rPr>
        <w:t xml:space="preserve">We </w:t>
      </w:r>
      <w:r w:rsidR="007C2468">
        <w:rPr>
          <w:rFonts w:ascii="Arial" w:eastAsia="Times New Roman" w:hAnsi="Arial" w:cs="Arial"/>
          <w:color w:val="000000"/>
          <w:kern w:val="0"/>
          <w14:ligatures w14:val="none"/>
        </w:rPr>
        <w:t>measured</w:t>
      </w:r>
      <w:r w:rsidRPr="00122893">
        <w:rPr>
          <w:rFonts w:ascii="Arial" w:eastAsia="Times New Roman" w:hAnsi="Arial" w:cs="Arial"/>
          <w:color w:val="000000"/>
          <w:kern w:val="0"/>
          <w14:ligatures w14:val="none"/>
        </w:rPr>
        <w:t xml:space="preserve"> water q</w:t>
      </w:r>
      <w:r w:rsidR="0045522C" w:rsidRPr="00122893">
        <w:rPr>
          <w:rFonts w:ascii="Arial" w:eastAsia="Times New Roman" w:hAnsi="Arial" w:cs="Arial"/>
          <w:color w:val="000000"/>
          <w:kern w:val="0"/>
          <w14:ligatures w14:val="none"/>
        </w:rPr>
        <w:t>u</w:t>
      </w:r>
      <w:r w:rsidRPr="00122893">
        <w:rPr>
          <w:rFonts w:ascii="Arial" w:eastAsia="Times New Roman" w:hAnsi="Arial" w:cs="Arial"/>
          <w:color w:val="000000"/>
          <w:kern w:val="0"/>
          <w14:ligatures w14:val="none"/>
        </w:rPr>
        <w:t>ality</w:t>
      </w:r>
      <w:r w:rsidR="007C2468">
        <w:rPr>
          <w:rFonts w:ascii="Arial" w:eastAsia="Times New Roman" w:hAnsi="Arial" w:cs="Arial"/>
          <w:color w:val="000000"/>
          <w:kern w:val="0"/>
          <w14:ligatures w14:val="none"/>
        </w:rPr>
        <w:t xml:space="preserve"> variables</w:t>
      </w:r>
      <w:r w:rsidRPr="00122893">
        <w:rPr>
          <w:rFonts w:ascii="Arial" w:eastAsia="Times New Roman" w:hAnsi="Arial" w:cs="Arial"/>
          <w:color w:val="000000"/>
          <w:kern w:val="0"/>
          <w14:ligatures w14:val="none"/>
        </w:rPr>
        <w:t>—temperature</w:t>
      </w:r>
      <w:r w:rsidR="00373EEB">
        <w:rPr>
          <w:rFonts w:ascii="Arial" w:eastAsia="Times New Roman" w:hAnsi="Arial" w:cs="Arial"/>
          <w:color w:val="000000"/>
          <w:kern w:val="0"/>
          <w14:ligatures w14:val="none"/>
        </w:rPr>
        <w:t xml:space="preserve"> (°C</w:t>
      </w:r>
      <w:r w:rsidRPr="00122893">
        <w:rPr>
          <w:rFonts w:ascii="Arial" w:eastAsia="Times New Roman" w:hAnsi="Arial" w:cs="Arial"/>
          <w:color w:val="000000"/>
          <w:kern w:val="0"/>
          <w14:ligatures w14:val="none"/>
        </w:rPr>
        <w:t xml:space="preserve">), dissolved oxygen (mg/L), pH, and salinity (ppt)—using a YSI Pro DSS (Yellow Springs Instruments, Xylem Inc., Washington D.C., USA) to ensure consistency among tanks. We </w:t>
      </w:r>
      <w:r w:rsidR="007C2468">
        <w:rPr>
          <w:rFonts w:ascii="Arial" w:eastAsia="Times New Roman" w:hAnsi="Arial" w:cs="Arial"/>
          <w:color w:val="000000"/>
          <w:kern w:val="0"/>
          <w14:ligatures w14:val="none"/>
        </w:rPr>
        <w:t>collected measurements</w:t>
      </w:r>
      <w:r w:rsidRPr="00122893">
        <w:rPr>
          <w:rFonts w:ascii="Arial" w:eastAsia="Times New Roman" w:hAnsi="Arial" w:cs="Arial"/>
          <w:color w:val="000000"/>
          <w:kern w:val="0"/>
          <w14:ligatures w14:val="none"/>
        </w:rPr>
        <w:t xml:space="preserve"> </w:t>
      </w:r>
      <w:r w:rsidR="000C55C4">
        <w:rPr>
          <w:rFonts w:ascii="Arial" w:eastAsia="Times New Roman" w:hAnsi="Arial" w:cs="Arial"/>
          <w:color w:val="000000"/>
          <w:kern w:val="0"/>
          <w14:ligatures w14:val="none"/>
        </w:rPr>
        <w:t xml:space="preserve">using the YSI </w:t>
      </w:r>
      <w:r w:rsidRPr="00122893">
        <w:rPr>
          <w:rFonts w:ascii="Arial" w:eastAsia="Times New Roman" w:hAnsi="Arial" w:cs="Arial"/>
          <w:color w:val="000000"/>
          <w:kern w:val="0"/>
          <w14:ligatures w14:val="none"/>
        </w:rPr>
        <w:t>on days 2, 3, 10, 11, 14, 15</w:t>
      </w:r>
      <w:r w:rsidR="007C2468">
        <w:rPr>
          <w:rFonts w:ascii="Arial" w:eastAsia="Times New Roman" w:hAnsi="Arial" w:cs="Arial"/>
          <w:color w:val="000000"/>
          <w:kern w:val="0"/>
          <w14:ligatures w14:val="none"/>
        </w:rPr>
        <w:t xml:space="preserve"> (before</w:t>
      </w:r>
      <w:r w:rsidR="00E708EA">
        <w:rPr>
          <w:rFonts w:ascii="Arial" w:eastAsia="Times New Roman" w:hAnsi="Arial" w:cs="Arial"/>
          <w:color w:val="000000"/>
          <w:kern w:val="0"/>
          <w14:ligatures w14:val="none"/>
        </w:rPr>
        <w:t xml:space="preserve"> and after</w:t>
      </w:r>
      <w:r w:rsidR="007C2468">
        <w:rPr>
          <w:rFonts w:ascii="Arial" w:eastAsia="Times New Roman" w:hAnsi="Arial" w:cs="Arial"/>
          <w:color w:val="000000"/>
          <w:kern w:val="0"/>
          <w14:ligatures w14:val="none"/>
        </w:rPr>
        <w:t xml:space="preserve"> salinity increase)</w:t>
      </w:r>
      <w:r w:rsidR="000C55C4">
        <w:rPr>
          <w:rFonts w:ascii="Arial" w:eastAsia="Times New Roman" w:hAnsi="Arial" w:cs="Arial"/>
          <w:color w:val="000000"/>
          <w:kern w:val="0"/>
          <w14:ligatures w14:val="none"/>
        </w:rPr>
        <w:t>,</w:t>
      </w:r>
      <w:r w:rsidR="007C2468">
        <w:rPr>
          <w:rFonts w:ascii="Arial" w:eastAsia="Times New Roman" w:hAnsi="Arial" w:cs="Arial"/>
          <w:color w:val="000000"/>
          <w:kern w:val="0"/>
          <w14:ligatures w14:val="none"/>
        </w:rPr>
        <w:t xml:space="preserve"> </w:t>
      </w:r>
      <w:r w:rsidRPr="00122893">
        <w:rPr>
          <w:rFonts w:ascii="Arial" w:eastAsia="Times New Roman" w:hAnsi="Arial" w:cs="Arial"/>
          <w:color w:val="000000"/>
          <w:kern w:val="0"/>
          <w14:ligatures w14:val="none"/>
        </w:rPr>
        <w:t xml:space="preserve">and </w:t>
      </w:r>
      <w:r w:rsidR="007C2468">
        <w:rPr>
          <w:rFonts w:ascii="Arial" w:eastAsia="Times New Roman" w:hAnsi="Arial" w:cs="Arial"/>
          <w:color w:val="000000"/>
          <w:kern w:val="0"/>
          <w14:ligatures w14:val="none"/>
        </w:rPr>
        <w:t xml:space="preserve">again </w:t>
      </w:r>
      <w:r w:rsidRPr="00122893">
        <w:rPr>
          <w:rFonts w:ascii="Arial" w:eastAsia="Times New Roman" w:hAnsi="Arial" w:cs="Arial"/>
          <w:color w:val="000000"/>
          <w:kern w:val="0"/>
          <w14:ligatures w14:val="none"/>
        </w:rPr>
        <w:t xml:space="preserve">on day 17 to verify the </w:t>
      </w:r>
      <w:r w:rsidR="00E708EA">
        <w:rPr>
          <w:rFonts w:ascii="Arial" w:eastAsia="Times New Roman" w:hAnsi="Arial" w:cs="Arial"/>
          <w:color w:val="000000"/>
          <w:kern w:val="0"/>
          <w14:ligatures w14:val="none"/>
        </w:rPr>
        <w:t xml:space="preserve">consistency of the </w:t>
      </w:r>
      <w:r w:rsidRPr="00122893">
        <w:rPr>
          <w:rFonts w:ascii="Arial" w:eastAsia="Times New Roman" w:hAnsi="Arial" w:cs="Arial"/>
          <w:color w:val="000000"/>
          <w:kern w:val="0"/>
          <w14:ligatures w14:val="none"/>
        </w:rPr>
        <w:t xml:space="preserve">intentional salinity increase. We double-rinsed the YSI </w:t>
      </w:r>
      <w:r w:rsidR="007C2468">
        <w:rPr>
          <w:rFonts w:ascii="Arial" w:eastAsia="Times New Roman" w:hAnsi="Arial" w:cs="Arial"/>
          <w:color w:val="000000"/>
          <w:kern w:val="0"/>
          <w14:ligatures w14:val="none"/>
        </w:rPr>
        <w:t>probe</w:t>
      </w:r>
      <w:r w:rsidRPr="00122893">
        <w:rPr>
          <w:rFonts w:ascii="Arial" w:eastAsia="Times New Roman" w:hAnsi="Arial" w:cs="Arial"/>
          <w:color w:val="000000"/>
          <w:kern w:val="0"/>
          <w14:ligatures w14:val="none"/>
        </w:rPr>
        <w:t xml:space="preserve"> </w:t>
      </w:r>
      <w:r w:rsidR="007C2468">
        <w:rPr>
          <w:rFonts w:ascii="Arial" w:eastAsia="Times New Roman" w:hAnsi="Arial" w:cs="Arial"/>
          <w:color w:val="000000"/>
          <w:kern w:val="0"/>
          <w14:ligatures w14:val="none"/>
        </w:rPr>
        <w:t>with</w:t>
      </w:r>
      <w:r w:rsidRPr="00122893">
        <w:rPr>
          <w:rFonts w:ascii="Arial" w:eastAsia="Times New Roman" w:hAnsi="Arial" w:cs="Arial"/>
          <w:color w:val="000000"/>
          <w:kern w:val="0"/>
          <w14:ligatures w14:val="none"/>
        </w:rPr>
        <w:t xml:space="preserve"> tap and reverse</w:t>
      </w:r>
      <w:r w:rsidR="0019026F">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 xml:space="preserve">osmosis water between </w:t>
      </w:r>
      <w:r w:rsidR="007C2468">
        <w:rPr>
          <w:rFonts w:ascii="Arial" w:eastAsia="Times New Roman" w:hAnsi="Arial" w:cs="Arial"/>
          <w:color w:val="000000"/>
          <w:kern w:val="0"/>
          <w14:ligatures w14:val="none"/>
        </w:rPr>
        <w:lastRenderedPageBreak/>
        <w:t>tanks</w:t>
      </w:r>
      <w:r w:rsidRPr="00122893">
        <w:rPr>
          <w:rFonts w:ascii="Arial" w:eastAsia="Times New Roman" w:hAnsi="Arial" w:cs="Arial"/>
          <w:color w:val="000000"/>
          <w:kern w:val="0"/>
          <w14:ligatures w14:val="none"/>
        </w:rPr>
        <w:t xml:space="preserve"> to </w:t>
      </w:r>
      <w:r w:rsidR="00533DCC">
        <w:rPr>
          <w:rFonts w:ascii="Arial" w:eastAsia="Times New Roman" w:hAnsi="Arial" w:cs="Arial"/>
          <w:color w:val="000000"/>
          <w:kern w:val="0"/>
          <w14:ligatures w14:val="none"/>
        </w:rPr>
        <w:t>prevent</w:t>
      </w:r>
      <w:r w:rsidRPr="00122893">
        <w:rPr>
          <w:rFonts w:ascii="Arial" w:eastAsia="Times New Roman" w:hAnsi="Arial" w:cs="Arial"/>
          <w:color w:val="000000"/>
          <w:kern w:val="0"/>
          <w14:ligatures w14:val="none"/>
        </w:rPr>
        <w:t xml:space="preserve"> contamination. We u</w:t>
      </w:r>
      <w:r w:rsidR="0019026F">
        <w:rPr>
          <w:rFonts w:ascii="Arial" w:eastAsia="Times New Roman" w:hAnsi="Arial" w:cs="Arial"/>
          <w:color w:val="000000"/>
          <w:kern w:val="0"/>
          <w14:ligatures w14:val="none"/>
        </w:rPr>
        <w:t>sed</w:t>
      </w:r>
      <w:r w:rsidRPr="00122893">
        <w:rPr>
          <w:rFonts w:ascii="Arial" w:eastAsia="Times New Roman" w:hAnsi="Arial" w:cs="Arial"/>
          <w:color w:val="000000"/>
          <w:kern w:val="0"/>
          <w14:ligatures w14:val="none"/>
        </w:rPr>
        <w:t xml:space="preserve"> water</w:t>
      </w:r>
      <w:r w:rsidR="007C2468">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 xml:space="preserve">quality data to </w:t>
      </w:r>
      <w:r w:rsidR="007C2468">
        <w:rPr>
          <w:rFonts w:ascii="Arial" w:eastAsia="Times New Roman" w:hAnsi="Arial" w:cs="Arial"/>
          <w:color w:val="000000"/>
          <w:kern w:val="0"/>
          <w14:ligatures w14:val="none"/>
        </w:rPr>
        <w:t>verify consistent environmental conditions across tanks</w:t>
      </w:r>
      <w:r w:rsidRPr="00122893">
        <w:rPr>
          <w:rFonts w:ascii="Arial" w:eastAsia="Times New Roman" w:hAnsi="Arial" w:cs="Arial"/>
          <w:color w:val="000000"/>
          <w:kern w:val="0"/>
          <w14:ligatures w14:val="none"/>
        </w:rPr>
        <w:t>.</w:t>
      </w:r>
    </w:p>
    <w:p w14:paraId="791FCCB3" w14:textId="0AE04F49" w:rsidR="0056648E" w:rsidRPr="0056648E" w:rsidRDefault="0056648E" w:rsidP="00207381">
      <w:pPr>
        <w:spacing w:line="480" w:lineRule="auto"/>
        <w:rPr>
          <w:rFonts w:ascii="Arial" w:eastAsia="Times New Roman" w:hAnsi="Arial" w:cs="Arial"/>
          <w:i/>
          <w:iCs/>
          <w:kern w:val="0"/>
          <w14:ligatures w14:val="none"/>
        </w:rPr>
      </w:pPr>
    </w:p>
    <w:p w14:paraId="43140371" w14:textId="642E618E" w:rsidR="0045522C"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i/>
          <w:iCs/>
          <w:color w:val="000000"/>
          <w:kern w:val="0"/>
          <w14:ligatures w14:val="none"/>
        </w:rPr>
        <w:t>2.</w:t>
      </w:r>
      <w:r w:rsidR="0056648E">
        <w:rPr>
          <w:rFonts w:ascii="Arial" w:eastAsia="Times New Roman" w:hAnsi="Arial" w:cs="Arial"/>
          <w:i/>
          <w:iCs/>
          <w:color w:val="000000"/>
          <w:kern w:val="0"/>
          <w14:ligatures w14:val="none"/>
        </w:rPr>
        <w:t>5</w:t>
      </w:r>
      <w:r w:rsidRPr="00122893">
        <w:rPr>
          <w:rFonts w:ascii="Arial" w:eastAsia="Times New Roman" w:hAnsi="Arial" w:cs="Arial"/>
          <w:i/>
          <w:iCs/>
          <w:color w:val="000000"/>
          <w:kern w:val="0"/>
          <w14:ligatures w14:val="none"/>
        </w:rPr>
        <w:t>. Statistical Analyses</w:t>
      </w:r>
    </w:p>
    <w:p w14:paraId="13BAD7E9" w14:textId="77777777" w:rsidR="007F1402" w:rsidRDefault="00292FF5" w:rsidP="00207381">
      <w:pPr>
        <w:spacing w:line="480" w:lineRule="auto"/>
        <w:ind w:firstLine="720"/>
        <w:rPr>
          <w:rFonts w:ascii="Arial" w:eastAsia="Times New Roman" w:hAnsi="Arial" w:cs="Arial"/>
          <w:color w:val="000000"/>
          <w:kern w:val="0"/>
          <w14:ligatures w14:val="none"/>
        </w:rPr>
      </w:pPr>
      <w:r w:rsidRPr="00122893">
        <w:rPr>
          <w:rFonts w:ascii="Arial" w:eastAsia="Times New Roman" w:hAnsi="Arial" w:cs="Arial"/>
          <w:color w:val="000000"/>
          <w:kern w:val="0"/>
          <w14:ligatures w14:val="none"/>
        </w:rPr>
        <w:t xml:space="preserve">We visualized and analyzed all data using R </w:t>
      </w:r>
      <w:r w:rsidR="00487AF7">
        <w:rPr>
          <w:rFonts w:ascii="Arial" w:eastAsia="Times New Roman" w:hAnsi="Arial" w:cs="Arial"/>
          <w:color w:val="000000"/>
          <w:kern w:val="0"/>
          <w14:ligatures w14:val="none"/>
        </w:rPr>
        <w:t>with</w:t>
      </w:r>
      <w:r w:rsidRPr="00122893">
        <w:rPr>
          <w:rFonts w:ascii="Arial" w:eastAsia="Times New Roman" w:hAnsi="Arial" w:cs="Arial"/>
          <w:color w:val="000000"/>
          <w:kern w:val="0"/>
          <w14:ligatures w14:val="none"/>
        </w:rPr>
        <w:t>in Posit’s RStudio Integrated Development Environment</w:t>
      </w:r>
      <w:r w:rsidR="0019026F">
        <w:rPr>
          <w:rFonts w:ascii="Arial" w:eastAsia="Times New Roman" w:hAnsi="Arial" w:cs="Arial"/>
          <w:color w:val="000000"/>
          <w:kern w:val="0"/>
          <w14:ligatures w14:val="none"/>
        </w:rPr>
        <w:t xml:space="preserve"> </w:t>
      </w:r>
      <w:r w:rsidR="0019026F">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{"citationID":"wn1cXUf6","properties":{"formattedCitation":"(Posit team, 2025; R Core Team, 2025)","plainCitation":"(Posit team, 2025; R Core Team, 2025)","noteIndex":0},"citationItems":[{"id":254,"uris":["http://zotero.org/users/4161640/items/CGYWE2UU"],"itemData":{"id":254,"type":"book","event-place":"Boston, MA","publisher":"Posit Software, PBC","publisher-place":"Boston, MA","title":"RStudio: integrated development environment for R","URL":"http://www.posit.co/","author":[{"literal":"Posit team"}],"issued":{"date-parts":[["2025"]]}}},{"id":253,"uris":["http://zotero.org/users/4161640/items/7GWUYDZ9"],"itemData":{"id":253,"type":"book","event-place":"Vienna, Austria","publisher":"R Foundation for Statistical Computing","publisher-place":"Vienna, Austria","title":"R: a language and environment for statistical computing","URL":"https://www.R-project.org/","author":[{"literal":"R Core Team"}],"issued":{"date-parts":[["2025"]]}}}],"schema":"https://github.com/citation-style-language/schema/raw/master/csl-citation.json"} </w:instrText>
      </w:r>
      <w:r w:rsidR="0019026F">
        <w:rPr>
          <w:rFonts w:ascii="Arial" w:eastAsia="Times New Roman" w:hAnsi="Arial" w:cs="Arial"/>
          <w:color w:val="000000"/>
          <w:kern w:val="0"/>
          <w14:ligatures w14:val="none"/>
        </w:rPr>
        <w:fldChar w:fldCharType="separate"/>
      </w:r>
      <w:r w:rsidR="002838B7">
        <w:rPr>
          <w:rFonts w:ascii="Arial" w:eastAsia="Times New Roman" w:hAnsi="Arial" w:cs="Arial"/>
          <w:noProof/>
          <w:color w:val="000000"/>
          <w:kern w:val="0"/>
          <w14:ligatures w14:val="none"/>
        </w:rPr>
        <w:t>(Posit team, 2025; R Core Team, 2025)</w:t>
      </w:r>
      <w:r w:rsidR="0019026F">
        <w:rPr>
          <w:rFonts w:ascii="Arial" w:eastAsia="Times New Roman" w:hAnsi="Arial" w:cs="Arial"/>
          <w:color w:val="000000"/>
          <w:kern w:val="0"/>
          <w14:ligatures w14:val="none"/>
        </w:rPr>
        <w:fldChar w:fldCharType="end"/>
      </w:r>
      <w:r w:rsidRPr="00122893">
        <w:rPr>
          <w:rFonts w:ascii="Arial" w:eastAsia="Times New Roman" w:hAnsi="Arial" w:cs="Arial"/>
          <w:color w:val="000000"/>
          <w:kern w:val="0"/>
          <w14:ligatures w14:val="none"/>
        </w:rPr>
        <w:t xml:space="preserve">. </w:t>
      </w:r>
      <w:r w:rsidR="00487AF7">
        <w:rPr>
          <w:rFonts w:ascii="Arial" w:eastAsia="Times New Roman" w:hAnsi="Arial" w:cs="Arial"/>
          <w:color w:val="000000"/>
          <w:kern w:val="0"/>
          <w14:ligatures w14:val="none"/>
        </w:rPr>
        <w:t>For statistical testing,</w:t>
      </w:r>
      <w:r w:rsidRPr="00122893">
        <w:rPr>
          <w:rFonts w:ascii="Arial" w:eastAsia="Times New Roman" w:hAnsi="Arial" w:cs="Arial"/>
          <w:color w:val="000000"/>
          <w:kern w:val="0"/>
          <w14:ligatures w14:val="none"/>
        </w:rPr>
        <w:t xml:space="preserve"> </w:t>
      </w:r>
      <w:r w:rsidR="00487AF7">
        <w:rPr>
          <w:rFonts w:ascii="Arial" w:eastAsia="Times New Roman" w:hAnsi="Arial" w:cs="Arial"/>
          <w:color w:val="000000"/>
          <w:kern w:val="0"/>
          <w14:ligatures w14:val="none"/>
        </w:rPr>
        <w:t>we used</w:t>
      </w:r>
      <w:r w:rsidRPr="00122893">
        <w:rPr>
          <w:rFonts w:ascii="Arial" w:eastAsia="Times New Roman" w:hAnsi="Arial" w:cs="Arial"/>
          <w:color w:val="000000"/>
          <w:kern w:val="0"/>
          <w14:ligatures w14:val="none"/>
        </w:rPr>
        <w:t xml:space="preserve"> an alpha value of 0.05. </w:t>
      </w:r>
    </w:p>
    <w:p w14:paraId="71D4D865" w14:textId="76ECF933" w:rsidR="00292FF5" w:rsidRPr="00122893" w:rsidRDefault="00292FF5" w:rsidP="00207381">
      <w:pPr>
        <w:spacing w:line="480" w:lineRule="auto"/>
        <w:ind w:firstLine="720"/>
        <w:rPr>
          <w:rFonts w:ascii="Arial" w:eastAsia="Times New Roman" w:hAnsi="Arial" w:cs="Arial"/>
          <w:kern w:val="0"/>
          <w14:ligatures w14:val="none"/>
        </w:rPr>
      </w:pPr>
      <w:r w:rsidRPr="00122893">
        <w:rPr>
          <w:rFonts w:ascii="Arial" w:eastAsia="Times New Roman" w:hAnsi="Arial" w:cs="Arial"/>
          <w:color w:val="000000"/>
          <w:kern w:val="0"/>
          <w14:ligatures w14:val="none"/>
        </w:rPr>
        <w:t>Between day</w:t>
      </w:r>
      <w:r w:rsidR="00487AF7">
        <w:rPr>
          <w:rFonts w:ascii="Arial" w:eastAsia="Times New Roman" w:hAnsi="Arial" w:cs="Arial"/>
          <w:color w:val="000000"/>
          <w:kern w:val="0"/>
          <w14:ligatures w14:val="none"/>
        </w:rPr>
        <w:t>s</w:t>
      </w:r>
      <w:r w:rsidRPr="00122893">
        <w:rPr>
          <w:rFonts w:ascii="Arial" w:eastAsia="Times New Roman" w:hAnsi="Arial" w:cs="Arial"/>
          <w:color w:val="000000"/>
          <w:kern w:val="0"/>
          <w14:ligatures w14:val="none"/>
        </w:rPr>
        <w:t xml:space="preserve"> 4 and 7, one fish </w:t>
      </w:r>
      <w:r w:rsidR="00487AF7">
        <w:rPr>
          <w:rFonts w:ascii="Arial" w:eastAsia="Times New Roman" w:hAnsi="Arial" w:cs="Arial"/>
          <w:color w:val="000000"/>
          <w:kern w:val="0"/>
          <w14:ligatures w14:val="none"/>
        </w:rPr>
        <w:t>from</w:t>
      </w:r>
      <w:r w:rsidRPr="00122893">
        <w:rPr>
          <w:rFonts w:ascii="Arial" w:eastAsia="Times New Roman" w:hAnsi="Arial" w:cs="Arial"/>
          <w:color w:val="000000"/>
          <w:kern w:val="0"/>
          <w14:ligatures w14:val="none"/>
        </w:rPr>
        <w:t xml:space="preserve"> the control, Cd high, and </w:t>
      </w:r>
      <w:proofErr w:type="spellStart"/>
      <w:r w:rsidRPr="00122893">
        <w:rPr>
          <w:rFonts w:ascii="Arial" w:eastAsia="Times New Roman" w:hAnsi="Arial" w:cs="Arial"/>
          <w:color w:val="000000"/>
          <w:kern w:val="0"/>
          <w14:ligatures w14:val="none"/>
        </w:rPr>
        <w:t>PFPeA</w:t>
      </w:r>
      <w:proofErr w:type="spellEnd"/>
      <w:r w:rsidRPr="00122893">
        <w:rPr>
          <w:rFonts w:ascii="Arial" w:eastAsia="Times New Roman" w:hAnsi="Arial" w:cs="Arial"/>
          <w:color w:val="000000"/>
          <w:kern w:val="0"/>
          <w14:ligatures w14:val="none"/>
        </w:rPr>
        <w:t xml:space="preserve"> high group</w:t>
      </w:r>
      <w:r w:rsidR="00487AF7">
        <w:rPr>
          <w:rFonts w:ascii="Arial" w:eastAsia="Times New Roman" w:hAnsi="Arial" w:cs="Arial"/>
          <w:color w:val="000000"/>
          <w:kern w:val="0"/>
          <w14:ligatures w14:val="none"/>
        </w:rPr>
        <w:t>s</w:t>
      </w:r>
      <w:r w:rsidRPr="00122893">
        <w:rPr>
          <w:rFonts w:ascii="Arial" w:eastAsia="Times New Roman" w:hAnsi="Arial" w:cs="Arial"/>
          <w:color w:val="000000"/>
          <w:kern w:val="0"/>
          <w14:ligatures w14:val="none"/>
        </w:rPr>
        <w:t xml:space="preserve"> died</w:t>
      </w:r>
      <w:r w:rsidR="007F1402">
        <w:rPr>
          <w:rFonts w:ascii="Arial" w:eastAsia="Times New Roman" w:hAnsi="Arial" w:cs="Arial"/>
          <w:color w:val="000000"/>
          <w:kern w:val="0"/>
          <w14:ligatures w14:val="none"/>
        </w:rPr>
        <w:t xml:space="preserve">. A </w:t>
      </w:r>
      <w:r w:rsidRPr="00122893">
        <w:rPr>
          <w:rFonts w:ascii="Arial" w:eastAsia="Times New Roman" w:hAnsi="Arial" w:cs="Arial"/>
          <w:color w:val="000000"/>
          <w:kern w:val="0"/>
          <w14:ligatures w14:val="none"/>
        </w:rPr>
        <w:t xml:space="preserve">fish </w:t>
      </w:r>
      <w:r w:rsidR="00487AF7">
        <w:rPr>
          <w:rFonts w:ascii="Arial" w:eastAsia="Times New Roman" w:hAnsi="Arial" w:cs="Arial"/>
          <w:color w:val="000000"/>
          <w:kern w:val="0"/>
          <w14:ligatures w14:val="none"/>
        </w:rPr>
        <w:t>from</w:t>
      </w:r>
      <w:r w:rsidRPr="00122893">
        <w:rPr>
          <w:rFonts w:ascii="Arial" w:eastAsia="Times New Roman" w:hAnsi="Arial" w:cs="Arial"/>
          <w:color w:val="000000"/>
          <w:kern w:val="0"/>
          <w14:ligatures w14:val="none"/>
        </w:rPr>
        <w:t xml:space="preserve"> the </w:t>
      </w:r>
      <w:proofErr w:type="spellStart"/>
      <w:r w:rsidRPr="00122893">
        <w:rPr>
          <w:rFonts w:ascii="Arial" w:eastAsia="Times New Roman" w:hAnsi="Arial" w:cs="Arial"/>
          <w:color w:val="000000"/>
          <w:kern w:val="0"/>
          <w14:ligatures w14:val="none"/>
        </w:rPr>
        <w:t>PFPeA</w:t>
      </w:r>
      <w:proofErr w:type="spellEnd"/>
      <w:r w:rsidRPr="00122893">
        <w:rPr>
          <w:rFonts w:ascii="Arial" w:eastAsia="Times New Roman" w:hAnsi="Arial" w:cs="Arial"/>
          <w:color w:val="000000"/>
          <w:kern w:val="0"/>
          <w14:ligatures w14:val="none"/>
        </w:rPr>
        <w:t xml:space="preserve"> low group died </w:t>
      </w:r>
      <w:r w:rsidR="007F1402">
        <w:rPr>
          <w:rFonts w:ascii="Arial" w:eastAsia="Times New Roman" w:hAnsi="Arial" w:cs="Arial"/>
          <w:color w:val="000000"/>
          <w:kern w:val="0"/>
          <w14:ligatures w14:val="none"/>
        </w:rPr>
        <w:t>on day 14</w:t>
      </w:r>
      <w:r w:rsidR="004A2013">
        <w:rPr>
          <w:rFonts w:ascii="Arial" w:eastAsia="Times New Roman" w:hAnsi="Arial" w:cs="Arial"/>
          <w:color w:val="000000"/>
          <w:kern w:val="0"/>
          <w14:ligatures w14:val="none"/>
        </w:rPr>
        <w:t xml:space="preserve"> before we collected the second blood sample</w:t>
      </w:r>
      <w:r w:rsidRPr="00122893">
        <w:rPr>
          <w:rFonts w:ascii="Arial" w:eastAsia="Times New Roman" w:hAnsi="Arial" w:cs="Arial"/>
          <w:color w:val="000000"/>
          <w:kern w:val="0"/>
          <w14:ligatures w14:val="none"/>
        </w:rPr>
        <w:t>. We included</w:t>
      </w:r>
      <w:r w:rsidR="004A2013">
        <w:rPr>
          <w:rFonts w:ascii="Arial" w:eastAsia="Times New Roman" w:hAnsi="Arial" w:cs="Arial"/>
          <w:color w:val="000000"/>
          <w:kern w:val="0"/>
          <w14:ligatures w14:val="none"/>
        </w:rPr>
        <w:t xml:space="preserve"> all</w:t>
      </w:r>
      <w:r w:rsidRPr="00122893">
        <w:rPr>
          <w:rFonts w:ascii="Arial" w:eastAsia="Times New Roman" w:hAnsi="Arial" w:cs="Arial"/>
          <w:color w:val="000000"/>
          <w:kern w:val="0"/>
          <w14:ligatures w14:val="none"/>
        </w:rPr>
        <w:t xml:space="preserve"> blood and water quality data</w:t>
      </w:r>
      <w:r w:rsidR="004A2013">
        <w:rPr>
          <w:rFonts w:ascii="Arial" w:eastAsia="Times New Roman" w:hAnsi="Arial" w:cs="Arial"/>
          <w:color w:val="000000"/>
          <w:kern w:val="0"/>
          <w14:ligatures w14:val="none"/>
        </w:rPr>
        <w:t xml:space="preserve"> collected</w:t>
      </w:r>
      <w:r w:rsidRPr="00122893">
        <w:rPr>
          <w:rFonts w:ascii="Arial" w:eastAsia="Times New Roman" w:hAnsi="Arial" w:cs="Arial"/>
          <w:color w:val="000000"/>
          <w:kern w:val="0"/>
          <w14:ligatures w14:val="none"/>
        </w:rPr>
        <w:t xml:space="preserve"> </w:t>
      </w:r>
      <w:r w:rsidR="004A2013">
        <w:rPr>
          <w:rFonts w:ascii="Arial" w:eastAsia="Times New Roman" w:hAnsi="Arial" w:cs="Arial"/>
          <w:color w:val="000000"/>
          <w:kern w:val="0"/>
          <w14:ligatures w14:val="none"/>
        </w:rPr>
        <w:t>before mortality in subsequent analyses.</w:t>
      </w:r>
      <w:r w:rsidR="007F1402">
        <w:rPr>
          <w:rFonts w:ascii="Arial" w:eastAsia="Times New Roman" w:hAnsi="Arial" w:cs="Arial"/>
          <w:color w:val="000000"/>
          <w:kern w:val="0"/>
          <w14:ligatures w14:val="none"/>
        </w:rPr>
        <w:t xml:space="preserve"> </w:t>
      </w:r>
      <w:del w:id="73" w:author="Reviewer" w:date="2026-09-04T13:46:00Z" w16du:dateUtc="2026-09-04T18:46:00Z">
        <w:r w:rsidR="007F1402" w:rsidDel="00E73D18">
          <w:rPr>
            <w:rFonts w:ascii="Arial" w:eastAsia="Times New Roman" w:hAnsi="Arial" w:cs="Arial"/>
            <w:color w:val="000000"/>
            <w:kern w:val="0"/>
            <w14:ligatures w14:val="none"/>
          </w:rPr>
          <w:delText>S</w:delText>
        </w:r>
      </w:del>
      <w:ins w:id="74" w:author="Reviewer" w:date="2026-09-04T13:46:00Z" w16du:dateUtc="2026-09-04T18:46:00Z">
        <w:r w:rsidR="00E73D18">
          <w:rPr>
            <w:rFonts w:ascii="Arial" w:eastAsia="Times New Roman" w:hAnsi="Arial" w:cs="Arial"/>
            <w:color w:val="000000"/>
            <w:kern w:val="0"/>
            <w14:ligatures w14:val="none"/>
          </w:rPr>
          <w:t>Table 1 provides s</w:t>
        </w:r>
      </w:ins>
      <w:r w:rsidR="007F1402">
        <w:rPr>
          <w:rFonts w:ascii="Arial" w:eastAsia="Times New Roman" w:hAnsi="Arial" w:cs="Arial"/>
          <w:color w:val="000000"/>
          <w:kern w:val="0"/>
          <w14:ligatures w14:val="none"/>
        </w:rPr>
        <w:t>ample sizes by group and blood sampling period</w:t>
      </w:r>
      <w:del w:id="75" w:author="Reviewer" w:date="2026-09-04T13:46:00Z" w16du:dateUtc="2026-09-04T18:46:00Z">
        <w:r w:rsidR="007F1402" w:rsidDel="00E73D18">
          <w:rPr>
            <w:rFonts w:ascii="Arial" w:eastAsia="Times New Roman" w:hAnsi="Arial" w:cs="Arial"/>
            <w:color w:val="000000"/>
            <w:kern w:val="0"/>
            <w14:ligatures w14:val="none"/>
          </w:rPr>
          <w:delText xml:space="preserve"> are provided in Table 1</w:delText>
        </w:r>
      </w:del>
      <w:r w:rsidR="007F1402">
        <w:rPr>
          <w:rFonts w:ascii="Arial" w:eastAsia="Times New Roman" w:hAnsi="Arial" w:cs="Arial"/>
          <w:color w:val="000000"/>
          <w:kern w:val="0"/>
          <w14:ligatures w14:val="none"/>
        </w:rPr>
        <w:t>.</w:t>
      </w:r>
    </w:p>
    <w:p w14:paraId="33599C29" w14:textId="429310CD" w:rsidR="00BC047E" w:rsidRDefault="00292FF5" w:rsidP="007C2468">
      <w:pPr>
        <w:spacing w:line="480" w:lineRule="auto"/>
        <w:ind w:firstLine="720"/>
        <w:rPr>
          <w:rFonts w:ascii="Arial" w:eastAsia="Times New Roman" w:hAnsi="Arial" w:cs="Arial"/>
          <w:color w:val="000000"/>
          <w:kern w:val="0"/>
          <w14:ligatures w14:val="none"/>
        </w:rPr>
      </w:pPr>
      <w:r w:rsidRPr="00122893">
        <w:rPr>
          <w:rFonts w:ascii="Arial" w:eastAsia="Times New Roman" w:hAnsi="Arial" w:cs="Arial"/>
          <w:color w:val="000000"/>
          <w:kern w:val="0"/>
          <w14:ligatures w14:val="none"/>
        </w:rPr>
        <w:t xml:space="preserve">First, we qualitatively assessed water quality variables throughout the study (days 2, 3, 10, 11, 14, 15, 17) to ensure temporal consistency among tanks. We </w:t>
      </w:r>
      <w:r w:rsidR="00487AF7">
        <w:rPr>
          <w:rFonts w:ascii="Arial" w:eastAsia="Times New Roman" w:hAnsi="Arial" w:cs="Arial"/>
          <w:color w:val="000000"/>
          <w:kern w:val="0"/>
          <w14:ligatures w14:val="none"/>
        </w:rPr>
        <w:t xml:space="preserve">then </w:t>
      </w:r>
      <w:r w:rsidRPr="00122893">
        <w:rPr>
          <w:rFonts w:ascii="Arial" w:eastAsia="Times New Roman" w:hAnsi="Arial" w:cs="Arial"/>
          <w:color w:val="000000"/>
          <w:kern w:val="0"/>
          <w14:ligatures w14:val="none"/>
        </w:rPr>
        <w:t>used the</w:t>
      </w:r>
      <w:ins w:id="76" w:author="Reviewer" w:date="2026-09-04T13:47:00Z" w16du:dateUtc="2026-09-04T18:47:00Z">
        <w:r w:rsidR="00E73D18">
          <w:rPr>
            <w:rFonts w:ascii="Arial" w:eastAsia="Times New Roman" w:hAnsi="Arial" w:cs="Arial"/>
            <w:color w:val="000000"/>
            <w:kern w:val="0"/>
            <w14:ligatures w14:val="none"/>
          </w:rPr>
          <w:t xml:space="preserve"> total</w:t>
        </w:r>
      </w:ins>
      <w:r w:rsidRPr="00122893">
        <w:rPr>
          <w:rFonts w:ascii="Arial" w:eastAsia="Times New Roman" w:hAnsi="Arial" w:cs="Arial"/>
          <w:color w:val="000000"/>
          <w:kern w:val="0"/>
          <w14:ligatures w14:val="none"/>
        </w:rPr>
        <w:t xml:space="preserve"> length and </w:t>
      </w:r>
      <w:del w:id="77" w:author="Reviewer" w:date="2026-09-04T13:47:00Z" w16du:dateUtc="2026-09-04T18:47:00Z">
        <w:r w:rsidRPr="00122893" w:rsidDel="00E73D18">
          <w:rPr>
            <w:rFonts w:ascii="Arial" w:eastAsia="Times New Roman" w:hAnsi="Arial" w:cs="Arial"/>
            <w:color w:val="000000"/>
            <w:kern w:val="0"/>
            <w14:ligatures w14:val="none"/>
          </w:rPr>
          <w:delText xml:space="preserve">weight </w:delText>
        </w:r>
      </w:del>
      <w:ins w:id="78" w:author="Reviewer" w:date="2026-09-04T13:47:00Z" w16du:dateUtc="2026-09-04T18:47:00Z">
        <w:r w:rsidR="00E73D18">
          <w:rPr>
            <w:rFonts w:ascii="Arial" w:eastAsia="Times New Roman" w:hAnsi="Arial" w:cs="Arial"/>
            <w:color w:val="000000"/>
            <w:kern w:val="0"/>
            <w14:ligatures w14:val="none"/>
          </w:rPr>
          <w:t>body mass</w:t>
        </w:r>
        <w:r w:rsidR="00E73D18" w:rsidRPr="00122893">
          <w:rPr>
            <w:rFonts w:ascii="Arial" w:eastAsia="Times New Roman" w:hAnsi="Arial" w:cs="Arial"/>
            <w:color w:val="000000"/>
            <w:kern w:val="0"/>
            <w14:ligatures w14:val="none"/>
          </w:rPr>
          <w:t xml:space="preserve"> </w:t>
        </w:r>
      </w:ins>
      <w:r w:rsidRPr="00122893">
        <w:rPr>
          <w:rFonts w:ascii="Arial" w:eastAsia="Times New Roman" w:hAnsi="Arial" w:cs="Arial"/>
          <w:color w:val="000000"/>
          <w:kern w:val="0"/>
          <w14:ligatures w14:val="none"/>
        </w:rPr>
        <w:t xml:space="preserve">data to calculate each individual’s </w:t>
      </w:r>
      <w:r w:rsidRPr="00B3397A">
        <w:rPr>
          <w:rFonts w:ascii="Arial" w:eastAsia="Times New Roman" w:hAnsi="Arial" w:cs="Arial"/>
          <w:i/>
          <w:iCs/>
          <w:color w:val="000000"/>
          <w:kern w:val="0"/>
          <w14:ligatures w14:val="none"/>
          <w:rPrChange w:id="79" w:author="Reviewer" w:date="2026-09-07T10:11:00Z" w16du:dateUtc="2026-09-07T15:11:00Z">
            <w:rPr>
              <w:rFonts w:ascii="Arial" w:eastAsia="Times New Roman" w:hAnsi="Arial" w:cs="Arial"/>
              <w:color w:val="000000"/>
              <w:kern w:val="0"/>
              <w14:ligatures w14:val="none"/>
            </w:rPr>
          </w:rPrChange>
        </w:rPr>
        <w:t>relative weight</w:t>
      </w:r>
      <w:r w:rsidRPr="00122893">
        <w:rPr>
          <w:rFonts w:ascii="Arial" w:eastAsia="Times New Roman" w:hAnsi="Arial" w:cs="Arial"/>
          <w:color w:val="000000"/>
          <w:kern w:val="0"/>
          <w14:ligatures w14:val="none"/>
        </w:rPr>
        <w:t xml:space="preserve"> (</w:t>
      </w:r>
      <w:r w:rsidRPr="00122893">
        <w:rPr>
          <w:rFonts w:ascii="Arial" w:eastAsia="Times New Roman" w:hAnsi="Arial" w:cs="Arial"/>
          <w:i/>
          <w:iCs/>
          <w:color w:val="000000"/>
          <w:kern w:val="0"/>
          <w14:ligatures w14:val="none"/>
        </w:rPr>
        <w:t>Wᵣ</w:t>
      </w:r>
      <w:r w:rsidRPr="00122893">
        <w:rPr>
          <w:rFonts w:ascii="Arial" w:eastAsia="Times New Roman" w:hAnsi="Arial" w:cs="Arial"/>
          <w:color w:val="000000"/>
          <w:kern w:val="0"/>
          <w14:ligatures w14:val="none"/>
        </w:rPr>
        <w:t xml:space="preserve">), a commonly used condition metric </w:t>
      </w:r>
      <w:r w:rsidR="00487AF7">
        <w:rPr>
          <w:rFonts w:ascii="Arial" w:eastAsia="Times New Roman" w:hAnsi="Arial" w:cs="Arial"/>
          <w:color w:val="000000"/>
          <w:kern w:val="0"/>
          <w14:ligatures w14:val="none"/>
        </w:rPr>
        <w:t>for</w:t>
      </w:r>
      <w:r w:rsidRPr="00122893">
        <w:rPr>
          <w:rFonts w:ascii="Arial" w:eastAsia="Times New Roman" w:hAnsi="Arial" w:cs="Arial"/>
          <w:color w:val="000000"/>
          <w:kern w:val="0"/>
          <w14:ligatures w14:val="none"/>
        </w:rPr>
        <w:t xml:space="preserve"> freshwater fishes</w:t>
      </w:r>
      <w:r w:rsidR="00A406CA">
        <w:rPr>
          <w:rFonts w:ascii="Arial" w:eastAsia="Times New Roman" w:hAnsi="Arial" w:cs="Arial"/>
          <w:color w:val="000000"/>
          <w:kern w:val="0"/>
          <w14:ligatures w14:val="none"/>
        </w:rPr>
        <w:t xml:space="preserve"> </w:t>
      </w:r>
      <w:r w:rsidR="00A406CA">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{"citationID":"yqc29njU","properties":{"formattedCitation":"(Neumann and Allen, 2007)","plainCitation":"(Neumann and Allen, 2007)","dontUpdate":true,"noteIndex":0},"citationItems":[{"id":255,"uris":["http://zotero.org/users/4161640/items/GFAWWB2N"],"itemData":{"id":255,"type":"chapter","container-title":"Analysis and interpretation of freshwater fisheries data","page":"375-421","publisher":"American Fisheries Society, Bethesda, USA","title":"Chapter 9: Size structure","author":[{"family":"Neumann","given":"R. M."},{"family":"Allen","given":"M. S."}],"editor":[{"family":"Guy","given":"C. S."},{"family":"Brown","given":"M. L."}],"issued":{"date-parts":[["2007"]]}}}],"schema":"https://github.com/citation-style-language/schema/raw/master/csl-citation.json"} </w:instrText>
      </w:r>
      <w:r w:rsidR="00A406CA">
        <w:rPr>
          <w:rFonts w:ascii="Arial" w:eastAsia="Times New Roman" w:hAnsi="Arial" w:cs="Arial"/>
          <w:color w:val="000000"/>
          <w:kern w:val="0"/>
          <w14:ligatures w14:val="none"/>
        </w:rPr>
        <w:fldChar w:fldCharType="separate"/>
      </w:r>
      <w:r w:rsidR="00A406CA">
        <w:rPr>
          <w:rFonts w:ascii="Arial" w:eastAsia="Times New Roman" w:hAnsi="Arial" w:cs="Arial"/>
          <w:noProof/>
          <w:color w:val="000000"/>
          <w:kern w:val="0"/>
          <w14:ligatures w14:val="none"/>
        </w:rPr>
        <w:t>(Neumann and Allen, 2007</w:t>
      </w:r>
      <w:r w:rsidR="00A406CA">
        <w:rPr>
          <w:rFonts w:ascii="Arial" w:eastAsia="Times New Roman" w:hAnsi="Arial" w:cs="Arial"/>
          <w:color w:val="000000"/>
          <w:kern w:val="0"/>
          <w14:ligatures w14:val="none"/>
        </w:rPr>
        <w:fldChar w:fldCharType="end"/>
      </w:r>
      <w:r w:rsidRPr="00122893">
        <w:rPr>
          <w:rFonts w:ascii="Arial" w:eastAsia="Times New Roman" w:hAnsi="Arial" w:cs="Arial"/>
          <w:color w:val="000000"/>
          <w:kern w:val="0"/>
          <w14:ligatures w14:val="none"/>
        </w:rPr>
        <w:t>).</w:t>
      </w:r>
      <w:r w:rsidR="007C2468">
        <w:rPr>
          <w:rFonts w:ascii="Arial" w:eastAsia="Times New Roman" w:hAnsi="Arial" w:cs="Arial"/>
          <w:color w:val="000000"/>
          <w:kern w:val="0"/>
          <w14:ligatures w14:val="none"/>
        </w:rPr>
        <w:t xml:space="preserve"> </w:t>
      </w:r>
      <w:r w:rsidRPr="00122893">
        <w:rPr>
          <w:rFonts w:ascii="Arial" w:eastAsia="Times New Roman" w:hAnsi="Arial" w:cs="Arial"/>
          <w:color w:val="000000"/>
          <w:kern w:val="0"/>
          <w14:ligatures w14:val="none"/>
        </w:rPr>
        <w:t xml:space="preserve">We used the regression equation for largemouth bass </w:t>
      </w:r>
      <w:r w:rsidR="00661E69">
        <w:rPr>
          <w:rFonts w:ascii="Arial" w:eastAsia="Times New Roman" w:hAnsi="Arial" w:cs="Arial"/>
          <w:color w:val="000000"/>
          <w:kern w:val="0"/>
          <w14:ligatures w14:val="none"/>
        </w:rPr>
        <w:t>from</w:t>
      </w:r>
      <w:r w:rsidR="00C20E9B">
        <w:rPr>
          <w:rFonts w:ascii="Arial" w:eastAsia="Times New Roman" w:hAnsi="Arial" w:cs="Arial"/>
          <w:color w:val="000000"/>
          <w:kern w:val="0"/>
          <w14:ligatures w14:val="none"/>
        </w:rPr>
        <w:t xml:space="preserve"> </w:t>
      </w:r>
      <w:r w:rsidR="00C20E9B">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{"citationID":"ZSnktyS4","properties":{"formattedCitation":"(Anderson and Neumann, 1996)","plainCitation":"(Anderson and Neumann, 1996)","dontUpdate":true,"noteIndex":0},"citationItems":[{"id":256,"uris":["http://zotero.org/users/4161640/items/DYL3CFDY"],"itemData":{"id":256,"type":"chapter","container-title":"Fisheries Techniques","edition":"2nd Edition","event-place":"Bethesda, Maryland, USA","page":"447-482","publisher":"American Fisheries Society","publisher-place":"Bethesda, Maryland, USA","title":"Length, weight, and associated structural indices","author":[{"family":"Anderson","given":"R. O."},{"family":"Neumann","given":"R. M."}],"editor":[{"family":"Murphy","given":"B. R."},{"family":"Willis","given":"D. W."}],"issued":{"date-parts":[["1996"]]}}}],"schema":"https://github.com/citation-style-language/schema/raw/master/csl-citation.json"} </w:instrText>
      </w:r>
      <w:r w:rsidR="00C20E9B">
        <w:rPr>
          <w:rFonts w:ascii="Arial" w:eastAsia="Times New Roman" w:hAnsi="Arial" w:cs="Arial"/>
          <w:color w:val="000000"/>
          <w:kern w:val="0"/>
          <w14:ligatures w14:val="none"/>
        </w:rPr>
        <w:fldChar w:fldCharType="separate"/>
      </w:r>
      <w:r w:rsidR="00C20E9B">
        <w:rPr>
          <w:rFonts w:ascii="Arial" w:eastAsia="Times New Roman" w:hAnsi="Arial" w:cs="Arial"/>
          <w:noProof/>
          <w:color w:val="000000"/>
          <w:kern w:val="0"/>
          <w14:ligatures w14:val="none"/>
        </w:rPr>
        <w:t>Anderson and Neumann (1996)</w:t>
      </w:r>
      <w:r w:rsidR="00C20E9B">
        <w:rPr>
          <w:rFonts w:ascii="Arial" w:eastAsia="Times New Roman" w:hAnsi="Arial" w:cs="Arial"/>
          <w:color w:val="000000"/>
          <w:kern w:val="0"/>
          <w14:ligatures w14:val="none"/>
        </w:rPr>
        <w:fldChar w:fldCharType="end"/>
      </w:r>
      <w:r w:rsidR="00C20E9B">
        <w:rPr>
          <w:rStyle w:val="CommentReference"/>
        </w:rPr>
        <w:t xml:space="preserve"> </w:t>
      </w:r>
      <w:r w:rsidRPr="00122893">
        <w:rPr>
          <w:rFonts w:ascii="Arial" w:eastAsia="Times New Roman" w:hAnsi="Arial" w:cs="Arial"/>
          <w:color w:val="000000"/>
          <w:kern w:val="0"/>
          <w14:ligatures w14:val="none"/>
        </w:rPr>
        <w:t xml:space="preserve"> to calculate the </w:t>
      </w:r>
      <w:r w:rsidRPr="00B3397A">
        <w:rPr>
          <w:rFonts w:ascii="Arial" w:eastAsia="Times New Roman" w:hAnsi="Arial" w:cs="Arial"/>
          <w:i/>
          <w:iCs/>
          <w:color w:val="000000"/>
          <w:kern w:val="0"/>
          <w14:ligatures w14:val="none"/>
          <w:rPrChange w:id="80" w:author="Reviewer" w:date="2026-09-07T10:12:00Z" w16du:dateUtc="2026-09-07T15:12:00Z">
            <w:rPr>
              <w:rFonts w:ascii="Arial" w:eastAsia="Times New Roman" w:hAnsi="Arial" w:cs="Arial"/>
              <w:color w:val="000000"/>
              <w:kern w:val="0"/>
              <w14:ligatures w14:val="none"/>
            </w:rPr>
          </w:rPrChange>
        </w:rPr>
        <w:t>standard weight</w:t>
      </w:r>
      <w:r w:rsidRPr="00122893">
        <w:rPr>
          <w:rFonts w:ascii="Arial" w:eastAsia="Times New Roman" w:hAnsi="Arial" w:cs="Arial"/>
          <w:color w:val="000000"/>
          <w:kern w:val="0"/>
          <w14:ligatures w14:val="none"/>
        </w:rPr>
        <w:t xml:space="preserve"> (</w:t>
      </w:r>
      <w:r w:rsidRPr="00122893">
        <w:rPr>
          <w:rFonts w:ascii="Arial" w:eastAsia="Times New Roman" w:hAnsi="Arial" w:cs="Arial"/>
          <w:i/>
          <w:iCs/>
          <w:color w:val="000000"/>
          <w:kern w:val="0"/>
          <w14:ligatures w14:val="none"/>
        </w:rPr>
        <w:t>W</w:t>
      </w:r>
      <w:r w:rsidRPr="00122893">
        <w:rPr>
          <w:rFonts w:ascii="Segoe UI Symbol" w:eastAsia="Times New Roman" w:hAnsi="Segoe UI Symbol" w:cs="Segoe UI Symbol"/>
          <w:i/>
          <w:iCs/>
          <w:color w:val="000000"/>
          <w:kern w:val="0"/>
          <w14:ligatures w14:val="none"/>
        </w:rPr>
        <w:t>ₛ</w:t>
      </w:r>
      <w:r w:rsidRPr="00122893">
        <w:rPr>
          <w:rFonts w:ascii="Arial" w:eastAsia="Times New Roman" w:hAnsi="Arial" w:cs="Arial"/>
          <w:color w:val="000000"/>
          <w:kern w:val="0"/>
          <w14:ligatures w14:val="none"/>
        </w:rPr>
        <w:t xml:space="preserve">) </w:t>
      </w:r>
      <w:r w:rsidR="00661E69">
        <w:rPr>
          <w:rFonts w:ascii="Arial" w:eastAsia="Times New Roman" w:hAnsi="Arial" w:cs="Arial"/>
          <w:color w:val="000000"/>
          <w:kern w:val="0"/>
          <w14:ligatures w14:val="none"/>
        </w:rPr>
        <w:t>requir</w:t>
      </w:r>
      <w:r w:rsidRPr="00122893">
        <w:rPr>
          <w:rFonts w:ascii="Arial" w:eastAsia="Times New Roman" w:hAnsi="Arial" w:cs="Arial"/>
          <w:color w:val="000000"/>
          <w:kern w:val="0"/>
          <w14:ligatures w14:val="none"/>
        </w:rPr>
        <w:t xml:space="preserve">ed in the </w:t>
      </w:r>
      <w:r w:rsidRPr="00B3397A">
        <w:rPr>
          <w:rFonts w:ascii="Arial" w:eastAsia="Times New Roman" w:hAnsi="Arial" w:cs="Arial"/>
          <w:i/>
          <w:iCs/>
          <w:color w:val="000000"/>
          <w:kern w:val="0"/>
          <w14:ligatures w14:val="none"/>
          <w:rPrChange w:id="81" w:author="Reviewer" w:date="2026-09-07T10:12:00Z" w16du:dateUtc="2026-09-07T15:12:00Z">
            <w:rPr>
              <w:rFonts w:ascii="Arial" w:eastAsia="Times New Roman" w:hAnsi="Arial" w:cs="Arial"/>
              <w:color w:val="000000"/>
              <w:kern w:val="0"/>
              <w14:ligatures w14:val="none"/>
            </w:rPr>
          </w:rPrChange>
        </w:rPr>
        <w:t>relative weight</w:t>
      </w:r>
      <w:r w:rsidR="00C20E9B">
        <w:rPr>
          <w:rFonts w:ascii="Arial" w:eastAsia="Times New Roman" w:hAnsi="Arial" w:cs="Arial"/>
          <w:color w:val="000000"/>
          <w:kern w:val="0"/>
          <w14:ligatures w14:val="none"/>
        </w:rPr>
        <w:t xml:space="preserve"> </w:t>
      </w:r>
      <w:r w:rsidR="00C20E9B" w:rsidRPr="00122893">
        <w:rPr>
          <w:rFonts w:ascii="Arial" w:eastAsia="Times New Roman" w:hAnsi="Arial" w:cs="Arial"/>
          <w:color w:val="000000"/>
          <w:kern w:val="0"/>
          <w14:ligatures w14:val="none"/>
        </w:rPr>
        <w:t>(</w:t>
      </w:r>
      <w:proofErr w:type="spellStart"/>
      <w:r w:rsidR="00C20E9B" w:rsidRPr="00122893">
        <w:rPr>
          <w:rFonts w:ascii="Arial" w:eastAsia="Times New Roman" w:hAnsi="Arial" w:cs="Arial"/>
          <w:i/>
          <w:iCs/>
          <w:color w:val="000000"/>
          <w:kern w:val="0"/>
          <w14:ligatures w14:val="none"/>
        </w:rPr>
        <w:t>W</w:t>
      </w:r>
      <w:r w:rsidR="00C20E9B" w:rsidRPr="00C20E9B">
        <w:rPr>
          <w:rFonts w:ascii="Segoe UI Symbol" w:eastAsia="Times New Roman" w:hAnsi="Segoe UI Symbol" w:cs="Segoe UI Symbol"/>
          <w:i/>
          <w:iCs/>
          <w:color w:val="000000"/>
          <w:kern w:val="0"/>
          <w:vertAlign w:val="subscript"/>
          <w14:ligatures w14:val="none"/>
        </w:rPr>
        <w:t>r</w:t>
      </w:r>
      <w:proofErr w:type="spellEnd"/>
      <w:r w:rsidR="00C20E9B" w:rsidRPr="00122893">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 xml:space="preserve"> equation. </w:t>
      </w:r>
    </w:p>
    <w:p w14:paraId="1E90C910" w14:textId="6C76557C" w:rsidR="0052624F" w:rsidRDefault="00BC047E" w:rsidP="00207381">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To </w:t>
      </w:r>
      <w:r w:rsidR="00587D97">
        <w:rPr>
          <w:rFonts w:ascii="Arial" w:eastAsia="Times New Roman" w:hAnsi="Arial" w:cs="Arial"/>
          <w:color w:val="000000"/>
          <w:kern w:val="0"/>
          <w14:ligatures w14:val="none"/>
        </w:rPr>
        <w:t xml:space="preserve">evaluate whether Cd and </w:t>
      </w:r>
      <w:proofErr w:type="spellStart"/>
      <w:r w:rsidR="00587D97">
        <w:rPr>
          <w:rFonts w:ascii="Arial" w:eastAsia="Times New Roman" w:hAnsi="Arial" w:cs="Arial"/>
          <w:color w:val="000000"/>
          <w:kern w:val="0"/>
          <w14:ligatures w14:val="none"/>
        </w:rPr>
        <w:t>PFPeA</w:t>
      </w:r>
      <w:proofErr w:type="spellEnd"/>
      <w:r w:rsidR="00587D97">
        <w:rPr>
          <w:rFonts w:ascii="Arial" w:eastAsia="Times New Roman" w:hAnsi="Arial" w:cs="Arial"/>
          <w:color w:val="000000"/>
          <w:kern w:val="0"/>
          <w14:ligatures w14:val="none"/>
        </w:rPr>
        <w:t xml:space="preserve"> exposure altered NLRs across sampling periods</w:t>
      </w:r>
      <w:r w:rsidR="00292FF5" w:rsidRPr="00122893">
        <w:rPr>
          <w:rFonts w:ascii="Arial" w:eastAsia="Times New Roman" w:hAnsi="Arial" w:cs="Arial"/>
          <w:color w:val="000000"/>
          <w:kern w:val="0"/>
          <w14:ligatures w14:val="none"/>
        </w:rPr>
        <w:t xml:space="preserve">, we </w:t>
      </w:r>
      <w:r w:rsidR="007C2468">
        <w:rPr>
          <w:rFonts w:ascii="Arial" w:eastAsia="Times New Roman" w:hAnsi="Arial" w:cs="Arial"/>
          <w:color w:val="000000"/>
          <w:kern w:val="0"/>
          <w14:ligatures w14:val="none"/>
        </w:rPr>
        <w:t>used</w:t>
      </w:r>
      <w:r w:rsidR="00292FF5" w:rsidRPr="00122893">
        <w:rPr>
          <w:rFonts w:ascii="Arial" w:eastAsia="Times New Roman" w:hAnsi="Arial" w:cs="Arial"/>
          <w:color w:val="000000"/>
          <w:kern w:val="0"/>
          <w14:ligatures w14:val="none"/>
        </w:rPr>
        <w:t xml:space="preserve"> a generalized linear mixed-effects model (GLMM)</w:t>
      </w:r>
      <w:r w:rsidR="00587D97">
        <w:rPr>
          <w:rFonts w:ascii="Arial" w:eastAsia="Times New Roman" w:hAnsi="Arial" w:cs="Arial"/>
          <w:color w:val="000000"/>
          <w:kern w:val="0"/>
          <w14:ligatures w14:val="none"/>
        </w:rPr>
        <w:t xml:space="preserve"> fit with the </w:t>
      </w:r>
      <w:proofErr w:type="spellStart"/>
      <w:r w:rsidR="00587D97" w:rsidRPr="008B24EF">
        <w:rPr>
          <w:rFonts w:ascii="Arial" w:eastAsia="Times New Roman" w:hAnsi="Arial" w:cs="Arial"/>
          <w:i/>
          <w:iCs/>
          <w:color w:val="000000"/>
          <w:kern w:val="0"/>
          <w14:ligatures w14:val="none"/>
        </w:rPr>
        <w:t>glmmTMB</w:t>
      </w:r>
      <w:proofErr w:type="spellEnd"/>
      <w:r w:rsidR="00587D97">
        <w:rPr>
          <w:rFonts w:ascii="Arial" w:eastAsia="Times New Roman" w:hAnsi="Arial" w:cs="Arial"/>
          <w:color w:val="000000"/>
          <w:kern w:val="0"/>
          <w14:ligatures w14:val="none"/>
        </w:rPr>
        <w:t xml:space="preserve"> package (</w:t>
      </w:r>
      <w:proofErr w:type="spellStart"/>
      <w:r w:rsidR="00587D97">
        <w:rPr>
          <w:rFonts w:ascii="Arial" w:eastAsia="Times New Roman" w:hAnsi="Arial" w:cs="Arial"/>
          <w:color w:val="000000"/>
          <w:kern w:val="0"/>
          <w14:ligatures w14:val="none"/>
        </w:rPr>
        <w:t>McGillycuddy</w:t>
      </w:r>
      <w:proofErr w:type="spellEnd"/>
      <w:r w:rsidR="00587D97">
        <w:rPr>
          <w:rFonts w:ascii="Arial" w:eastAsia="Times New Roman" w:hAnsi="Arial" w:cs="Arial"/>
          <w:color w:val="000000"/>
          <w:kern w:val="0"/>
          <w14:ligatures w14:val="none"/>
        </w:rPr>
        <w:t xml:space="preserve"> </w:t>
      </w:r>
      <w:r w:rsidR="00587D97">
        <w:rPr>
          <w:rFonts w:ascii="Arial" w:eastAsia="Times New Roman" w:hAnsi="Arial" w:cs="Arial"/>
          <w:i/>
          <w:iCs/>
          <w:color w:val="000000"/>
          <w:kern w:val="0"/>
          <w14:ligatures w14:val="none"/>
        </w:rPr>
        <w:t>et al</w:t>
      </w:r>
      <w:r w:rsidR="00587D97">
        <w:rPr>
          <w:rFonts w:ascii="Arial" w:eastAsia="Times New Roman" w:hAnsi="Arial" w:cs="Arial"/>
          <w:color w:val="000000"/>
          <w:kern w:val="0"/>
          <w14:ligatures w14:val="none"/>
        </w:rPr>
        <w:t>., 2025). Since NLR values were continuous and strictly positive, we modeled NLR using a Gamma distribution with a log link function</w:t>
      </w:r>
      <w:r w:rsidR="00A35AB0">
        <w:rPr>
          <w:rFonts w:ascii="Arial" w:eastAsia="Times New Roman" w:hAnsi="Arial" w:cs="Arial"/>
          <w:color w:val="000000"/>
          <w:kern w:val="0"/>
          <w14:ligatures w14:val="none"/>
        </w:rPr>
        <w:t xml:space="preserve">. </w:t>
      </w:r>
      <w:r w:rsidR="00A35AB0">
        <w:rPr>
          <w:rFonts w:ascii="Arial" w:eastAsia="Times New Roman" w:hAnsi="Arial" w:cs="Arial"/>
          <w:color w:val="000000"/>
          <w:kern w:val="0"/>
          <w14:ligatures w14:val="none"/>
        </w:rPr>
        <w:lastRenderedPageBreak/>
        <w:t xml:space="preserve">We evaluated distributional fit using the </w:t>
      </w:r>
      <w:proofErr w:type="spellStart"/>
      <w:r w:rsidR="00292FF5" w:rsidRPr="00122893">
        <w:rPr>
          <w:rFonts w:ascii="Arial" w:eastAsia="Times New Roman" w:hAnsi="Arial" w:cs="Arial"/>
          <w:i/>
          <w:iCs/>
          <w:color w:val="000000"/>
          <w:kern w:val="0"/>
          <w14:ligatures w14:val="none"/>
        </w:rPr>
        <w:t>fitdistrplus</w:t>
      </w:r>
      <w:proofErr w:type="spellEnd"/>
      <w:r w:rsidR="00292FF5" w:rsidRPr="00122893">
        <w:rPr>
          <w:rFonts w:ascii="Arial" w:eastAsia="Times New Roman" w:hAnsi="Arial" w:cs="Arial"/>
          <w:i/>
          <w:iCs/>
          <w:color w:val="000000"/>
          <w:kern w:val="0"/>
          <w14:ligatures w14:val="none"/>
        </w:rPr>
        <w:t xml:space="preserve"> </w:t>
      </w:r>
      <w:r w:rsidR="00292FF5" w:rsidRPr="00122893">
        <w:rPr>
          <w:rFonts w:ascii="Arial" w:eastAsia="Times New Roman" w:hAnsi="Arial" w:cs="Arial"/>
          <w:color w:val="000000"/>
          <w:kern w:val="0"/>
          <w14:ligatures w14:val="none"/>
        </w:rPr>
        <w:t>package</w:t>
      </w:r>
      <w:r w:rsidR="00C20E9B">
        <w:rPr>
          <w:rFonts w:ascii="Arial" w:eastAsia="Times New Roman" w:hAnsi="Arial" w:cs="Arial"/>
          <w:color w:val="000000"/>
          <w:kern w:val="0"/>
          <w14:ligatures w14:val="none"/>
        </w:rPr>
        <w:t xml:space="preserve"> </w:t>
      </w:r>
      <w:r w:rsidR="00C20E9B">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{"citationID":"4nHkrGSp","properties":{"formattedCitation":"(Delignette-Muller and Dutang, 2015)","plainCitation":"(Delignette-Muller and Dutang, 2015)","noteIndex":0},"citationItems":[{"id":257,"uris":["http://zotero.org/users/4161640/items/UNF5TF4D"],"itemData":{"id":257,"type":"article-journal","container-title":"Journal of Statistical Software","DOI":"10.18637/jss.v064.i04","issue":"4","journalAbbreviation":"J. Stat. Softw.","page":"1–34","title":"fitdistrplus: an R package for fitting distributions","volume":"64","author":[{"family":"Delignette-Muller","given":"Marie Laure"},{"family":"Dutang","given":"Christophe"}],"issued":{"date-parts":[["2015"]]}}}],"schema":"https://github.com/citation-style-language/schema/raw/master/csl-citation.json"} </w:instrText>
      </w:r>
      <w:r w:rsidR="00C20E9B">
        <w:rPr>
          <w:rFonts w:ascii="Arial" w:eastAsia="Times New Roman" w:hAnsi="Arial" w:cs="Arial"/>
          <w:color w:val="000000"/>
          <w:kern w:val="0"/>
          <w14:ligatures w14:val="none"/>
        </w:rPr>
        <w:fldChar w:fldCharType="separate"/>
      </w:r>
      <w:r w:rsidR="00A35AB0">
        <w:rPr>
          <w:rFonts w:ascii="Arial" w:eastAsia="Times New Roman" w:hAnsi="Arial" w:cs="Arial"/>
          <w:noProof/>
          <w:color w:val="000000"/>
          <w:kern w:val="0"/>
          <w14:ligatures w14:val="none"/>
        </w:rPr>
        <w:t>(</w:t>
      </w:r>
      <w:r w:rsidR="002838B7">
        <w:rPr>
          <w:rFonts w:ascii="Arial" w:eastAsia="Times New Roman" w:hAnsi="Arial" w:cs="Arial"/>
          <w:noProof/>
          <w:color w:val="000000"/>
          <w:kern w:val="0"/>
          <w14:ligatures w14:val="none"/>
        </w:rPr>
        <w:t>Delignette-Muller and Dutang, 2015)</w:t>
      </w:r>
      <w:r w:rsidR="00C20E9B">
        <w:rPr>
          <w:rFonts w:ascii="Arial" w:eastAsia="Times New Roman" w:hAnsi="Arial" w:cs="Arial"/>
          <w:color w:val="000000"/>
          <w:kern w:val="0"/>
          <w14:ligatures w14:val="none"/>
        </w:rPr>
        <w:fldChar w:fldCharType="end"/>
      </w:r>
      <w:r w:rsidR="00292FF5" w:rsidRPr="00122893">
        <w:rPr>
          <w:rFonts w:ascii="Arial" w:eastAsia="Times New Roman" w:hAnsi="Arial" w:cs="Arial"/>
          <w:color w:val="000000"/>
          <w:kern w:val="0"/>
          <w14:ligatures w14:val="none"/>
        </w:rPr>
        <w:t xml:space="preserve">. </w:t>
      </w:r>
      <w:r w:rsidR="0052624F">
        <w:rPr>
          <w:rFonts w:ascii="Arial" w:eastAsia="Times New Roman" w:hAnsi="Arial" w:cs="Arial"/>
          <w:color w:val="000000"/>
          <w:kern w:val="0"/>
          <w14:ligatures w14:val="none"/>
        </w:rPr>
        <w:t>F</w:t>
      </w:r>
      <w:r w:rsidR="00292FF5" w:rsidRPr="00122893">
        <w:rPr>
          <w:rFonts w:ascii="Arial" w:eastAsia="Times New Roman" w:hAnsi="Arial" w:cs="Arial"/>
          <w:color w:val="000000"/>
          <w:kern w:val="0"/>
          <w14:ligatures w14:val="none"/>
        </w:rPr>
        <w:t>ixed effects</w:t>
      </w:r>
      <w:r w:rsidR="0052624F">
        <w:rPr>
          <w:rFonts w:ascii="Arial" w:eastAsia="Times New Roman" w:hAnsi="Arial" w:cs="Arial"/>
          <w:color w:val="000000"/>
          <w:kern w:val="0"/>
          <w14:ligatures w14:val="none"/>
        </w:rPr>
        <w:t xml:space="preserve"> included</w:t>
      </w:r>
      <w:r w:rsidR="00292FF5" w:rsidRPr="00122893">
        <w:rPr>
          <w:rFonts w:ascii="Arial" w:eastAsia="Times New Roman" w:hAnsi="Arial" w:cs="Arial"/>
          <w:color w:val="000000"/>
          <w:kern w:val="0"/>
          <w14:ligatures w14:val="none"/>
        </w:rPr>
        <w:t xml:space="preserve"> </w:t>
      </w:r>
      <w:r w:rsidR="007C2468">
        <w:rPr>
          <w:rFonts w:ascii="Arial" w:eastAsia="Times New Roman" w:hAnsi="Arial" w:cs="Arial"/>
          <w:color w:val="000000"/>
          <w:kern w:val="0"/>
          <w14:ligatures w14:val="none"/>
        </w:rPr>
        <w:t>group</w:t>
      </w:r>
      <w:r w:rsidR="00292FF5" w:rsidRPr="00122893">
        <w:rPr>
          <w:rFonts w:ascii="Arial" w:eastAsia="Times New Roman" w:hAnsi="Arial" w:cs="Arial"/>
          <w:color w:val="000000"/>
          <w:kern w:val="0"/>
          <w14:ligatures w14:val="none"/>
        </w:rPr>
        <w:t xml:space="preserve"> (control, Cd low, Cd high</w:t>
      </w:r>
      <w:r w:rsidR="00C20E9B">
        <w:rPr>
          <w:rFonts w:ascii="Arial" w:eastAsia="Times New Roman" w:hAnsi="Arial" w:cs="Arial"/>
          <w:color w:val="000000"/>
          <w:kern w:val="0"/>
          <w14:ligatures w14:val="none"/>
        </w:rPr>
        <w:t>,</w:t>
      </w:r>
      <w:r w:rsidR="00292FF5" w:rsidRPr="00122893">
        <w:rPr>
          <w:rFonts w:ascii="Arial" w:eastAsia="Times New Roman" w:hAnsi="Arial" w:cs="Arial"/>
          <w:color w:val="000000"/>
          <w:kern w:val="0"/>
          <w14:ligatures w14:val="none"/>
        </w:rPr>
        <w:t xml:space="preserve"> </w:t>
      </w:r>
      <w:proofErr w:type="spellStart"/>
      <w:r w:rsidR="00292FF5" w:rsidRPr="00122893">
        <w:rPr>
          <w:rFonts w:ascii="Arial" w:eastAsia="Times New Roman" w:hAnsi="Arial" w:cs="Arial"/>
          <w:color w:val="000000"/>
          <w:kern w:val="0"/>
          <w14:ligatures w14:val="none"/>
        </w:rPr>
        <w:t>PFPeA</w:t>
      </w:r>
      <w:proofErr w:type="spellEnd"/>
      <w:r w:rsidR="00292FF5" w:rsidRPr="00122893">
        <w:rPr>
          <w:rFonts w:ascii="Arial" w:eastAsia="Times New Roman" w:hAnsi="Arial" w:cs="Arial"/>
          <w:color w:val="000000"/>
          <w:kern w:val="0"/>
          <w14:ligatures w14:val="none"/>
        </w:rPr>
        <w:t xml:space="preserve"> low, </w:t>
      </w:r>
      <w:proofErr w:type="spellStart"/>
      <w:r w:rsidR="00292FF5" w:rsidRPr="00122893">
        <w:rPr>
          <w:rFonts w:ascii="Arial" w:eastAsia="Times New Roman" w:hAnsi="Arial" w:cs="Arial"/>
          <w:color w:val="000000"/>
          <w:kern w:val="0"/>
          <w14:ligatures w14:val="none"/>
        </w:rPr>
        <w:t>PFPeA</w:t>
      </w:r>
      <w:proofErr w:type="spellEnd"/>
      <w:r w:rsidR="00292FF5" w:rsidRPr="00122893">
        <w:rPr>
          <w:rFonts w:ascii="Arial" w:eastAsia="Times New Roman" w:hAnsi="Arial" w:cs="Arial"/>
          <w:color w:val="000000"/>
          <w:kern w:val="0"/>
          <w14:ligatures w14:val="none"/>
        </w:rPr>
        <w:t xml:space="preserve"> high), blood sampl</w:t>
      </w:r>
      <w:r w:rsidR="0052624F">
        <w:rPr>
          <w:rFonts w:ascii="Arial" w:eastAsia="Times New Roman" w:hAnsi="Arial" w:cs="Arial"/>
          <w:color w:val="000000"/>
          <w:kern w:val="0"/>
          <w14:ligatures w14:val="none"/>
        </w:rPr>
        <w:t>ing period</w:t>
      </w:r>
      <w:r w:rsidR="00292FF5" w:rsidRPr="00122893">
        <w:rPr>
          <w:rFonts w:ascii="Arial" w:eastAsia="Times New Roman" w:hAnsi="Arial" w:cs="Arial"/>
          <w:color w:val="000000"/>
          <w:kern w:val="0"/>
          <w14:ligatures w14:val="none"/>
        </w:rPr>
        <w:t xml:space="preserve"> (</w:t>
      </w:r>
      <w:r w:rsidR="0052624F">
        <w:rPr>
          <w:rFonts w:ascii="Arial" w:eastAsia="Times New Roman" w:hAnsi="Arial" w:cs="Arial"/>
          <w:color w:val="000000"/>
          <w:kern w:val="0"/>
          <w14:ligatures w14:val="none"/>
        </w:rPr>
        <w:t xml:space="preserve">blood samples </w:t>
      </w:r>
      <w:r w:rsidR="00292FF5" w:rsidRPr="00122893">
        <w:rPr>
          <w:rFonts w:ascii="Arial" w:eastAsia="Times New Roman" w:hAnsi="Arial" w:cs="Arial"/>
          <w:color w:val="000000"/>
          <w:kern w:val="0"/>
          <w14:ligatures w14:val="none"/>
        </w:rPr>
        <w:t>1</w:t>
      </w:r>
      <w:r w:rsidR="00731DB9">
        <w:rPr>
          <w:rFonts w:ascii="Arial" w:eastAsia="Times New Roman" w:hAnsi="Arial" w:cs="Arial"/>
          <w:color w:val="000000"/>
          <w:kern w:val="0"/>
          <w14:ligatures w14:val="none"/>
        </w:rPr>
        <w:t>–</w:t>
      </w:r>
      <w:r w:rsidR="00292FF5" w:rsidRPr="00122893">
        <w:rPr>
          <w:rFonts w:ascii="Arial" w:eastAsia="Times New Roman" w:hAnsi="Arial" w:cs="Arial"/>
          <w:color w:val="000000"/>
          <w:kern w:val="0"/>
          <w14:ligatures w14:val="none"/>
        </w:rPr>
        <w:t>4), and their interaction</w:t>
      </w:r>
      <w:r w:rsidR="0052624F">
        <w:rPr>
          <w:rFonts w:ascii="Arial" w:eastAsia="Times New Roman" w:hAnsi="Arial" w:cs="Arial"/>
          <w:color w:val="000000"/>
          <w:kern w:val="0"/>
          <w14:ligatures w14:val="none"/>
        </w:rPr>
        <w:t>. We included</w:t>
      </w:r>
      <w:r w:rsidR="00292FF5" w:rsidRPr="00122893">
        <w:rPr>
          <w:rFonts w:ascii="Arial" w:eastAsia="Times New Roman" w:hAnsi="Arial" w:cs="Arial"/>
          <w:color w:val="000000"/>
          <w:kern w:val="0"/>
          <w14:ligatures w14:val="none"/>
        </w:rPr>
        <w:t xml:space="preserve"> </w:t>
      </w:r>
      <w:r w:rsidR="00A35AB0">
        <w:rPr>
          <w:rFonts w:ascii="Arial" w:eastAsia="Times New Roman" w:hAnsi="Arial" w:cs="Arial"/>
          <w:color w:val="000000"/>
          <w:kern w:val="0"/>
          <w14:ligatures w14:val="none"/>
        </w:rPr>
        <w:t xml:space="preserve">individual </w:t>
      </w:r>
      <w:r w:rsidR="0052624F">
        <w:rPr>
          <w:rFonts w:ascii="Arial" w:eastAsia="Times New Roman" w:hAnsi="Arial" w:cs="Arial"/>
          <w:color w:val="000000"/>
          <w:kern w:val="0"/>
          <w14:ligatures w14:val="none"/>
        </w:rPr>
        <w:t>fish identity as</w:t>
      </w:r>
      <w:r w:rsidR="00292FF5" w:rsidRPr="00122893">
        <w:rPr>
          <w:rFonts w:ascii="Arial" w:eastAsia="Times New Roman" w:hAnsi="Arial" w:cs="Arial"/>
          <w:color w:val="000000"/>
          <w:kern w:val="0"/>
          <w14:ligatures w14:val="none"/>
        </w:rPr>
        <w:t xml:space="preserve"> a random </w:t>
      </w:r>
      <w:r w:rsidR="0052624F">
        <w:rPr>
          <w:rFonts w:ascii="Arial" w:eastAsia="Times New Roman" w:hAnsi="Arial" w:cs="Arial"/>
          <w:color w:val="000000"/>
          <w:kern w:val="0"/>
          <w14:ligatures w14:val="none"/>
        </w:rPr>
        <w:t>intercept</w:t>
      </w:r>
      <w:r w:rsidR="00292FF5" w:rsidRPr="00122893">
        <w:rPr>
          <w:rFonts w:ascii="Arial" w:eastAsia="Times New Roman" w:hAnsi="Arial" w:cs="Arial"/>
          <w:color w:val="000000"/>
          <w:kern w:val="0"/>
          <w14:ligatures w14:val="none"/>
        </w:rPr>
        <w:t xml:space="preserve"> </w:t>
      </w:r>
      <w:r w:rsidR="000D0961">
        <w:rPr>
          <w:rFonts w:ascii="Arial" w:eastAsia="Times New Roman" w:hAnsi="Arial" w:cs="Arial"/>
          <w:color w:val="000000"/>
          <w:kern w:val="0"/>
          <w14:ligatures w14:val="none"/>
        </w:rPr>
        <w:t>to</w:t>
      </w:r>
      <w:r w:rsidR="00292FF5" w:rsidRPr="00122893">
        <w:rPr>
          <w:rFonts w:ascii="Arial" w:eastAsia="Times New Roman" w:hAnsi="Arial" w:cs="Arial"/>
          <w:color w:val="000000"/>
          <w:kern w:val="0"/>
          <w14:ligatures w14:val="none"/>
        </w:rPr>
        <w:t xml:space="preserve"> account for </w:t>
      </w:r>
      <w:r w:rsidR="0052624F">
        <w:rPr>
          <w:rFonts w:ascii="Arial" w:eastAsia="Times New Roman" w:hAnsi="Arial" w:cs="Arial"/>
          <w:color w:val="000000"/>
          <w:kern w:val="0"/>
          <w14:ligatures w14:val="none"/>
        </w:rPr>
        <w:t xml:space="preserve">repeated measurements collected from the same </w:t>
      </w:r>
      <w:r w:rsidR="00731DB9">
        <w:rPr>
          <w:rFonts w:ascii="Arial" w:eastAsia="Times New Roman" w:hAnsi="Arial" w:cs="Arial"/>
          <w:color w:val="000000"/>
          <w:kern w:val="0"/>
          <w14:ligatures w14:val="none"/>
        </w:rPr>
        <w:t>individual</w:t>
      </w:r>
      <w:r w:rsidR="0052624F">
        <w:rPr>
          <w:rFonts w:ascii="Arial" w:eastAsia="Times New Roman" w:hAnsi="Arial" w:cs="Arial"/>
          <w:color w:val="000000"/>
          <w:kern w:val="0"/>
          <w14:ligatures w14:val="none"/>
        </w:rPr>
        <w:t xml:space="preserve"> across time</w:t>
      </w:r>
      <w:r w:rsidR="00292FF5" w:rsidRPr="00122893">
        <w:rPr>
          <w:rFonts w:ascii="Arial" w:eastAsia="Times New Roman" w:hAnsi="Arial" w:cs="Arial"/>
          <w:color w:val="000000"/>
          <w:kern w:val="0"/>
          <w14:ligatures w14:val="none"/>
        </w:rPr>
        <w:t xml:space="preserve">. </w:t>
      </w:r>
    </w:p>
    <w:p w14:paraId="4D5C66C7" w14:textId="0278D3B4" w:rsidR="00883338" w:rsidRDefault="0052624F" w:rsidP="00207381">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To evaluate group-specific responses across sampling periods, w</w:t>
      </w:r>
      <w:r w:rsidR="00292FF5" w:rsidRPr="00122893">
        <w:rPr>
          <w:rFonts w:ascii="Arial" w:eastAsia="Times New Roman" w:hAnsi="Arial" w:cs="Arial"/>
          <w:color w:val="000000"/>
          <w:kern w:val="0"/>
          <w14:ligatures w14:val="none"/>
        </w:rPr>
        <w:t xml:space="preserve">e </w:t>
      </w:r>
      <w:r>
        <w:rPr>
          <w:rFonts w:ascii="Arial" w:eastAsia="Times New Roman" w:hAnsi="Arial" w:cs="Arial"/>
          <w:color w:val="000000"/>
          <w:kern w:val="0"/>
          <w14:ligatures w14:val="none"/>
        </w:rPr>
        <w:t>relevel</w:t>
      </w:r>
      <w:del w:id="82" w:author="Reviewer" w:date="2026-09-04T13:48:00Z" w16du:dateUtc="2026-09-04T18:48:00Z">
        <w:r w:rsidDel="00E73D18">
          <w:rPr>
            <w:rFonts w:ascii="Arial" w:eastAsia="Times New Roman" w:hAnsi="Arial" w:cs="Arial"/>
            <w:color w:val="000000"/>
            <w:kern w:val="0"/>
            <w14:ligatures w14:val="none"/>
          </w:rPr>
          <w:delText>l</w:delText>
        </w:r>
      </w:del>
      <w:r w:rsidRPr="00122893">
        <w:rPr>
          <w:rFonts w:ascii="Arial" w:eastAsia="Times New Roman" w:hAnsi="Arial" w:cs="Arial"/>
          <w:color w:val="000000"/>
          <w:kern w:val="0"/>
          <w14:ligatures w14:val="none"/>
        </w:rPr>
        <w:t xml:space="preserve">ed </w:t>
      </w:r>
      <w:r>
        <w:rPr>
          <w:rFonts w:ascii="Arial" w:eastAsia="Times New Roman" w:hAnsi="Arial" w:cs="Arial"/>
          <w:color w:val="000000"/>
          <w:kern w:val="0"/>
          <w14:ligatures w14:val="none"/>
        </w:rPr>
        <w:t xml:space="preserve">groups and blood sampling periods to examine targeted model estimates by group and sampling period. </w:t>
      </w:r>
      <w:r w:rsidR="00A35AB0">
        <w:rPr>
          <w:rFonts w:ascii="Arial" w:eastAsia="Times New Roman" w:hAnsi="Arial" w:cs="Arial"/>
          <w:color w:val="000000"/>
          <w:kern w:val="0"/>
          <w14:ligatures w14:val="none"/>
        </w:rPr>
        <w:t>Specifically, we evaluated group-associated changes in NLR following contaminant exposure (</w:t>
      </w:r>
      <w:r w:rsidR="00A35AB0" w:rsidRPr="00122893">
        <w:rPr>
          <w:rFonts w:ascii="Arial" w:eastAsia="Times New Roman" w:hAnsi="Arial" w:cs="Arial"/>
          <w:color w:val="000000"/>
          <w:kern w:val="0"/>
          <w14:ligatures w14:val="none"/>
        </w:rPr>
        <w:t>blood 1 and blood 2</w:t>
      </w:r>
      <w:r w:rsidR="00A35AB0">
        <w:rPr>
          <w:rFonts w:ascii="Arial" w:eastAsia="Times New Roman" w:hAnsi="Arial" w:cs="Arial"/>
          <w:color w:val="000000"/>
          <w:kern w:val="0"/>
          <w14:ligatures w14:val="none"/>
        </w:rPr>
        <w:t>), acute salinity exposure (</w:t>
      </w:r>
      <w:r w:rsidR="00A35AB0" w:rsidRPr="00122893">
        <w:rPr>
          <w:rFonts w:ascii="Arial" w:eastAsia="Times New Roman" w:hAnsi="Arial" w:cs="Arial"/>
          <w:color w:val="000000"/>
          <w:kern w:val="0"/>
          <w14:ligatures w14:val="none"/>
        </w:rPr>
        <w:t>blood 2 and blood 3</w:t>
      </w:r>
      <w:r w:rsidR="00A35AB0">
        <w:rPr>
          <w:rFonts w:ascii="Arial" w:eastAsia="Times New Roman" w:hAnsi="Arial" w:cs="Arial"/>
          <w:color w:val="000000"/>
          <w:kern w:val="0"/>
          <w14:ligatures w14:val="none"/>
        </w:rPr>
        <w:t>), and the final post-salinity sampling period (</w:t>
      </w:r>
      <w:r w:rsidR="00A35AB0" w:rsidRPr="00122893">
        <w:rPr>
          <w:rFonts w:ascii="Arial" w:eastAsia="Times New Roman" w:hAnsi="Arial" w:cs="Arial"/>
          <w:color w:val="000000"/>
          <w:kern w:val="0"/>
          <w14:ligatures w14:val="none"/>
        </w:rPr>
        <w:t>blood 3 and blood 4</w:t>
      </w:r>
      <w:r w:rsidR="004B5500">
        <w:rPr>
          <w:rFonts w:ascii="Arial" w:eastAsia="Times New Roman" w:hAnsi="Arial" w:cs="Arial"/>
          <w:color w:val="000000"/>
          <w:kern w:val="0"/>
          <w14:ligatures w14:val="none"/>
        </w:rPr>
        <w:t>), including group-specific differences during the final blood sampling period</w:t>
      </w:r>
      <w:r w:rsidR="00A35AB0">
        <w:rPr>
          <w:rFonts w:ascii="Arial" w:eastAsia="Times New Roman" w:hAnsi="Arial" w:cs="Arial"/>
          <w:color w:val="000000"/>
          <w:kern w:val="0"/>
          <w14:ligatures w14:val="none"/>
        </w:rPr>
        <w:t xml:space="preserve">. </w:t>
      </w:r>
      <w:r w:rsidR="000D0961">
        <w:rPr>
          <w:rFonts w:ascii="Arial" w:eastAsia="Times New Roman" w:hAnsi="Arial" w:cs="Arial"/>
          <w:color w:val="000000"/>
          <w:kern w:val="0"/>
          <w14:ligatures w14:val="none"/>
        </w:rPr>
        <w:t xml:space="preserve">We </w:t>
      </w:r>
      <w:r w:rsidR="00BC047E">
        <w:rPr>
          <w:rFonts w:ascii="Arial" w:eastAsia="Times New Roman" w:hAnsi="Arial" w:cs="Arial"/>
          <w:color w:val="000000"/>
          <w:kern w:val="0"/>
          <w14:ligatures w14:val="none"/>
        </w:rPr>
        <w:t>assessed</w:t>
      </w:r>
      <w:r w:rsidR="000D0961">
        <w:rPr>
          <w:rFonts w:ascii="Arial" w:eastAsia="Times New Roman" w:hAnsi="Arial" w:cs="Arial"/>
          <w:color w:val="000000"/>
          <w:kern w:val="0"/>
          <w14:ligatures w14:val="none"/>
        </w:rPr>
        <w:t xml:space="preserve"> model </w:t>
      </w:r>
      <w:r w:rsidR="00A35AB0">
        <w:rPr>
          <w:rFonts w:ascii="Arial" w:eastAsia="Times New Roman" w:hAnsi="Arial" w:cs="Arial"/>
          <w:color w:val="000000"/>
          <w:kern w:val="0"/>
          <w14:ligatures w14:val="none"/>
        </w:rPr>
        <w:t>assumptions using</w:t>
      </w:r>
      <w:r w:rsidR="000D0961">
        <w:rPr>
          <w:rFonts w:ascii="Arial" w:eastAsia="Times New Roman" w:hAnsi="Arial" w:cs="Arial"/>
          <w:color w:val="000000"/>
          <w:kern w:val="0"/>
          <w14:ligatures w14:val="none"/>
        </w:rPr>
        <w:t xml:space="preserve"> residual</w:t>
      </w:r>
      <w:r w:rsidR="00A35AB0">
        <w:rPr>
          <w:rFonts w:ascii="Arial" w:eastAsia="Times New Roman" w:hAnsi="Arial" w:cs="Arial"/>
          <w:color w:val="000000"/>
          <w:kern w:val="0"/>
          <w14:ligatures w14:val="none"/>
        </w:rPr>
        <w:t xml:space="preserve"> diagnostics and visually compared the model's predicted estimates with</w:t>
      </w:r>
      <w:r w:rsidR="00BC047E">
        <w:rPr>
          <w:rFonts w:ascii="Arial" w:eastAsia="Times New Roman" w:hAnsi="Arial" w:cs="Arial"/>
          <w:color w:val="000000"/>
          <w:kern w:val="0"/>
          <w14:ligatures w14:val="none"/>
        </w:rPr>
        <w:t xml:space="preserve"> the </w:t>
      </w:r>
      <w:r w:rsidR="00A35AB0">
        <w:rPr>
          <w:rFonts w:ascii="Arial" w:eastAsia="Times New Roman" w:hAnsi="Arial" w:cs="Arial"/>
          <w:color w:val="000000"/>
          <w:kern w:val="0"/>
          <w14:ligatures w14:val="none"/>
        </w:rPr>
        <w:t xml:space="preserve">observed </w:t>
      </w:r>
      <w:r w:rsidR="00BC047E">
        <w:rPr>
          <w:rFonts w:ascii="Arial" w:eastAsia="Times New Roman" w:hAnsi="Arial" w:cs="Arial"/>
          <w:color w:val="000000"/>
          <w:kern w:val="0"/>
          <w14:ligatures w14:val="none"/>
        </w:rPr>
        <w:t xml:space="preserve">data </w:t>
      </w:r>
      <w:r w:rsidR="00A35AB0">
        <w:rPr>
          <w:rFonts w:ascii="Arial" w:eastAsia="Times New Roman" w:hAnsi="Arial" w:cs="Arial"/>
          <w:color w:val="000000"/>
          <w:kern w:val="0"/>
          <w14:ligatures w14:val="none"/>
        </w:rPr>
        <w:t xml:space="preserve">distributions </w:t>
      </w:r>
      <w:r w:rsidR="00C20E9B">
        <w:rPr>
          <w:rFonts w:ascii="Arial" w:eastAsia="Times New Roman" w:hAnsi="Arial" w:cs="Arial"/>
          <w:color w:val="000000"/>
          <w:kern w:val="0"/>
          <w14:ligatures w14:val="none"/>
        </w:rPr>
        <w:t>using non-parametric bootstrapping</w:t>
      </w:r>
      <w:r w:rsidR="00BC047E">
        <w:rPr>
          <w:rFonts w:ascii="Arial" w:eastAsia="Times New Roman" w:hAnsi="Arial" w:cs="Arial"/>
          <w:color w:val="000000"/>
          <w:kern w:val="0"/>
          <w14:ligatures w14:val="none"/>
        </w:rPr>
        <w:t xml:space="preserve">. </w:t>
      </w:r>
    </w:p>
    <w:p w14:paraId="1B753BE1" w14:textId="77777777" w:rsidR="004F6348" w:rsidRDefault="004F6348" w:rsidP="00207381">
      <w:pPr>
        <w:spacing w:line="480" w:lineRule="auto"/>
        <w:rPr>
          <w:rFonts w:ascii="Arial" w:eastAsia="Times New Roman" w:hAnsi="Arial" w:cs="Arial"/>
          <w:color w:val="000000"/>
          <w:kern w:val="0"/>
          <w14:ligatures w14:val="none"/>
        </w:rPr>
      </w:pPr>
    </w:p>
    <w:p w14:paraId="3490BA97" w14:textId="1BB903D5" w:rsidR="004F6348" w:rsidRDefault="004F6348" w:rsidP="00207381">
      <w:pPr>
        <w:spacing w:line="480" w:lineRule="auto"/>
        <w:rPr>
          <w:rFonts w:ascii="Arial" w:eastAsia="Times New Roman" w:hAnsi="Arial" w:cs="Arial"/>
          <w:b/>
          <w:bCs/>
          <w:color w:val="000000"/>
          <w:kern w:val="0"/>
          <w14:ligatures w14:val="none"/>
        </w:rPr>
      </w:pPr>
      <w:r>
        <w:rPr>
          <w:rFonts w:ascii="Arial" w:eastAsia="Times New Roman" w:hAnsi="Arial" w:cs="Arial"/>
          <w:b/>
          <w:bCs/>
          <w:color w:val="000000"/>
          <w:kern w:val="0"/>
          <w14:ligatures w14:val="none"/>
        </w:rPr>
        <w:t>3</w:t>
      </w:r>
      <w:r w:rsidRPr="00122893">
        <w:rPr>
          <w:rFonts w:ascii="Arial" w:eastAsia="Times New Roman" w:hAnsi="Arial" w:cs="Arial"/>
          <w:b/>
          <w:bCs/>
          <w:color w:val="000000"/>
          <w:kern w:val="0"/>
          <w14:ligatures w14:val="none"/>
        </w:rPr>
        <w:t xml:space="preserve">. </w:t>
      </w:r>
      <w:r>
        <w:rPr>
          <w:rFonts w:ascii="Arial" w:eastAsia="Times New Roman" w:hAnsi="Arial" w:cs="Arial"/>
          <w:b/>
          <w:bCs/>
          <w:color w:val="000000"/>
          <w:kern w:val="0"/>
          <w14:ligatures w14:val="none"/>
        </w:rPr>
        <w:t>Results</w:t>
      </w:r>
    </w:p>
    <w:p w14:paraId="13FA2BF9" w14:textId="6C7AF3FF" w:rsidR="001A6161" w:rsidRDefault="001A6161" w:rsidP="00207381">
      <w:pPr>
        <w:spacing w:line="480" w:lineRule="auto"/>
        <w:rPr>
          <w:rFonts w:ascii="Arial" w:eastAsia="Times New Roman" w:hAnsi="Arial" w:cs="Arial"/>
          <w:i/>
          <w:iCs/>
          <w:color w:val="000000"/>
          <w:kern w:val="0"/>
          <w14:ligatures w14:val="none"/>
        </w:rPr>
      </w:pPr>
      <w:r>
        <w:rPr>
          <w:rFonts w:ascii="Arial" w:eastAsia="Times New Roman" w:hAnsi="Arial" w:cs="Arial"/>
          <w:i/>
          <w:iCs/>
          <w:color w:val="000000"/>
          <w:kern w:val="0"/>
          <w14:ligatures w14:val="none"/>
        </w:rPr>
        <w:t>3.1</w:t>
      </w:r>
      <w:r w:rsidR="00C04669">
        <w:rPr>
          <w:rFonts w:ascii="Arial" w:eastAsia="Times New Roman" w:hAnsi="Arial" w:cs="Arial"/>
          <w:i/>
          <w:iCs/>
          <w:color w:val="000000"/>
          <w:kern w:val="0"/>
          <w14:ligatures w14:val="none"/>
        </w:rPr>
        <w:t>. Largemouth Bass</w:t>
      </w:r>
    </w:p>
    <w:p w14:paraId="58EA5AE2" w14:textId="28ACEA2C" w:rsidR="00C04669" w:rsidRDefault="00C04669" w:rsidP="00207381">
      <w:pPr>
        <w:spacing w:line="480" w:lineRule="auto"/>
        <w:ind w:firstLine="720"/>
        <w:rPr>
          <w:rFonts w:ascii="Arial" w:hAnsi="Arial" w:cs="Arial"/>
        </w:rPr>
      </w:pPr>
      <w:r>
        <w:rPr>
          <w:rFonts w:ascii="Arial" w:hAnsi="Arial" w:cs="Arial"/>
        </w:rPr>
        <w:t xml:space="preserve">On day 1, </w:t>
      </w:r>
      <w:r w:rsidR="00D17B0A">
        <w:rPr>
          <w:rFonts w:ascii="Arial" w:hAnsi="Arial" w:cs="Arial"/>
        </w:rPr>
        <w:t>bass had a</w:t>
      </w:r>
      <w:r>
        <w:rPr>
          <w:rFonts w:ascii="Arial" w:hAnsi="Arial" w:cs="Arial"/>
        </w:rPr>
        <w:t xml:space="preserve"> mean total length</w:t>
      </w:r>
      <w:r w:rsidR="00D17B0A">
        <w:rPr>
          <w:rFonts w:ascii="Arial" w:hAnsi="Arial" w:cs="Arial"/>
        </w:rPr>
        <w:t xml:space="preserve"> of</w:t>
      </w:r>
      <w:r>
        <w:rPr>
          <w:rFonts w:ascii="Arial" w:hAnsi="Arial" w:cs="Arial"/>
        </w:rPr>
        <w:t xml:space="preserve"> 183.87 mm (±15.92 mm; 95% CI) and </w:t>
      </w:r>
      <w:r w:rsidR="00D17B0A">
        <w:rPr>
          <w:rFonts w:ascii="Arial" w:hAnsi="Arial" w:cs="Arial"/>
        </w:rPr>
        <w:t xml:space="preserve">a mean </w:t>
      </w:r>
      <w:r w:rsidR="00D17B0A" w:rsidRPr="00B3397A">
        <w:rPr>
          <w:rFonts w:ascii="Arial" w:hAnsi="Arial" w:cs="Arial"/>
          <w:i/>
          <w:iCs/>
          <w:rPrChange w:id="83" w:author="Reviewer" w:date="2026-09-07T10:12:00Z" w16du:dateUtc="2026-09-07T15:12:00Z">
            <w:rPr>
              <w:rFonts w:ascii="Arial" w:hAnsi="Arial" w:cs="Arial"/>
            </w:rPr>
          </w:rPrChange>
        </w:rPr>
        <w:t>relative weight</w:t>
      </w:r>
      <w:r w:rsidR="00D17B0A">
        <w:rPr>
          <w:rFonts w:ascii="Arial" w:hAnsi="Arial" w:cs="Arial"/>
        </w:rPr>
        <w:t xml:space="preserve"> of </w:t>
      </w:r>
      <w:r>
        <w:rPr>
          <w:rFonts w:ascii="Arial" w:hAnsi="Arial" w:cs="Arial"/>
        </w:rPr>
        <w:t>93.67 (±3.13). By day 22 (conclusion of the study), mean total length</w:t>
      </w:r>
      <w:r w:rsidR="00D17B0A">
        <w:rPr>
          <w:rFonts w:ascii="Arial" w:hAnsi="Arial" w:cs="Arial"/>
        </w:rPr>
        <w:t xml:space="preserve"> remained unchanged</w:t>
      </w:r>
      <w:r>
        <w:rPr>
          <w:rFonts w:ascii="Arial" w:hAnsi="Arial" w:cs="Arial"/>
        </w:rPr>
        <w:t>, while</w:t>
      </w:r>
      <w:r w:rsidR="00D17B0A">
        <w:rPr>
          <w:rFonts w:ascii="Arial" w:hAnsi="Arial" w:cs="Arial"/>
        </w:rPr>
        <w:t xml:space="preserve"> mean</w:t>
      </w:r>
      <w:r>
        <w:rPr>
          <w:rFonts w:ascii="Arial" w:hAnsi="Arial" w:cs="Arial"/>
        </w:rPr>
        <w:t xml:space="preserve"> </w:t>
      </w:r>
      <w:r w:rsidRPr="00B3397A">
        <w:rPr>
          <w:rFonts w:ascii="Arial" w:hAnsi="Arial" w:cs="Arial"/>
          <w:i/>
          <w:iCs/>
          <w:rPrChange w:id="84" w:author="Reviewer" w:date="2026-09-07T10:12:00Z" w16du:dateUtc="2026-09-07T15:12:00Z">
            <w:rPr>
              <w:rFonts w:ascii="Arial" w:hAnsi="Arial" w:cs="Arial"/>
            </w:rPr>
          </w:rPrChange>
        </w:rPr>
        <w:t>relative weight</w:t>
      </w:r>
      <w:r w:rsidR="00D17B0A">
        <w:rPr>
          <w:rFonts w:ascii="Arial" w:hAnsi="Arial" w:cs="Arial"/>
        </w:rPr>
        <w:t xml:space="preserve"> declined</w:t>
      </w:r>
      <w:r>
        <w:rPr>
          <w:rFonts w:ascii="Arial" w:hAnsi="Arial" w:cs="Arial"/>
        </w:rPr>
        <w:t xml:space="preserve"> slightly to 87.64 (±4.79). </w:t>
      </w:r>
      <w:r w:rsidR="00D17B0A">
        <w:rPr>
          <w:rFonts w:ascii="Arial" w:hAnsi="Arial" w:cs="Arial"/>
        </w:rPr>
        <w:t>M</w:t>
      </w:r>
      <w:r>
        <w:rPr>
          <w:rFonts w:ascii="Arial" w:hAnsi="Arial" w:cs="Arial"/>
        </w:rPr>
        <w:t>ean total lengths among groups were</w:t>
      </w:r>
      <w:r w:rsidR="00D17B0A">
        <w:rPr>
          <w:rFonts w:ascii="Arial" w:hAnsi="Arial" w:cs="Arial"/>
        </w:rPr>
        <w:t xml:space="preserve"> similar</w:t>
      </w:r>
      <w:r>
        <w:rPr>
          <w:rFonts w:ascii="Arial" w:hAnsi="Arial" w:cs="Arial"/>
        </w:rPr>
        <w:t>: Cd low</w:t>
      </w:r>
      <w:r w:rsidR="00D17B0A">
        <w:rPr>
          <w:rFonts w:ascii="Arial" w:hAnsi="Arial" w:cs="Arial"/>
        </w:rPr>
        <w:t xml:space="preserve"> =</w:t>
      </w:r>
      <w:r>
        <w:rPr>
          <w:rFonts w:ascii="Arial" w:hAnsi="Arial" w:cs="Arial"/>
        </w:rPr>
        <w:t xml:space="preserve"> 164.20 mm (±6.70 mm), Cd high</w:t>
      </w:r>
      <w:r w:rsidR="00D17B0A">
        <w:rPr>
          <w:rFonts w:ascii="Arial" w:hAnsi="Arial" w:cs="Arial"/>
        </w:rPr>
        <w:t xml:space="preserve"> =</w:t>
      </w:r>
      <w:r>
        <w:rPr>
          <w:rFonts w:ascii="Arial" w:hAnsi="Arial" w:cs="Arial"/>
        </w:rPr>
        <w:t xml:space="preserve"> 204.92 mm (±15.15 mm), </w:t>
      </w:r>
      <w:proofErr w:type="spellStart"/>
      <w:r>
        <w:rPr>
          <w:rFonts w:ascii="Arial" w:hAnsi="Arial" w:cs="Arial"/>
        </w:rPr>
        <w:t>PFPeA</w:t>
      </w:r>
      <w:proofErr w:type="spellEnd"/>
      <w:r>
        <w:rPr>
          <w:rFonts w:ascii="Arial" w:hAnsi="Arial" w:cs="Arial"/>
        </w:rPr>
        <w:t xml:space="preserve"> low</w:t>
      </w:r>
      <w:r w:rsidR="00D17B0A">
        <w:rPr>
          <w:rFonts w:ascii="Arial" w:hAnsi="Arial" w:cs="Arial"/>
        </w:rPr>
        <w:t xml:space="preserve"> =</w:t>
      </w:r>
      <w:r>
        <w:rPr>
          <w:rFonts w:ascii="Arial" w:hAnsi="Arial" w:cs="Arial"/>
        </w:rPr>
        <w:t xml:space="preserve"> 171.25 (±17.49 mm), </w:t>
      </w:r>
      <w:proofErr w:type="spellStart"/>
      <w:r>
        <w:rPr>
          <w:rFonts w:ascii="Arial" w:hAnsi="Arial" w:cs="Arial"/>
        </w:rPr>
        <w:t>PFPeA</w:t>
      </w:r>
      <w:proofErr w:type="spellEnd"/>
      <w:r>
        <w:rPr>
          <w:rFonts w:ascii="Arial" w:hAnsi="Arial" w:cs="Arial"/>
        </w:rPr>
        <w:t xml:space="preserve"> high</w:t>
      </w:r>
      <w:r w:rsidR="00D17B0A">
        <w:rPr>
          <w:rFonts w:ascii="Arial" w:hAnsi="Arial" w:cs="Arial"/>
        </w:rPr>
        <w:t xml:space="preserve"> =</w:t>
      </w:r>
      <w:r>
        <w:rPr>
          <w:rFonts w:ascii="Arial" w:hAnsi="Arial" w:cs="Arial"/>
        </w:rPr>
        <w:t xml:space="preserve"> 196.50 mm (±24.35 mm), and control </w:t>
      </w:r>
      <w:r w:rsidR="00D17B0A">
        <w:rPr>
          <w:rFonts w:ascii="Arial" w:hAnsi="Arial" w:cs="Arial"/>
        </w:rPr>
        <w:t xml:space="preserve">= </w:t>
      </w:r>
      <w:r>
        <w:rPr>
          <w:rFonts w:ascii="Arial" w:hAnsi="Arial" w:cs="Arial"/>
        </w:rPr>
        <w:t xml:space="preserve">184.42 mm (±16.97 mm). </w:t>
      </w:r>
      <w:r w:rsidR="00D17B0A">
        <w:rPr>
          <w:rFonts w:ascii="Arial" w:hAnsi="Arial" w:cs="Arial"/>
        </w:rPr>
        <w:t>W</w:t>
      </w:r>
      <w:r>
        <w:rPr>
          <w:rFonts w:ascii="Arial" w:hAnsi="Arial" w:cs="Arial"/>
        </w:rPr>
        <w:t>e examined 48 blood smears</w:t>
      </w:r>
      <w:r w:rsidR="00D17B0A">
        <w:rPr>
          <w:rFonts w:ascii="Arial" w:hAnsi="Arial" w:cs="Arial"/>
        </w:rPr>
        <w:t xml:space="preserve"> </w:t>
      </w:r>
      <w:r w:rsidR="004B5500">
        <w:rPr>
          <w:rFonts w:ascii="Arial" w:hAnsi="Arial" w:cs="Arial"/>
        </w:rPr>
        <w:t>across all</w:t>
      </w:r>
      <w:r>
        <w:rPr>
          <w:rFonts w:ascii="Arial" w:hAnsi="Arial" w:cs="Arial"/>
        </w:rPr>
        <w:t xml:space="preserve"> groups (12 Cd low, 9 Cd high, 9 </w:t>
      </w:r>
      <w:proofErr w:type="spellStart"/>
      <w:r>
        <w:rPr>
          <w:rFonts w:ascii="Arial" w:hAnsi="Arial" w:cs="Arial"/>
        </w:rPr>
        <w:t>PFPeA</w:t>
      </w:r>
      <w:proofErr w:type="spellEnd"/>
      <w:r>
        <w:rPr>
          <w:rFonts w:ascii="Arial" w:hAnsi="Arial" w:cs="Arial"/>
        </w:rPr>
        <w:t xml:space="preserve"> low, 9 </w:t>
      </w:r>
      <w:proofErr w:type="spellStart"/>
      <w:r>
        <w:rPr>
          <w:rFonts w:ascii="Arial" w:hAnsi="Arial" w:cs="Arial"/>
        </w:rPr>
        <w:t>PFPeA</w:t>
      </w:r>
      <w:proofErr w:type="spellEnd"/>
      <w:r>
        <w:rPr>
          <w:rFonts w:ascii="Arial" w:hAnsi="Arial" w:cs="Arial"/>
        </w:rPr>
        <w:t xml:space="preserve"> high, </w:t>
      </w:r>
      <w:r>
        <w:rPr>
          <w:rFonts w:ascii="Arial" w:hAnsi="Arial" w:cs="Arial"/>
        </w:rPr>
        <w:lastRenderedPageBreak/>
        <w:t>9 control)</w:t>
      </w:r>
      <w:r w:rsidR="00D17B0A">
        <w:rPr>
          <w:rFonts w:ascii="Arial" w:hAnsi="Arial" w:cs="Arial"/>
        </w:rPr>
        <w:t>.</w:t>
      </w:r>
      <w:r w:rsidR="00E41E68">
        <w:rPr>
          <w:rFonts w:ascii="Arial" w:hAnsi="Arial" w:cs="Arial"/>
        </w:rPr>
        <w:t xml:space="preserve"> Across all smears, lymphocyte counts ranged from 13 to 70 cells, whereas neutrophil counts ranged from 30 to 86 cells.</w:t>
      </w:r>
      <w:r w:rsidR="00C20E9B">
        <w:rPr>
          <w:rFonts w:ascii="Arial" w:hAnsi="Arial" w:cs="Arial"/>
        </w:rPr>
        <w:t xml:space="preserve"> NLR</w:t>
      </w:r>
      <w:r w:rsidR="00D17B0A">
        <w:rPr>
          <w:rFonts w:ascii="Arial" w:hAnsi="Arial" w:cs="Arial"/>
        </w:rPr>
        <w:t xml:space="preserve"> values</w:t>
      </w:r>
      <w:r w:rsidR="00C20E9B">
        <w:rPr>
          <w:rFonts w:ascii="Arial" w:hAnsi="Arial" w:cs="Arial"/>
        </w:rPr>
        <w:t xml:space="preserve"> ranged from </w:t>
      </w:r>
      <w:r>
        <w:rPr>
          <w:rFonts w:ascii="Arial" w:hAnsi="Arial" w:cs="Arial"/>
        </w:rPr>
        <w:t>0.4 to 6.6</w:t>
      </w:r>
      <w:r w:rsidR="00D17B0A">
        <w:rPr>
          <w:rFonts w:ascii="Arial" w:hAnsi="Arial" w:cs="Arial"/>
        </w:rPr>
        <w:t xml:space="preserve"> across all individuals</w:t>
      </w:r>
      <w:r>
        <w:rPr>
          <w:rFonts w:ascii="Arial" w:hAnsi="Arial" w:cs="Arial"/>
        </w:rPr>
        <w:t>.</w:t>
      </w:r>
    </w:p>
    <w:p w14:paraId="08D7C782" w14:textId="77777777" w:rsidR="00C04669" w:rsidRPr="00C04669" w:rsidRDefault="00C04669" w:rsidP="00207381">
      <w:pPr>
        <w:spacing w:line="480" w:lineRule="auto"/>
        <w:rPr>
          <w:rFonts w:ascii="Arial" w:hAnsi="Arial" w:cs="Arial"/>
        </w:rPr>
      </w:pPr>
    </w:p>
    <w:p w14:paraId="6419FEEC" w14:textId="4044E340" w:rsidR="001252F7" w:rsidRDefault="001252F7" w:rsidP="00207381">
      <w:pPr>
        <w:spacing w:line="480" w:lineRule="auto"/>
        <w:rPr>
          <w:rFonts w:ascii="Arial" w:eastAsia="Times New Roman" w:hAnsi="Arial" w:cs="Arial"/>
          <w:color w:val="000000"/>
          <w:kern w:val="0"/>
          <w14:ligatures w14:val="none"/>
        </w:rPr>
      </w:pPr>
      <w:r>
        <w:rPr>
          <w:rFonts w:ascii="Arial" w:eastAsia="Times New Roman" w:hAnsi="Arial" w:cs="Arial"/>
          <w:i/>
          <w:iCs/>
          <w:color w:val="000000"/>
          <w:kern w:val="0"/>
          <w14:ligatures w14:val="none"/>
        </w:rPr>
        <w:t>3</w:t>
      </w:r>
      <w:r w:rsidRPr="00122893">
        <w:rPr>
          <w:rFonts w:ascii="Arial" w:eastAsia="Times New Roman" w:hAnsi="Arial" w:cs="Arial"/>
          <w:i/>
          <w:iCs/>
          <w:color w:val="000000"/>
          <w:kern w:val="0"/>
          <w14:ligatures w14:val="none"/>
        </w:rPr>
        <w:t>.</w:t>
      </w:r>
      <w:r w:rsidR="00C04669">
        <w:rPr>
          <w:rFonts w:ascii="Arial" w:eastAsia="Times New Roman" w:hAnsi="Arial" w:cs="Arial"/>
          <w:i/>
          <w:iCs/>
          <w:color w:val="000000"/>
          <w:kern w:val="0"/>
          <w14:ligatures w14:val="none"/>
        </w:rPr>
        <w:t>2</w:t>
      </w:r>
      <w:r w:rsidRPr="00122893">
        <w:rPr>
          <w:rFonts w:ascii="Arial" w:eastAsia="Times New Roman" w:hAnsi="Arial" w:cs="Arial"/>
          <w:i/>
          <w:iCs/>
          <w:color w:val="000000"/>
          <w:kern w:val="0"/>
          <w14:ligatures w14:val="none"/>
        </w:rPr>
        <w:t xml:space="preserve">. </w:t>
      </w:r>
      <w:r w:rsidR="00991BBD">
        <w:rPr>
          <w:rFonts w:ascii="Arial" w:eastAsia="Times New Roman" w:hAnsi="Arial" w:cs="Arial"/>
          <w:i/>
          <w:iCs/>
          <w:color w:val="000000"/>
          <w:kern w:val="0"/>
          <w14:ligatures w14:val="none"/>
        </w:rPr>
        <w:t>Water Quality</w:t>
      </w:r>
    </w:p>
    <w:p w14:paraId="55A4282D" w14:textId="5EAA709A" w:rsidR="004F6348" w:rsidRDefault="00D17B0A" w:rsidP="00207381">
      <w:pPr>
        <w:spacing w:line="480" w:lineRule="auto"/>
        <w:ind w:firstLine="720"/>
        <w:rPr>
          <w:rFonts w:ascii="Arial" w:hAnsi="Arial" w:cs="Arial"/>
        </w:rPr>
      </w:pPr>
      <w:r>
        <w:rPr>
          <w:rFonts w:ascii="Arial" w:hAnsi="Arial" w:cs="Arial"/>
        </w:rPr>
        <w:t>Water temperature, dissolved oxygen, and pH remained consistent among tanks throughout the study</w:t>
      </w:r>
      <w:r w:rsidR="00991BBD" w:rsidRPr="00991BBD">
        <w:rPr>
          <w:rFonts w:ascii="Arial" w:hAnsi="Arial" w:cs="Arial"/>
        </w:rPr>
        <w:t xml:space="preserve"> (</w:t>
      </w:r>
      <w:r w:rsidR="00991BBD">
        <w:rPr>
          <w:rFonts w:ascii="Arial" w:hAnsi="Arial" w:cs="Arial"/>
        </w:rPr>
        <w:t xml:space="preserve">Table </w:t>
      </w:r>
      <w:r w:rsidR="007F1402">
        <w:rPr>
          <w:rFonts w:ascii="Arial" w:hAnsi="Arial" w:cs="Arial"/>
        </w:rPr>
        <w:t>2</w:t>
      </w:r>
      <w:r w:rsidR="00991BBD">
        <w:rPr>
          <w:rFonts w:ascii="Arial" w:hAnsi="Arial" w:cs="Arial"/>
        </w:rPr>
        <w:t xml:space="preserve">; </w:t>
      </w:r>
      <w:r w:rsidR="00991BBD" w:rsidRPr="00991BBD">
        <w:rPr>
          <w:rFonts w:ascii="Arial" w:hAnsi="Arial" w:cs="Arial"/>
        </w:rPr>
        <w:t xml:space="preserve">Figure 3). Salinity </w:t>
      </w:r>
      <w:r w:rsidR="007A4C34">
        <w:rPr>
          <w:rFonts w:ascii="Arial" w:hAnsi="Arial" w:cs="Arial"/>
        </w:rPr>
        <w:t>increased</w:t>
      </w:r>
      <w:r w:rsidR="00991BBD" w:rsidRPr="00991BBD">
        <w:rPr>
          <w:rFonts w:ascii="Arial" w:hAnsi="Arial" w:cs="Arial"/>
        </w:rPr>
        <w:t xml:space="preserve"> </w:t>
      </w:r>
      <w:r w:rsidR="007A4C34">
        <w:rPr>
          <w:rFonts w:ascii="Arial" w:hAnsi="Arial" w:cs="Arial"/>
        </w:rPr>
        <w:t>only</w:t>
      </w:r>
      <w:r w:rsidR="00991BBD" w:rsidRPr="00991BBD">
        <w:rPr>
          <w:rFonts w:ascii="Arial" w:hAnsi="Arial" w:cs="Arial"/>
        </w:rPr>
        <w:t xml:space="preserve"> after we added salt, </w:t>
      </w:r>
      <w:r>
        <w:rPr>
          <w:rFonts w:ascii="Arial" w:hAnsi="Arial" w:cs="Arial"/>
        </w:rPr>
        <w:t xml:space="preserve">rising </w:t>
      </w:r>
      <w:r w:rsidR="00991BBD" w:rsidRPr="00991BBD">
        <w:rPr>
          <w:rFonts w:ascii="Arial" w:hAnsi="Arial" w:cs="Arial"/>
        </w:rPr>
        <w:t xml:space="preserve">from a mean of 0.13 ppt (±0.0024 ppt; 95% CI) </w:t>
      </w:r>
      <w:r w:rsidR="00AB131F">
        <w:rPr>
          <w:rFonts w:ascii="Arial" w:hAnsi="Arial" w:cs="Arial"/>
        </w:rPr>
        <w:t>across</w:t>
      </w:r>
      <w:r w:rsidR="00991BBD" w:rsidRPr="00991BBD">
        <w:rPr>
          <w:rFonts w:ascii="Arial" w:hAnsi="Arial" w:cs="Arial"/>
        </w:rPr>
        <w:t xml:space="preserve"> all tanks </w:t>
      </w:r>
      <w:r w:rsidR="00AB131F">
        <w:rPr>
          <w:rFonts w:ascii="Arial" w:hAnsi="Arial" w:cs="Arial"/>
        </w:rPr>
        <w:t xml:space="preserve">before </w:t>
      </w:r>
      <w:r w:rsidR="00991BBD" w:rsidRPr="00991BBD">
        <w:rPr>
          <w:rFonts w:ascii="Arial" w:hAnsi="Arial" w:cs="Arial"/>
        </w:rPr>
        <w:t>salt intrusion to 4.96 ppt (±0.099 ppt)</w:t>
      </w:r>
      <w:r>
        <w:rPr>
          <w:rFonts w:ascii="Arial" w:hAnsi="Arial" w:cs="Arial"/>
        </w:rPr>
        <w:t xml:space="preserve"> after</w:t>
      </w:r>
      <w:r w:rsidR="004B5500">
        <w:rPr>
          <w:rFonts w:ascii="Arial" w:hAnsi="Arial" w:cs="Arial"/>
        </w:rPr>
        <w:t xml:space="preserve"> salt </w:t>
      </w:r>
      <w:r w:rsidR="00E708EA">
        <w:rPr>
          <w:rFonts w:ascii="Arial" w:hAnsi="Arial" w:cs="Arial"/>
        </w:rPr>
        <w:t>addition</w:t>
      </w:r>
      <w:r w:rsidR="00991BBD" w:rsidRPr="00991BBD">
        <w:rPr>
          <w:rFonts w:ascii="Arial" w:hAnsi="Arial" w:cs="Arial"/>
        </w:rPr>
        <w:t xml:space="preserve">. </w:t>
      </w:r>
      <w:r w:rsidR="007A6AFC">
        <w:rPr>
          <w:rFonts w:ascii="Arial" w:hAnsi="Arial" w:cs="Arial"/>
        </w:rPr>
        <w:t xml:space="preserve">Water quality values confirmed </w:t>
      </w:r>
      <w:r w:rsidR="004B5500">
        <w:rPr>
          <w:rFonts w:ascii="Arial" w:hAnsi="Arial" w:cs="Arial"/>
        </w:rPr>
        <w:t xml:space="preserve">the experimental </w:t>
      </w:r>
      <w:r w:rsidR="007A6AFC">
        <w:rPr>
          <w:rFonts w:ascii="Arial" w:hAnsi="Arial" w:cs="Arial"/>
        </w:rPr>
        <w:t>salinity increase and indicated stable environmental conditions throughout the study</w:t>
      </w:r>
      <w:r w:rsidR="00991BBD" w:rsidRPr="00991BBD">
        <w:rPr>
          <w:rFonts w:ascii="Arial" w:hAnsi="Arial" w:cs="Arial"/>
        </w:rPr>
        <w:t xml:space="preserve"> (</w:t>
      </w:r>
      <w:r w:rsidR="00AB131F">
        <w:rPr>
          <w:rFonts w:ascii="Arial" w:hAnsi="Arial" w:cs="Arial"/>
        </w:rPr>
        <w:t xml:space="preserve">Table </w:t>
      </w:r>
      <w:r w:rsidR="007F1402">
        <w:rPr>
          <w:rFonts w:ascii="Arial" w:hAnsi="Arial" w:cs="Arial"/>
        </w:rPr>
        <w:t>2</w:t>
      </w:r>
      <w:r w:rsidR="00AB131F">
        <w:rPr>
          <w:rFonts w:ascii="Arial" w:hAnsi="Arial" w:cs="Arial"/>
        </w:rPr>
        <w:t xml:space="preserve">; </w:t>
      </w:r>
      <w:r w:rsidR="00991BBD" w:rsidRPr="00991BBD">
        <w:rPr>
          <w:rFonts w:ascii="Arial" w:hAnsi="Arial" w:cs="Arial"/>
        </w:rPr>
        <w:t>Figure 3).</w:t>
      </w:r>
    </w:p>
    <w:p w14:paraId="1BBE0118" w14:textId="77777777" w:rsidR="00CD5079" w:rsidRDefault="00CD5079" w:rsidP="00207381">
      <w:pPr>
        <w:spacing w:line="480" w:lineRule="auto"/>
        <w:rPr>
          <w:rFonts w:ascii="Arial" w:hAnsi="Arial" w:cs="Arial"/>
        </w:rPr>
      </w:pPr>
    </w:p>
    <w:p w14:paraId="286ED3CE" w14:textId="05FECD27" w:rsidR="00435094" w:rsidRDefault="00435094" w:rsidP="00207381">
      <w:pPr>
        <w:spacing w:line="480" w:lineRule="auto"/>
        <w:rPr>
          <w:rFonts w:ascii="Arial" w:hAnsi="Arial" w:cs="Arial"/>
          <w:i/>
          <w:iCs/>
        </w:rPr>
      </w:pPr>
      <w:r>
        <w:rPr>
          <w:rFonts w:ascii="Arial" w:hAnsi="Arial" w:cs="Arial"/>
          <w:i/>
          <w:iCs/>
        </w:rPr>
        <w:t>3.</w:t>
      </w:r>
      <w:r w:rsidR="00C04669">
        <w:rPr>
          <w:rFonts w:ascii="Arial" w:hAnsi="Arial" w:cs="Arial"/>
          <w:i/>
          <w:iCs/>
        </w:rPr>
        <w:t>3</w:t>
      </w:r>
      <w:r w:rsidR="004B13AA">
        <w:rPr>
          <w:rFonts w:ascii="Arial" w:hAnsi="Arial" w:cs="Arial"/>
          <w:i/>
          <w:iCs/>
        </w:rPr>
        <w:t xml:space="preserve">. </w:t>
      </w:r>
      <w:r w:rsidR="004B5500">
        <w:rPr>
          <w:rFonts w:ascii="Arial" w:hAnsi="Arial" w:cs="Arial"/>
          <w:i/>
          <w:iCs/>
        </w:rPr>
        <w:t>Contaminant Exposure</w:t>
      </w:r>
      <w:r w:rsidR="000B7276">
        <w:rPr>
          <w:rFonts w:ascii="Arial" w:hAnsi="Arial" w:cs="Arial"/>
          <w:i/>
          <w:iCs/>
        </w:rPr>
        <w:t xml:space="preserve"> and Salinity</w:t>
      </w:r>
      <w:r w:rsidR="004B5500">
        <w:rPr>
          <w:rFonts w:ascii="Arial" w:hAnsi="Arial" w:cs="Arial"/>
          <w:i/>
          <w:iCs/>
        </w:rPr>
        <w:t xml:space="preserve"> Effects on NLRs</w:t>
      </w:r>
    </w:p>
    <w:p w14:paraId="2B50CF87" w14:textId="1B10F416" w:rsidR="00025F21" w:rsidRPr="00435094" w:rsidRDefault="00025F21" w:rsidP="00207381">
      <w:pPr>
        <w:spacing w:line="480" w:lineRule="auto"/>
        <w:rPr>
          <w:rFonts w:ascii="Arial" w:hAnsi="Arial" w:cs="Arial"/>
          <w:i/>
          <w:iCs/>
        </w:rPr>
      </w:pPr>
      <w:r>
        <w:rPr>
          <w:rFonts w:ascii="Arial" w:hAnsi="Arial" w:cs="Arial"/>
          <w:i/>
          <w:iCs/>
        </w:rPr>
        <w:t xml:space="preserve">3.3.1. </w:t>
      </w:r>
      <w:r w:rsidR="000B7276">
        <w:rPr>
          <w:rFonts w:ascii="Arial" w:hAnsi="Arial" w:cs="Arial"/>
          <w:i/>
          <w:iCs/>
        </w:rPr>
        <w:t>C</w:t>
      </w:r>
      <w:r w:rsidR="004B5500">
        <w:rPr>
          <w:rFonts w:ascii="Arial" w:hAnsi="Arial" w:cs="Arial"/>
          <w:i/>
          <w:iCs/>
        </w:rPr>
        <w:t xml:space="preserve">ontaminant </w:t>
      </w:r>
      <w:r w:rsidR="00CD225C">
        <w:rPr>
          <w:rFonts w:ascii="Arial" w:hAnsi="Arial" w:cs="Arial"/>
          <w:i/>
          <w:iCs/>
        </w:rPr>
        <w:t>exposure</w:t>
      </w:r>
      <w:r w:rsidR="007A6AFC">
        <w:rPr>
          <w:rFonts w:ascii="Arial" w:hAnsi="Arial" w:cs="Arial"/>
          <w:i/>
          <w:iCs/>
        </w:rPr>
        <w:t xml:space="preserve"> (b</w:t>
      </w:r>
      <w:r>
        <w:rPr>
          <w:rFonts w:ascii="Arial" w:hAnsi="Arial" w:cs="Arial"/>
          <w:i/>
          <w:iCs/>
        </w:rPr>
        <w:t xml:space="preserve">lood </w:t>
      </w:r>
      <w:r w:rsidR="007A6AFC">
        <w:rPr>
          <w:rFonts w:ascii="Arial" w:hAnsi="Arial" w:cs="Arial"/>
          <w:i/>
          <w:iCs/>
        </w:rPr>
        <w:t>s</w:t>
      </w:r>
      <w:r>
        <w:rPr>
          <w:rFonts w:ascii="Arial" w:hAnsi="Arial" w:cs="Arial"/>
          <w:i/>
          <w:iCs/>
        </w:rPr>
        <w:t xml:space="preserve">amples 1 </w:t>
      </w:r>
      <w:r w:rsidR="00266A8E">
        <w:rPr>
          <w:rFonts w:ascii="Arial" w:hAnsi="Arial" w:cs="Arial"/>
          <w:i/>
          <w:iCs/>
        </w:rPr>
        <w:t>vs.</w:t>
      </w:r>
      <w:r>
        <w:rPr>
          <w:rFonts w:ascii="Arial" w:hAnsi="Arial" w:cs="Arial"/>
          <w:i/>
          <w:iCs/>
        </w:rPr>
        <w:t xml:space="preserve"> 2</w:t>
      </w:r>
      <w:r w:rsidR="007A6AFC">
        <w:rPr>
          <w:rFonts w:ascii="Arial" w:hAnsi="Arial" w:cs="Arial"/>
          <w:i/>
          <w:iCs/>
        </w:rPr>
        <w:t>)</w:t>
      </w:r>
    </w:p>
    <w:p w14:paraId="16879771" w14:textId="77777777" w:rsidR="007A6AFC" w:rsidRDefault="000E4487" w:rsidP="00207381">
      <w:pPr>
        <w:spacing w:line="480" w:lineRule="auto"/>
        <w:ind w:firstLine="720"/>
        <w:rPr>
          <w:rFonts w:ascii="Arial" w:hAnsi="Arial" w:cs="Arial"/>
        </w:rPr>
      </w:pPr>
      <w:r>
        <w:rPr>
          <w:rFonts w:ascii="Arial" w:hAnsi="Arial" w:cs="Arial"/>
        </w:rPr>
        <w:t>NLR</w:t>
      </w:r>
      <w:r w:rsidR="007A6AFC">
        <w:rPr>
          <w:rFonts w:ascii="Arial" w:hAnsi="Arial" w:cs="Arial"/>
        </w:rPr>
        <w:t xml:space="preserve"> in the control group</w:t>
      </w:r>
      <w:r>
        <w:rPr>
          <w:rFonts w:ascii="Arial" w:hAnsi="Arial" w:cs="Arial"/>
        </w:rPr>
        <w:t xml:space="preserve"> did not change between blood </w:t>
      </w:r>
      <w:r w:rsidR="00025F21">
        <w:rPr>
          <w:rFonts w:ascii="Arial" w:hAnsi="Arial" w:cs="Arial"/>
        </w:rPr>
        <w:t xml:space="preserve">samples 1 (day 3) and 2 (day 14), </w:t>
      </w:r>
      <w:r w:rsidR="007A6AFC">
        <w:rPr>
          <w:rFonts w:ascii="Arial" w:hAnsi="Arial" w:cs="Arial"/>
        </w:rPr>
        <w:t xml:space="preserve">representing </w:t>
      </w:r>
      <w:r w:rsidR="007A4C34">
        <w:rPr>
          <w:rFonts w:ascii="Arial" w:hAnsi="Arial" w:cs="Arial"/>
        </w:rPr>
        <w:t>th</w:t>
      </w:r>
      <w:r w:rsidR="00025F21">
        <w:rPr>
          <w:rFonts w:ascii="Arial" w:hAnsi="Arial" w:cs="Arial"/>
        </w:rPr>
        <w:t xml:space="preserve">e </w:t>
      </w:r>
      <w:r w:rsidR="007A4C34">
        <w:rPr>
          <w:rFonts w:ascii="Arial" w:hAnsi="Arial" w:cs="Arial"/>
        </w:rPr>
        <w:t>pre-</w:t>
      </w:r>
      <w:r w:rsidR="00025F21">
        <w:rPr>
          <w:rFonts w:ascii="Arial" w:hAnsi="Arial" w:cs="Arial"/>
        </w:rPr>
        <w:t xml:space="preserve"> a</w:t>
      </w:r>
      <w:r w:rsidR="007A4C34">
        <w:rPr>
          <w:rFonts w:ascii="Arial" w:hAnsi="Arial" w:cs="Arial"/>
        </w:rPr>
        <w:t>nd</w:t>
      </w:r>
      <w:r w:rsidR="00025F21">
        <w:rPr>
          <w:rFonts w:ascii="Arial" w:hAnsi="Arial" w:cs="Arial"/>
        </w:rPr>
        <w:t xml:space="preserve"> </w:t>
      </w:r>
      <w:r w:rsidR="007A4C34">
        <w:rPr>
          <w:rFonts w:ascii="Arial" w:hAnsi="Arial" w:cs="Arial"/>
        </w:rPr>
        <w:t>post-toxin</w:t>
      </w:r>
      <w:r w:rsidR="00025F21">
        <w:rPr>
          <w:rFonts w:ascii="Arial" w:hAnsi="Arial" w:cs="Arial"/>
        </w:rPr>
        <w:t xml:space="preserve"> </w:t>
      </w:r>
      <w:r w:rsidR="007A4C34">
        <w:rPr>
          <w:rFonts w:ascii="Arial" w:hAnsi="Arial" w:cs="Arial"/>
        </w:rPr>
        <w:t>period</w:t>
      </w:r>
      <w:r w:rsidR="00025F21">
        <w:rPr>
          <w:rFonts w:ascii="Arial" w:hAnsi="Arial" w:cs="Arial"/>
        </w:rPr>
        <w:t>s (</w:t>
      </w:r>
      <w:r>
        <w:rPr>
          <w:rFonts w:ascii="Arial" w:hAnsi="Arial" w:cs="Arial"/>
        </w:rPr>
        <w:t>Z</w:t>
      </w:r>
      <w:r>
        <w:rPr>
          <w:rFonts w:ascii="Arial" w:hAnsi="Arial" w:cs="Arial"/>
          <w:vertAlign w:val="subscript"/>
        </w:rPr>
        <w:t>15,48</w:t>
      </w:r>
      <w:r>
        <w:rPr>
          <w:rFonts w:ascii="Arial" w:hAnsi="Arial" w:cs="Arial"/>
        </w:rPr>
        <w:t xml:space="preserve"> = 0.28; </w:t>
      </w:r>
      <w:r>
        <w:rPr>
          <w:rFonts w:ascii="Arial" w:hAnsi="Arial" w:cs="Arial"/>
          <w:i/>
          <w:iCs/>
        </w:rPr>
        <w:t>p</w:t>
      </w:r>
      <w:r>
        <w:rPr>
          <w:rFonts w:ascii="Arial" w:hAnsi="Arial" w:cs="Arial"/>
        </w:rPr>
        <w:t xml:space="preserve"> = 0.89</w:t>
      </w:r>
      <w:r w:rsidR="004E2D52">
        <w:rPr>
          <w:rFonts w:ascii="Arial" w:hAnsi="Arial" w:cs="Arial"/>
        </w:rPr>
        <w:t>; Figure 4</w:t>
      </w:r>
      <w:r>
        <w:rPr>
          <w:rFonts w:ascii="Arial" w:hAnsi="Arial" w:cs="Arial"/>
        </w:rPr>
        <w:t xml:space="preserve">). </w:t>
      </w:r>
      <w:r w:rsidR="007A6AFC">
        <w:rPr>
          <w:rFonts w:ascii="Arial" w:hAnsi="Arial" w:cs="Arial"/>
        </w:rPr>
        <w:t>Neither Cd treatment significantly altered NLR (</w:t>
      </w:r>
      <w:r w:rsidR="008605B2">
        <w:rPr>
          <w:rFonts w:ascii="Arial" w:hAnsi="Arial" w:cs="Arial"/>
        </w:rPr>
        <w:t>Cd</w:t>
      </w:r>
      <w:r w:rsidR="0004143E">
        <w:rPr>
          <w:rFonts w:ascii="Arial" w:hAnsi="Arial" w:cs="Arial"/>
        </w:rPr>
        <w:t xml:space="preserve"> </w:t>
      </w:r>
      <w:r w:rsidR="00AC1393">
        <w:rPr>
          <w:rFonts w:ascii="Arial" w:hAnsi="Arial" w:cs="Arial"/>
        </w:rPr>
        <w:t>low</w:t>
      </w:r>
      <w:r w:rsidR="007A6AFC">
        <w:rPr>
          <w:rFonts w:ascii="Arial" w:hAnsi="Arial" w:cs="Arial"/>
        </w:rPr>
        <w:t>:</w:t>
      </w:r>
      <w:r w:rsidR="00AC1393">
        <w:rPr>
          <w:rFonts w:ascii="Arial" w:hAnsi="Arial" w:cs="Arial"/>
        </w:rPr>
        <w:t xml:space="preserve"> Z</w:t>
      </w:r>
      <w:r w:rsidR="00AC1393">
        <w:rPr>
          <w:rFonts w:ascii="Arial" w:hAnsi="Arial" w:cs="Arial"/>
          <w:vertAlign w:val="subscript"/>
        </w:rPr>
        <w:t>15,48</w:t>
      </w:r>
      <w:r w:rsidR="00AC1393">
        <w:rPr>
          <w:rFonts w:ascii="Arial" w:hAnsi="Arial" w:cs="Arial"/>
        </w:rPr>
        <w:t xml:space="preserve"> = 0.24; </w:t>
      </w:r>
      <w:r w:rsidR="00AC1393">
        <w:rPr>
          <w:rFonts w:ascii="Arial" w:hAnsi="Arial" w:cs="Arial"/>
          <w:i/>
          <w:iCs/>
        </w:rPr>
        <w:t>p</w:t>
      </w:r>
      <w:r w:rsidR="00AC1393">
        <w:rPr>
          <w:rFonts w:ascii="Arial" w:hAnsi="Arial" w:cs="Arial"/>
        </w:rPr>
        <w:t xml:space="preserve"> = 0.81</w:t>
      </w:r>
      <w:r w:rsidR="007A6AFC">
        <w:rPr>
          <w:rFonts w:ascii="Arial" w:hAnsi="Arial" w:cs="Arial"/>
        </w:rPr>
        <w:t>; Cd</w:t>
      </w:r>
      <w:r w:rsidR="00AC1393">
        <w:rPr>
          <w:rFonts w:ascii="Arial" w:hAnsi="Arial" w:cs="Arial"/>
        </w:rPr>
        <w:t xml:space="preserve"> high</w:t>
      </w:r>
      <w:r w:rsidR="007A6AFC">
        <w:rPr>
          <w:rFonts w:ascii="Arial" w:hAnsi="Arial" w:cs="Arial"/>
        </w:rPr>
        <w:t>:</w:t>
      </w:r>
      <w:r w:rsidR="00AC1393">
        <w:rPr>
          <w:rFonts w:ascii="Arial" w:hAnsi="Arial" w:cs="Arial"/>
        </w:rPr>
        <w:t xml:space="preserve"> </w:t>
      </w:r>
      <w:del w:id="85" w:author="Reviewer" w:date="2026-09-07T08:55:00Z" w16du:dateUtc="2026-09-07T13:55:00Z">
        <w:r w:rsidR="00AC1393" w:rsidDel="00BA1824">
          <w:rPr>
            <w:rFonts w:ascii="Arial" w:hAnsi="Arial" w:cs="Arial"/>
          </w:rPr>
          <w:delText>(</w:delText>
        </w:r>
      </w:del>
      <w:r w:rsidR="00AC1393">
        <w:rPr>
          <w:rFonts w:ascii="Arial" w:hAnsi="Arial" w:cs="Arial"/>
        </w:rPr>
        <w:t>Z</w:t>
      </w:r>
      <w:r w:rsidR="00AC1393">
        <w:rPr>
          <w:rFonts w:ascii="Arial" w:hAnsi="Arial" w:cs="Arial"/>
          <w:vertAlign w:val="subscript"/>
        </w:rPr>
        <w:t>15,48</w:t>
      </w:r>
      <w:r w:rsidR="00AC1393">
        <w:rPr>
          <w:rFonts w:ascii="Arial" w:hAnsi="Arial" w:cs="Arial"/>
        </w:rPr>
        <w:t xml:space="preserve"> = 0.30; </w:t>
      </w:r>
      <w:r w:rsidR="00AC1393">
        <w:rPr>
          <w:rFonts w:ascii="Arial" w:hAnsi="Arial" w:cs="Arial"/>
          <w:i/>
          <w:iCs/>
        </w:rPr>
        <w:t>p</w:t>
      </w:r>
      <w:r w:rsidR="00AC1393">
        <w:rPr>
          <w:rFonts w:ascii="Arial" w:hAnsi="Arial" w:cs="Arial"/>
        </w:rPr>
        <w:t xml:space="preserve"> = 0.32</w:t>
      </w:r>
      <w:r w:rsidR="007A6AFC">
        <w:rPr>
          <w:rFonts w:ascii="Arial" w:hAnsi="Arial" w:cs="Arial"/>
        </w:rPr>
        <w:t>; Figure 4</w:t>
      </w:r>
      <w:r w:rsidR="00AC1393">
        <w:rPr>
          <w:rFonts w:ascii="Arial" w:hAnsi="Arial" w:cs="Arial"/>
        </w:rPr>
        <w:t>)</w:t>
      </w:r>
      <w:r w:rsidR="007A6AFC">
        <w:rPr>
          <w:rFonts w:ascii="Arial" w:hAnsi="Arial" w:cs="Arial"/>
        </w:rPr>
        <w:t>.</w:t>
      </w:r>
      <w:r w:rsidR="004E2D52">
        <w:rPr>
          <w:rFonts w:ascii="Arial" w:hAnsi="Arial" w:cs="Arial"/>
        </w:rPr>
        <w:t xml:space="preserve"> </w:t>
      </w:r>
      <w:proofErr w:type="spellStart"/>
      <w:r w:rsidR="004E2D52">
        <w:rPr>
          <w:rFonts w:ascii="Arial" w:hAnsi="Arial" w:cs="Arial"/>
        </w:rPr>
        <w:t>PFPeA</w:t>
      </w:r>
      <w:proofErr w:type="spellEnd"/>
      <w:r w:rsidR="004E2D52">
        <w:rPr>
          <w:rFonts w:ascii="Arial" w:hAnsi="Arial" w:cs="Arial"/>
        </w:rPr>
        <w:t xml:space="preserve"> </w:t>
      </w:r>
      <w:r w:rsidR="008605B2">
        <w:rPr>
          <w:rFonts w:ascii="Arial" w:hAnsi="Arial" w:cs="Arial"/>
        </w:rPr>
        <w:t>low</w:t>
      </w:r>
      <w:r w:rsidR="007A6AFC">
        <w:rPr>
          <w:rFonts w:ascii="Arial" w:hAnsi="Arial" w:cs="Arial"/>
        </w:rPr>
        <w:t xml:space="preserve"> showed no effect</w:t>
      </w:r>
      <w:r w:rsidR="008605B2">
        <w:rPr>
          <w:rFonts w:ascii="Arial" w:hAnsi="Arial" w:cs="Arial"/>
        </w:rPr>
        <w:t xml:space="preserve"> </w:t>
      </w:r>
      <w:r w:rsidR="004E2D52">
        <w:rPr>
          <w:rFonts w:ascii="Arial" w:hAnsi="Arial" w:cs="Arial"/>
        </w:rPr>
        <w:t>(Z</w:t>
      </w:r>
      <w:r w:rsidR="004E2D52">
        <w:rPr>
          <w:rFonts w:ascii="Arial" w:hAnsi="Arial" w:cs="Arial"/>
          <w:vertAlign w:val="subscript"/>
        </w:rPr>
        <w:t>15,48</w:t>
      </w:r>
      <w:r w:rsidR="004E2D52">
        <w:rPr>
          <w:rFonts w:ascii="Arial" w:hAnsi="Arial" w:cs="Arial"/>
        </w:rPr>
        <w:t xml:space="preserve"> = 0.27; </w:t>
      </w:r>
      <w:r w:rsidR="004E2D52">
        <w:rPr>
          <w:rFonts w:ascii="Arial" w:hAnsi="Arial" w:cs="Arial"/>
          <w:i/>
          <w:iCs/>
        </w:rPr>
        <w:t>p</w:t>
      </w:r>
      <w:r w:rsidR="004E2D52">
        <w:rPr>
          <w:rFonts w:ascii="Arial" w:hAnsi="Arial" w:cs="Arial"/>
        </w:rPr>
        <w:t xml:space="preserve"> = 0.078</w:t>
      </w:r>
      <w:r w:rsidR="007A6AFC">
        <w:rPr>
          <w:rFonts w:ascii="Arial" w:hAnsi="Arial" w:cs="Arial"/>
        </w:rPr>
        <w:t>; Figure 4</w:t>
      </w:r>
      <w:r w:rsidR="004E2D52">
        <w:rPr>
          <w:rFonts w:ascii="Arial" w:hAnsi="Arial" w:cs="Arial"/>
        </w:rPr>
        <w:t>)</w:t>
      </w:r>
      <w:r w:rsidR="00AC1393">
        <w:rPr>
          <w:rFonts w:ascii="Arial" w:hAnsi="Arial" w:cs="Arial"/>
        </w:rPr>
        <w:t>.</w:t>
      </w:r>
      <w:r w:rsidR="004E2D52">
        <w:rPr>
          <w:rFonts w:ascii="Arial" w:hAnsi="Arial" w:cs="Arial"/>
        </w:rPr>
        <w:t xml:space="preserve"> However, </w:t>
      </w:r>
      <w:r w:rsidR="007A6AFC">
        <w:rPr>
          <w:rFonts w:ascii="Arial" w:hAnsi="Arial" w:cs="Arial"/>
        </w:rPr>
        <w:t xml:space="preserve">NLR in the </w:t>
      </w:r>
      <w:proofErr w:type="spellStart"/>
      <w:r w:rsidR="004E2D52">
        <w:rPr>
          <w:rFonts w:ascii="Arial" w:hAnsi="Arial" w:cs="Arial"/>
        </w:rPr>
        <w:t>PFPeA</w:t>
      </w:r>
      <w:proofErr w:type="spellEnd"/>
      <w:r w:rsidR="008605B2">
        <w:rPr>
          <w:rFonts w:ascii="Arial" w:hAnsi="Arial" w:cs="Arial"/>
        </w:rPr>
        <w:t xml:space="preserve"> high</w:t>
      </w:r>
      <w:r w:rsidR="004E2D52">
        <w:rPr>
          <w:rFonts w:ascii="Arial" w:hAnsi="Arial" w:cs="Arial"/>
        </w:rPr>
        <w:t xml:space="preserve"> </w:t>
      </w:r>
      <w:r w:rsidR="007A6AFC">
        <w:rPr>
          <w:rFonts w:ascii="Arial" w:hAnsi="Arial" w:cs="Arial"/>
        </w:rPr>
        <w:t>group</w:t>
      </w:r>
      <w:r w:rsidR="00DC5F12">
        <w:rPr>
          <w:rFonts w:ascii="Arial" w:hAnsi="Arial" w:cs="Arial"/>
        </w:rPr>
        <w:t xml:space="preserve"> </w:t>
      </w:r>
      <w:r w:rsidR="004E2D52">
        <w:rPr>
          <w:rFonts w:ascii="Arial" w:hAnsi="Arial" w:cs="Arial"/>
        </w:rPr>
        <w:t>increased</w:t>
      </w:r>
      <w:r w:rsidR="007A6AFC">
        <w:rPr>
          <w:rFonts w:ascii="Arial" w:hAnsi="Arial" w:cs="Arial"/>
        </w:rPr>
        <w:t xml:space="preserve"> by</w:t>
      </w:r>
      <w:r w:rsidR="004E2D52">
        <w:rPr>
          <w:rFonts w:ascii="Arial" w:hAnsi="Arial" w:cs="Arial"/>
        </w:rPr>
        <w:t xml:space="preserve"> 212% (79–444%; </w:t>
      </w:r>
      <w:r w:rsidR="003545BE">
        <w:rPr>
          <w:rFonts w:ascii="Arial" w:hAnsi="Arial" w:cs="Arial"/>
        </w:rPr>
        <w:t>95% CL) from blood 1 to blood 2 (Z</w:t>
      </w:r>
      <w:r w:rsidR="003545BE">
        <w:rPr>
          <w:rFonts w:ascii="Arial" w:hAnsi="Arial" w:cs="Arial"/>
          <w:vertAlign w:val="subscript"/>
        </w:rPr>
        <w:t>15,48</w:t>
      </w:r>
      <w:r w:rsidR="003545BE">
        <w:rPr>
          <w:rFonts w:ascii="Arial" w:hAnsi="Arial" w:cs="Arial"/>
        </w:rPr>
        <w:t xml:space="preserve"> = 0.28; </w:t>
      </w:r>
      <w:r w:rsidR="003545BE">
        <w:rPr>
          <w:rFonts w:ascii="Arial" w:hAnsi="Arial" w:cs="Arial"/>
          <w:i/>
          <w:iCs/>
        </w:rPr>
        <w:t>p</w:t>
      </w:r>
      <w:r w:rsidR="003545BE">
        <w:rPr>
          <w:rFonts w:ascii="Arial" w:hAnsi="Arial" w:cs="Arial"/>
        </w:rPr>
        <w:t xml:space="preserve"> &lt; 0.001; Figure 4).</w:t>
      </w:r>
      <w:r w:rsidR="00DC5F12">
        <w:rPr>
          <w:rFonts w:ascii="Arial" w:hAnsi="Arial" w:cs="Arial"/>
        </w:rPr>
        <w:t xml:space="preserve"> </w:t>
      </w:r>
    </w:p>
    <w:p w14:paraId="50B670E3" w14:textId="3BD7A083" w:rsidR="00991BBD" w:rsidRDefault="008605B2" w:rsidP="00207381">
      <w:pPr>
        <w:spacing w:line="480" w:lineRule="auto"/>
        <w:ind w:firstLine="720"/>
        <w:rPr>
          <w:rFonts w:ascii="Arial" w:hAnsi="Arial" w:cs="Arial"/>
        </w:rPr>
      </w:pPr>
      <w:r>
        <w:rPr>
          <w:rFonts w:ascii="Arial" w:hAnsi="Arial" w:cs="Arial"/>
        </w:rPr>
        <w:t xml:space="preserve">The </w:t>
      </w:r>
      <w:proofErr w:type="spellStart"/>
      <w:r w:rsidR="00BE205A">
        <w:rPr>
          <w:rFonts w:ascii="Arial" w:hAnsi="Arial" w:cs="Arial"/>
        </w:rPr>
        <w:t>PFPeA</w:t>
      </w:r>
      <w:proofErr w:type="spellEnd"/>
      <w:r>
        <w:rPr>
          <w:rFonts w:ascii="Arial" w:hAnsi="Arial" w:cs="Arial"/>
        </w:rPr>
        <w:t xml:space="preserve"> high</w:t>
      </w:r>
      <w:r w:rsidR="00BE205A">
        <w:rPr>
          <w:rFonts w:ascii="Arial" w:hAnsi="Arial" w:cs="Arial"/>
        </w:rPr>
        <w:t xml:space="preserve"> bass NLR increased significantly more than all other groups from blood 1 to blood 2: 201% (37–559%; 95% CL), 195% (42–513%),</w:t>
      </w:r>
      <w:r w:rsidR="00BE205A" w:rsidRPr="00BE205A">
        <w:rPr>
          <w:rFonts w:ascii="Arial" w:hAnsi="Arial" w:cs="Arial"/>
        </w:rPr>
        <w:t xml:space="preserve"> </w:t>
      </w:r>
      <w:r w:rsidR="00BE205A">
        <w:rPr>
          <w:rFonts w:ascii="Arial" w:hAnsi="Arial" w:cs="Arial"/>
        </w:rPr>
        <w:t>133% (3–429%), and 407% (134–996%) more than control (Z</w:t>
      </w:r>
      <w:r w:rsidR="00BE205A">
        <w:rPr>
          <w:rFonts w:ascii="Arial" w:hAnsi="Arial" w:cs="Arial"/>
          <w:vertAlign w:val="subscript"/>
        </w:rPr>
        <w:t>15,48</w:t>
      </w:r>
      <w:r w:rsidR="00BE205A">
        <w:rPr>
          <w:rFonts w:ascii="Arial" w:hAnsi="Arial" w:cs="Arial"/>
        </w:rPr>
        <w:t xml:space="preserve"> = -2.75; </w:t>
      </w:r>
      <w:r w:rsidR="00BE205A">
        <w:rPr>
          <w:rFonts w:ascii="Arial" w:hAnsi="Arial" w:cs="Arial"/>
          <w:i/>
          <w:iCs/>
        </w:rPr>
        <w:t>p</w:t>
      </w:r>
      <w:r w:rsidR="00BE205A">
        <w:rPr>
          <w:rFonts w:ascii="Arial" w:hAnsi="Arial" w:cs="Arial"/>
        </w:rPr>
        <w:t xml:space="preserve"> = 0.0059), Cd</w:t>
      </w:r>
      <w:r>
        <w:rPr>
          <w:rFonts w:ascii="Arial" w:hAnsi="Arial" w:cs="Arial"/>
        </w:rPr>
        <w:t xml:space="preserve"> low</w:t>
      </w:r>
      <w:r w:rsidR="00BE205A">
        <w:rPr>
          <w:rFonts w:ascii="Arial" w:hAnsi="Arial" w:cs="Arial"/>
        </w:rPr>
        <w:t xml:space="preserve"> (Z</w:t>
      </w:r>
      <w:r w:rsidR="00BE205A">
        <w:rPr>
          <w:rFonts w:ascii="Arial" w:hAnsi="Arial" w:cs="Arial"/>
          <w:vertAlign w:val="subscript"/>
        </w:rPr>
        <w:t>15,48</w:t>
      </w:r>
      <w:r w:rsidR="00BE205A">
        <w:rPr>
          <w:rFonts w:ascii="Arial" w:hAnsi="Arial" w:cs="Arial"/>
        </w:rPr>
        <w:t xml:space="preserve"> = -</w:t>
      </w:r>
      <w:r w:rsidR="00BE205A">
        <w:rPr>
          <w:rFonts w:ascii="Arial" w:hAnsi="Arial" w:cs="Arial"/>
        </w:rPr>
        <w:lastRenderedPageBreak/>
        <w:t xml:space="preserve">2.90; </w:t>
      </w:r>
      <w:r w:rsidR="00BE205A">
        <w:rPr>
          <w:rFonts w:ascii="Arial" w:hAnsi="Arial" w:cs="Arial"/>
          <w:i/>
          <w:iCs/>
        </w:rPr>
        <w:t>p</w:t>
      </w:r>
      <w:r w:rsidR="00BE205A">
        <w:rPr>
          <w:rFonts w:ascii="Arial" w:hAnsi="Arial" w:cs="Arial"/>
        </w:rPr>
        <w:t xml:space="preserve"> = 0.0037), Cd</w:t>
      </w:r>
      <w:r>
        <w:rPr>
          <w:rFonts w:ascii="Arial" w:hAnsi="Arial" w:cs="Arial"/>
        </w:rPr>
        <w:t xml:space="preserve"> high</w:t>
      </w:r>
      <w:r w:rsidR="00BE205A">
        <w:rPr>
          <w:rFonts w:ascii="Arial" w:hAnsi="Arial" w:cs="Arial"/>
        </w:rPr>
        <w:t xml:space="preserve"> (Z</w:t>
      </w:r>
      <w:r w:rsidR="00BE205A">
        <w:rPr>
          <w:rFonts w:ascii="Arial" w:hAnsi="Arial" w:cs="Arial"/>
          <w:vertAlign w:val="subscript"/>
        </w:rPr>
        <w:t>15,48</w:t>
      </w:r>
      <w:r w:rsidR="00BE205A">
        <w:rPr>
          <w:rFonts w:ascii="Arial" w:hAnsi="Arial" w:cs="Arial"/>
        </w:rPr>
        <w:t xml:space="preserve"> = -2.03; </w:t>
      </w:r>
      <w:r w:rsidR="00BE205A">
        <w:rPr>
          <w:rFonts w:ascii="Arial" w:hAnsi="Arial" w:cs="Arial"/>
          <w:i/>
          <w:iCs/>
        </w:rPr>
        <w:t>p</w:t>
      </w:r>
      <w:r w:rsidR="00BE205A">
        <w:rPr>
          <w:rFonts w:ascii="Arial" w:hAnsi="Arial" w:cs="Arial"/>
        </w:rPr>
        <w:t xml:space="preserve"> = 0.042), and </w:t>
      </w:r>
      <w:proofErr w:type="spellStart"/>
      <w:r w:rsidR="00BE205A">
        <w:rPr>
          <w:rFonts w:ascii="Arial" w:hAnsi="Arial" w:cs="Arial"/>
        </w:rPr>
        <w:t>PFPeA</w:t>
      </w:r>
      <w:proofErr w:type="spellEnd"/>
      <w:r>
        <w:rPr>
          <w:rFonts w:ascii="Arial" w:hAnsi="Arial" w:cs="Arial"/>
        </w:rPr>
        <w:t xml:space="preserve"> low</w:t>
      </w:r>
      <w:r w:rsidR="00BE205A">
        <w:rPr>
          <w:rFonts w:ascii="Arial" w:hAnsi="Arial" w:cs="Arial"/>
        </w:rPr>
        <w:t xml:space="preserve"> (Z</w:t>
      </w:r>
      <w:r w:rsidR="00BE205A">
        <w:rPr>
          <w:rFonts w:ascii="Arial" w:hAnsi="Arial" w:cs="Arial"/>
          <w:vertAlign w:val="subscript"/>
        </w:rPr>
        <w:t>15,48</w:t>
      </w:r>
      <w:r w:rsidR="00BE205A">
        <w:rPr>
          <w:rFonts w:ascii="Arial" w:hAnsi="Arial" w:cs="Arial"/>
        </w:rPr>
        <w:t xml:space="preserve"> = -4.13; </w:t>
      </w:r>
      <w:r w:rsidR="00BE205A">
        <w:rPr>
          <w:rFonts w:ascii="Arial" w:hAnsi="Arial" w:cs="Arial"/>
          <w:i/>
          <w:iCs/>
        </w:rPr>
        <w:t>p</w:t>
      </w:r>
      <w:r w:rsidR="00BE205A">
        <w:rPr>
          <w:rFonts w:ascii="Arial" w:hAnsi="Arial" w:cs="Arial"/>
        </w:rPr>
        <w:t xml:space="preserve"> &lt; 0.001)</w:t>
      </w:r>
      <w:r w:rsidR="00CD1F0F">
        <w:rPr>
          <w:rFonts w:ascii="Arial" w:hAnsi="Arial" w:cs="Arial"/>
        </w:rPr>
        <w:t xml:space="preserve"> </w:t>
      </w:r>
      <w:r w:rsidR="007A6AFC">
        <w:rPr>
          <w:rFonts w:ascii="Arial" w:hAnsi="Arial" w:cs="Arial"/>
        </w:rPr>
        <w:t>groups</w:t>
      </w:r>
      <w:r w:rsidR="00CD1F0F">
        <w:rPr>
          <w:rFonts w:ascii="Arial" w:hAnsi="Arial" w:cs="Arial"/>
        </w:rPr>
        <w:t>, respectively (Figure 4)</w:t>
      </w:r>
      <w:r w:rsidR="00BE205A">
        <w:rPr>
          <w:rFonts w:ascii="Arial" w:hAnsi="Arial" w:cs="Arial"/>
        </w:rPr>
        <w:t>.</w:t>
      </w:r>
    </w:p>
    <w:p w14:paraId="6D8FCB00" w14:textId="7470BC31" w:rsidR="00025F21" w:rsidRPr="00025F21" w:rsidRDefault="00025F21" w:rsidP="00207381">
      <w:pPr>
        <w:spacing w:line="480" w:lineRule="auto"/>
        <w:rPr>
          <w:rFonts w:ascii="Arial" w:hAnsi="Arial" w:cs="Arial"/>
          <w:i/>
          <w:iCs/>
        </w:rPr>
      </w:pPr>
      <w:r>
        <w:rPr>
          <w:rFonts w:ascii="Arial" w:hAnsi="Arial" w:cs="Arial"/>
          <w:i/>
          <w:iCs/>
        </w:rPr>
        <w:t xml:space="preserve">3.3.2. </w:t>
      </w:r>
      <w:r w:rsidR="000B7276">
        <w:rPr>
          <w:rFonts w:ascii="Arial" w:hAnsi="Arial" w:cs="Arial"/>
          <w:i/>
          <w:iCs/>
        </w:rPr>
        <w:t>Acute salinity exposure</w:t>
      </w:r>
      <w:r w:rsidR="007A6AFC">
        <w:rPr>
          <w:rFonts w:ascii="Arial" w:hAnsi="Arial" w:cs="Arial"/>
          <w:i/>
          <w:iCs/>
        </w:rPr>
        <w:t xml:space="preserve"> (b</w:t>
      </w:r>
      <w:r>
        <w:rPr>
          <w:rFonts w:ascii="Arial" w:hAnsi="Arial" w:cs="Arial"/>
          <w:i/>
          <w:iCs/>
        </w:rPr>
        <w:t xml:space="preserve">lood samples 2 </w:t>
      </w:r>
      <w:r w:rsidR="00266A8E">
        <w:rPr>
          <w:rFonts w:ascii="Arial" w:hAnsi="Arial" w:cs="Arial"/>
          <w:i/>
          <w:iCs/>
        </w:rPr>
        <w:t>vs.</w:t>
      </w:r>
      <w:r>
        <w:rPr>
          <w:rFonts w:ascii="Arial" w:hAnsi="Arial" w:cs="Arial"/>
          <w:i/>
          <w:iCs/>
        </w:rPr>
        <w:t xml:space="preserve"> 3</w:t>
      </w:r>
      <w:r w:rsidR="007A6AFC">
        <w:rPr>
          <w:rFonts w:ascii="Arial" w:hAnsi="Arial" w:cs="Arial"/>
          <w:i/>
          <w:iCs/>
        </w:rPr>
        <w:t>)</w:t>
      </w:r>
    </w:p>
    <w:p w14:paraId="0574ED57" w14:textId="5FD486DF" w:rsidR="00AC1393" w:rsidRDefault="00837774" w:rsidP="00207381">
      <w:pPr>
        <w:spacing w:line="480" w:lineRule="auto"/>
        <w:ind w:firstLine="720"/>
        <w:rPr>
          <w:rFonts w:ascii="Arial" w:hAnsi="Arial" w:cs="Arial"/>
        </w:rPr>
      </w:pPr>
      <w:r>
        <w:rPr>
          <w:rFonts w:ascii="Arial" w:hAnsi="Arial" w:cs="Arial"/>
        </w:rPr>
        <w:t xml:space="preserve">All </w:t>
      </w:r>
      <w:r w:rsidR="007A6AFC">
        <w:rPr>
          <w:rFonts w:ascii="Arial" w:hAnsi="Arial" w:cs="Arial"/>
        </w:rPr>
        <w:t>groups showed a</w:t>
      </w:r>
      <w:r>
        <w:rPr>
          <w:rFonts w:ascii="Arial" w:hAnsi="Arial" w:cs="Arial"/>
        </w:rPr>
        <w:t xml:space="preserve"> </w:t>
      </w:r>
      <w:r w:rsidR="00A67F34">
        <w:rPr>
          <w:rFonts w:ascii="Arial" w:hAnsi="Arial" w:cs="Arial"/>
        </w:rPr>
        <w:t xml:space="preserve">significant </w:t>
      </w:r>
      <w:r>
        <w:rPr>
          <w:rFonts w:ascii="Arial" w:hAnsi="Arial" w:cs="Arial"/>
        </w:rPr>
        <w:t>increase</w:t>
      </w:r>
      <w:r w:rsidR="007A6AFC">
        <w:rPr>
          <w:rFonts w:ascii="Arial" w:hAnsi="Arial" w:cs="Arial"/>
        </w:rPr>
        <w:t xml:space="preserve"> in NLR</w:t>
      </w:r>
      <w:r>
        <w:rPr>
          <w:rFonts w:ascii="Arial" w:hAnsi="Arial" w:cs="Arial"/>
        </w:rPr>
        <w:t xml:space="preserve"> </w:t>
      </w:r>
      <w:r w:rsidR="00F8281B">
        <w:rPr>
          <w:rFonts w:ascii="Arial" w:hAnsi="Arial" w:cs="Arial"/>
        </w:rPr>
        <w:t xml:space="preserve">following </w:t>
      </w:r>
      <w:r w:rsidR="007A4C34">
        <w:rPr>
          <w:rFonts w:ascii="Arial" w:hAnsi="Arial" w:cs="Arial"/>
        </w:rPr>
        <w:t>salt</w:t>
      </w:r>
      <w:r>
        <w:rPr>
          <w:rFonts w:ascii="Arial" w:hAnsi="Arial" w:cs="Arial"/>
        </w:rPr>
        <w:t xml:space="preserve"> introduction (Table </w:t>
      </w:r>
      <w:r w:rsidR="007F1402">
        <w:rPr>
          <w:rFonts w:ascii="Arial" w:hAnsi="Arial" w:cs="Arial"/>
        </w:rPr>
        <w:t>3</w:t>
      </w:r>
      <w:r w:rsidR="00A67F34">
        <w:rPr>
          <w:rFonts w:ascii="Arial" w:hAnsi="Arial" w:cs="Arial"/>
        </w:rPr>
        <w:t>; Figure 4</w:t>
      </w:r>
      <w:r>
        <w:rPr>
          <w:rFonts w:ascii="Arial" w:hAnsi="Arial" w:cs="Arial"/>
        </w:rPr>
        <w:t>).</w:t>
      </w:r>
      <w:r w:rsidR="00A67F34">
        <w:rPr>
          <w:rFonts w:ascii="Arial" w:hAnsi="Arial" w:cs="Arial"/>
        </w:rPr>
        <w:t xml:space="preserve"> </w:t>
      </w:r>
      <w:r w:rsidR="007A6AFC">
        <w:rPr>
          <w:rFonts w:ascii="Arial" w:hAnsi="Arial" w:cs="Arial"/>
        </w:rPr>
        <w:t xml:space="preserve">However, the NLR increases were smaller in the </w:t>
      </w:r>
      <w:proofErr w:type="spellStart"/>
      <w:r w:rsidR="007A6AFC">
        <w:rPr>
          <w:rFonts w:ascii="Arial" w:hAnsi="Arial" w:cs="Arial"/>
        </w:rPr>
        <w:t>PFPeA</w:t>
      </w:r>
      <w:proofErr w:type="spellEnd"/>
      <w:r w:rsidR="007A6AFC">
        <w:rPr>
          <w:rFonts w:ascii="Arial" w:hAnsi="Arial" w:cs="Arial"/>
        </w:rPr>
        <w:t xml:space="preserve"> high group than in the other</w:t>
      </w:r>
      <w:r w:rsidR="00C96E44">
        <w:rPr>
          <w:rFonts w:ascii="Arial" w:hAnsi="Arial" w:cs="Arial"/>
        </w:rPr>
        <w:t xml:space="preserve"> groups</w:t>
      </w:r>
      <w:r w:rsidR="007A6AFC">
        <w:rPr>
          <w:rFonts w:ascii="Arial" w:hAnsi="Arial" w:cs="Arial"/>
        </w:rPr>
        <w:t>.</w:t>
      </w:r>
      <w:r w:rsidR="00025F21">
        <w:rPr>
          <w:rFonts w:ascii="Arial" w:hAnsi="Arial" w:cs="Arial"/>
        </w:rPr>
        <w:t xml:space="preserve"> </w:t>
      </w:r>
      <w:r w:rsidR="007A6AFC">
        <w:rPr>
          <w:rFonts w:ascii="Arial" w:hAnsi="Arial" w:cs="Arial"/>
        </w:rPr>
        <w:t>Control</w:t>
      </w:r>
      <w:r w:rsidR="00551E9B">
        <w:rPr>
          <w:rFonts w:ascii="Arial" w:hAnsi="Arial" w:cs="Arial"/>
        </w:rPr>
        <w:t xml:space="preserve"> NLR </w:t>
      </w:r>
      <w:r w:rsidR="007A6AFC">
        <w:rPr>
          <w:rFonts w:ascii="Arial" w:hAnsi="Arial" w:cs="Arial"/>
        </w:rPr>
        <w:t>rose</w:t>
      </w:r>
      <w:r w:rsidR="00551E9B">
        <w:rPr>
          <w:rFonts w:ascii="Arial" w:hAnsi="Arial" w:cs="Arial"/>
        </w:rPr>
        <w:t xml:space="preserve"> 78% (-21–301%; 95% CL) more than </w:t>
      </w:r>
      <w:proofErr w:type="spellStart"/>
      <w:r w:rsidR="00551E9B">
        <w:rPr>
          <w:rFonts w:ascii="Arial" w:hAnsi="Arial" w:cs="Arial"/>
        </w:rPr>
        <w:t>PFPeA</w:t>
      </w:r>
      <w:proofErr w:type="spellEnd"/>
      <w:r w:rsidR="00551E9B">
        <w:rPr>
          <w:rFonts w:ascii="Arial" w:hAnsi="Arial" w:cs="Arial"/>
        </w:rPr>
        <w:t xml:space="preserve"> high </w:t>
      </w:r>
      <w:r w:rsidR="008605B2">
        <w:rPr>
          <w:rFonts w:ascii="Arial" w:hAnsi="Arial" w:cs="Arial"/>
        </w:rPr>
        <w:t>(Z</w:t>
      </w:r>
      <w:r w:rsidR="008605B2">
        <w:rPr>
          <w:rFonts w:ascii="Arial" w:hAnsi="Arial" w:cs="Arial"/>
          <w:vertAlign w:val="subscript"/>
        </w:rPr>
        <w:t>15,48</w:t>
      </w:r>
      <w:r w:rsidR="008605B2">
        <w:rPr>
          <w:rFonts w:ascii="Arial" w:hAnsi="Arial" w:cs="Arial"/>
        </w:rPr>
        <w:t xml:space="preserve"> = 1.40; </w:t>
      </w:r>
      <w:r w:rsidR="008605B2">
        <w:rPr>
          <w:rFonts w:ascii="Arial" w:hAnsi="Arial" w:cs="Arial"/>
          <w:i/>
          <w:iCs/>
        </w:rPr>
        <w:t>p</w:t>
      </w:r>
      <w:r w:rsidR="008605B2">
        <w:rPr>
          <w:rFonts w:ascii="Arial" w:hAnsi="Arial" w:cs="Arial"/>
        </w:rPr>
        <w:t xml:space="preserve"> = 0.16)</w:t>
      </w:r>
      <w:r w:rsidR="007A6AFC">
        <w:rPr>
          <w:rFonts w:ascii="Arial" w:hAnsi="Arial" w:cs="Arial"/>
        </w:rPr>
        <w:t xml:space="preserve">, while </w:t>
      </w:r>
      <w:r w:rsidR="008605B2">
        <w:rPr>
          <w:rFonts w:ascii="Arial" w:hAnsi="Arial" w:cs="Arial"/>
        </w:rPr>
        <w:t>Cd low</w:t>
      </w:r>
      <w:r w:rsidR="00551E9B">
        <w:rPr>
          <w:rFonts w:ascii="Arial" w:hAnsi="Arial" w:cs="Arial"/>
        </w:rPr>
        <w:t xml:space="preserve"> (Z</w:t>
      </w:r>
      <w:r w:rsidR="00551E9B">
        <w:rPr>
          <w:rFonts w:ascii="Arial" w:hAnsi="Arial" w:cs="Arial"/>
          <w:vertAlign w:val="subscript"/>
        </w:rPr>
        <w:t>15,48</w:t>
      </w:r>
      <w:r w:rsidR="00551E9B">
        <w:rPr>
          <w:rFonts w:ascii="Arial" w:hAnsi="Arial" w:cs="Arial"/>
        </w:rPr>
        <w:t xml:space="preserve"> = 1.75; </w:t>
      </w:r>
      <w:r w:rsidR="00551E9B">
        <w:rPr>
          <w:rFonts w:ascii="Arial" w:hAnsi="Arial" w:cs="Arial"/>
          <w:i/>
          <w:iCs/>
        </w:rPr>
        <w:t>p</w:t>
      </w:r>
      <w:r w:rsidR="00551E9B">
        <w:rPr>
          <w:rFonts w:ascii="Arial" w:hAnsi="Arial" w:cs="Arial"/>
        </w:rPr>
        <w:t xml:space="preserve"> = 0.080) and Cd high (Z</w:t>
      </w:r>
      <w:r w:rsidR="00551E9B">
        <w:rPr>
          <w:rFonts w:ascii="Arial" w:hAnsi="Arial" w:cs="Arial"/>
          <w:vertAlign w:val="subscript"/>
        </w:rPr>
        <w:t>15,48</w:t>
      </w:r>
      <w:r w:rsidR="00551E9B">
        <w:rPr>
          <w:rFonts w:ascii="Arial" w:hAnsi="Arial" w:cs="Arial"/>
        </w:rPr>
        <w:t xml:space="preserve"> = 1.95; </w:t>
      </w:r>
      <w:r w:rsidR="00551E9B">
        <w:rPr>
          <w:rFonts w:ascii="Arial" w:hAnsi="Arial" w:cs="Arial"/>
          <w:i/>
          <w:iCs/>
        </w:rPr>
        <w:t>p</w:t>
      </w:r>
      <w:r w:rsidR="00551E9B">
        <w:rPr>
          <w:rFonts w:ascii="Arial" w:hAnsi="Arial" w:cs="Arial"/>
        </w:rPr>
        <w:t xml:space="preserve"> = 0.051) </w:t>
      </w:r>
      <w:r w:rsidR="007A6AFC">
        <w:rPr>
          <w:rFonts w:ascii="Arial" w:hAnsi="Arial" w:cs="Arial"/>
        </w:rPr>
        <w:t>groups</w:t>
      </w:r>
      <w:r w:rsidR="00551E9B">
        <w:rPr>
          <w:rFonts w:ascii="Arial" w:hAnsi="Arial" w:cs="Arial"/>
        </w:rPr>
        <w:t xml:space="preserve"> </w:t>
      </w:r>
      <w:r w:rsidR="007A6AFC">
        <w:rPr>
          <w:rFonts w:ascii="Arial" w:hAnsi="Arial" w:cs="Arial"/>
        </w:rPr>
        <w:t>rose</w:t>
      </w:r>
      <w:r w:rsidR="00551E9B">
        <w:rPr>
          <w:rFonts w:ascii="Arial" w:hAnsi="Arial" w:cs="Arial"/>
        </w:rPr>
        <w:t xml:space="preserve"> 94%</w:t>
      </w:r>
      <w:r w:rsidR="008605B2">
        <w:rPr>
          <w:rFonts w:ascii="Arial" w:hAnsi="Arial" w:cs="Arial"/>
        </w:rPr>
        <w:t xml:space="preserve"> </w:t>
      </w:r>
      <w:r w:rsidR="00551E9B">
        <w:rPr>
          <w:rFonts w:ascii="Arial" w:hAnsi="Arial" w:cs="Arial"/>
        </w:rPr>
        <w:t>(-8–307%) and 127% (-1–418%) more</w:t>
      </w:r>
      <w:r w:rsidR="007A6AFC">
        <w:rPr>
          <w:rFonts w:ascii="Arial" w:hAnsi="Arial" w:cs="Arial"/>
        </w:rPr>
        <w:t>, respectively</w:t>
      </w:r>
      <w:r w:rsidR="00266A8E">
        <w:rPr>
          <w:rFonts w:ascii="Arial" w:hAnsi="Arial" w:cs="Arial"/>
        </w:rPr>
        <w:t xml:space="preserve"> (Figure 4)</w:t>
      </w:r>
      <w:r w:rsidR="00551E9B">
        <w:rPr>
          <w:rFonts w:ascii="Arial" w:hAnsi="Arial" w:cs="Arial"/>
        </w:rPr>
        <w:t xml:space="preserve">. </w:t>
      </w:r>
      <w:proofErr w:type="spellStart"/>
      <w:r w:rsidR="00551E9B">
        <w:rPr>
          <w:rFonts w:ascii="Arial" w:hAnsi="Arial" w:cs="Arial"/>
        </w:rPr>
        <w:t>PFPeA</w:t>
      </w:r>
      <w:proofErr w:type="spellEnd"/>
      <w:r w:rsidR="00551E9B">
        <w:rPr>
          <w:rFonts w:ascii="Arial" w:hAnsi="Arial" w:cs="Arial"/>
        </w:rPr>
        <w:t xml:space="preserve"> low increased 173% (21–515%) more than the </w:t>
      </w:r>
      <w:proofErr w:type="spellStart"/>
      <w:r w:rsidR="00551E9B">
        <w:rPr>
          <w:rFonts w:ascii="Arial" w:hAnsi="Arial" w:cs="Arial"/>
        </w:rPr>
        <w:t>PFPeA</w:t>
      </w:r>
      <w:proofErr w:type="spellEnd"/>
      <w:r w:rsidR="00551E9B">
        <w:rPr>
          <w:rFonts w:ascii="Arial" w:hAnsi="Arial" w:cs="Arial"/>
        </w:rPr>
        <w:t xml:space="preserve"> high group (Z</w:t>
      </w:r>
      <w:r w:rsidR="00551E9B">
        <w:rPr>
          <w:rFonts w:ascii="Arial" w:hAnsi="Arial" w:cs="Arial"/>
          <w:vertAlign w:val="subscript"/>
        </w:rPr>
        <w:t>15,48</w:t>
      </w:r>
      <w:r w:rsidR="00551E9B">
        <w:rPr>
          <w:rFonts w:ascii="Arial" w:hAnsi="Arial" w:cs="Arial"/>
        </w:rPr>
        <w:t xml:space="preserve"> = 2.42; </w:t>
      </w:r>
      <w:r w:rsidR="00551E9B">
        <w:rPr>
          <w:rFonts w:ascii="Arial" w:hAnsi="Arial" w:cs="Arial"/>
          <w:i/>
          <w:iCs/>
        </w:rPr>
        <w:t>p</w:t>
      </w:r>
      <w:r w:rsidR="00551E9B">
        <w:rPr>
          <w:rFonts w:ascii="Arial" w:hAnsi="Arial" w:cs="Arial"/>
        </w:rPr>
        <w:t xml:space="preserve"> = 0.016</w:t>
      </w:r>
      <w:r w:rsidR="00266A8E">
        <w:rPr>
          <w:rFonts w:ascii="Arial" w:hAnsi="Arial" w:cs="Arial"/>
        </w:rPr>
        <w:t>; Figure 4</w:t>
      </w:r>
      <w:r w:rsidR="00551E9B">
        <w:rPr>
          <w:rFonts w:ascii="Arial" w:hAnsi="Arial" w:cs="Arial"/>
        </w:rPr>
        <w:t>).</w:t>
      </w:r>
    </w:p>
    <w:p w14:paraId="20750E1E" w14:textId="77470C2C" w:rsidR="00025F21" w:rsidRPr="00025F21" w:rsidRDefault="00025F21" w:rsidP="00207381">
      <w:pPr>
        <w:spacing w:line="480" w:lineRule="auto"/>
        <w:rPr>
          <w:rFonts w:ascii="Arial" w:hAnsi="Arial" w:cs="Arial"/>
          <w:i/>
          <w:iCs/>
        </w:rPr>
      </w:pPr>
      <w:r>
        <w:rPr>
          <w:rFonts w:ascii="Arial" w:hAnsi="Arial" w:cs="Arial"/>
          <w:i/>
          <w:iCs/>
        </w:rPr>
        <w:t xml:space="preserve">3.3.3. </w:t>
      </w:r>
      <w:r w:rsidR="000B7276">
        <w:rPr>
          <w:rFonts w:ascii="Arial" w:hAnsi="Arial" w:cs="Arial"/>
          <w:i/>
          <w:iCs/>
        </w:rPr>
        <w:t>P</w:t>
      </w:r>
      <w:r w:rsidR="000B7276" w:rsidRPr="000B7276">
        <w:rPr>
          <w:rFonts w:ascii="Arial" w:hAnsi="Arial" w:cs="Arial"/>
          <w:i/>
          <w:iCs/>
        </w:rPr>
        <w:t xml:space="preserve">ost-salinity </w:t>
      </w:r>
      <w:r w:rsidR="000B7276">
        <w:rPr>
          <w:rFonts w:ascii="Arial" w:hAnsi="Arial" w:cs="Arial"/>
          <w:i/>
          <w:iCs/>
        </w:rPr>
        <w:t>exposure</w:t>
      </w:r>
      <w:r w:rsidR="000B7276" w:rsidRPr="000B7276">
        <w:rPr>
          <w:rFonts w:ascii="Arial" w:hAnsi="Arial" w:cs="Arial"/>
          <w:i/>
          <w:iCs/>
        </w:rPr>
        <w:t xml:space="preserve"> </w:t>
      </w:r>
      <w:r w:rsidR="00266A8E">
        <w:rPr>
          <w:rFonts w:ascii="Arial" w:hAnsi="Arial" w:cs="Arial"/>
          <w:i/>
          <w:iCs/>
        </w:rPr>
        <w:t>(b</w:t>
      </w:r>
      <w:r>
        <w:rPr>
          <w:rFonts w:ascii="Arial" w:hAnsi="Arial" w:cs="Arial"/>
          <w:i/>
          <w:iCs/>
        </w:rPr>
        <w:t xml:space="preserve">lood samples 3 </w:t>
      </w:r>
      <w:r w:rsidR="00266A8E">
        <w:rPr>
          <w:rFonts w:ascii="Arial" w:hAnsi="Arial" w:cs="Arial"/>
          <w:i/>
          <w:iCs/>
        </w:rPr>
        <w:t>vs.</w:t>
      </w:r>
      <w:r>
        <w:rPr>
          <w:rFonts w:ascii="Arial" w:hAnsi="Arial" w:cs="Arial"/>
          <w:i/>
          <w:iCs/>
        </w:rPr>
        <w:t xml:space="preserve"> 4</w:t>
      </w:r>
      <w:r w:rsidR="00266A8E">
        <w:rPr>
          <w:rFonts w:ascii="Arial" w:hAnsi="Arial" w:cs="Arial"/>
          <w:i/>
          <w:iCs/>
        </w:rPr>
        <w:t>)</w:t>
      </w:r>
    </w:p>
    <w:p w14:paraId="5B7BCFC2" w14:textId="6094E757" w:rsidR="00266A8E" w:rsidRDefault="00266A8E" w:rsidP="00207381">
      <w:pPr>
        <w:spacing w:line="480" w:lineRule="auto"/>
        <w:ind w:firstLine="720"/>
        <w:rPr>
          <w:rFonts w:ascii="Arial" w:hAnsi="Arial" w:cs="Arial"/>
        </w:rPr>
      </w:pPr>
      <w:r>
        <w:rPr>
          <w:rFonts w:ascii="Arial" w:hAnsi="Arial" w:cs="Arial"/>
        </w:rPr>
        <w:t xml:space="preserve">By day 22, NLR declined in all groups except </w:t>
      </w:r>
      <w:proofErr w:type="spellStart"/>
      <w:r>
        <w:rPr>
          <w:rFonts w:ascii="Arial" w:hAnsi="Arial" w:cs="Arial"/>
        </w:rPr>
        <w:t>PFPeA</w:t>
      </w:r>
      <w:proofErr w:type="spellEnd"/>
      <w:r>
        <w:rPr>
          <w:rFonts w:ascii="Arial" w:hAnsi="Arial" w:cs="Arial"/>
        </w:rPr>
        <w:t xml:space="preserve"> high</w:t>
      </w:r>
      <w:r w:rsidR="00C30F28">
        <w:rPr>
          <w:rFonts w:ascii="Arial" w:hAnsi="Arial" w:cs="Arial"/>
        </w:rPr>
        <w:t xml:space="preserve"> (Table </w:t>
      </w:r>
      <w:r w:rsidR="007F1402">
        <w:rPr>
          <w:rFonts w:ascii="Arial" w:hAnsi="Arial" w:cs="Arial"/>
        </w:rPr>
        <w:t>4</w:t>
      </w:r>
      <w:r w:rsidR="00C30F28">
        <w:rPr>
          <w:rFonts w:ascii="Arial" w:hAnsi="Arial" w:cs="Arial"/>
        </w:rPr>
        <w:t>; Figure 4).</w:t>
      </w:r>
      <w:r w:rsidR="00FE700C">
        <w:rPr>
          <w:rFonts w:ascii="Arial" w:hAnsi="Arial" w:cs="Arial"/>
        </w:rPr>
        <w:t xml:space="preserve"> </w:t>
      </w:r>
      <w:r>
        <w:rPr>
          <w:rFonts w:ascii="Arial" w:hAnsi="Arial" w:cs="Arial"/>
        </w:rPr>
        <w:t xml:space="preserve">NLR in the </w:t>
      </w:r>
      <w:proofErr w:type="spellStart"/>
      <w:r w:rsidR="00802505">
        <w:rPr>
          <w:rFonts w:ascii="Arial" w:hAnsi="Arial" w:cs="Arial"/>
        </w:rPr>
        <w:t>PFPeA</w:t>
      </w:r>
      <w:proofErr w:type="spellEnd"/>
      <w:r w:rsidR="00802505">
        <w:rPr>
          <w:rFonts w:ascii="Arial" w:hAnsi="Arial" w:cs="Arial"/>
        </w:rPr>
        <w:t xml:space="preserve"> high</w:t>
      </w:r>
      <w:r>
        <w:rPr>
          <w:rFonts w:ascii="Arial" w:hAnsi="Arial" w:cs="Arial"/>
        </w:rPr>
        <w:t xml:space="preserve"> group continued to </w:t>
      </w:r>
      <w:r w:rsidR="00F8281B">
        <w:rPr>
          <w:rFonts w:ascii="Arial" w:hAnsi="Arial" w:cs="Arial"/>
        </w:rPr>
        <w:t>exhibit elevated NLR values</w:t>
      </w:r>
      <w:r w:rsidR="000B7276">
        <w:rPr>
          <w:rFonts w:ascii="Arial" w:hAnsi="Arial" w:cs="Arial"/>
        </w:rPr>
        <w:t>, and was</w:t>
      </w:r>
      <w:r w:rsidR="00802505">
        <w:rPr>
          <w:rFonts w:ascii="Arial" w:hAnsi="Arial" w:cs="Arial"/>
        </w:rPr>
        <w:t xml:space="preserve"> </w:t>
      </w:r>
      <w:r w:rsidR="00511F43">
        <w:rPr>
          <w:rFonts w:ascii="Arial" w:hAnsi="Arial" w:cs="Arial"/>
        </w:rPr>
        <w:t>271% (75–688%; 95% CL), 223% (42–635%), 526% (176–1319%)</w:t>
      </w:r>
      <w:r w:rsidR="000B7276">
        <w:rPr>
          <w:rFonts w:ascii="Arial" w:hAnsi="Arial" w:cs="Arial"/>
        </w:rPr>
        <w:t xml:space="preserve">, and 123% (-2–407%) greater </w:t>
      </w:r>
      <w:r w:rsidR="00802505">
        <w:rPr>
          <w:rFonts w:ascii="Arial" w:hAnsi="Arial" w:cs="Arial"/>
        </w:rPr>
        <w:t>than Cd low (Z</w:t>
      </w:r>
      <w:r w:rsidR="00802505">
        <w:rPr>
          <w:rFonts w:ascii="Arial" w:hAnsi="Arial" w:cs="Arial"/>
          <w:vertAlign w:val="subscript"/>
        </w:rPr>
        <w:t>15,48</w:t>
      </w:r>
      <w:r w:rsidR="00802505">
        <w:rPr>
          <w:rFonts w:ascii="Arial" w:hAnsi="Arial" w:cs="Arial"/>
        </w:rPr>
        <w:t xml:space="preserve"> = 3.42; </w:t>
      </w:r>
      <w:r w:rsidR="00802505">
        <w:rPr>
          <w:rFonts w:ascii="Arial" w:hAnsi="Arial" w:cs="Arial"/>
          <w:i/>
          <w:iCs/>
        </w:rPr>
        <w:t>p</w:t>
      </w:r>
      <w:r w:rsidR="00802505">
        <w:rPr>
          <w:rFonts w:ascii="Arial" w:hAnsi="Arial" w:cs="Arial"/>
        </w:rPr>
        <w:t xml:space="preserve"> &lt; 0.001), Cd high (Z</w:t>
      </w:r>
      <w:r w:rsidR="00802505">
        <w:rPr>
          <w:rFonts w:ascii="Arial" w:hAnsi="Arial" w:cs="Arial"/>
          <w:vertAlign w:val="subscript"/>
        </w:rPr>
        <w:t>15,48</w:t>
      </w:r>
      <w:r w:rsidR="00802505">
        <w:rPr>
          <w:rFonts w:ascii="Arial" w:hAnsi="Arial" w:cs="Arial"/>
        </w:rPr>
        <w:t xml:space="preserve"> = 2.80; </w:t>
      </w:r>
      <w:r w:rsidR="00802505">
        <w:rPr>
          <w:rFonts w:ascii="Arial" w:hAnsi="Arial" w:cs="Arial"/>
          <w:i/>
          <w:iCs/>
        </w:rPr>
        <w:t>p</w:t>
      </w:r>
      <w:r w:rsidR="00802505">
        <w:rPr>
          <w:rFonts w:ascii="Arial" w:hAnsi="Arial" w:cs="Arial"/>
        </w:rPr>
        <w:t xml:space="preserve"> = 0.0051), </w:t>
      </w:r>
      <w:proofErr w:type="spellStart"/>
      <w:r w:rsidR="00802505">
        <w:rPr>
          <w:rFonts w:ascii="Arial" w:hAnsi="Arial" w:cs="Arial"/>
        </w:rPr>
        <w:t>PFPeA</w:t>
      </w:r>
      <w:proofErr w:type="spellEnd"/>
      <w:r w:rsidR="00802505">
        <w:rPr>
          <w:rFonts w:ascii="Arial" w:hAnsi="Arial" w:cs="Arial"/>
        </w:rPr>
        <w:t xml:space="preserve"> low (Z</w:t>
      </w:r>
      <w:r w:rsidR="00802505">
        <w:rPr>
          <w:rFonts w:ascii="Arial" w:hAnsi="Arial" w:cs="Arial"/>
          <w:vertAlign w:val="subscript"/>
        </w:rPr>
        <w:t>15,48</w:t>
      </w:r>
      <w:r w:rsidR="00802505">
        <w:rPr>
          <w:rFonts w:ascii="Arial" w:hAnsi="Arial" w:cs="Arial"/>
        </w:rPr>
        <w:t xml:space="preserve"> = 4.40; </w:t>
      </w:r>
      <w:r w:rsidR="00802505">
        <w:rPr>
          <w:rFonts w:ascii="Arial" w:hAnsi="Arial" w:cs="Arial"/>
          <w:i/>
          <w:iCs/>
        </w:rPr>
        <w:t>p</w:t>
      </w:r>
      <w:r w:rsidR="00802505">
        <w:rPr>
          <w:rFonts w:ascii="Arial" w:hAnsi="Arial" w:cs="Arial"/>
        </w:rPr>
        <w:t xml:space="preserve"> &lt; 0.001</w:t>
      </w:r>
      <w:r w:rsidR="000B7276">
        <w:rPr>
          <w:rFonts w:ascii="Arial" w:hAnsi="Arial" w:cs="Arial"/>
        </w:rPr>
        <w:t xml:space="preserve">), and </w:t>
      </w:r>
      <w:r w:rsidR="00C96E44">
        <w:rPr>
          <w:rFonts w:ascii="Arial" w:hAnsi="Arial" w:cs="Arial"/>
        </w:rPr>
        <w:t xml:space="preserve">the </w:t>
      </w:r>
      <w:r w:rsidR="00511F43">
        <w:rPr>
          <w:rFonts w:ascii="Arial" w:hAnsi="Arial" w:cs="Arial"/>
        </w:rPr>
        <w:t>control</w:t>
      </w:r>
      <w:r w:rsidR="00247A31">
        <w:rPr>
          <w:rFonts w:ascii="Arial" w:hAnsi="Arial" w:cs="Arial"/>
        </w:rPr>
        <w:t xml:space="preserve"> </w:t>
      </w:r>
      <w:r w:rsidR="00511F43">
        <w:rPr>
          <w:rFonts w:ascii="Arial" w:hAnsi="Arial" w:cs="Arial"/>
        </w:rPr>
        <w:t>(Z</w:t>
      </w:r>
      <w:r w:rsidR="00511F43">
        <w:rPr>
          <w:rFonts w:ascii="Arial" w:hAnsi="Arial" w:cs="Arial"/>
          <w:vertAlign w:val="subscript"/>
        </w:rPr>
        <w:t>15,48</w:t>
      </w:r>
      <w:r w:rsidR="00511F43">
        <w:rPr>
          <w:rFonts w:ascii="Arial" w:hAnsi="Arial" w:cs="Arial"/>
        </w:rPr>
        <w:t xml:space="preserve"> = 1.92; </w:t>
      </w:r>
      <w:r w:rsidR="00511F43">
        <w:rPr>
          <w:rFonts w:ascii="Arial" w:hAnsi="Arial" w:cs="Arial"/>
          <w:i/>
          <w:iCs/>
        </w:rPr>
        <w:t>p</w:t>
      </w:r>
      <w:r w:rsidR="00511F43">
        <w:rPr>
          <w:rFonts w:ascii="Arial" w:hAnsi="Arial" w:cs="Arial"/>
        </w:rPr>
        <w:t xml:space="preserve"> = 0.054</w:t>
      </w:r>
      <w:r w:rsidR="000B7276">
        <w:rPr>
          <w:rFonts w:ascii="Arial" w:hAnsi="Arial" w:cs="Arial"/>
        </w:rPr>
        <w:t>), respectively</w:t>
      </w:r>
      <w:r w:rsidR="00511F43">
        <w:rPr>
          <w:rFonts w:ascii="Arial" w:hAnsi="Arial" w:cs="Arial"/>
        </w:rPr>
        <w:t xml:space="preserve"> </w:t>
      </w:r>
      <w:r w:rsidR="000B7276">
        <w:rPr>
          <w:rFonts w:ascii="Arial" w:hAnsi="Arial" w:cs="Arial"/>
        </w:rPr>
        <w:t>(</w:t>
      </w:r>
      <w:r w:rsidR="00511F43">
        <w:rPr>
          <w:rFonts w:ascii="Arial" w:hAnsi="Arial" w:cs="Arial"/>
        </w:rPr>
        <w:t xml:space="preserve">Figure 4). </w:t>
      </w:r>
    </w:p>
    <w:p w14:paraId="01377D82" w14:textId="14EAE2AB" w:rsidR="008D4890" w:rsidRDefault="008B42F9" w:rsidP="00207381">
      <w:pPr>
        <w:spacing w:line="480" w:lineRule="auto"/>
        <w:ind w:firstLine="720"/>
        <w:rPr>
          <w:rFonts w:ascii="Arial" w:eastAsia="Times New Roman" w:hAnsi="Arial" w:cs="Arial"/>
          <w:color w:val="000000"/>
          <w:kern w:val="0"/>
          <w14:ligatures w14:val="none"/>
        </w:rPr>
      </w:pPr>
      <w:r>
        <w:rPr>
          <w:rFonts w:ascii="Arial" w:hAnsi="Arial" w:cs="Arial"/>
        </w:rPr>
        <w:t>At the end of the study</w:t>
      </w:r>
      <w:r w:rsidR="0056648E">
        <w:rPr>
          <w:rFonts w:ascii="Arial" w:hAnsi="Arial" w:cs="Arial"/>
        </w:rPr>
        <w:t>,</w:t>
      </w:r>
      <w:r>
        <w:rPr>
          <w:rFonts w:ascii="Arial" w:hAnsi="Arial" w:cs="Arial"/>
        </w:rPr>
        <w:t xml:space="preserve"> </w:t>
      </w:r>
      <w:r w:rsidR="00266A8E">
        <w:rPr>
          <w:rFonts w:ascii="Arial" w:hAnsi="Arial" w:cs="Arial"/>
        </w:rPr>
        <w:t xml:space="preserve">NLR remained significantly higher in the </w:t>
      </w:r>
      <w:proofErr w:type="spellStart"/>
      <w:r>
        <w:rPr>
          <w:rFonts w:ascii="Arial" w:hAnsi="Arial" w:cs="Arial"/>
        </w:rPr>
        <w:t>PFPeA</w:t>
      </w:r>
      <w:proofErr w:type="spellEnd"/>
      <w:r>
        <w:rPr>
          <w:rFonts w:ascii="Arial" w:hAnsi="Arial" w:cs="Arial"/>
        </w:rPr>
        <w:t xml:space="preserve"> high</w:t>
      </w:r>
      <w:r w:rsidR="00266A8E">
        <w:rPr>
          <w:rFonts w:ascii="Arial" w:hAnsi="Arial" w:cs="Arial"/>
        </w:rPr>
        <w:t xml:space="preserve"> </w:t>
      </w:r>
      <w:r>
        <w:rPr>
          <w:rFonts w:ascii="Arial" w:hAnsi="Arial" w:cs="Arial"/>
        </w:rPr>
        <w:t>bass</w:t>
      </w:r>
      <w:r w:rsidR="00266A8E">
        <w:rPr>
          <w:rFonts w:ascii="Arial" w:hAnsi="Arial" w:cs="Arial"/>
        </w:rPr>
        <w:t xml:space="preserve"> than in all other treatments </w:t>
      </w:r>
      <w:r>
        <w:rPr>
          <w:rFonts w:ascii="Arial" w:hAnsi="Arial" w:cs="Arial"/>
        </w:rPr>
        <w:t>(</w:t>
      </w:r>
      <w:r>
        <w:rPr>
          <w:rFonts w:ascii="Arial" w:hAnsi="Arial" w:cs="Arial"/>
          <w:i/>
          <w:iCs/>
        </w:rPr>
        <w:t xml:space="preserve">p </w:t>
      </w:r>
      <w:r>
        <w:rPr>
          <w:rFonts w:ascii="Arial" w:hAnsi="Arial" w:cs="Arial"/>
        </w:rPr>
        <w:t>&lt; 0.001</w:t>
      </w:r>
      <w:r w:rsidR="00266A8E">
        <w:rPr>
          <w:rFonts w:ascii="Arial" w:hAnsi="Arial" w:cs="Arial"/>
        </w:rPr>
        <w:t xml:space="preserve"> for all comparisons</w:t>
      </w:r>
      <w:r>
        <w:rPr>
          <w:rFonts w:ascii="Arial" w:hAnsi="Arial" w:cs="Arial"/>
        </w:rPr>
        <w:t>; Figure 4)</w:t>
      </w:r>
      <w:r w:rsidR="00266A8E">
        <w:rPr>
          <w:rFonts w:ascii="Arial" w:hAnsi="Arial" w:cs="Arial"/>
        </w:rPr>
        <w:t xml:space="preserve">. NLR values in the </w:t>
      </w:r>
      <w:r w:rsidR="00247A31">
        <w:rPr>
          <w:rFonts w:ascii="Arial" w:hAnsi="Arial" w:cs="Arial"/>
        </w:rPr>
        <w:t>control, Cd low, Cd high,</w:t>
      </w:r>
      <w:r w:rsidR="00266A8E">
        <w:rPr>
          <w:rFonts w:ascii="Arial" w:hAnsi="Arial" w:cs="Arial"/>
        </w:rPr>
        <w:t xml:space="preserve"> and</w:t>
      </w:r>
      <w:r w:rsidR="00247A31">
        <w:rPr>
          <w:rFonts w:ascii="Arial" w:hAnsi="Arial" w:cs="Arial"/>
        </w:rPr>
        <w:t xml:space="preserve"> </w:t>
      </w:r>
      <w:proofErr w:type="spellStart"/>
      <w:r w:rsidR="00247A31">
        <w:rPr>
          <w:rFonts w:ascii="Arial" w:hAnsi="Arial" w:cs="Arial"/>
        </w:rPr>
        <w:t>PFPeA</w:t>
      </w:r>
      <w:proofErr w:type="spellEnd"/>
      <w:r w:rsidR="00247A31">
        <w:rPr>
          <w:rFonts w:ascii="Arial" w:hAnsi="Arial" w:cs="Arial"/>
        </w:rPr>
        <w:t xml:space="preserve"> low</w:t>
      </w:r>
      <w:r w:rsidR="00266A8E">
        <w:rPr>
          <w:rFonts w:ascii="Arial" w:hAnsi="Arial" w:cs="Arial"/>
        </w:rPr>
        <w:t xml:space="preserve"> groups did not differ</w:t>
      </w:r>
      <w:r w:rsidR="00247A31">
        <w:rPr>
          <w:rFonts w:ascii="Arial" w:hAnsi="Arial" w:cs="Arial"/>
        </w:rPr>
        <w:t xml:space="preserve"> from each other (Figure 4)</w:t>
      </w:r>
      <w:r>
        <w:rPr>
          <w:rFonts w:ascii="Arial" w:hAnsi="Arial" w:cs="Arial"/>
        </w:rPr>
        <w:t>.</w:t>
      </w:r>
    </w:p>
    <w:p w14:paraId="549D6A89" w14:textId="659568F8" w:rsidR="008D4890" w:rsidRDefault="008D4890" w:rsidP="00207381">
      <w:pPr>
        <w:spacing w:line="480" w:lineRule="auto"/>
        <w:rPr>
          <w:rFonts w:ascii="Arial" w:hAnsi="Arial" w:cs="Arial"/>
        </w:rPr>
      </w:pPr>
    </w:p>
    <w:p w14:paraId="2B99D3D7" w14:textId="0E4313F4" w:rsidR="008B42F9" w:rsidRDefault="008B42F9" w:rsidP="00207381">
      <w:pPr>
        <w:spacing w:line="480" w:lineRule="auto"/>
        <w:rPr>
          <w:rFonts w:ascii="Arial" w:eastAsia="Times New Roman" w:hAnsi="Arial" w:cs="Arial"/>
          <w:color w:val="000000"/>
          <w:kern w:val="0"/>
          <w14:ligatures w14:val="none"/>
        </w:rPr>
      </w:pPr>
      <w:r>
        <w:rPr>
          <w:rFonts w:ascii="Arial" w:eastAsia="Times New Roman" w:hAnsi="Arial" w:cs="Arial"/>
          <w:b/>
          <w:bCs/>
          <w:color w:val="000000"/>
          <w:kern w:val="0"/>
          <w14:ligatures w14:val="none"/>
        </w:rPr>
        <w:t>4</w:t>
      </w:r>
      <w:r w:rsidRPr="00122893">
        <w:rPr>
          <w:rFonts w:ascii="Arial" w:eastAsia="Times New Roman" w:hAnsi="Arial" w:cs="Arial"/>
          <w:b/>
          <w:bCs/>
          <w:color w:val="000000"/>
          <w:kern w:val="0"/>
          <w14:ligatures w14:val="none"/>
        </w:rPr>
        <w:t xml:space="preserve">. </w:t>
      </w:r>
      <w:r>
        <w:rPr>
          <w:rFonts w:ascii="Arial" w:eastAsia="Times New Roman" w:hAnsi="Arial" w:cs="Arial"/>
          <w:b/>
          <w:bCs/>
          <w:color w:val="000000"/>
          <w:kern w:val="0"/>
          <w14:ligatures w14:val="none"/>
        </w:rPr>
        <w:t>Discussion</w:t>
      </w:r>
    </w:p>
    <w:p w14:paraId="72FB55FC" w14:textId="2D4AFDD7" w:rsidR="00D8586B" w:rsidRPr="00D8586B" w:rsidRDefault="00D8586B" w:rsidP="00207381">
      <w:pPr>
        <w:spacing w:line="480" w:lineRule="auto"/>
        <w:rPr>
          <w:rFonts w:ascii="Arial" w:eastAsia="Times New Roman" w:hAnsi="Arial" w:cs="Arial"/>
          <w:i/>
          <w:iCs/>
          <w:color w:val="000000"/>
          <w:kern w:val="0"/>
          <w14:ligatures w14:val="none"/>
        </w:rPr>
      </w:pPr>
      <w:r>
        <w:rPr>
          <w:rFonts w:ascii="Arial" w:eastAsia="Times New Roman" w:hAnsi="Arial" w:cs="Arial"/>
          <w:i/>
          <w:iCs/>
          <w:color w:val="000000"/>
          <w:kern w:val="0"/>
          <w14:ligatures w14:val="none"/>
        </w:rPr>
        <w:lastRenderedPageBreak/>
        <w:t xml:space="preserve">4.1. </w:t>
      </w:r>
      <w:proofErr w:type="spellStart"/>
      <w:r w:rsidR="00797A47">
        <w:rPr>
          <w:rFonts w:ascii="Arial" w:eastAsia="Times New Roman" w:hAnsi="Arial" w:cs="Arial"/>
          <w:i/>
          <w:iCs/>
          <w:color w:val="000000"/>
          <w:kern w:val="0"/>
          <w14:ligatures w14:val="none"/>
        </w:rPr>
        <w:t>P</w:t>
      </w:r>
      <w:r w:rsidR="000B29D5">
        <w:rPr>
          <w:rFonts w:ascii="Arial" w:eastAsia="Times New Roman" w:hAnsi="Arial" w:cs="Arial"/>
          <w:i/>
          <w:iCs/>
          <w:color w:val="000000"/>
          <w:kern w:val="0"/>
          <w14:ligatures w14:val="none"/>
        </w:rPr>
        <w:t>FPe</w:t>
      </w:r>
      <w:r w:rsidR="006724AA">
        <w:rPr>
          <w:rFonts w:ascii="Arial" w:eastAsia="Times New Roman" w:hAnsi="Arial" w:cs="Arial"/>
          <w:i/>
          <w:iCs/>
          <w:color w:val="000000"/>
          <w:kern w:val="0"/>
          <w14:ligatures w14:val="none"/>
        </w:rPr>
        <w:t>A</w:t>
      </w:r>
      <w:proofErr w:type="spellEnd"/>
      <w:r>
        <w:rPr>
          <w:rFonts w:ascii="Arial" w:eastAsia="Times New Roman" w:hAnsi="Arial" w:cs="Arial"/>
          <w:i/>
          <w:iCs/>
          <w:color w:val="000000"/>
          <w:kern w:val="0"/>
          <w14:ligatures w14:val="none"/>
        </w:rPr>
        <w:t xml:space="preserve">, </w:t>
      </w:r>
      <w:r w:rsidR="006724AA">
        <w:rPr>
          <w:rFonts w:ascii="Arial" w:eastAsia="Times New Roman" w:hAnsi="Arial" w:cs="Arial"/>
          <w:i/>
          <w:iCs/>
          <w:color w:val="000000"/>
          <w:kern w:val="0"/>
          <w14:ligatures w14:val="none"/>
        </w:rPr>
        <w:t>N</w:t>
      </w:r>
      <w:r>
        <w:rPr>
          <w:rFonts w:ascii="Arial" w:eastAsia="Times New Roman" w:hAnsi="Arial" w:cs="Arial"/>
          <w:i/>
          <w:iCs/>
          <w:color w:val="000000"/>
          <w:kern w:val="0"/>
          <w14:ligatures w14:val="none"/>
        </w:rPr>
        <w:t xml:space="preserve">ot </w:t>
      </w:r>
      <w:r w:rsidR="006724AA">
        <w:rPr>
          <w:rFonts w:ascii="Arial" w:eastAsia="Times New Roman" w:hAnsi="Arial" w:cs="Arial"/>
          <w:i/>
          <w:iCs/>
          <w:color w:val="000000"/>
          <w:kern w:val="0"/>
          <w14:ligatures w14:val="none"/>
        </w:rPr>
        <w:t>C</w:t>
      </w:r>
      <w:r>
        <w:rPr>
          <w:rFonts w:ascii="Arial" w:eastAsia="Times New Roman" w:hAnsi="Arial" w:cs="Arial"/>
          <w:i/>
          <w:iCs/>
          <w:color w:val="000000"/>
          <w:kern w:val="0"/>
          <w14:ligatures w14:val="none"/>
        </w:rPr>
        <w:t xml:space="preserve">d, </w:t>
      </w:r>
      <w:r w:rsidR="000B29D5">
        <w:rPr>
          <w:rFonts w:ascii="Arial" w:eastAsia="Times New Roman" w:hAnsi="Arial" w:cs="Arial"/>
          <w:i/>
          <w:iCs/>
          <w:color w:val="000000"/>
          <w:kern w:val="0"/>
          <w14:ligatures w14:val="none"/>
        </w:rPr>
        <w:t>Altered Leukocyte-Based</w:t>
      </w:r>
      <w:r>
        <w:rPr>
          <w:rFonts w:ascii="Arial" w:eastAsia="Times New Roman" w:hAnsi="Arial" w:cs="Arial"/>
          <w:i/>
          <w:iCs/>
          <w:color w:val="000000"/>
          <w:kern w:val="0"/>
          <w14:ligatures w14:val="none"/>
        </w:rPr>
        <w:t xml:space="preserve"> </w:t>
      </w:r>
      <w:r w:rsidR="006724AA">
        <w:rPr>
          <w:rFonts w:ascii="Arial" w:eastAsia="Times New Roman" w:hAnsi="Arial" w:cs="Arial"/>
          <w:i/>
          <w:iCs/>
          <w:color w:val="000000"/>
          <w:kern w:val="0"/>
          <w14:ligatures w14:val="none"/>
        </w:rPr>
        <w:t>S</w:t>
      </w:r>
      <w:r>
        <w:rPr>
          <w:rFonts w:ascii="Arial" w:eastAsia="Times New Roman" w:hAnsi="Arial" w:cs="Arial"/>
          <w:i/>
          <w:iCs/>
          <w:color w:val="000000"/>
          <w:kern w:val="0"/>
          <w14:ligatures w14:val="none"/>
        </w:rPr>
        <w:t>tress</w:t>
      </w:r>
    </w:p>
    <w:p w14:paraId="4D99ECB5" w14:textId="5D98E68C" w:rsidR="00167D66" w:rsidRDefault="003E7284" w:rsidP="00D8586B">
      <w:pPr>
        <w:spacing w:line="480" w:lineRule="auto"/>
        <w:ind w:firstLine="720"/>
        <w:rPr>
          <w:rFonts w:ascii="Arial" w:eastAsia="Times New Roman" w:hAnsi="Arial" w:cs="Arial"/>
          <w:color w:val="000000"/>
          <w:kern w:val="0"/>
          <w14:ligatures w14:val="none"/>
        </w:rPr>
      </w:pPr>
      <w:r w:rsidRPr="003E7284">
        <w:rPr>
          <w:rFonts w:ascii="Arial" w:eastAsia="Times New Roman" w:hAnsi="Arial" w:cs="Arial"/>
          <w:color w:val="000000"/>
          <w:kern w:val="0"/>
          <w14:ligatures w14:val="none"/>
        </w:rPr>
        <w:t>In th</w:t>
      </w:r>
      <w:r w:rsidR="009A25A6">
        <w:rPr>
          <w:rFonts w:ascii="Arial" w:eastAsia="Times New Roman" w:hAnsi="Arial" w:cs="Arial"/>
          <w:color w:val="000000"/>
          <w:kern w:val="0"/>
          <w14:ligatures w14:val="none"/>
        </w:rPr>
        <w:t>is</w:t>
      </w:r>
      <w:r w:rsidRPr="003E7284">
        <w:rPr>
          <w:rFonts w:ascii="Arial" w:eastAsia="Times New Roman" w:hAnsi="Arial" w:cs="Arial"/>
          <w:color w:val="000000"/>
          <w:kern w:val="0"/>
          <w14:ligatures w14:val="none"/>
        </w:rPr>
        <w:t xml:space="preserve"> study, we </w:t>
      </w:r>
      <w:r w:rsidR="006D31C5">
        <w:rPr>
          <w:rFonts w:ascii="Arial" w:eastAsia="Times New Roman" w:hAnsi="Arial" w:cs="Arial"/>
          <w:color w:val="000000"/>
          <w:kern w:val="0"/>
          <w14:ligatures w14:val="none"/>
        </w:rPr>
        <w:t>evaluat</w:t>
      </w:r>
      <w:r w:rsidRPr="003E7284">
        <w:rPr>
          <w:rFonts w:ascii="Arial" w:eastAsia="Times New Roman" w:hAnsi="Arial" w:cs="Arial"/>
          <w:color w:val="000000"/>
          <w:kern w:val="0"/>
          <w14:ligatures w14:val="none"/>
        </w:rPr>
        <w:t xml:space="preserve">ed the </w:t>
      </w:r>
      <w:r w:rsidR="009A25A6">
        <w:rPr>
          <w:rFonts w:ascii="Arial" w:eastAsia="Times New Roman" w:hAnsi="Arial" w:cs="Arial"/>
          <w:color w:val="000000"/>
          <w:kern w:val="0"/>
          <w14:ligatures w14:val="none"/>
        </w:rPr>
        <w:t>effe</w:t>
      </w:r>
      <w:r w:rsidRPr="003E7284">
        <w:rPr>
          <w:rFonts w:ascii="Arial" w:eastAsia="Times New Roman" w:hAnsi="Arial" w:cs="Arial"/>
          <w:color w:val="000000"/>
          <w:kern w:val="0"/>
          <w14:ligatures w14:val="none"/>
        </w:rPr>
        <w:t>cts of two concerning</w:t>
      </w:r>
      <w:r w:rsidR="00710DD7">
        <w:rPr>
          <w:rFonts w:ascii="Arial" w:eastAsia="Times New Roman" w:hAnsi="Arial" w:cs="Arial"/>
          <w:color w:val="000000"/>
          <w:kern w:val="0"/>
          <w14:ligatures w14:val="none"/>
        </w:rPr>
        <w:t xml:space="preserve"> and</w:t>
      </w:r>
      <w:r w:rsidRPr="003E7284">
        <w:rPr>
          <w:rFonts w:ascii="Arial" w:eastAsia="Times New Roman" w:hAnsi="Arial" w:cs="Arial"/>
          <w:color w:val="000000"/>
          <w:kern w:val="0"/>
          <w14:ligatures w14:val="none"/>
        </w:rPr>
        <w:t xml:space="preserve"> persistent </w:t>
      </w:r>
      <w:r w:rsidR="000B29D5">
        <w:rPr>
          <w:rFonts w:ascii="Arial" w:eastAsia="Times New Roman" w:hAnsi="Arial" w:cs="Arial"/>
          <w:color w:val="000000"/>
          <w:kern w:val="0"/>
          <w14:ligatures w14:val="none"/>
        </w:rPr>
        <w:t>contaminants</w:t>
      </w:r>
      <w:r w:rsidRPr="003E7284">
        <w:rPr>
          <w:rFonts w:ascii="Arial" w:eastAsia="Times New Roman" w:hAnsi="Arial" w:cs="Arial"/>
          <w:color w:val="000000"/>
          <w:kern w:val="0"/>
          <w14:ligatures w14:val="none"/>
        </w:rPr>
        <w:t>—</w:t>
      </w:r>
      <w:r w:rsidR="00621C62">
        <w:rPr>
          <w:rFonts w:ascii="Arial" w:eastAsia="Times New Roman" w:hAnsi="Arial" w:cs="Arial"/>
          <w:color w:val="000000"/>
          <w:kern w:val="0"/>
          <w14:ligatures w14:val="none"/>
        </w:rPr>
        <w:t>cadmium</w:t>
      </w:r>
      <w:r w:rsidR="00167D66">
        <w:rPr>
          <w:rFonts w:ascii="Arial" w:eastAsia="Times New Roman" w:hAnsi="Arial" w:cs="Arial"/>
          <w:color w:val="000000"/>
          <w:kern w:val="0"/>
          <w14:ligatures w14:val="none"/>
        </w:rPr>
        <w:t xml:space="preserve"> (Cd)</w:t>
      </w:r>
      <w:r w:rsidRPr="003E7284">
        <w:rPr>
          <w:rFonts w:ascii="Arial" w:eastAsia="Times New Roman" w:hAnsi="Arial" w:cs="Arial"/>
          <w:color w:val="000000"/>
          <w:kern w:val="0"/>
          <w14:ligatures w14:val="none"/>
        </w:rPr>
        <w:t xml:space="preserve"> and</w:t>
      </w:r>
      <w:r w:rsidR="00167D66">
        <w:rPr>
          <w:rFonts w:ascii="Arial" w:eastAsia="Times New Roman" w:hAnsi="Arial" w:cs="Arial"/>
          <w:color w:val="000000"/>
          <w:kern w:val="0"/>
          <w14:ligatures w14:val="none"/>
        </w:rPr>
        <w:t xml:space="preserve"> perfluoropentanoic acid</w:t>
      </w:r>
      <w:r w:rsidRPr="003E7284">
        <w:rPr>
          <w:rFonts w:ascii="Arial" w:eastAsia="Times New Roman" w:hAnsi="Arial" w:cs="Arial"/>
          <w:color w:val="000000"/>
          <w:kern w:val="0"/>
          <w14:ligatures w14:val="none"/>
        </w:rPr>
        <w:t xml:space="preserve"> </w:t>
      </w:r>
      <w:r w:rsidR="00167D66">
        <w:rPr>
          <w:rFonts w:ascii="Arial" w:eastAsia="Times New Roman" w:hAnsi="Arial" w:cs="Arial"/>
          <w:color w:val="000000"/>
          <w:kern w:val="0"/>
          <w14:ligatures w14:val="none"/>
        </w:rPr>
        <w:t>(</w:t>
      </w:r>
      <w:proofErr w:type="spellStart"/>
      <w:r w:rsidRPr="003E7284">
        <w:rPr>
          <w:rFonts w:ascii="Arial" w:eastAsia="Times New Roman" w:hAnsi="Arial" w:cs="Arial"/>
          <w:color w:val="000000"/>
          <w:kern w:val="0"/>
          <w14:ligatures w14:val="none"/>
        </w:rPr>
        <w:t>PFPeA</w:t>
      </w:r>
      <w:proofErr w:type="spellEnd"/>
      <w:r w:rsidR="00167D66">
        <w:rPr>
          <w:rFonts w:ascii="Arial" w:eastAsia="Times New Roman" w:hAnsi="Arial" w:cs="Arial"/>
          <w:color w:val="000000"/>
          <w:kern w:val="0"/>
          <w14:ligatures w14:val="none"/>
        </w:rPr>
        <w:t>)</w:t>
      </w:r>
      <w:r w:rsidRPr="003E7284">
        <w:rPr>
          <w:rFonts w:ascii="Arial" w:eastAsia="Times New Roman" w:hAnsi="Arial" w:cs="Arial"/>
          <w:color w:val="000000"/>
          <w:kern w:val="0"/>
          <w14:ligatures w14:val="none"/>
        </w:rPr>
        <w:t xml:space="preserve">—at </w:t>
      </w:r>
      <w:r w:rsidR="006D31C5">
        <w:rPr>
          <w:rFonts w:ascii="Arial" w:eastAsia="Times New Roman" w:hAnsi="Arial" w:cs="Arial"/>
          <w:color w:val="000000"/>
          <w:kern w:val="0"/>
          <w14:ligatures w14:val="none"/>
        </w:rPr>
        <w:t>different</w:t>
      </w:r>
      <w:r w:rsidRPr="003E7284">
        <w:rPr>
          <w:rFonts w:ascii="Arial" w:eastAsia="Times New Roman" w:hAnsi="Arial" w:cs="Arial"/>
          <w:color w:val="000000"/>
          <w:kern w:val="0"/>
          <w14:ligatures w14:val="none"/>
        </w:rPr>
        <w:t xml:space="preserve"> exposure</w:t>
      </w:r>
      <w:r w:rsidR="009D0723">
        <w:rPr>
          <w:rFonts w:ascii="Arial" w:eastAsia="Times New Roman" w:hAnsi="Arial" w:cs="Arial"/>
          <w:color w:val="000000"/>
          <w:kern w:val="0"/>
          <w14:ligatures w14:val="none"/>
        </w:rPr>
        <w:t xml:space="preserve"> level</w:t>
      </w:r>
      <w:r w:rsidRPr="003E7284">
        <w:rPr>
          <w:rFonts w:ascii="Arial" w:eastAsia="Times New Roman" w:hAnsi="Arial" w:cs="Arial"/>
          <w:color w:val="000000"/>
          <w:kern w:val="0"/>
          <w14:ligatures w14:val="none"/>
        </w:rPr>
        <w:t xml:space="preserve">s on </w:t>
      </w:r>
      <w:r w:rsidR="000B29D5">
        <w:rPr>
          <w:rFonts w:ascii="Arial" w:eastAsia="Times New Roman" w:hAnsi="Arial" w:cs="Arial"/>
          <w:color w:val="000000"/>
          <w:kern w:val="0"/>
          <w14:ligatures w14:val="none"/>
        </w:rPr>
        <w:t>leukocyte-based</w:t>
      </w:r>
      <w:r w:rsidR="009A25A6">
        <w:rPr>
          <w:rFonts w:ascii="Arial" w:eastAsia="Times New Roman" w:hAnsi="Arial" w:cs="Arial"/>
          <w:color w:val="000000"/>
          <w:kern w:val="0"/>
          <w14:ligatures w14:val="none"/>
        </w:rPr>
        <w:t xml:space="preserve"> </w:t>
      </w:r>
      <w:r w:rsidRPr="003E7284">
        <w:rPr>
          <w:rFonts w:ascii="Arial" w:eastAsia="Times New Roman" w:hAnsi="Arial" w:cs="Arial"/>
          <w:color w:val="000000"/>
          <w:kern w:val="0"/>
          <w14:ligatures w14:val="none"/>
        </w:rPr>
        <w:t>stress</w:t>
      </w:r>
      <w:r w:rsidR="009A25A6">
        <w:rPr>
          <w:rFonts w:ascii="Arial" w:eastAsia="Times New Roman" w:hAnsi="Arial" w:cs="Arial"/>
          <w:color w:val="000000"/>
          <w:kern w:val="0"/>
          <w14:ligatures w14:val="none"/>
        </w:rPr>
        <w:t xml:space="preserve"> response</w:t>
      </w:r>
      <w:r w:rsidR="000B29D5">
        <w:rPr>
          <w:rFonts w:ascii="Arial" w:eastAsia="Times New Roman" w:hAnsi="Arial" w:cs="Arial"/>
          <w:color w:val="000000"/>
          <w:kern w:val="0"/>
          <w14:ligatures w14:val="none"/>
        </w:rPr>
        <w:t>s</w:t>
      </w:r>
      <w:r w:rsidRPr="003E7284">
        <w:rPr>
          <w:rFonts w:ascii="Arial" w:eastAsia="Times New Roman" w:hAnsi="Arial" w:cs="Arial"/>
          <w:color w:val="000000"/>
          <w:kern w:val="0"/>
          <w14:ligatures w14:val="none"/>
        </w:rPr>
        <w:t xml:space="preserve"> </w:t>
      </w:r>
      <w:r w:rsidR="000B29D5">
        <w:rPr>
          <w:rFonts w:ascii="Arial" w:eastAsia="Times New Roman" w:hAnsi="Arial" w:cs="Arial"/>
          <w:color w:val="000000"/>
          <w:kern w:val="0"/>
          <w14:ligatures w14:val="none"/>
        </w:rPr>
        <w:t>in</w:t>
      </w:r>
      <w:r w:rsidR="000B29D5" w:rsidRPr="003E7284">
        <w:rPr>
          <w:rFonts w:ascii="Arial" w:eastAsia="Times New Roman" w:hAnsi="Arial" w:cs="Arial"/>
          <w:color w:val="000000"/>
          <w:kern w:val="0"/>
          <w14:ligatures w14:val="none"/>
        </w:rPr>
        <w:t xml:space="preserve"> </w:t>
      </w:r>
      <w:r w:rsidR="00247A31">
        <w:rPr>
          <w:rFonts w:ascii="Arial" w:eastAsia="Times New Roman" w:hAnsi="Arial" w:cs="Arial"/>
          <w:color w:val="000000"/>
          <w:kern w:val="0"/>
          <w14:ligatures w14:val="none"/>
        </w:rPr>
        <w:t>l</w:t>
      </w:r>
      <w:r w:rsidRPr="003E7284">
        <w:rPr>
          <w:rFonts w:ascii="Arial" w:eastAsia="Times New Roman" w:hAnsi="Arial" w:cs="Arial"/>
          <w:color w:val="000000"/>
          <w:kern w:val="0"/>
          <w14:ligatures w14:val="none"/>
        </w:rPr>
        <w:t xml:space="preserve">argemouth </w:t>
      </w:r>
      <w:r w:rsidR="00247A31">
        <w:rPr>
          <w:rFonts w:ascii="Arial" w:eastAsia="Times New Roman" w:hAnsi="Arial" w:cs="Arial"/>
          <w:color w:val="000000"/>
          <w:kern w:val="0"/>
          <w14:ligatures w14:val="none"/>
        </w:rPr>
        <w:t>b</w:t>
      </w:r>
      <w:r w:rsidRPr="003E7284">
        <w:rPr>
          <w:rFonts w:ascii="Arial" w:eastAsia="Times New Roman" w:hAnsi="Arial" w:cs="Arial"/>
          <w:color w:val="000000"/>
          <w:kern w:val="0"/>
          <w14:ligatures w14:val="none"/>
        </w:rPr>
        <w:t xml:space="preserve">ass before and after </w:t>
      </w:r>
      <w:r w:rsidR="00247A31">
        <w:rPr>
          <w:rFonts w:ascii="Arial" w:eastAsia="Times New Roman" w:hAnsi="Arial" w:cs="Arial"/>
          <w:color w:val="000000"/>
          <w:kern w:val="0"/>
          <w14:ligatures w14:val="none"/>
        </w:rPr>
        <w:t xml:space="preserve">exposure to </w:t>
      </w:r>
      <w:r w:rsidRPr="003E7284">
        <w:rPr>
          <w:rFonts w:ascii="Arial" w:eastAsia="Times New Roman" w:hAnsi="Arial" w:cs="Arial"/>
          <w:color w:val="000000"/>
          <w:kern w:val="0"/>
          <w14:ligatures w14:val="none"/>
        </w:rPr>
        <w:t xml:space="preserve">a </w:t>
      </w:r>
      <w:r w:rsidR="00247A31">
        <w:rPr>
          <w:rFonts w:ascii="Arial" w:eastAsia="Times New Roman" w:hAnsi="Arial" w:cs="Arial"/>
          <w:color w:val="000000"/>
          <w:kern w:val="0"/>
          <w14:ligatures w14:val="none"/>
        </w:rPr>
        <w:t>known</w:t>
      </w:r>
      <w:r w:rsidR="000B29D5">
        <w:rPr>
          <w:rFonts w:ascii="Arial" w:eastAsia="Times New Roman" w:hAnsi="Arial" w:cs="Arial"/>
          <w:color w:val="000000"/>
          <w:kern w:val="0"/>
          <w14:ligatures w14:val="none"/>
        </w:rPr>
        <w:t xml:space="preserve"> environmental</w:t>
      </w:r>
      <w:r w:rsidR="00247A31">
        <w:rPr>
          <w:rFonts w:ascii="Arial" w:eastAsia="Times New Roman" w:hAnsi="Arial" w:cs="Arial"/>
          <w:color w:val="000000"/>
          <w:kern w:val="0"/>
          <w14:ligatures w14:val="none"/>
        </w:rPr>
        <w:t xml:space="preserve"> stressor</w:t>
      </w:r>
      <w:r w:rsidR="00AE1B47">
        <w:rPr>
          <w:rFonts w:ascii="Arial" w:eastAsia="Times New Roman" w:hAnsi="Arial" w:cs="Arial"/>
          <w:color w:val="000000"/>
          <w:kern w:val="0"/>
          <w14:ligatures w14:val="none"/>
        </w:rPr>
        <w:t xml:space="preserve">. </w:t>
      </w:r>
      <w:r w:rsidR="00215459">
        <w:rPr>
          <w:rFonts w:ascii="Arial" w:eastAsia="Times New Roman" w:hAnsi="Arial" w:cs="Arial"/>
          <w:color w:val="000000"/>
          <w:kern w:val="0"/>
          <w14:ligatures w14:val="none"/>
        </w:rPr>
        <w:t xml:space="preserve">Our findings are </w:t>
      </w:r>
      <w:r w:rsidR="00AE1B47">
        <w:rPr>
          <w:rFonts w:ascii="Arial" w:eastAsia="Times New Roman" w:hAnsi="Arial" w:cs="Arial"/>
          <w:color w:val="000000"/>
          <w:kern w:val="0"/>
          <w14:ligatures w14:val="none"/>
        </w:rPr>
        <w:t>important because</w:t>
      </w:r>
      <w:r w:rsidRPr="003E7284">
        <w:rPr>
          <w:rFonts w:ascii="Arial" w:eastAsia="Times New Roman" w:hAnsi="Arial" w:cs="Arial"/>
          <w:color w:val="000000"/>
          <w:kern w:val="0"/>
          <w14:ligatures w14:val="none"/>
        </w:rPr>
        <w:t xml:space="preserve"> little is known about</w:t>
      </w:r>
      <w:r w:rsidR="000B29D5">
        <w:rPr>
          <w:rFonts w:ascii="Arial" w:eastAsia="Times New Roman" w:hAnsi="Arial" w:cs="Arial"/>
          <w:color w:val="000000"/>
          <w:kern w:val="0"/>
          <w14:ligatures w14:val="none"/>
        </w:rPr>
        <w:t xml:space="preserve"> how</w:t>
      </w:r>
      <w:r w:rsidRPr="003E7284">
        <w:rPr>
          <w:rFonts w:ascii="Arial" w:eastAsia="Times New Roman" w:hAnsi="Arial" w:cs="Arial"/>
          <w:color w:val="000000"/>
          <w:kern w:val="0"/>
          <w14:ligatures w14:val="none"/>
        </w:rPr>
        <w:t xml:space="preserve"> these </w:t>
      </w:r>
      <w:r w:rsidR="000B29D5">
        <w:rPr>
          <w:rFonts w:ascii="Arial" w:eastAsia="Times New Roman" w:hAnsi="Arial" w:cs="Arial"/>
          <w:color w:val="000000"/>
          <w:kern w:val="0"/>
          <w14:ligatures w14:val="none"/>
        </w:rPr>
        <w:t>contaminants</w:t>
      </w:r>
      <w:r w:rsidR="000B29D5" w:rsidRPr="003E7284">
        <w:rPr>
          <w:rFonts w:ascii="Arial" w:eastAsia="Times New Roman" w:hAnsi="Arial" w:cs="Arial"/>
          <w:color w:val="000000"/>
          <w:kern w:val="0"/>
          <w14:ligatures w14:val="none"/>
        </w:rPr>
        <w:t xml:space="preserve"> </w:t>
      </w:r>
      <w:r w:rsidR="006D31C5">
        <w:rPr>
          <w:rFonts w:ascii="Arial" w:eastAsia="Times New Roman" w:hAnsi="Arial" w:cs="Arial"/>
          <w:color w:val="000000"/>
          <w:kern w:val="0"/>
          <w14:ligatures w14:val="none"/>
        </w:rPr>
        <w:t>influence</w:t>
      </w:r>
      <w:r w:rsidRPr="003E7284">
        <w:rPr>
          <w:rFonts w:ascii="Arial" w:eastAsia="Times New Roman" w:hAnsi="Arial" w:cs="Arial"/>
          <w:color w:val="000000"/>
          <w:kern w:val="0"/>
          <w14:ligatures w14:val="none"/>
        </w:rPr>
        <w:t xml:space="preserve"> </w:t>
      </w:r>
      <w:r w:rsidR="000B29D5">
        <w:rPr>
          <w:rFonts w:ascii="Arial" w:eastAsia="Times New Roman" w:hAnsi="Arial" w:cs="Arial"/>
          <w:color w:val="000000"/>
          <w:kern w:val="0"/>
          <w14:ligatures w14:val="none"/>
        </w:rPr>
        <w:t xml:space="preserve">physiological biomarkers commonly used in </w:t>
      </w:r>
      <w:r w:rsidR="00AE1B47">
        <w:rPr>
          <w:rFonts w:ascii="Arial" w:eastAsia="Times New Roman" w:hAnsi="Arial" w:cs="Arial"/>
          <w:color w:val="000000"/>
          <w:kern w:val="0"/>
          <w14:ligatures w14:val="none"/>
        </w:rPr>
        <w:t>fish</w:t>
      </w:r>
      <w:r w:rsidR="000B29D5">
        <w:rPr>
          <w:rFonts w:ascii="Arial" w:eastAsia="Times New Roman" w:hAnsi="Arial" w:cs="Arial"/>
          <w:color w:val="000000"/>
          <w:kern w:val="0"/>
          <w14:ligatures w14:val="none"/>
        </w:rPr>
        <w:t>es</w:t>
      </w:r>
      <w:r w:rsidRPr="003E7284">
        <w:rPr>
          <w:rFonts w:ascii="Arial" w:eastAsia="Times New Roman" w:hAnsi="Arial" w:cs="Arial"/>
          <w:color w:val="000000"/>
          <w:kern w:val="0"/>
          <w14:ligatures w14:val="none"/>
        </w:rPr>
        <w:t xml:space="preserve">. </w:t>
      </w:r>
      <w:r w:rsidR="00167D66">
        <w:rPr>
          <w:rFonts w:ascii="Arial" w:eastAsia="Times New Roman" w:hAnsi="Arial" w:cs="Arial"/>
          <w:color w:val="000000"/>
          <w:kern w:val="0"/>
          <w14:ligatures w14:val="none"/>
        </w:rPr>
        <w:t>T</w:t>
      </w:r>
      <w:r w:rsidR="00D31E11">
        <w:rPr>
          <w:rFonts w:ascii="Arial" w:eastAsia="Times New Roman" w:hAnsi="Arial" w:cs="Arial"/>
          <w:color w:val="000000"/>
          <w:kern w:val="0"/>
          <w14:ligatures w14:val="none"/>
        </w:rPr>
        <w:t>he control,</w:t>
      </w:r>
      <w:r w:rsidR="00207381">
        <w:rPr>
          <w:rFonts w:ascii="Arial" w:eastAsia="Times New Roman" w:hAnsi="Arial" w:cs="Arial"/>
          <w:color w:val="000000"/>
          <w:kern w:val="0"/>
          <w14:ligatures w14:val="none"/>
        </w:rPr>
        <w:t xml:space="preserve"> </w:t>
      </w:r>
      <w:r w:rsidR="00167D66">
        <w:rPr>
          <w:rFonts w:ascii="Arial" w:eastAsia="Times New Roman" w:hAnsi="Arial" w:cs="Arial"/>
          <w:color w:val="000000"/>
          <w:kern w:val="0"/>
          <w14:ligatures w14:val="none"/>
        </w:rPr>
        <w:t xml:space="preserve">Cd </w:t>
      </w:r>
      <w:r w:rsidR="00AE1B47">
        <w:rPr>
          <w:rFonts w:ascii="Arial" w:eastAsia="Times New Roman" w:hAnsi="Arial" w:cs="Arial"/>
          <w:color w:val="000000"/>
          <w:kern w:val="0"/>
          <w14:ligatures w14:val="none"/>
        </w:rPr>
        <w:t>low</w:t>
      </w:r>
      <w:r w:rsidR="00167D66">
        <w:rPr>
          <w:rFonts w:ascii="Arial" w:eastAsia="Times New Roman" w:hAnsi="Arial" w:cs="Arial"/>
          <w:color w:val="000000"/>
          <w:kern w:val="0"/>
          <w14:ligatures w14:val="none"/>
        </w:rPr>
        <w:t>, Cd</w:t>
      </w:r>
      <w:r w:rsidR="001A7A49">
        <w:rPr>
          <w:rFonts w:ascii="Arial" w:eastAsia="Times New Roman" w:hAnsi="Arial" w:cs="Arial"/>
          <w:color w:val="000000"/>
          <w:kern w:val="0"/>
          <w14:ligatures w14:val="none"/>
        </w:rPr>
        <w:t xml:space="preserve"> </w:t>
      </w:r>
      <w:r w:rsidR="00AE1B47">
        <w:rPr>
          <w:rFonts w:ascii="Arial" w:eastAsia="Times New Roman" w:hAnsi="Arial" w:cs="Arial"/>
          <w:color w:val="000000"/>
          <w:kern w:val="0"/>
          <w14:ligatures w14:val="none"/>
        </w:rPr>
        <w:t>high,</w:t>
      </w:r>
      <w:r w:rsidR="00207381">
        <w:rPr>
          <w:rFonts w:ascii="Arial" w:eastAsia="Times New Roman" w:hAnsi="Arial" w:cs="Arial"/>
          <w:color w:val="000000"/>
          <w:kern w:val="0"/>
          <w14:ligatures w14:val="none"/>
        </w:rPr>
        <w:t xml:space="preserve"> </w:t>
      </w:r>
      <w:r w:rsidR="00AE1B47">
        <w:rPr>
          <w:rFonts w:ascii="Arial" w:eastAsia="Times New Roman" w:hAnsi="Arial" w:cs="Arial"/>
          <w:color w:val="000000"/>
          <w:kern w:val="0"/>
          <w14:ligatures w14:val="none"/>
        </w:rPr>
        <w:t>and</w:t>
      </w:r>
      <w:r w:rsidR="001A7A49">
        <w:rPr>
          <w:rFonts w:ascii="Arial" w:eastAsia="Times New Roman" w:hAnsi="Arial" w:cs="Arial"/>
          <w:color w:val="000000"/>
          <w:kern w:val="0"/>
          <w14:ligatures w14:val="none"/>
        </w:rPr>
        <w:t xml:space="preserve"> </w:t>
      </w:r>
      <w:proofErr w:type="spellStart"/>
      <w:r w:rsidR="00AE1B47">
        <w:rPr>
          <w:rFonts w:ascii="Arial" w:eastAsia="Times New Roman" w:hAnsi="Arial" w:cs="Arial"/>
          <w:color w:val="000000"/>
          <w:kern w:val="0"/>
          <w14:ligatures w14:val="none"/>
        </w:rPr>
        <w:t>PFPeA</w:t>
      </w:r>
      <w:proofErr w:type="spellEnd"/>
      <w:r w:rsidR="00167D66">
        <w:rPr>
          <w:rFonts w:ascii="Arial" w:eastAsia="Times New Roman" w:hAnsi="Arial" w:cs="Arial"/>
          <w:color w:val="000000"/>
          <w:kern w:val="0"/>
          <w14:ligatures w14:val="none"/>
        </w:rPr>
        <w:t xml:space="preserve"> low</w:t>
      </w:r>
      <w:r w:rsidR="00207381">
        <w:rPr>
          <w:rFonts w:ascii="Arial" w:eastAsia="Times New Roman" w:hAnsi="Arial" w:cs="Arial"/>
          <w:color w:val="000000"/>
          <w:kern w:val="0"/>
          <w14:ligatures w14:val="none"/>
        </w:rPr>
        <w:t xml:space="preserve"> </w:t>
      </w:r>
      <w:r w:rsidR="00D31E11">
        <w:rPr>
          <w:rFonts w:ascii="Arial" w:eastAsia="Times New Roman" w:hAnsi="Arial" w:cs="Arial"/>
          <w:color w:val="000000"/>
          <w:kern w:val="0"/>
          <w14:ligatures w14:val="none"/>
        </w:rPr>
        <w:t>treatment</w:t>
      </w:r>
      <w:r w:rsidR="00167D66">
        <w:rPr>
          <w:rFonts w:ascii="Arial" w:eastAsia="Times New Roman" w:hAnsi="Arial" w:cs="Arial"/>
          <w:color w:val="000000"/>
          <w:kern w:val="0"/>
          <w14:ligatures w14:val="none"/>
        </w:rPr>
        <w:t>s</w:t>
      </w:r>
      <w:r w:rsidR="00207381">
        <w:rPr>
          <w:rFonts w:ascii="Arial" w:eastAsia="Times New Roman" w:hAnsi="Arial" w:cs="Arial"/>
          <w:color w:val="000000"/>
          <w:kern w:val="0"/>
          <w14:ligatures w14:val="none"/>
        </w:rPr>
        <w:t xml:space="preserve"> </w:t>
      </w:r>
      <w:r w:rsidR="000B29D5">
        <w:rPr>
          <w:rFonts w:ascii="Arial" w:eastAsia="Times New Roman" w:hAnsi="Arial" w:cs="Arial"/>
          <w:color w:val="000000"/>
          <w:kern w:val="0"/>
          <w14:ligatures w14:val="none"/>
        </w:rPr>
        <w:t>exhibited relatively stable NLR values throughout the study</w:t>
      </w:r>
      <w:r w:rsidR="00167D66">
        <w:rPr>
          <w:rFonts w:ascii="Arial" w:eastAsia="Times New Roman" w:hAnsi="Arial" w:cs="Arial"/>
          <w:color w:val="000000"/>
          <w:kern w:val="0"/>
          <w14:ligatures w14:val="none"/>
        </w:rPr>
        <w:t xml:space="preserve">, </w:t>
      </w:r>
      <w:r w:rsidR="000B29D5">
        <w:rPr>
          <w:rFonts w:ascii="Arial" w:eastAsia="Times New Roman" w:hAnsi="Arial" w:cs="Arial"/>
          <w:color w:val="000000"/>
          <w:kern w:val="0"/>
          <w14:ligatures w14:val="none"/>
        </w:rPr>
        <w:t xml:space="preserve">whereas </w:t>
      </w:r>
      <w:r w:rsidR="00167D66">
        <w:rPr>
          <w:rFonts w:ascii="Arial" w:eastAsia="Times New Roman" w:hAnsi="Arial" w:cs="Arial"/>
          <w:color w:val="000000"/>
          <w:kern w:val="0"/>
          <w14:ligatures w14:val="none"/>
        </w:rPr>
        <w:t xml:space="preserve">bass exposed to high </w:t>
      </w:r>
      <w:proofErr w:type="spellStart"/>
      <w:r w:rsidR="00167D66">
        <w:rPr>
          <w:rFonts w:ascii="Arial" w:eastAsia="Times New Roman" w:hAnsi="Arial" w:cs="Arial"/>
          <w:color w:val="000000"/>
          <w:kern w:val="0"/>
          <w14:ligatures w14:val="none"/>
        </w:rPr>
        <w:t>PFPeA</w:t>
      </w:r>
      <w:proofErr w:type="spellEnd"/>
      <w:r w:rsidR="00167D66">
        <w:rPr>
          <w:rFonts w:ascii="Arial" w:eastAsia="Times New Roman" w:hAnsi="Arial" w:cs="Arial"/>
          <w:color w:val="000000"/>
          <w:kern w:val="0"/>
          <w14:ligatures w14:val="none"/>
        </w:rPr>
        <w:t xml:space="preserve"> concentrations exhibited sustained </w:t>
      </w:r>
      <w:r w:rsidR="000B29D5">
        <w:rPr>
          <w:rFonts w:ascii="Arial" w:eastAsia="Times New Roman" w:hAnsi="Arial" w:cs="Arial"/>
          <w:color w:val="000000"/>
          <w:kern w:val="0"/>
          <w14:ligatures w14:val="none"/>
        </w:rPr>
        <w:t>NLR elevation</w:t>
      </w:r>
      <w:r w:rsidR="001A7A49">
        <w:rPr>
          <w:rFonts w:ascii="Arial" w:eastAsia="Times New Roman" w:hAnsi="Arial" w:cs="Arial"/>
          <w:color w:val="000000"/>
          <w:kern w:val="0"/>
          <w14:ligatures w14:val="none"/>
        </w:rPr>
        <w:t xml:space="preserve">. </w:t>
      </w:r>
    </w:p>
    <w:p w14:paraId="04E2165E" w14:textId="1B80B49F" w:rsidR="009D0723" w:rsidRDefault="001A7A49" w:rsidP="00D8586B">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We </w:t>
      </w:r>
      <w:r w:rsidR="00167D66">
        <w:rPr>
          <w:rFonts w:ascii="Arial" w:eastAsia="Times New Roman" w:hAnsi="Arial" w:cs="Arial"/>
          <w:color w:val="000000"/>
          <w:kern w:val="0"/>
          <w14:ligatures w14:val="none"/>
        </w:rPr>
        <w:t xml:space="preserve">initially </w:t>
      </w:r>
      <w:r>
        <w:rPr>
          <w:rFonts w:ascii="Arial" w:eastAsia="Times New Roman" w:hAnsi="Arial" w:cs="Arial"/>
          <w:color w:val="000000"/>
          <w:kern w:val="0"/>
          <w14:ligatures w14:val="none"/>
        </w:rPr>
        <w:t xml:space="preserve">hypothesized that </w:t>
      </w:r>
      <w:r w:rsidR="00167D66">
        <w:rPr>
          <w:rFonts w:ascii="Arial" w:eastAsia="Times New Roman" w:hAnsi="Arial" w:cs="Arial"/>
          <w:color w:val="000000"/>
          <w:kern w:val="0"/>
          <w14:ligatures w14:val="none"/>
        </w:rPr>
        <w:t xml:space="preserve">Cd and </w:t>
      </w:r>
      <w:proofErr w:type="spellStart"/>
      <w:r w:rsidR="00167D66">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 xml:space="preserve"> would increase </w:t>
      </w:r>
      <w:r w:rsidR="00AE1B47">
        <w:rPr>
          <w:rFonts w:ascii="Arial" w:eastAsia="Times New Roman" w:hAnsi="Arial" w:cs="Arial"/>
          <w:color w:val="000000"/>
          <w:kern w:val="0"/>
          <w14:ligatures w14:val="none"/>
        </w:rPr>
        <w:t>NLR,</w:t>
      </w:r>
      <w:r>
        <w:rPr>
          <w:rFonts w:ascii="Arial" w:eastAsia="Times New Roman" w:hAnsi="Arial" w:cs="Arial"/>
          <w:color w:val="000000"/>
          <w:kern w:val="0"/>
          <w14:ligatures w14:val="none"/>
        </w:rPr>
        <w:t xml:space="preserve"> </w:t>
      </w:r>
      <w:r w:rsidR="00167D66">
        <w:rPr>
          <w:rFonts w:ascii="Arial" w:eastAsia="Times New Roman" w:hAnsi="Arial" w:cs="Arial"/>
          <w:color w:val="000000"/>
          <w:kern w:val="0"/>
          <w14:ligatures w14:val="none"/>
        </w:rPr>
        <w:t xml:space="preserve">particularly </w:t>
      </w:r>
      <w:r w:rsidR="006724AA">
        <w:rPr>
          <w:rFonts w:ascii="Arial" w:eastAsia="Times New Roman" w:hAnsi="Arial" w:cs="Arial"/>
          <w:color w:val="000000"/>
          <w:kern w:val="0"/>
          <w14:ligatures w14:val="none"/>
        </w:rPr>
        <w:t>at higher doses</w:t>
      </w:r>
      <w:r w:rsidR="00D31E11">
        <w:rPr>
          <w:rFonts w:ascii="Arial" w:eastAsia="Times New Roman" w:hAnsi="Arial" w:cs="Arial"/>
          <w:color w:val="000000"/>
          <w:kern w:val="0"/>
          <w14:ligatures w14:val="none"/>
        </w:rPr>
        <w:t xml:space="preserve">, </w:t>
      </w:r>
      <w:r w:rsidR="006724AA">
        <w:rPr>
          <w:rFonts w:ascii="Arial" w:eastAsia="Times New Roman" w:hAnsi="Arial" w:cs="Arial"/>
          <w:color w:val="000000"/>
          <w:kern w:val="0"/>
          <w14:ligatures w14:val="none"/>
        </w:rPr>
        <w:t xml:space="preserve">and that all groups would exhibit </w:t>
      </w:r>
      <w:r w:rsidR="000B29D5">
        <w:rPr>
          <w:rFonts w:ascii="Arial" w:eastAsia="Times New Roman" w:hAnsi="Arial" w:cs="Arial"/>
          <w:color w:val="000000"/>
          <w:kern w:val="0"/>
          <w14:ligatures w14:val="none"/>
        </w:rPr>
        <w:t>elevated leukocyte-based stress responses</w:t>
      </w:r>
      <w:r w:rsidR="006724AA">
        <w:rPr>
          <w:rFonts w:ascii="Arial" w:eastAsia="Times New Roman" w:hAnsi="Arial" w:cs="Arial"/>
          <w:color w:val="000000"/>
          <w:kern w:val="0"/>
          <w14:ligatures w14:val="none"/>
        </w:rPr>
        <w:t xml:space="preserve"> </w:t>
      </w:r>
      <w:r w:rsidR="00CE5AB6">
        <w:rPr>
          <w:rFonts w:ascii="Arial" w:eastAsia="Times New Roman" w:hAnsi="Arial" w:cs="Arial"/>
          <w:color w:val="000000"/>
          <w:kern w:val="0"/>
          <w14:ligatures w14:val="none"/>
        </w:rPr>
        <w:t xml:space="preserve">after </w:t>
      </w:r>
      <w:r w:rsidR="006724AA">
        <w:rPr>
          <w:rFonts w:ascii="Arial" w:eastAsia="Times New Roman" w:hAnsi="Arial" w:cs="Arial"/>
          <w:color w:val="000000"/>
          <w:kern w:val="0"/>
          <w14:ligatures w14:val="none"/>
        </w:rPr>
        <w:t>the salinity increase</w:t>
      </w:r>
      <w:r w:rsidR="002B68C2">
        <w:rPr>
          <w:rFonts w:ascii="Arial" w:eastAsia="Times New Roman" w:hAnsi="Arial" w:cs="Arial"/>
          <w:color w:val="000000"/>
          <w:kern w:val="0"/>
          <w14:ligatures w14:val="none"/>
        </w:rPr>
        <w:t xml:space="preserve"> (Figure 1)</w:t>
      </w:r>
      <w:r w:rsidR="006724AA">
        <w:rPr>
          <w:rFonts w:ascii="Arial" w:eastAsia="Times New Roman" w:hAnsi="Arial" w:cs="Arial"/>
          <w:color w:val="000000"/>
          <w:kern w:val="0"/>
          <w14:ligatures w14:val="none"/>
        </w:rPr>
        <w:t>. However, only the</w:t>
      </w:r>
      <w:r>
        <w:rPr>
          <w:rFonts w:ascii="Arial" w:eastAsia="Times New Roman" w:hAnsi="Arial" w:cs="Arial"/>
          <w:color w:val="000000"/>
          <w:kern w:val="0"/>
          <w14:ligatures w14:val="none"/>
        </w:rPr>
        <w:t xml:space="preserve"> </w:t>
      </w:r>
      <w:proofErr w:type="spellStart"/>
      <w:r>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 xml:space="preserve"> high group</w:t>
      </w:r>
      <w:r w:rsidR="006724AA">
        <w:rPr>
          <w:rFonts w:ascii="Arial" w:eastAsia="Times New Roman" w:hAnsi="Arial" w:cs="Arial"/>
          <w:color w:val="000000"/>
          <w:kern w:val="0"/>
          <w14:ligatures w14:val="none"/>
        </w:rPr>
        <w:t xml:space="preserve"> </w:t>
      </w:r>
      <w:r w:rsidR="00CE5AB6">
        <w:rPr>
          <w:rFonts w:ascii="Arial" w:eastAsia="Times New Roman" w:hAnsi="Arial" w:cs="Arial"/>
          <w:color w:val="000000"/>
          <w:kern w:val="0"/>
          <w14:ligatures w14:val="none"/>
        </w:rPr>
        <w:t xml:space="preserve">showed </w:t>
      </w:r>
      <w:r w:rsidR="006724AA">
        <w:rPr>
          <w:rFonts w:ascii="Arial" w:eastAsia="Times New Roman" w:hAnsi="Arial" w:cs="Arial"/>
          <w:color w:val="000000"/>
          <w:kern w:val="0"/>
          <w14:ligatures w14:val="none"/>
        </w:rPr>
        <w:t>consistent</w:t>
      </w:r>
      <w:r w:rsidR="000B29D5">
        <w:rPr>
          <w:rFonts w:ascii="Arial" w:eastAsia="Times New Roman" w:hAnsi="Arial" w:cs="Arial"/>
          <w:color w:val="000000"/>
          <w:kern w:val="0"/>
          <w14:ligatures w14:val="none"/>
        </w:rPr>
        <w:t xml:space="preserve">ly elevated NLR </w:t>
      </w:r>
      <w:r w:rsidR="006724AA">
        <w:rPr>
          <w:rFonts w:ascii="Arial" w:eastAsia="Times New Roman" w:hAnsi="Arial" w:cs="Arial"/>
          <w:color w:val="000000"/>
          <w:kern w:val="0"/>
          <w14:ligatures w14:val="none"/>
        </w:rPr>
        <w:t>throughout our study. After salt exposure</w:t>
      </w:r>
      <w:r>
        <w:rPr>
          <w:rFonts w:ascii="Arial" w:eastAsia="Times New Roman" w:hAnsi="Arial" w:cs="Arial"/>
          <w:color w:val="000000"/>
          <w:kern w:val="0"/>
          <w14:ligatures w14:val="none"/>
        </w:rPr>
        <w:t>,</w:t>
      </w:r>
      <w:r w:rsidR="006724AA">
        <w:rPr>
          <w:rFonts w:ascii="Arial" w:eastAsia="Times New Roman" w:hAnsi="Arial" w:cs="Arial"/>
          <w:color w:val="000000"/>
          <w:kern w:val="0"/>
          <w14:ligatures w14:val="none"/>
        </w:rPr>
        <w:t xml:space="preserve"> </w:t>
      </w:r>
      <w:r w:rsidR="000B29D5">
        <w:rPr>
          <w:rFonts w:ascii="Arial" w:eastAsia="Times New Roman" w:hAnsi="Arial" w:cs="Arial"/>
          <w:color w:val="000000"/>
          <w:kern w:val="0"/>
          <w14:ligatures w14:val="none"/>
        </w:rPr>
        <w:t xml:space="preserve">NLR </w:t>
      </w:r>
      <w:r w:rsidR="006724AA">
        <w:rPr>
          <w:rFonts w:ascii="Arial" w:eastAsia="Times New Roman" w:hAnsi="Arial" w:cs="Arial"/>
          <w:color w:val="000000"/>
          <w:kern w:val="0"/>
          <w14:ligatures w14:val="none"/>
        </w:rPr>
        <w:t xml:space="preserve">in the other four groups declined to </w:t>
      </w:r>
      <w:r w:rsidR="000B29D5">
        <w:rPr>
          <w:rFonts w:ascii="Arial" w:eastAsia="Times New Roman" w:hAnsi="Arial" w:cs="Arial"/>
          <w:color w:val="000000"/>
          <w:kern w:val="0"/>
          <w14:ligatures w14:val="none"/>
        </w:rPr>
        <w:t>near-</w:t>
      </w:r>
      <w:r w:rsidR="006724AA">
        <w:rPr>
          <w:rFonts w:ascii="Arial" w:eastAsia="Times New Roman" w:hAnsi="Arial" w:cs="Arial"/>
          <w:color w:val="000000"/>
          <w:kern w:val="0"/>
          <w14:ligatures w14:val="none"/>
        </w:rPr>
        <w:t xml:space="preserve">baseline </w:t>
      </w:r>
      <w:r w:rsidR="000B29D5">
        <w:rPr>
          <w:rFonts w:ascii="Arial" w:eastAsia="Times New Roman" w:hAnsi="Arial" w:cs="Arial"/>
          <w:color w:val="000000"/>
          <w:kern w:val="0"/>
          <w14:ligatures w14:val="none"/>
        </w:rPr>
        <w:t>level</w:t>
      </w:r>
      <w:r w:rsidR="006724AA">
        <w:rPr>
          <w:rFonts w:ascii="Arial" w:eastAsia="Times New Roman" w:hAnsi="Arial" w:cs="Arial"/>
          <w:color w:val="000000"/>
          <w:kern w:val="0"/>
          <w14:ligatures w14:val="none"/>
        </w:rPr>
        <w:t xml:space="preserve">s, </w:t>
      </w:r>
      <w:r w:rsidR="00377293">
        <w:rPr>
          <w:rFonts w:ascii="Arial" w:eastAsia="Times New Roman" w:hAnsi="Arial" w:cs="Arial"/>
          <w:color w:val="000000"/>
          <w:kern w:val="0"/>
          <w14:ligatures w14:val="none"/>
        </w:rPr>
        <w:t xml:space="preserve">suggesting that these fish recovered normally from the environmental disturbance, </w:t>
      </w:r>
      <w:r w:rsidR="00CE5AB6">
        <w:rPr>
          <w:rFonts w:ascii="Arial" w:eastAsia="Times New Roman" w:hAnsi="Arial" w:cs="Arial"/>
          <w:color w:val="000000"/>
          <w:kern w:val="0"/>
          <w14:ligatures w14:val="none"/>
        </w:rPr>
        <w:t xml:space="preserve">whereas NLR remained elevated in the </w:t>
      </w:r>
      <w:proofErr w:type="spellStart"/>
      <w:r w:rsidR="00CE5AB6">
        <w:rPr>
          <w:rFonts w:ascii="Arial" w:eastAsia="Times New Roman" w:hAnsi="Arial" w:cs="Arial"/>
          <w:color w:val="000000"/>
          <w:kern w:val="0"/>
          <w14:ligatures w14:val="none"/>
        </w:rPr>
        <w:t>PFPeA</w:t>
      </w:r>
      <w:proofErr w:type="spellEnd"/>
      <w:r w:rsidR="00CE5AB6">
        <w:rPr>
          <w:rFonts w:ascii="Arial" w:eastAsia="Times New Roman" w:hAnsi="Arial" w:cs="Arial"/>
          <w:color w:val="000000"/>
          <w:kern w:val="0"/>
          <w14:ligatures w14:val="none"/>
        </w:rPr>
        <w:t xml:space="preserve"> high group</w:t>
      </w:r>
      <w:r>
        <w:rPr>
          <w:rFonts w:ascii="Arial" w:eastAsia="Times New Roman" w:hAnsi="Arial" w:cs="Arial"/>
          <w:color w:val="000000"/>
          <w:kern w:val="0"/>
          <w14:ligatures w14:val="none"/>
        </w:rPr>
        <w:t>.</w:t>
      </w:r>
      <w:r w:rsidR="00215459">
        <w:rPr>
          <w:rFonts w:ascii="Arial" w:eastAsia="Times New Roman" w:hAnsi="Arial" w:cs="Arial"/>
          <w:color w:val="000000"/>
          <w:kern w:val="0"/>
          <w14:ligatures w14:val="none"/>
        </w:rPr>
        <w:t xml:space="preserve"> </w:t>
      </w:r>
    </w:p>
    <w:p w14:paraId="754F29E0" w14:textId="7251A0B3" w:rsidR="00D8586B" w:rsidRDefault="00724787" w:rsidP="00D8586B">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To date, PFAS exposure has been associated with </w:t>
      </w:r>
      <w:r w:rsidR="006724AA">
        <w:rPr>
          <w:rFonts w:ascii="Arial" w:eastAsia="Times New Roman" w:hAnsi="Arial" w:cs="Arial"/>
          <w:color w:val="000000"/>
          <w:kern w:val="0"/>
          <w14:ligatures w14:val="none"/>
        </w:rPr>
        <w:t xml:space="preserve">diverse physiological disruptions with substantial ecological and health </w:t>
      </w:r>
      <w:r w:rsidR="007262FD">
        <w:rPr>
          <w:rFonts w:ascii="Arial" w:eastAsia="Times New Roman" w:hAnsi="Arial" w:cs="Arial"/>
          <w:color w:val="000000"/>
          <w:kern w:val="0"/>
          <w14:ligatures w14:val="none"/>
        </w:rPr>
        <w:t xml:space="preserve">consequences </w:t>
      </w:r>
      <w:r w:rsidR="007262FD">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{"citationID":"CzjbGmjZ","properties":{"formattedCitation":"(Mallett {\\i{}et al.}, 2024)","plainCitation":"(Mallett et al., 2024)","noteIndex":0},"citationItems":[{"id":112,"uris":["http://zotero.org/users/4161640/items/ELXL3KB9"],"itemData":{"id":112,"type":"article-journal","abstract":"Abstract\n            Anthropogenic threats such as water infrastructure, land-use changes, overexploitation of fishes and other biological resources, invasive species and climate change present formidable challenges to freshwater biodiversity. Historically, management of fish and fishery species has largely been based on studies of population- and community-level dynamics; however, the emerging field of conservation physiology promotes the assessment of individual fish health as a key management tool. Fish health is highly sensitive to environmental disturbances and is also a fundamental driver of fitness, with implications for population dynamics such as recruitment and resilience. However, the mechanistic links between particular anthropogenic disturbances and changes in fish health, or impact pathways, are diverse and complex. The diversity of ways in which fish health can be measured also presents a challenge for researchers deciding on methods to employ in studies seeking to understand the impact of these threats. In this review, we aim to provide an understanding of the pathway through which anthropogenic threats in freshwater ecosystems impact fish health and the ways in which fish health components impacted by anthropogenic threats can be assessed. We employ a quantitative systematic approach to a corpus of papers related to fish health in freshwater and utilize a framework that summarizes the impact pathway of anthropogenic threats through environmental alterations and impact mechanisms that cause a response in fish health. We found that land-use changes were the most prolific anthropogenic threat, with a range of different health metrics being suitable for assessing the impact of this threat. Almost all anthropogenic threats impacted fish health through two or more impact pathways. A robust understanding of the impact pathways of anthropogenic threats and the fish health metrics that are sensitive to these threats is crucial for fisheries managers seeking to undertake targeted management of freshwater ecosystems.","container-title":"Conservation Physiology","DOI":"10.1093/conphys/coae022","ISSN":"2051-1434","issue":"1","journalAbbreviation":"Conserv Physiol","language":"en","license":"https://creativecommons.org/licenses/by/4.0/","page":"coae022","source":"DOI.org (Crossref)","title":"A systematic review of approaches to assess fish health responses to anthropogenic threats in freshwater ecosystems","volume":"12","author":[{"family":"Mallett","given":"Maxwell C"},{"family":"Thiem","given":"Jason D"},{"family":"Butler","given":"Gavin L"},{"family":"Kennard","given":"Mark J"}],"editor":[{"family":"Cooke","given":"Steven"}],"issued":{"date-parts":[["2024",1,1]]}}}],"schema":"https://github.com/citation-style-language/schema/raw/master/csl-citation.json"} </w:instrText>
      </w:r>
      <w:r w:rsidR="007262FD">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(Mallett </w:t>
      </w:r>
      <w:r w:rsidR="002838B7" w:rsidRPr="002838B7">
        <w:rPr>
          <w:rFonts w:ascii="Arial" w:hAnsi="Arial" w:cs="Arial"/>
          <w:i/>
          <w:iCs/>
          <w:color w:val="000000"/>
          <w:kern w:val="0"/>
        </w:rPr>
        <w:t>et al.</w:t>
      </w:r>
      <w:r w:rsidR="002838B7" w:rsidRPr="002838B7">
        <w:rPr>
          <w:rFonts w:ascii="Arial" w:hAnsi="Arial" w:cs="Arial"/>
          <w:color w:val="000000"/>
          <w:kern w:val="0"/>
        </w:rPr>
        <w:t>, 2024)</w:t>
      </w:r>
      <w:r w:rsidR="007262FD">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For instance, recent reviews have suggested that increased PFAS exposure increases rates of cancer</w:t>
      </w:r>
      <w:r w:rsidR="003160EE">
        <w:rPr>
          <w:rFonts w:ascii="Arial" w:eastAsia="Times New Roman" w:hAnsi="Arial" w:cs="Arial"/>
          <w:color w:val="000000"/>
          <w:kern w:val="0"/>
          <w14:ligatures w14:val="none"/>
        </w:rPr>
        <w:t xml:space="preserve"> </w:t>
      </w:r>
      <w:r w:rsidR="003160EE">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{"citationID":"M1Vwcz74","properties":{"formattedCitation":"(Steenland and Winquist, 2021)","plainCitation":"(Steenland and Winquist, 2021)","noteIndex":0},"citationItems":[{"id":285,"uris":["http://zotero.org/users/4161640/items/KZNHGRVD"],"itemData":{"id":285,"type":"article-journal","container-title":"Environmental research","note":"publisher: Elsevier","page":"110690","title":"PFAS and cancer, a scoping review of the epidemiologic evidence","volume":"194","author":[{"family":"Steenland","given":"Kyle"},{"family":"Winquist","given":"Andrea"}],"issued":{"date-parts":[["2021"]]}}}],"schema":"https://github.com/citation-style-language/schema/raw/master/csl-citation.json"} </w:instrText>
      </w:r>
      <w:r w:rsidR="003160EE">
        <w:rPr>
          <w:rFonts w:ascii="Arial" w:eastAsia="Times New Roman" w:hAnsi="Arial" w:cs="Arial"/>
          <w:color w:val="000000"/>
          <w:kern w:val="0"/>
          <w14:ligatures w14:val="none"/>
        </w:rPr>
        <w:fldChar w:fldCharType="separate"/>
      </w:r>
      <w:r w:rsidR="002838B7">
        <w:rPr>
          <w:rFonts w:ascii="Arial" w:eastAsia="Times New Roman" w:hAnsi="Arial" w:cs="Arial"/>
          <w:noProof/>
          <w:color w:val="000000"/>
          <w:kern w:val="0"/>
          <w14:ligatures w14:val="none"/>
        </w:rPr>
        <w:t>(Steenland and Winquist, 2021)</w:t>
      </w:r>
      <w:r w:rsidR="003160EE">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thyroid disruption</w:t>
      </w:r>
      <w:r w:rsidR="003160EE">
        <w:rPr>
          <w:rFonts w:ascii="Arial" w:eastAsia="Times New Roman" w:hAnsi="Arial" w:cs="Arial"/>
          <w:color w:val="000000"/>
          <w:kern w:val="0"/>
          <w14:ligatures w14:val="none"/>
        </w:rPr>
        <w:t xml:space="preserve"> </w:t>
      </w:r>
      <w:r w:rsidR="003160EE">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{"citationID":"MT2HvUuS","properties":{"formattedCitation":"(Coperchini {\\i{}et al.}, 2021)","plainCitation":"(Coperchini et al., 2021)","noteIndex":0},"citationItems":[{"id":224,"uris":["http://zotero.org/users/4161640/items/HKTLFQVY"],"itemData":{"id":224,"type":"article-journal","abstract":"Per- and polyfluoroalkyl substances (PFAS) represent a group of synthetic compounds widely used in industry plants since many years due to their surfactant properties, thermic and flam resistance and their low grade of degradation. These characteristics, useful for the industrial production, are however potentially dangerous for human health and for the environment. PFAS are persistent pollutants accumulating in waters and soil and recoverable in foods due to their release by food packaging. Humans are daily exposed to PFAS because these compounds are ubiquitous and, when assimilated, they are difficult to be eliminated persisting for years both in humans and animals. Due to their persistence and potential danger to health, some old generation PFAS have been replaced by newly synthesized PFAS with the aim to use alternative compounds presumably safer for humans and the environment. Yet, the environmental pollution with PFAS remains a matter of concern worldwide and led to large-scale epidemiological studies both on plants’ workers and on exposed people in the general population. In this context, strong concern emerged concerning the potential adverse effects of PFAS on the thyroid gland. Thyroid hormones play a critical role in the regulation of metabolism, and thyroid function is related to cardiovascular disease, fertility, and fetal neurodevelopment. In vitro, ex vivo data and epidemiological studies suggested that PFASs may disrupt the thyroid hormone system in humans, with possible negative repercussions on the outcome of pregnancy and fetal-child development. However, data on the thyroid disrupting effect of PFAS remain controversial, as well as their impact on human health in different ages of life. Aim of the present paper is to review recent data on the effects of old and new generation PFAS on thyroid homeostasis. To this purpose we collected information from in vitro studies, animal models and in vivo data on exposed workers, general population and pregnant women.","container-title":"Frontiers in Endocrinology","DOI":"10.3389/fendo.2020.612320","ISSN":"1664-2392","journalAbbreviation":"Front. Endocrinol.","language":"English","note":"publisher: Frontiers","source":"Frontiers","title":"Thyroid disrupting effects of old and new generation PFAS","URL":"https://www.frontiersin.org/journals/endocrinology/articles/10.3389/fendo.2020.612320/full","volume":"11","author":[{"family":"Coperchini","given":"Francesca"},{"family":"Croce","given":"Laura"},{"family":"Ricci","given":"Gianluca"},{"family":"Magri","given":"Flavia"},{"family":"Rotondi","given":"Mario"},{"family":"Imbriani","given":"Marcello"},{"family":"Chiovato","given":"Luca"}],"accessed":{"date-parts":[["2025",10,30]]},"issued":{"date-parts":[["2021",1,19]]}}}],"schema":"https://github.com/citation-style-language/schema/raw/master/csl-citation.json"} </w:instrText>
      </w:r>
      <w:r w:rsidR="003160EE">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(Coperchini </w:t>
      </w:r>
      <w:r w:rsidR="002838B7" w:rsidRPr="002838B7">
        <w:rPr>
          <w:rFonts w:ascii="Arial" w:hAnsi="Arial" w:cs="Arial"/>
          <w:i/>
          <w:iCs/>
          <w:color w:val="000000"/>
          <w:kern w:val="0"/>
        </w:rPr>
        <w:t>et al.</w:t>
      </w:r>
      <w:r w:rsidR="002838B7" w:rsidRPr="002838B7">
        <w:rPr>
          <w:rFonts w:ascii="Arial" w:hAnsi="Arial" w:cs="Arial"/>
          <w:color w:val="000000"/>
          <w:kern w:val="0"/>
        </w:rPr>
        <w:t>, 2021)</w:t>
      </w:r>
      <w:r w:rsidR="003160EE">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w:t>
      </w:r>
      <w:r w:rsidR="006724AA">
        <w:rPr>
          <w:rFonts w:ascii="Arial" w:eastAsia="Times New Roman" w:hAnsi="Arial" w:cs="Arial"/>
          <w:color w:val="000000"/>
          <w:kern w:val="0"/>
          <w14:ligatures w14:val="none"/>
        </w:rPr>
        <w:t xml:space="preserve"> and liver impairment</w:t>
      </w:r>
      <w:r w:rsidR="003160EE">
        <w:rPr>
          <w:rFonts w:ascii="Arial" w:eastAsia="Times New Roman" w:hAnsi="Arial" w:cs="Arial"/>
          <w:color w:val="000000"/>
          <w:kern w:val="0"/>
          <w14:ligatures w14:val="none"/>
        </w:rPr>
        <w:t xml:space="preserve"> </w:t>
      </w:r>
      <w:r w:rsidR="003160EE">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{"citationID":"SXdRoVgV","properties":{"formattedCitation":"(Costello {\\i{}et al.}, 2022)","plainCitation":"(Costello et al., 2022)","noteIndex":0},"citationItems":[{"id":286,"uris":["http://zotero.org/users/4161640/items/RPWCUTSY"],"itemData":{"id":286,"type":"article-journal","container-title":"Environmental Health Perspectives","issue":"4","journalAbbreviation":"Environ. Health Perspect.","page":"046001","title":"Exposure to per-and polyfluoroalkyl substances and markers of liver injury: a systematic review and meta-analysis","volume":"130","author":[{"family":"Costello","given":"Elizabeth"},{"family":"Rock","given":"Sarah"},{"family":"Stratakis","given":"Nikos"},{"family":"Eckel","given":"Sandrah P"},{"family":"Walker","given":"Douglas I"},{"family":"Valvi","given":"Damaskini"},{"family":"Cserbik","given":"Dora"},{"family":"Jenkins","given":"Todd"},{"family":"Xanthakos","given":"Stavra A"},{"family":"Kohli","given":"Rohit"},{"literal":"others"}],"issued":{"date-parts":[["2022"]]}}}],"schema":"https://github.com/citation-style-language/schema/raw/master/csl-citation.json"} </w:instrText>
      </w:r>
      <w:r w:rsidR="003160EE">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(Costello </w:t>
      </w:r>
      <w:r w:rsidR="002838B7" w:rsidRPr="002838B7">
        <w:rPr>
          <w:rFonts w:ascii="Arial" w:hAnsi="Arial" w:cs="Arial"/>
          <w:i/>
          <w:iCs/>
          <w:color w:val="000000"/>
          <w:kern w:val="0"/>
        </w:rPr>
        <w:t>et al.</w:t>
      </w:r>
      <w:r w:rsidR="002838B7" w:rsidRPr="002838B7">
        <w:rPr>
          <w:rFonts w:ascii="Arial" w:hAnsi="Arial" w:cs="Arial"/>
          <w:color w:val="000000"/>
          <w:kern w:val="0"/>
        </w:rPr>
        <w:t>, 2022)</w:t>
      </w:r>
      <w:r w:rsidR="003160EE">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xml:space="preserve">, </w:t>
      </w:r>
      <w:r w:rsidR="006724AA">
        <w:rPr>
          <w:rFonts w:ascii="Arial" w:eastAsia="Times New Roman" w:hAnsi="Arial" w:cs="Arial"/>
          <w:color w:val="000000"/>
          <w:kern w:val="0"/>
          <w14:ligatures w14:val="none"/>
        </w:rPr>
        <w:t xml:space="preserve">and reduces </w:t>
      </w:r>
      <w:r>
        <w:rPr>
          <w:rFonts w:ascii="Arial" w:eastAsia="Times New Roman" w:hAnsi="Arial" w:cs="Arial"/>
          <w:color w:val="000000"/>
          <w:kern w:val="0"/>
          <w14:ligatures w14:val="none"/>
        </w:rPr>
        <w:t>reproductive potential and juvenile fitness</w:t>
      </w:r>
      <w:r w:rsidR="000430F0">
        <w:rPr>
          <w:rFonts w:ascii="Arial" w:eastAsia="Times New Roman" w:hAnsi="Arial" w:cs="Arial"/>
          <w:color w:val="000000"/>
          <w:kern w:val="0"/>
          <w14:ligatures w14:val="none"/>
        </w:rPr>
        <w:t xml:space="preserve"> in animals and humans </w:t>
      </w:r>
      <w:r w:rsidR="003160EE">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{"citationID":"d6i0IDr8","properties":{"formattedCitation":"(Chambers {\\i{}et al.}, 2021)","plainCitation":"(Chambers et al., 2021)","noteIndex":0},"citationItems":[{"id":287,"uris":["http://zotero.org/users/4161640/items/7SY2GIAP"],"itemData":{"id":287,"type":"article-journal","container-title":"Frontiers in toxicology","journalAbbreviation":"Front. Toxicol.","note":"publisher: Frontiers Media SA","page":"732436","title":"A review of per-and polyfluorinated alkyl substance impairment of reproduction","volume":"3","author":[{"family":"Chambers","given":"Weston S"},{"family":"Hopkins","given":"Jaida G"},{"family":"Richards","given":"Sean M"}],"issued":{"date-parts":[["2021"]]}}}],"schema":"https://github.com/citation-style-language/schema/raw/master/csl-citation.json"} </w:instrText>
      </w:r>
      <w:r w:rsidR="003160EE">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(Chambers </w:t>
      </w:r>
      <w:r w:rsidR="002838B7" w:rsidRPr="002838B7">
        <w:rPr>
          <w:rFonts w:ascii="Arial" w:hAnsi="Arial" w:cs="Arial"/>
          <w:i/>
          <w:iCs/>
          <w:color w:val="000000"/>
          <w:kern w:val="0"/>
        </w:rPr>
        <w:t>et al.</w:t>
      </w:r>
      <w:r w:rsidR="002838B7" w:rsidRPr="002838B7">
        <w:rPr>
          <w:rFonts w:ascii="Arial" w:hAnsi="Arial" w:cs="Arial"/>
          <w:color w:val="000000"/>
          <w:kern w:val="0"/>
        </w:rPr>
        <w:t>, 2021)</w:t>
      </w:r>
      <w:r w:rsidR="003160EE">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xml:space="preserve">. </w:t>
      </w:r>
      <w:r w:rsidR="006724AA">
        <w:rPr>
          <w:rFonts w:ascii="Arial" w:eastAsia="Times New Roman" w:hAnsi="Arial" w:cs="Arial"/>
          <w:color w:val="000000"/>
          <w:kern w:val="0"/>
          <w14:ligatures w14:val="none"/>
        </w:rPr>
        <w:t>Despite these findings</w:t>
      </w:r>
      <w:r>
        <w:rPr>
          <w:rFonts w:ascii="Arial" w:eastAsia="Times New Roman" w:hAnsi="Arial" w:cs="Arial"/>
          <w:color w:val="000000"/>
          <w:kern w:val="0"/>
          <w14:ligatures w14:val="none"/>
        </w:rPr>
        <w:t xml:space="preserve">, </w:t>
      </w:r>
      <w:r w:rsidR="006724AA">
        <w:rPr>
          <w:rFonts w:ascii="Arial" w:eastAsia="Times New Roman" w:hAnsi="Arial" w:cs="Arial"/>
          <w:color w:val="000000"/>
          <w:kern w:val="0"/>
          <w14:ligatures w14:val="none"/>
        </w:rPr>
        <w:t>uncertainties remain</w:t>
      </w:r>
      <w:r w:rsidR="003160EE">
        <w:rPr>
          <w:rFonts w:ascii="Arial" w:eastAsia="Times New Roman" w:hAnsi="Arial" w:cs="Arial"/>
          <w:color w:val="000000"/>
          <w:kern w:val="0"/>
          <w14:ligatures w14:val="none"/>
        </w:rPr>
        <w:t xml:space="preserve"> </w:t>
      </w:r>
      <w:r w:rsidR="005C7877">
        <w:rPr>
          <w:rFonts w:ascii="Arial" w:eastAsia="Times New Roman" w:hAnsi="Arial" w:cs="Arial"/>
          <w:color w:val="000000"/>
          <w:kern w:val="0"/>
          <w14:ligatures w14:val="none"/>
        </w:rPr>
        <w:t xml:space="preserve">because </w:t>
      </w:r>
      <w:r w:rsidR="003160EE">
        <w:rPr>
          <w:rFonts w:ascii="Arial" w:eastAsia="Times New Roman" w:hAnsi="Arial" w:cs="Arial"/>
          <w:color w:val="000000"/>
          <w:kern w:val="0"/>
          <w14:ligatures w14:val="none"/>
        </w:rPr>
        <w:t xml:space="preserve">research on PFAS exposure is relatively new, </w:t>
      </w:r>
      <w:r w:rsidR="005C7877">
        <w:rPr>
          <w:rFonts w:ascii="Arial" w:eastAsia="Times New Roman" w:hAnsi="Arial" w:cs="Arial"/>
          <w:color w:val="000000"/>
          <w:kern w:val="0"/>
          <w14:ligatures w14:val="none"/>
        </w:rPr>
        <w:lastRenderedPageBreak/>
        <w:t xml:space="preserve">often </w:t>
      </w:r>
      <w:r w:rsidR="003160EE">
        <w:rPr>
          <w:rFonts w:ascii="Arial" w:eastAsia="Times New Roman" w:hAnsi="Arial" w:cs="Arial"/>
          <w:color w:val="000000"/>
          <w:kern w:val="0"/>
          <w14:ligatures w14:val="none"/>
        </w:rPr>
        <w:t>focuses on a</w:t>
      </w:r>
      <w:r w:rsidR="005C7877">
        <w:rPr>
          <w:rFonts w:ascii="Arial" w:eastAsia="Times New Roman" w:hAnsi="Arial" w:cs="Arial"/>
          <w:color w:val="000000"/>
          <w:kern w:val="0"/>
          <w14:ligatures w14:val="none"/>
        </w:rPr>
        <w:t xml:space="preserve"> limited subset of</w:t>
      </w:r>
      <w:r w:rsidR="003160EE">
        <w:rPr>
          <w:rFonts w:ascii="Arial" w:eastAsia="Times New Roman" w:hAnsi="Arial" w:cs="Arial"/>
          <w:color w:val="000000"/>
          <w:kern w:val="0"/>
          <w14:ligatures w14:val="none"/>
        </w:rPr>
        <w:t xml:space="preserve"> PFAS</w:t>
      </w:r>
      <w:r w:rsidR="005C7877">
        <w:rPr>
          <w:rFonts w:ascii="Arial" w:eastAsia="Times New Roman" w:hAnsi="Arial" w:cs="Arial"/>
          <w:color w:val="000000"/>
          <w:kern w:val="0"/>
          <w14:ligatures w14:val="none"/>
        </w:rPr>
        <w:t xml:space="preserve"> compounds</w:t>
      </w:r>
      <w:r w:rsidR="003160EE">
        <w:rPr>
          <w:rFonts w:ascii="Arial" w:eastAsia="Times New Roman" w:hAnsi="Arial" w:cs="Arial"/>
          <w:color w:val="000000"/>
          <w:kern w:val="0"/>
          <w14:ligatures w14:val="none"/>
        </w:rPr>
        <w:t xml:space="preserve">, </w:t>
      </w:r>
      <w:r w:rsidR="005C7877">
        <w:rPr>
          <w:rFonts w:ascii="Arial" w:eastAsia="Times New Roman" w:hAnsi="Arial" w:cs="Arial"/>
          <w:color w:val="000000"/>
          <w:kern w:val="0"/>
          <w14:ligatures w14:val="none"/>
        </w:rPr>
        <w:t xml:space="preserve">sometimes yields conflicting results, </w:t>
      </w:r>
      <w:r w:rsidR="003160EE">
        <w:rPr>
          <w:rFonts w:ascii="Arial" w:eastAsia="Times New Roman" w:hAnsi="Arial" w:cs="Arial"/>
          <w:color w:val="000000"/>
          <w:kern w:val="0"/>
          <w14:ligatures w14:val="none"/>
        </w:rPr>
        <w:t>and</w:t>
      </w:r>
      <w:r w:rsidR="005C7877">
        <w:rPr>
          <w:rFonts w:ascii="Arial" w:eastAsia="Times New Roman" w:hAnsi="Arial" w:cs="Arial"/>
          <w:color w:val="000000"/>
          <w:kern w:val="0"/>
          <w14:ligatures w14:val="none"/>
        </w:rPr>
        <w:t xml:space="preserve"> remains restricted to </w:t>
      </w:r>
      <w:r w:rsidR="003160EE">
        <w:rPr>
          <w:rFonts w:ascii="Arial" w:eastAsia="Times New Roman" w:hAnsi="Arial" w:cs="Arial"/>
          <w:color w:val="000000"/>
          <w:kern w:val="0"/>
          <w14:ligatures w14:val="none"/>
        </w:rPr>
        <w:t>a few organisms</w:t>
      </w:r>
      <w:r w:rsidR="005C7877">
        <w:rPr>
          <w:rFonts w:ascii="Arial" w:eastAsia="Times New Roman" w:hAnsi="Arial" w:cs="Arial"/>
          <w:color w:val="000000"/>
          <w:kern w:val="0"/>
          <w14:ligatures w14:val="none"/>
        </w:rPr>
        <w:t xml:space="preserve"> and exposure scenarios</w:t>
      </w:r>
      <w:r w:rsidR="003160EE">
        <w:rPr>
          <w:rFonts w:ascii="Arial" w:eastAsia="Times New Roman" w:hAnsi="Arial" w:cs="Arial"/>
          <w:color w:val="000000"/>
          <w:kern w:val="0"/>
          <w14:ligatures w14:val="none"/>
        </w:rPr>
        <w:t xml:space="preserve">. </w:t>
      </w:r>
      <w:r w:rsidR="005C7877">
        <w:rPr>
          <w:rFonts w:ascii="Arial" w:eastAsia="Times New Roman" w:hAnsi="Arial" w:cs="Arial"/>
          <w:color w:val="000000"/>
          <w:kern w:val="0"/>
          <w14:ligatures w14:val="none"/>
        </w:rPr>
        <w:t>O</w:t>
      </w:r>
      <w:r w:rsidR="003160EE">
        <w:rPr>
          <w:rFonts w:ascii="Arial" w:eastAsia="Times New Roman" w:hAnsi="Arial" w:cs="Arial"/>
          <w:color w:val="000000"/>
          <w:kern w:val="0"/>
          <w14:ligatures w14:val="none"/>
        </w:rPr>
        <w:t xml:space="preserve">ur </w:t>
      </w:r>
      <w:r w:rsidR="006724AA">
        <w:rPr>
          <w:rFonts w:ascii="Arial" w:eastAsia="Times New Roman" w:hAnsi="Arial" w:cs="Arial"/>
          <w:color w:val="000000"/>
          <w:kern w:val="0"/>
          <w14:ligatures w14:val="none"/>
        </w:rPr>
        <w:t>results</w:t>
      </w:r>
      <w:r w:rsidR="003160EE">
        <w:rPr>
          <w:rFonts w:ascii="Arial" w:eastAsia="Times New Roman" w:hAnsi="Arial" w:cs="Arial"/>
          <w:color w:val="000000"/>
          <w:kern w:val="0"/>
          <w14:ligatures w14:val="none"/>
        </w:rPr>
        <w:t xml:space="preserve"> </w:t>
      </w:r>
      <w:r w:rsidR="005C7877">
        <w:rPr>
          <w:rFonts w:ascii="Arial" w:eastAsia="Times New Roman" w:hAnsi="Arial" w:cs="Arial"/>
          <w:color w:val="000000"/>
          <w:kern w:val="0"/>
          <w14:ligatures w14:val="none"/>
        </w:rPr>
        <w:t xml:space="preserve">contribute </w:t>
      </w:r>
      <w:r w:rsidR="006724AA">
        <w:rPr>
          <w:rFonts w:ascii="Arial" w:eastAsia="Times New Roman" w:hAnsi="Arial" w:cs="Arial"/>
          <w:color w:val="000000"/>
          <w:kern w:val="0"/>
          <w14:ligatures w14:val="none"/>
        </w:rPr>
        <w:t xml:space="preserve">to this growing body of </w:t>
      </w:r>
      <w:r w:rsidR="005C7877">
        <w:rPr>
          <w:rFonts w:ascii="Arial" w:eastAsia="Times New Roman" w:hAnsi="Arial" w:cs="Arial"/>
          <w:color w:val="000000"/>
          <w:kern w:val="0"/>
          <w14:ligatures w14:val="none"/>
        </w:rPr>
        <w:t xml:space="preserve">literature </w:t>
      </w:r>
      <w:r w:rsidR="006724AA">
        <w:rPr>
          <w:rFonts w:ascii="Arial" w:eastAsia="Times New Roman" w:hAnsi="Arial" w:cs="Arial"/>
          <w:color w:val="000000"/>
          <w:kern w:val="0"/>
          <w14:ligatures w14:val="none"/>
        </w:rPr>
        <w:t xml:space="preserve">by </w:t>
      </w:r>
      <w:r w:rsidR="005C7877">
        <w:rPr>
          <w:rFonts w:ascii="Arial" w:eastAsia="Times New Roman" w:hAnsi="Arial" w:cs="Arial"/>
          <w:color w:val="000000"/>
          <w:kern w:val="0"/>
          <w14:ligatures w14:val="none"/>
        </w:rPr>
        <w:t xml:space="preserve">suggesting </w:t>
      </w:r>
      <w:r w:rsidR="006724AA">
        <w:rPr>
          <w:rFonts w:ascii="Arial" w:eastAsia="Times New Roman" w:hAnsi="Arial" w:cs="Arial"/>
          <w:color w:val="000000"/>
          <w:kern w:val="0"/>
          <w14:ligatures w14:val="none"/>
        </w:rPr>
        <w:t>th</w:t>
      </w:r>
      <w:r w:rsidR="005C7877">
        <w:rPr>
          <w:rFonts w:ascii="Arial" w:eastAsia="Times New Roman" w:hAnsi="Arial" w:cs="Arial"/>
          <w:color w:val="000000"/>
          <w:kern w:val="0"/>
          <w14:ligatures w14:val="none"/>
        </w:rPr>
        <w:t>at</w:t>
      </w:r>
      <w:r w:rsidR="006724AA">
        <w:rPr>
          <w:rFonts w:ascii="Arial" w:eastAsia="Times New Roman" w:hAnsi="Arial" w:cs="Arial"/>
          <w:color w:val="000000"/>
          <w:kern w:val="0"/>
          <w14:ligatures w14:val="none"/>
        </w:rPr>
        <w:t xml:space="preserve"> </w:t>
      </w:r>
      <w:proofErr w:type="spellStart"/>
      <w:r w:rsidR="006724AA">
        <w:rPr>
          <w:rFonts w:ascii="Arial" w:eastAsia="Times New Roman" w:hAnsi="Arial" w:cs="Arial"/>
          <w:color w:val="000000"/>
          <w:kern w:val="0"/>
          <w14:ligatures w14:val="none"/>
        </w:rPr>
        <w:t>PFPeA</w:t>
      </w:r>
      <w:proofErr w:type="spellEnd"/>
      <w:r w:rsidR="006724AA">
        <w:rPr>
          <w:rFonts w:ascii="Arial" w:eastAsia="Times New Roman" w:hAnsi="Arial" w:cs="Arial"/>
          <w:color w:val="000000"/>
          <w:kern w:val="0"/>
          <w14:ligatures w14:val="none"/>
        </w:rPr>
        <w:t>, a short-chain PFAS</w:t>
      </w:r>
      <w:r w:rsidR="005C7877">
        <w:rPr>
          <w:rFonts w:ascii="Arial" w:eastAsia="Times New Roman" w:hAnsi="Arial" w:cs="Arial"/>
          <w:color w:val="000000"/>
          <w:kern w:val="0"/>
          <w14:ligatures w14:val="none"/>
        </w:rPr>
        <w:t xml:space="preserve"> compound</w:t>
      </w:r>
      <w:r w:rsidR="006724AA">
        <w:rPr>
          <w:rFonts w:ascii="Arial" w:eastAsia="Times New Roman" w:hAnsi="Arial" w:cs="Arial"/>
          <w:color w:val="000000"/>
          <w:kern w:val="0"/>
          <w14:ligatures w14:val="none"/>
        </w:rPr>
        <w:t xml:space="preserve">, may alter </w:t>
      </w:r>
      <w:r w:rsidR="005C7877">
        <w:rPr>
          <w:rFonts w:ascii="Arial" w:eastAsia="Times New Roman" w:hAnsi="Arial" w:cs="Arial"/>
          <w:color w:val="000000"/>
          <w:kern w:val="0"/>
          <w14:ligatures w14:val="none"/>
        </w:rPr>
        <w:t xml:space="preserve">leukocyte dynamics associated with physiological stress responses in </w:t>
      </w:r>
      <w:r w:rsidR="006724AA">
        <w:rPr>
          <w:rFonts w:ascii="Arial" w:eastAsia="Times New Roman" w:hAnsi="Arial" w:cs="Arial"/>
          <w:color w:val="000000"/>
          <w:kern w:val="0"/>
          <w14:ligatures w14:val="none"/>
        </w:rPr>
        <w:t>vertebrate</w:t>
      </w:r>
      <w:r w:rsidR="005C7877">
        <w:rPr>
          <w:rFonts w:ascii="Arial" w:eastAsia="Times New Roman" w:hAnsi="Arial" w:cs="Arial"/>
          <w:color w:val="000000"/>
          <w:kern w:val="0"/>
          <w14:ligatures w14:val="none"/>
        </w:rPr>
        <w:t>s</w:t>
      </w:r>
      <w:r w:rsidR="006724AA">
        <w:rPr>
          <w:rFonts w:ascii="Arial" w:eastAsia="Times New Roman" w:hAnsi="Arial" w:cs="Arial"/>
          <w:color w:val="000000"/>
          <w:kern w:val="0"/>
          <w14:ligatures w14:val="none"/>
        </w:rPr>
        <w:t xml:space="preserve">—a </w:t>
      </w:r>
      <w:r w:rsidR="005C7877">
        <w:rPr>
          <w:rFonts w:ascii="Arial" w:eastAsia="Times New Roman" w:hAnsi="Arial" w:cs="Arial"/>
          <w:color w:val="000000"/>
          <w:kern w:val="0"/>
          <w14:ligatures w14:val="none"/>
        </w:rPr>
        <w:t xml:space="preserve">directly relevant </w:t>
      </w:r>
      <w:r w:rsidR="006724AA">
        <w:rPr>
          <w:rFonts w:ascii="Arial" w:eastAsia="Times New Roman" w:hAnsi="Arial" w:cs="Arial"/>
          <w:color w:val="000000"/>
          <w:kern w:val="0"/>
          <w14:ligatures w14:val="none"/>
        </w:rPr>
        <w:t xml:space="preserve">component of </w:t>
      </w:r>
      <w:r w:rsidR="003160EE">
        <w:rPr>
          <w:rFonts w:ascii="Arial" w:eastAsia="Times New Roman" w:hAnsi="Arial" w:cs="Arial"/>
          <w:color w:val="000000"/>
          <w:kern w:val="0"/>
          <w14:ligatures w14:val="none"/>
        </w:rPr>
        <w:t xml:space="preserve">conservation physiology </w:t>
      </w:r>
      <w:r w:rsidR="003160EE">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{"citationID":"IdkrSge6","properties":{"formattedCitation":"(Cooke {\\i{}et al.}, 2013)","plainCitation":"(Cooke et al., 2013)","noteIndex":0},"citationItems":[{"id":102,"uris":["http://zotero.org/users/4161640/items/AZ9UIARH"],"itemData":{"id":102,"type":"article-journal","container-title":"Conservation Physiology","DOI":"10.1093/conphys/cot001","ISSN":"2051-1434","issue":"1","journalAbbreviation":"Conserv Physiol","language":"en","page":"cot001-cot001","source":"DOI.org (Crossref)","title":"What is conservation physiology? Perspectives on an increasingly integrated and essential science","title-short":"What is conservation physiology?","volume":"1","author":[{"family":"Cooke","given":"S. J."},{"family":"Sack","given":"L."},{"family":"Franklin","given":"C. E."},{"family":"Farrell","given":"A. P."},{"family":"Beardall","given":"J."},{"family":"Wikelski","given":"M."},{"family":"Chown","given":"S. L."}],"issued":{"date-parts":[["2013",3,26]]}}}],"schema":"https://github.com/citation-style-language/schema/raw/master/csl-citation.json"} </w:instrText>
      </w:r>
      <w:r w:rsidR="003160EE">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(Cooke </w:t>
      </w:r>
      <w:r w:rsidR="002838B7" w:rsidRPr="002838B7">
        <w:rPr>
          <w:rFonts w:ascii="Arial" w:hAnsi="Arial" w:cs="Arial"/>
          <w:i/>
          <w:iCs/>
          <w:color w:val="000000"/>
          <w:kern w:val="0"/>
        </w:rPr>
        <w:t>et al.</w:t>
      </w:r>
      <w:r w:rsidR="002838B7" w:rsidRPr="002838B7">
        <w:rPr>
          <w:rFonts w:ascii="Arial" w:hAnsi="Arial" w:cs="Arial"/>
          <w:color w:val="000000"/>
          <w:kern w:val="0"/>
        </w:rPr>
        <w:t>, 2013)</w:t>
      </w:r>
      <w:r w:rsidR="003160EE">
        <w:rPr>
          <w:rFonts w:ascii="Arial" w:eastAsia="Times New Roman" w:hAnsi="Arial" w:cs="Arial"/>
          <w:color w:val="000000"/>
          <w:kern w:val="0"/>
          <w14:ligatures w14:val="none"/>
        </w:rPr>
        <w:fldChar w:fldCharType="end"/>
      </w:r>
      <w:r w:rsidR="005E1EBB">
        <w:rPr>
          <w:rFonts w:ascii="Arial" w:eastAsia="Times New Roman" w:hAnsi="Arial" w:cs="Arial"/>
          <w:color w:val="000000"/>
          <w:kern w:val="0"/>
          <w14:ligatures w14:val="none"/>
        </w:rPr>
        <w:t>.</w:t>
      </w:r>
    </w:p>
    <w:p w14:paraId="3E95451E" w14:textId="77777777" w:rsidR="002838B7" w:rsidRDefault="002838B7" w:rsidP="00D8586B">
      <w:pPr>
        <w:spacing w:line="480" w:lineRule="auto"/>
        <w:ind w:firstLine="720"/>
        <w:rPr>
          <w:rFonts w:ascii="Arial" w:eastAsia="Times New Roman" w:hAnsi="Arial" w:cs="Arial"/>
          <w:color w:val="000000"/>
          <w:kern w:val="0"/>
          <w14:ligatures w14:val="none"/>
        </w:rPr>
      </w:pPr>
    </w:p>
    <w:p w14:paraId="7C6141C1" w14:textId="197786BF" w:rsidR="00D8586B" w:rsidRPr="00D8586B" w:rsidRDefault="00D8586B" w:rsidP="00D8586B">
      <w:pPr>
        <w:spacing w:line="480" w:lineRule="auto"/>
        <w:rPr>
          <w:rFonts w:ascii="Arial" w:eastAsia="Times New Roman" w:hAnsi="Arial" w:cs="Arial"/>
          <w:i/>
          <w:iCs/>
          <w:color w:val="000000"/>
          <w:kern w:val="0"/>
          <w14:ligatures w14:val="none"/>
        </w:rPr>
      </w:pPr>
      <w:r>
        <w:rPr>
          <w:rFonts w:ascii="Arial" w:eastAsia="Times New Roman" w:hAnsi="Arial" w:cs="Arial"/>
          <w:i/>
          <w:iCs/>
          <w:color w:val="000000"/>
          <w:kern w:val="0"/>
          <w14:ligatures w14:val="none"/>
        </w:rPr>
        <w:t xml:space="preserve">4.2. Biotic and </w:t>
      </w:r>
      <w:r w:rsidR="006724AA">
        <w:rPr>
          <w:rFonts w:ascii="Arial" w:eastAsia="Times New Roman" w:hAnsi="Arial" w:cs="Arial"/>
          <w:i/>
          <w:iCs/>
          <w:color w:val="000000"/>
          <w:kern w:val="0"/>
          <w14:ligatures w14:val="none"/>
        </w:rPr>
        <w:t>A</w:t>
      </w:r>
      <w:r>
        <w:rPr>
          <w:rFonts w:ascii="Arial" w:eastAsia="Times New Roman" w:hAnsi="Arial" w:cs="Arial"/>
          <w:i/>
          <w:iCs/>
          <w:color w:val="000000"/>
          <w:kern w:val="0"/>
          <w14:ligatures w14:val="none"/>
        </w:rPr>
        <w:t xml:space="preserve">biotic </w:t>
      </w:r>
      <w:r w:rsidR="006724AA">
        <w:rPr>
          <w:rFonts w:ascii="Arial" w:eastAsia="Times New Roman" w:hAnsi="Arial" w:cs="Arial"/>
          <w:i/>
          <w:iCs/>
          <w:color w:val="000000"/>
          <w:kern w:val="0"/>
          <w14:ligatures w14:val="none"/>
        </w:rPr>
        <w:t>C</w:t>
      </w:r>
      <w:r>
        <w:rPr>
          <w:rFonts w:ascii="Arial" w:eastAsia="Times New Roman" w:hAnsi="Arial" w:cs="Arial"/>
          <w:i/>
          <w:iCs/>
          <w:color w:val="000000"/>
          <w:kern w:val="0"/>
          <w14:ligatures w14:val="none"/>
        </w:rPr>
        <w:t>onsistency</w:t>
      </w:r>
    </w:p>
    <w:p w14:paraId="5FE5D46C" w14:textId="35C90A30" w:rsidR="00BB2E67" w:rsidRDefault="009A25A6" w:rsidP="00207381">
      <w:pPr>
        <w:spacing w:line="480" w:lineRule="auto"/>
        <w:ind w:firstLine="720"/>
        <w:rPr>
          <w:rFonts w:ascii="Arial" w:eastAsia="Times New Roman" w:hAnsi="Arial" w:cs="Arial"/>
          <w:color w:val="000000"/>
          <w:kern w:val="0"/>
          <w14:ligatures w14:val="none"/>
        </w:rPr>
      </w:pPr>
      <w:r w:rsidRPr="003E7284">
        <w:rPr>
          <w:rFonts w:ascii="Arial" w:eastAsia="Times New Roman" w:hAnsi="Arial" w:cs="Arial"/>
          <w:color w:val="000000"/>
          <w:kern w:val="0"/>
          <w14:ligatures w14:val="none"/>
        </w:rPr>
        <w:t xml:space="preserve">Throughout the </w:t>
      </w:r>
      <w:r>
        <w:rPr>
          <w:rFonts w:ascii="Arial" w:eastAsia="Times New Roman" w:hAnsi="Arial" w:cs="Arial"/>
          <w:color w:val="000000"/>
          <w:kern w:val="0"/>
          <w14:ligatures w14:val="none"/>
        </w:rPr>
        <w:t>study,</w:t>
      </w:r>
      <w:r w:rsidRPr="003E7284">
        <w:rPr>
          <w:rFonts w:ascii="Arial" w:eastAsia="Times New Roman" w:hAnsi="Arial" w:cs="Arial"/>
          <w:color w:val="000000"/>
          <w:kern w:val="0"/>
          <w14:ligatures w14:val="none"/>
        </w:rPr>
        <w:t xml:space="preserve"> we </w:t>
      </w:r>
      <w:r w:rsidR="00BB2E67">
        <w:rPr>
          <w:rFonts w:ascii="Arial" w:eastAsia="Times New Roman" w:hAnsi="Arial" w:cs="Arial"/>
          <w:color w:val="000000"/>
          <w:kern w:val="0"/>
          <w14:ligatures w14:val="none"/>
        </w:rPr>
        <w:t>took multiple steps</w:t>
      </w:r>
      <w:r w:rsidRPr="003E7284">
        <w:rPr>
          <w:rFonts w:ascii="Arial" w:eastAsia="Times New Roman" w:hAnsi="Arial" w:cs="Arial"/>
          <w:color w:val="000000"/>
          <w:kern w:val="0"/>
          <w14:ligatures w14:val="none"/>
        </w:rPr>
        <w:t xml:space="preserve"> to ensure</w:t>
      </w:r>
      <w:r w:rsidR="00BB2E67">
        <w:rPr>
          <w:rFonts w:ascii="Arial" w:eastAsia="Times New Roman" w:hAnsi="Arial" w:cs="Arial"/>
          <w:color w:val="000000"/>
          <w:kern w:val="0"/>
          <w14:ligatures w14:val="none"/>
        </w:rPr>
        <w:t xml:space="preserve"> biological and environmental</w:t>
      </w:r>
      <w:r w:rsidRPr="003E7284">
        <w:rPr>
          <w:rFonts w:ascii="Arial" w:eastAsia="Times New Roman" w:hAnsi="Arial" w:cs="Arial"/>
          <w:color w:val="000000"/>
          <w:kern w:val="0"/>
          <w14:ligatures w14:val="none"/>
        </w:rPr>
        <w:t xml:space="preserve"> consistency. </w:t>
      </w:r>
      <w:r w:rsidR="00BB2E67">
        <w:rPr>
          <w:rFonts w:ascii="Arial" w:eastAsia="Times New Roman" w:hAnsi="Arial" w:cs="Arial"/>
          <w:color w:val="000000"/>
          <w:kern w:val="0"/>
          <w14:ligatures w14:val="none"/>
        </w:rPr>
        <w:t xml:space="preserve">We </w:t>
      </w:r>
      <w:r w:rsidRPr="003E7284">
        <w:rPr>
          <w:rFonts w:ascii="Arial" w:eastAsia="Times New Roman" w:hAnsi="Arial" w:cs="Arial"/>
          <w:color w:val="000000"/>
          <w:kern w:val="0"/>
          <w14:ligatures w14:val="none"/>
        </w:rPr>
        <w:t xml:space="preserve">intentionally </w:t>
      </w:r>
      <w:r w:rsidR="00BB2E67">
        <w:rPr>
          <w:rFonts w:ascii="Arial" w:eastAsia="Times New Roman" w:hAnsi="Arial" w:cs="Arial"/>
          <w:color w:val="000000"/>
          <w:kern w:val="0"/>
          <w14:ligatures w14:val="none"/>
        </w:rPr>
        <w:t>used</w:t>
      </w:r>
      <w:r w:rsidRPr="003E7284">
        <w:rPr>
          <w:rFonts w:ascii="Arial" w:eastAsia="Times New Roman" w:hAnsi="Arial" w:cs="Arial"/>
          <w:color w:val="000000"/>
          <w:kern w:val="0"/>
          <w14:ligatures w14:val="none"/>
        </w:rPr>
        <w:t xml:space="preserve"> </w:t>
      </w:r>
      <w:r w:rsidR="001B0B3B">
        <w:rPr>
          <w:rFonts w:ascii="Arial" w:eastAsia="Times New Roman" w:hAnsi="Arial" w:cs="Arial"/>
          <w:color w:val="000000"/>
          <w:kern w:val="0"/>
          <w14:ligatures w14:val="none"/>
        </w:rPr>
        <w:t xml:space="preserve">bass of similar </w:t>
      </w:r>
      <w:r w:rsidR="00BB2E67">
        <w:rPr>
          <w:rFonts w:ascii="Arial" w:eastAsia="Times New Roman" w:hAnsi="Arial" w:cs="Arial"/>
          <w:color w:val="000000"/>
          <w:kern w:val="0"/>
          <w14:ligatures w14:val="none"/>
        </w:rPr>
        <w:t xml:space="preserve">sizes because reducing size variation was </w:t>
      </w:r>
      <w:r w:rsidR="00377293">
        <w:rPr>
          <w:rFonts w:ascii="Arial" w:eastAsia="Times New Roman" w:hAnsi="Arial" w:cs="Arial"/>
          <w:color w:val="000000"/>
          <w:kern w:val="0"/>
          <w14:ligatures w14:val="none"/>
        </w:rPr>
        <w:t xml:space="preserve">important </w:t>
      </w:r>
      <w:r w:rsidR="00BB2E67">
        <w:rPr>
          <w:rFonts w:ascii="Arial" w:eastAsia="Times New Roman" w:hAnsi="Arial" w:cs="Arial"/>
          <w:color w:val="000000"/>
          <w:kern w:val="0"/>
          <w14:ligatures w14:val="none"/>
        </w:rPr>
        <w:t xml:space="preserve">for this experiment, as </w:t>
      </w:r>
      <w:r w:rsidR="005032D7">
        <w:rPr>
          <w:rFonts w:ascii="Arial" w:eastAsia="Times New Roman" w:hAnsi="Arial" w:cs="Arial"/>
          <w:color w:val="000000"/>
          <w:kern w:val="0"/>
          <w14:ligatures w14:val="none"/>
        </w:rPr>
        <w:t>leukocyte</w:t>
      </w:r>
      <w:r w:rsidRPr="003E7284">
        <w:rPr>
          <w:rFonts w:ascii="Arial" w:eastAsia="Times New Roman" w:hAnsi="Arial" w:cs="Arial"/>
          <w:color w:val="000000"/>
          <w:kern w:val="0"/>
          <w14:ligatures w14:val="none"/>
        </w:rPr>
        <w:t xml:space="preserve"> </w:t>
      </w:r>
      <w:r w:rsidR="005032D7">
        <w:rPr>
          <w:rFonts w:ascii="Arial" w:eastAsia="Times New Roman" w:hAnsi="Arial" w:cs="Arial"/>
          <w:color w:val="000000"/>
          <w:kern w:val="0"/>
          <w14:ligatures w14:val="none"/>
        </w:rPr>
        <w:t>profiles</w:t>
      </w:r>
      <w:r w:rsidRPr="003E7284">
        <w:rPr>
          <w:rFonts w:ascii="Arial" w:eastAsia="Times New Roman" w:hAnsi="Arial" w:cs="Arial"/>
          <w:color w:val="000000"/>
          <w:kern w:val="0"/>
          <w14:ligatures w14:val="none"/>
        </w:rPr>
        <w:t xml:space="preserve"> </w:t>
      </w:r>
      <w:r w:rsidR="00642F95">
        <w:rPr>
          <w:rFonts w:ascii="Arial" w:eastAsia="Times New Roman" w:hAnsi="Arial" w:cs="Arial"/>
          <w:color w:val="000000"/>
          <w:kern w:val="0"/>
          <w14:ligatures w14:val="none"/>
        </w:rPr>
        <w:t xml:space="preserve">may </w:t>
      </w:r>
      <w:r w:rsidRPr="003E7284">
        <w:rPr>
          <w:rFonts w:ascii="Arial" w:eastAsia="Times New Roman" w:hAnsi="Arial" w:cs="Arial"/>
          <w:color w:val="000000"/>
          <w:kern w:val="0"/>
          <w14:ligatures w14:val="none"/>
        </w:rPr>
        <w:t>positively correlate with vertebrate body size</w:t>
      </w:r>
      <w:r w:rsidR="009A4B3F">
        <w:rPr>
          <w:rFonts w:ascii="Arial" w:eastAsia="Times New Roman" w:hAnsi="Arial" w:cs="Arial"/>
          <w:color w:val="000000"/>
          <w:kern w:val="0"/>
          <w14:ligatures w14:val="none"/>
        </w:rPr>
        <w:t xml:space="preserve"> </w:t>
      </w:r>
      <w:r w:rsidR="009A4B3F">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{"citationID":"QQ4Qlngg","properties":{"formattedCitation":"(Jaffer {\\i{}et al.}, 2017; Downs {\\i{}et al.}, 2020; Naidenko and Alshinetskiy, 2020; Cornelius Ruhs {\\i{}et al.}, 2021)","plainCitation":"(Jaffer et al., 2017; Downs et al., 2020; Naidenko and Alshinetskiy, 2020; Cornelius Ruhs et al., 2021)","noteIndex":0},"citationItems":[{"id":258,"uris":["http://zotero.org/users/4161640/items/Y9A4JMJM"],"itemData":{"id":258,"type":"article-journal","container-title":"Human and Ecological Risk Assessment: An International Journal","DOI":"10.1080/10807039.2016.1261626","ISSN":"1080-7039","issue":"3","journalAbbreviation":"Hum. Ecol. Risk Assess.","note":"publisher: Taylor &amp; Francis\n_eprint: https://doi.org/10.1080/10807039.2016.1261626","page":"605-616","source":"Taylor and Francis+NEJM","title":"Biochemical and hematological parameters and histological alterations in fish Cyprinus carpio L. as biomarkers for water pollution with chlorpyrifos","volume":"23","author":[{"family":"Jaffer","given":"Noor S."},{"family":"Rabee","given":"Adel M."},{"family":"Al-Chalabi","given":"Salah M. M."}],"issued":{"date-parts":[["2017",4,3]]}}},{"id":259,"uris":["http://zotero.org/users/4161640/items/5FJCH7ZB"],"itemData":{"id":259,"type":"article-journal","container-title":"The American Naturalist","issue":"1","journalAbbreviation":"Am Nat.","note":"publisher: The University of Chicago Press Chicago, IL","page":"107–114","title":"The effects of body mass on immune cell concentrations of mammals","volume":"195","author":[{"family":"Downs","given":"Cynthia J"},{"family":"Dochtermann","given":"Ned A"},{"family":"Ball","given":"Ray"},{"family":"Klasing","given":"Kirk C"},{"family":"Martin","given":"Lynn B"}],"issued":{"date-parts":[["2020"]]}}},{"id":261,"uris":["http://zotero.org/users/4161640/items/CJGF8FLV"],"itemData":{"id":261,"type":"article-journal","container-title":"Animals","issue":"6","note":"publisher: MDPI","page":"940","title":"Size matters: zoo data analysis shows that the white blood cell ratio differs between large and small felids","volume":"10","author":[{"family":"Naidenko","given":"Sergey V"},{"family":"Alshinetskiy","given":"Mikhail V"}],"issued":{"date-parts":[["2020"]]}}},{"id":260,"uris":["http://zotero.org/users/4161640/items/EHISG9UC"],"itemData":{"id":260,"type":"article-journal","container-title":"Journal of Experimental Biology","issue":"13","journalAbbreviation":"J. Exp. Biol.","note":"publisher: The Company of Biologists Ltd","page":"jeb241109","title":"Body size affects immune cell proportions in birds and non-volant mammals, but not bats","volume":"224","author":[{"family":"Cornelius Ruhs","given":"Emily"},{"family":"Becker","given":"Daniel J"},{"family":"Oakey","given":"Samantha J"},{"family":"Ogunsina","given":"Ololade"},{"family":"Fenton","given":"M Brock"},{"family":"Simmons","given":"Nancy B"},{"family":"Martin","given":"Lynn B"},{"family":"Downs","given":"Cynthia J"}],"issued":{"date-parts":[["2021"]]}}}],"schema":"https://github.com/citation-style-language/schema/raw/master/csl-citation.json"} </w:instrText>
      </w:r>
      <w:r w:rsidR="009A4B3F">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(Jaffer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2017; Downs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2020; Naidenko and Alshinetskiy, 2020; Cornelius Ruhs </w:t>
      </w:r>
      <w:r w:rsidR="002838B7" w:rsidRPr="002838B7">
        <w:rPr>
          <w:rFonts w:ascii="Arial" w:hAnsi="Arial" w:cs="Arial"/>
          <w:i/>
          <w:iCs/>
          <w:color w:val="000000"/>
          <w:kern w:val="0"/>
        </w:rPr>
        <w:t>et al.</w:t>
      </w:r>
      <w:r w:rsidR="002838B7" w:rsidRPr="002838B7">
        <w:rPr>
          <w:rFonts w:ascii="Arial" w:hAnsi="Arial" w:cs="Arial"/>
          <w:color w:val="000000"/>
          <w:kern w:val="0"/>
        </w:rPr>
        <w:t>, 2021)</w:t>
      </w:r>
      <w:r w:rsidR="009A4B3F">
        <w:rPr>
          <w:rFonts w:ascii="Arial" w:eastAsia="Times New Roman" w:hAnsi="Arial" w:cs="Arial"/>
          <w:color w:val="000000"/>
          <w:kern w:val="0"/>
          <w14:ligatures w14:val="none"/>
        </w:rPr>
        <w:fldChar w:fldCharType="end"/>
      </w:r>
      <w:r w:rsidRPr="003E7284">
        <w:rPr>
          <w:rFonts w:ascii="Arial" w:eastAsia="Times New Roman" w:hAnsi="Arial" w:cs="Arial"/>
          <w:color w:val="000000"/>
          <w:kern w:val="0"/>
          <w14:ligatures w14:val="none"/>
        </w:rPr>
        <w:t xml:space="preserve">. </w:t>
      </w:r>
      <w:r w:rsidR="00BB2E67">
        <w:rPr>
          <w:rFonts w:ascii="Arial" w:eastAsia="Times New Roman" w:hAnsi="Arial" w:cs="Arial"/>
          <w:color w:val="000000"/>
          <w:kern w:val="0"/>
          <w14:ligatures w14:val="none"/>
        </w:rPr>
        <w:t xml:space="preserve">We </w:t>
      </w:r>
      <w:r>
        <w:rPr>
          <w:rFonts w:ascii="Arial" w:eastAsia="Times New Roman" w:hAnsi="Arial" w:cs="Arial"/>
          <w:color w:val="000000"/>
          <w:kern w:val="0"/>
          <w14:ligatures w14:val="none"/>
        </w:rPr>
        <w:t>restric</w:t>
      </w:r>
      <w:r w:rsidRPr="003E7284">
        <w:rPr>
          <w:rFonts w:ascii="Arial" w:eastAsia="Times New Roman" w:hAnsi="Arial" w:cs="Arial"/>
          <w:color w:val="000000"/>
          <w:kern w:val="0"/>
          <w14:ligatures w14:val="none"/>
        </w:rPr>
        <w:t>t</w:t>
      </w:r>
      <w:r w:rsidR="005032D7">
        <w:rPr>
          <w:rFonts w:ascii="Arial" w:eastAsia="Times New Roman" w:hAnsi="Arial" w:cs="Arial"/>
          <w:color w:val="000000"/>
          <w:kern w:val="0"/>
          <w14:ligatures w14:val="none"/>
        </w:rPr>
        <w:t>ed</w:t>
      </w:r>
      <w:r w:rsidRPr="003E7284">
        <w:rPr>
          <w:rFonts w:ascii="Arial" w:eastAsia="Times New Roman" w:hAnsi="Arial" w:cs="Arial"/>
          <w:color w:val="000000"/>
          <w:kern w:val="0"/>
          <w14:ligatures w14:val="none"/>
        </w:rPr>
        <w:t xml:space="preserve"> food </w:t>
      </w:r>
      <w:r w:rsidR="001B0B3B">
        <w:rPr>
          <w:rFonts w:ascii="Arial" w:eastAsia="Times New Roman" w:hAnsi="Arial" w:cs="Arial"/>
          <w:color w:val="000000"/>
          <w:kern w:val="0"/>
          <w14:ligatures w14:val="none"/>
        </w:rPr>
        <w:t>intake</w:t>
      </w:r>
      <w:r w:rsidRPr="003E7284">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during</w:t>
      </w:r>
      <w:r w:rsidRPr="003E7284">
        <w:rPr>
          <w:rFonts w:ascii="Arial" w:eastAsia="Times New Roman" w:hAnsi="Arial" w:cs="Arial"/>
          <w:color w:val="000000"/>
          <w:kern w:val="0"/>
          <w14:ligatures w14:val="none"/>
        </w:rPr>
        <w:t xml:space="preserve"> the study</w:t>
      </w:r>
      <w:r w:rsidR="009A4B3F">
        <w:rPr>
          <w:rFonts w:ascii="Arial" w:eastAsia="Times New Roman" w:hAnsi="Arial" w:cs="Arial"/>
          <w:color w:val="000000"/>
          <w:kern w:val="0"/>
          <w14:ligatures w14:val="none"/>
        </w:rPr>
        <w:t>,</w:t>
      </w:r>
      <w:r w:rsidRPr="003E7284">
        <w:rPr>
          <w:rFonts w:ascii="Arial" w:eastAsia="Times New Roman" w:hAnsi="Arial" w:cs="Arial"/>
          <w:color w:val="000000"/>
          <w:kern w:val="0"/>
          <w14:ligatures w14:val="none"/>
        </w:rPr>
        <w:t xml:space="preserve"> </w:t>
      </w:r>
      <w:r w:rsidR="009A4B3F">
        <w:rPr>
          <w:rFonts w:ascii="Arial" w:eastAsia="Times New Roman" w:hAnsi="Arial" w:cs="Arial"/>
          <w:color w:val="000000"/>
          <w:kern w:val="0"/>
          <w14:ligatures w14:val="none"/>
        </w:rPr>
        <w:t>as</w:t>
      </w:r>
      <w:r w:rsidR="001B0B3B">
        <w:rPr>
          <w:rFonts w:ascii="Arial" w:eastAsia="Times New Roman" w:hAnsi="Arial" w:cs="Arial"/>
          <w:color w:val="000000"/>
          <w:kern w:val="0"/>
          <w14:ligatures w14:val="none"/>
        </w:rPr>
        <w:t xml:space="preserve"> food consumption </w:t>
      </w:r>
      <w:r w:rsidR="00642F95">
        <w:rPr>
          <w:rFonts w:ascii="Arial" w:eastAsia="Times New Roman" w:hAnsi="Arial" w:cs="Arial"/>
          <w:color w:val="000000"/>
          <w:kern w:val="0"/>
          <w14:ligatures w14:val="none"/>
        </w:rPr>
        <w:t>c</w:t>
      </w:r>
      <w:r w:rsidR="009A4B3F">
        <w:rPr>
          <w:rFonts w:ascii="Arial" w:eastAsia="Times New Roman" w:hAnsi="Arial" w:cs="Arial"/>
          <w:color w:val="000000"/>
          <w:kern w:val="0"/>
          <w14:ligatures w14:val="none"/>
        </w:rPr>
        <w:t>an</w:t>
      </w:r>
      <w:r w:rsidRPr="003E7284">
        <w:rPr>
          <w:rFonts w:ascii="Arial" w:eastAsia="Times New Roman" w:hAnsi="Arial" w:cs="Arial"/>
          <w:color w:val="000000"/>
          <w:kern w:val="0"/>
          <w14:ligatures w14:val="none"/>
        </w:rPr>
        <w:t xml:space="preserve"> </w:t>
      </w:r>
      <w:r w:rsidR="009A4B3F">
        <w:rPr>
          <w:rFonts w:ascii="Arial" w:eastAsia="Times New Roman" w:hAnsi="Arial" w:cs="Arial"/>
          <w:color w:val="000000"/>
          <w:kern w:val="0"/>
          <w14:ligatures w14:val="none"/>
        </w:rPr>
        <w:t>alter</w:t>
      </w:r>
      <w:r w:rsidRPr="003E7284">
        <w:rPr>
          <w:rFonts w:ascii="Arial" w:eastAsia="Times New Roman" w:hAnsi="Arial" w:cs="Arial"/>
          <w:color w:val="000000"/>
          <w:kern w:val="0"/>
          <w14:ligatures w14:val="none"/>
        </w:rPr>
        <w:t xml:space="preserve"> metabolic activity</w:t>
      </w:r>
      <w:r w:rsidR="005032D7">
        <w:rPr>
          <w:rFonts w:ascii="Arial" w:eastAsia="Times New Roman" w:hAnsi="Arial" w:cs="Arial"/>
          <w:color w:val="000000"/>
          <w:kern w:val="0"/>
          <w14:ligatures w14:val="none"/>
        </w:rPr>
        <w:t>,</w:t>
      </w:r>
      <w:r w:rsidRPr="003E7284">
        <w:rPr>
          <w:rFonts w:ascii="Arial" w:eastAsia="Times New Roman" w:hAnsi="Arial" w:cs="Arial"/>
          <w:color w:val="000000"/>
          <w:kern w:val="0"/>
          <w14:ligatures w14:val="none"/>
        </w:rPr>
        <w:t xml:space="preserve"> </w:t>
      </w:r>
      <w:r w:rsidR="001B0B3B">
        <w:rPr>
          <w:rFonts w:ascii="Arial" w:eastAsia="Times New Roman" w:hAnsi="Arial" w:cs="Arial"/>
          <w:color w:val="000000"/>
          <w:kern w:val="0"/>
          <w14:ligatures w14:val="none"/>
        </w:rPr>
        <w:t>increas</w:t>
      </w:r>
      <w:r w:rsidR="005032D7">
        <w:rPr>
          <w:rFonts w:ascii="Arial" w:eastAsia="Times New Roman" w:hAnsi="Arial" w:cs="Arial"/>
          <w:color w:val="000000"/>
          <w:kern w:val="0"/>
          <w14:ligatures w14:val="none"/>
        </w:rPr>
        <w:t>ing</w:t>
      </w:r>
      <w:r w:rsidR="001B0B3B">
        <w:rPr>
          <w:rFonts w:ascii="Arial" w:eastAsia="Times New Roman" w:hAnsi="Arial" w:cs="Arial"/>
          <w:color w:val="000000"/>
          <w:kern w:val="0"/>
          <w14:ligatures w14:val="none"/>
        </w:rPr>
        <w:t xml:space="preserve"> the risk of</w:t>
      </w:r>
      <w:r w:rsidRPr="003E7284">
        <w:rPr>
          <w:rFonts w:ascii="Arial" w:eastAsia="Times New Roman" w:hAnsi="Arial" w:cs="Arial"/>
          <w:color w:val="000000"/>
          <w:kern w:val="0"/>
          <w14:ligatures w14:val="none"/>
        </w:rPr>
        <w:t xml:space="preserve"> food-induced </w:t>
      </w:r>
      <w:r w:rsidR="001B0B3B">
        <w:rPr>
          <w:rFonts w:ascii="Arial" w:eastAsia="Times New Roman" w:hAnsi="Arial" w:cs="Arial"/>
          <w:color w:val="000000"/>
          <w:kern w:val="0"/>
          <w14:ligatures w14:val="none"/>
        </w:rPr>
        <w:t>chang</w:t>
      </w:r>
      <w:r w:rsidRPr="003E7284">
        <w:rPr>
          <w:rFonts w:ascii="Arial" w:eastAsia="Times New Roman" w:hAnsi="Arial" w:cs="Arial"/>
          <w:color w:val="000000"/>
          <w:kern w:val="0"/>
          <w14:ligatures w14:val="none"/>
        </w:rPr>
        <w:t>es in leukocyte circulation</w:t>
      </w:r>
      <w:r w:rsidR="009A4B3F">
        <w:rPr>
          <w:rFonts w:ascii="Arial" w:eastAsia="Times New Roman" w:hAnsi="Arial" w:cs="Arial"/>
          <w:color w:val="000000"/>
          <w:kern w:val="0"/>
          <w14:ligatures w14:val="none"/>
        </w:rPr>
        <w:t xml:space="preserve"> </w:t>
      </w:r>
      <w:r w:rsidR="009A4B3F">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{"citationID":"bFrgCQNG","properties":{"formattedCitation":"(Song {\\i{}et al.}, 2024; Xie {\\i{}et al.}, 2024)","plainCitation":"(Song et al., 2024; Xie et al., 2024)","noteIndex":0},"citationItems":[{"id":262,"uris":["http://zotero.org/users/4161640/items/N3RR6T3U"],"itemData":{"id":262,"type":"article-journal","container-title":"Animals","issue":"5","note":"publisher: MDPI","page":"781","title":"Effects of five lipid sources on growth, hematological parameters, immunity and muscle quality in juvenile largemouth bass (&lt;i&gt;Micropterus salmoides&lt;/i&gt;)","volume":"14","author":[{"family":"Song","given":"Rui"},{"family":"Yao","given":"Xinfeng"},{"family":"Jing","given":"Futao"},{"family":"Yang","given":"Wenxue"},{"family":"Wu","given":"Jiaojiao"},{"family":"Zhang","given":"Hao"},{"family":"Zhang","given":"Penghui"},{"family":"Xie","given":"Yuanyuan"},{"family":"Pan","given":"Xuewen"},{"family":"Zhao","given":"Long"},{"literal":"others"}],"issued":{"date-parts":[["2024"]]}}},{"id":263,"uris":["http://zotero.org/users/4161640/items/ZJY57DUC"],"itemData":{"id":263,"type":"article-journal","container-title":"Metabolites","issue":"4","note":"publisher: MDPI","page":"236","title":"High starch induces hematological variations, metabolic changes, oxidative stress, inflammatory responses, and histopathological lesions in largemouth bass (&lt;i&gt;Micropterus salmoides&lt;/i&gt;)","volume":"14","author":[{"family":"Xie","given":"Yuanyuan"},{"family":"Shao","given":"Xianping"},{"family":"Zhang","given":"Penghui"},{"family":"Zhang","given":"Hao"},{"family":"Yu","given":"Jiaxing"},{"family":"Yao","given":"Xinfeng"},{"family":"Fu","given":"Yifan"},{"family":"Wei","given":"Jiao"},{"family":"Wu","given":"Chenglong"}],"issued":{"date-parts":[["2024"]]}}}],"schema":"https://github.com/citation-style-language/schema/raw/master/csl-citation.json"} </w:instrText>
      </w:r>
      <w:r w:rsidR="009A4B3F">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(Song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2024; Xie </w:t>
      </w:r>
      <w:r w:rsidR="002838B7" w:rsidRPr="002838B7">
        <w:rPr>
          <w:rFonts w:ascii="Arial" w:hAnsi="Arial" w:cs="Arial"/>
          <w:i/>
          <w:iCs/>
          <w:color w:val="000000"/>
          <w:kern w:val="0"/>
        </w:rPr>
        <w:t>et al.</w:t>
      </w:r>
      <w:r w:rsidR="002838B7" w:rsidRPr="002838B7">
        <w:rPr>
          <w:rFonts w:ascii="Arial" w:hAnsi="Arial" w:cs="Arial"/>
          <w:color w:val="000000"/>
          <w:kern w:val="0"/>
        </w:rPr>
        <w:t>, 2024)</w:t>
      </w:r>
      <w:r w:rsidR="009A4B3F">
        <w:rPr>
          <w:rFonts w:ascii="Arial" w:eastAsia="Times New Roman" w:hAnsi="Arial" w:cs="Arial"/>
          <w:color w:val="000000"/>
          <w:kern w:val="0"/>
          <w14:ligatures w14:val="none"/>
        </w:rPr>
        <w:fldChar w:fldCharType="end"/>
      </w:r>
      <w:r w:rsidRPr="003E7284">
        <w:rPr>
          <w:rFonts w:ascii="Arial" w:eastAsia="Times New Roman" w:hAnsi="Arial" w:cs="Arial"/>
          <w:color w:val="000000"/>
          <w:kern w:val="0"/>
          <w14:ligatures w14:val="none"/>
        </w:rPr>
        <w:t xml:space="preserve">. </w:t>
      </w:r>
      <w:r w:rsidR="001B0B3B">
        <w:rPr>
          <w:rFonts w:ascii="Arial" w:eastAsia="Times New Roman" w:hAnsi="Arial" w:cs="Arial"/>
          <w:color w:val="000000"/>
          <w:kern w:val="0"/>
          <w14:ligatures w14:val="none"/>
        </w:rPr>
        <w:t>A</w:t>
      </w:r>
      <w:r w:rsidRPr="003E7284">
        <w:rPr>
          <w:rFonts w:ascii="Arial" w:eastAsia="Times New Roman" w:hAnsi="Arial" w:cs="Arial"/>
          <w:color w:val="000000"/>
          <w:kern w:val="0"/>
          <w14:ligatures w14:val="none"/>
        </w:rPr>
        <w:t xml:space="preserve">nimals recently introduced to captivity </w:t>
      </w:r>
      <w:r w:rsidR="00377293">
        <w:rPr>
          <w:rFonts w:ascii="Arial" w:eastAsia="Times New Roman" w:hAnsi="Arial" w:cs="Arial"/>
          <w:color w:val="000000"/>
          <w:kern w:val="0"/>
          <w14:ligatures w14:val="none"/>
        </w:rPr>
        <w:t>may</w:t>
      </w:r>
      <w:r w:rsidR="00377293" w:rsidRPr="003E7284">
        <w:rPr>
          <w:rFonts w:ascii="Arial" w:eastAsia="Times New Roman" w:hAnsi="Arial" w:cs="Arial"/>
          <w:color w:val="000000"/>
          <w:kern w:val="0"/>
          <w14:ligatures w14:val="none"/>
        </w:rPr>
        <w:t xml:space="preserve"> </w:t>
      </w:r>
      <w:r w:rsidR="001B0B3B">
        <w:rPr>
          <w:rFonts w:ascii="Arial" w:eastAsia="Times New Roman" w:hAnsi="Arial" w:cs="Arial"/>
          <w:color w:val="000000"/>
          <w:kern w:val="0"/>
          <w14:ligatures w14:val="none"/>
        </w:rPr>
        <w:t>begin</w:t>
      </w:r>
      <w:r w:rsidRPr="003E7284">
        <w:rPr>
          <w:rFonts w:ascii="Arial" w:eastAsia="Times New Roman" w:hAnsi="Arial" w:cs="Arial"/>
          <w:color w:val="000000"/>
          <w:kern w:val="0"/>
          <w14:ligatures w14:val="none"/>
        </w:rPr>
        <w:t xml:space="preserve"> feeding at different times</w:t>
      </w:r>
      <w:r w:rsidR="00377293">
        <w:rPr>
          <w:rFonts w:ascii="Arial" w:eastAsia="Times New Roman" w:hAnsi="Arial" w:cs="Arial"/>
          <w:color w:val="000000"/>
          <w:kern w:val="0"/>
          <w14:ligatures w14:val="none"/>
        </w:rPr>
        <w:t xml:space="preserve"> and rates</w:t>
      </w:r>
      <w:r w:rsidRPr="003E7284">
        <w:rPr>
          <w:rFonts w:ascii="Arial" w:eastAsia="Times New Roman" w:hAnsi="Arial" w:cs="Arial"/>
          <w:color w:val="000000"/>
          <w:kern w:val="0"/>
          <w14:ligatures w14:val="none"/>
        </w:rPr>
        <w:t xml:space="preserve">, </w:t>
      </w:r>
      <w:r w:rsidR="005032D7">
        <w:rPr>
          <w:rFonts w:ascii="Arial" w:eastAsia="Times New Roman" w:hAnsi="Arial" w:cs="Arial"/>
          <w:color w:val="000000"/>
          <w:kern w:val="0"/>
          <w14:ligatures w14:val="none"/>
        </w:rPr>
        <w:t>lead</w:t>
      </w:r>
      <w:r w:rsidRPr="003E7284">
        <w:rPr>
          <w:rFonts w:ascii="Arial" w:eastAsia="Times New Roman" w:hAnsi="Arial" w:cs="Arial"/>
          <w:color w:val="000000"/>
          <w:kern w:val="0"/>
          <w14:ligatures w14:val="none"/>
        </w:rPr>
        <w:t xml:space="preserve">ing </w:t>
      </w:r>
      <w:r w:rsidR="005032D7">
        <w:rPr>
          <w:rFonts w:ascii="Arial" w:eastAsia="Times New Roman" w:hAnsi="Arial" w:cs="Arial"/>
          <w:color w:val="000000"/>
          <w:kern w:val="0"/>
          <w14:ligatures w14:val="none"/>
        </w:rPr>
        <w:t>to</w:t>
      </w:r>
      <w:r w:rsidRPr="003E7284">
        <w:rPr>
          <w:rFonts w:ascii="Arial" w:eastAsia="Times New Roman" w:hAnsi="Arial" w:cs="Arial"/>
          <w:color w:val="000000"/>
          <w:kern w:val="0"/>
          <w14:ligatures w14:val="none"/>
        </w:rPr>
        <w:t xml:space="preserve"> variability in metabolic </w:t>
      </w:r>
      <w:r w:rsidR="00377293">
        <w:rPr>
          <w:rFonts w:ascii="Arial" w:eastAsia="Times New Roman" w:hAnsi="Arial" w:cs="Arial"/>
          <w:color w:val="000000"/>
          <w:kern w:val="0"/>
          <w14:ligatures w14:val="none"/>
        </w:rPr>
        <w:t>activity</w:t>
      </w:r>
      <w:r w:rsidR="00377293" w:rsidRPr="003E7284">
        <w:rPr>
          <w:rFonts w:ascii="Arial" w:eastAsia="Times New Roman" w:hAnsi="Arial" w:cs="Arial"/>
          <w:color w:val="000000"/>
          <w:kern w:val="0"/>
          <w14:ligatures w14:val="none"/>
        </w:rPr>
        <w:t xml:space="preserve"> </w:t>
      </w:r>
      <w:r w:rsidRPr="003E7284">
        <w:rPr>
          <w:rFonts w:ascii="Arial" w:eastAsia="Times New Roman" w:hAnsi="Arial" w:cs="Arial"/>
          <w:color w:val="000000"/>
          <w:kern w:val="0"/>
          <w14:ligatures w14:val="none"/>
        </w:rPr>
        <w:t xml:space="preserve">and immune responses </w:t>
      </w:r>
      <w:r w:rsidR="009A4B3F">
        <w:rPr>
          <w:rFonts w:ascii="Arial" w:eastAsia="Times New Roman" w:hAnsi="Arial" w:cs="Arial"/>
          <w:color w:val="000000"/>
          <w:kern w:val="0"/>
          <w14:ligatures w14:val="none"/>
        </w:rPr>
        <w:t>that</w:t>
      </w:r>
      <w:r w:rsidRPr="003E7284">
        <w:rPr>
          <w:rFonts w:ascii="Arial" w:eastAsia="Times New Roman" w:hAnsi="Arial" w:cs="Arial"/>
          <w:color w:val="000000"/>
          <w:kern w:val="0"/>
          <w14:ligatures w14:val="none"/>
        </w:rPr>
        <w:t xml:space="preserve"> could confound the effects of </w:t>
      </w:r>
      <w:r w:rsidR="00377293">
        <w:rPr>
          <w:rFonts w:ascii="Arial" w:eastAsia="Times New Roman" w:hAnsi="Arial" w:cs="Arial"/>
          <w:color w:val="000000"/>
          <w:kern w:val="0"/>
          <w14:ligatures w14:val="none"/>
        </w:rPr>
        <w:t>contaminant</w:t>
      </w:r>
      <w:r w:rsidR="00377293" w:rsidRPr="003E7284">
        <w:rPr>
          <w:rFonts w:ascii="Arial" w:eastAsia="Times New Roman" w:hAnsi="Arial" w:cs="Arial"/>
          <w:color w:val="000000"/>
          <w:kern w:val="0"/>
          <w14:ligatures w14:val="none"/>
        </w:rPr>
        <w:t xml:space="preserve"> </w:t>
      </w:r>
      <w:r w:rsidRPr="003E7284">
        <w:rPr>
          <w:rFonts w:ascii="Arial" w:eastAsia="Times New Roman" w:hAnsi="Arial" w:cs="Arial"/>
          <w:color w:val="000000"/>
          <w:kern w:val="0"/>
          <w14:ligatures w14:val="none"/>
        </w:rPr>
        <w:t>exposure.</w:t>
      </w:r>
      <w:r>
        <w:rPr>
          <w:rFonts w:ascii="Arial" w:eastAsia="Times New Roman" w:hAnsi="Arial" w:cs="Arial"/>
          <w:color w:val="000000"/>
          <w:kern w:val="0"/>
          <w14:ligatures w14:val="none"/>
        </w:rPr>
        <w:t xml:space="preserve"> </w:t>
      </w:r>
      <w:r w:rsidR="001B0B3B">
        <w:rPr>
          <w:rFonts w:ascii="Arial" w:eastAsia="Times New Roman" w:hAnsi="Arial" w:cs="Arial"/>
          <w:color w:val="000000"/>
          <w:kern w:val="0"/>
          <w14:ligatures w14:val="none"/>
        </w:rPr>
        <w:t>A</w:t>
      </w:r>
      <w:r>
        <w:rPr>
          <w:rFonts w:ascii="Arial" w:eastAsia="Times New Roman" w:hAnsi="Arial" w:cs="Arial"/>
          <w:color w:val="000000"/>
          <w:kern w:val="0"/>
          <w14:ligatures w14:val="none"/>
        </w:rPr>
        <w:t xml:space="preserve">s </w:t>
      </w:r>
      <w:r w:rsidR="005032D7">
        <w:rPr>
          <w:rFonts w:ascii="Arial" w:eastAsia="Times New Roman" w:hAnsi="Arial" w:cs="Arial"/>
          <w:color w:val="000000"/>
          <w:kern w:val="0"/>
          <w14:ligatures w14:val="none"/>
        </w:rPr>
        <w:t>expec</w:t>
      </w:r>
      <w:r>
        <w:rPr>
          <w:rFonts w:ascii="Arial" w:eastAsia="Times New Roman" w:hAnsi="Arial" w:cs="Arial"/>
          <w:color w:val="000000"/>
          <w:kern w:val="0"/>
          <w14:ligatures w14:val="none"/>
        </w:rPr>
        <w:t>ted,</w:t>
      </w:r>
      <w:r w:rsidRPr="003E7284">
        <w:rPr>
          <w:rFonts w:ascii="Arial" w:eastAsia="Times New Roman" w:hAnsi="Arial" w:cs="Arial"/>
          <w:color w:val="000000"/>
          <w:kern w:val="0"/>
          <w14:ligatures w14:val="none"/>
        </w:rPr>
        <w:t xml:space="preserve"> we observed a slight decline in </w:t>
      </w:r>
      <w:r w:rsidRPr="00B3397A">
        <w:rPr>
          <w:rFonts w:ascii="Arial" w:eastAsia="Times New Roman" w:hAnsi="Arial" w:cs="Arial"/>
          <w:i/>
          <w:iCs/>
          <w:color w:val="000000"/>
          <w:kern w:val="0"/>
          <w14:ligatures w14:val="none"/>
          <w:rPrChange w:id="86" w:author="Reviewer" w:date="2026-09-07T10:12:00Z" w16du:dateUtc="2026-09-07T15:12:00Z">
            <w:rPr>
              <w:rFonts w:ascii="Arial" w:eastAsia="Times New Roman" w:hAnsi="Arial" w:cs="Arial"/>
              <w:color w:val="000000"/>
              <w:kern w:val="0"/>
              <w14:ligatures w14:val="none"/>
            </w:rPr>
          </w:rPrChange>
        </w:rPr>
        <w:t>relative weight</w:t>
      </w:r>
      <w:r w:rsidR="005032D7">
        <w:rPr>
          <w:rFonts w:ascii="Arial" w:eastAsia="Times New Roman" w:hAnsi="Arial" w:cs="Arial"/>
          <w:color w:val="000000"/>
          <w:kern w:val="0"/>
          <w14:ligatures w14:val="none"/>
        </w:rPr>
        <w:t>,</w:t>
      </w:r>
      <w:r w:rsidR="00BB2E67">
        <w:rPr>
          <w:rFonts w:ascii="Arial" w:eastAsia="Times New Roman" w:hAnsi="Arial" w:cs="Arial"/>
          <w:color w:val="000000"/>
          <w:kern w:val="0"/>
          <w14:ligatures w14:val="none"/>
        </w:rPr>
        <w:t xml:space="preserve"> likely reflecting restricted feeding and confinement,</w:t>
      </w:r>
      <w:r>
        <w:rPr>
          <w:rFonts w:ascii="Arial" w:eastAsia="Times New Roman" w:hAnsi="Arial" w:cs="Arial"/>
          <w:color w:val="000000"/>
          <w:kern w:val="0"/>
          <w14:ligatures w14:val="none"/>
        </w:rPr>
        <w:t xml:space="preserve"> </w:t>
      </w:r>
      <w:r w:rsidR="005032D7">
        <w:rPr>
          <w:rFonts w:ascii="Arial" w:eastAsia="Times New Roman" w:hAnsi="Arial" w:cs="Arial"/>
          <w:color w:val="000000"/>
          <w:kern w:val="0"/>
          <w14:ligatures w14:val="none"/>
        </w:rPr>
        <w:t>which</w:t>
      </w:r>
      <w:r>
        <w:rPr>
          <w:rFonts w:ascii="Arial" w:eastAsia="Times New Roman" w:hAnsi="Arial" w:cs="Arial"/>
          <w:color w:val="000000"/>
          <w:kern w:val="0"/>
          <w14:ligatures w14:val="none"/>
        </w:rPr>
        <w:t xml:space="preserve"> </w:t>
      </w:r>
      <w:r w:rsidR="005032D7">
        <w:rPr>
          <w:rFonts w:ascii="Arial" w:eastAsia="Times New Roman" w:hAnsi="Arial" w:cs="Arial"/>
          <w:color w:val="000000"/>
          <w:kern w:val="0"/>
          <w14:ligatures w14:val="none"/>
        </w:rPr>
        <w:t>we</w:t>
      </w:r>
      <w:r>
        <w:rPr>
          <w:rFonts w:ascii="Arial" w:eastAsia="Times New Roman" w:hAnsi="Arial" w:cs="Arial"/>
          <w:color w:val="000000"/>
          <w:kern w:val="0"/>
          <w14:ligatures w14:val="none"/>
        </w:rPr>
        <w:t xml:space="preserve"> de</w:t>
      </w:r>
      <w:r w:rsidR="005032D7">
        <w:rPr>
          <w:rFonts w:ascii="Arial" w:eastAsia="Times New Roman" w:hAnsi="Arial" w:cs="Arial"/>
          <w:color w:val="000000"/>
          <w:kern w:val="0"/>
          <w14:ligatures w14:val="none"/>
        </w:rPr>
        <w:t>emed</w:t>
      </w:r>
      <w:r>
        <w:rPr>
          <w:rFonts w:ascii="Arial" w:eastAsia="Times New Roman" w:hAnsi="Arial" w:cs="Arial"/>
          <w:color w:val="000000"/>
          <w:kern w:val="0"/>
          <w14:ligatures w14:val="none"/>
        </w:rPr>
        <w:t xml:space="preserve"> acceptable</w:t>
      </w:r>
      <w:r w:rsidR="006D31C5">
        <w:rPr>
          <w:rFonts w:ascii="Arial" w:eastAsia="Times New Roman" w:hAnsi="Arial" w:cs="Arial"/>
          <w:color w:val="000000"/>
          <w:kern w:val="0"/>
          <w14:ligatures w14:val="none"/>
        </w:rPr>
        <w:t xml:space="preserve"> for our study</w:t>
      </w:r>
      <w:r w:rsidRPr="003E7284">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w:t>
      </w:r>
    </w:p>
    <w:p w14:paraId="48FEBCF8" w14:textId="07D2AB34" w:rsidR="009A25A6" w:rsidRDefault="00BB2E67" w:rsidP="00207381">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W</w:t>
      </w:r>
      <w:r w:rsidR="009A25A6" w:rsidRPr="003E7284">
        <w:rPr>
          <w:rFonts w:ascii="Arial" w:eastAsia="Times New Roman" w:hAnsi="Arial" w:cs="Arial"/>
          <w:color w:val="000000"/>
          <w:kern w:val="0"/>
          <w14:ligatures w14:val="none"/>
        </w:rPr>
        <w:t>ater quality</w:t>
      </w:r>
      <w:r w:rsidR="001B0B3B">
        <w:rPr>
          <w:rFonts w:ascii="Arial" w:eastAsia="Times New Roman" w:hAnsi="Arial" w:cs="Arial"/>
          <w:color w:val="000000"/>
          <w:kern w:val="0"/>
          <w14:ligatures w14:val="none"/>
        </w:rPr>
        <w:t xml:space="preserve"> variables</w:t>
      </w:r>
      <w:r>
        <w:rPr>
          <w:rFonts w:ascii="Arial" w:eastAsia="Times New Roman" w:hAnsi="Arial" w:cs="Arial"/>
          <w:color w:val="000000"/>
          <w:kern w:val="0"/>
          <w14:ligatures w14:val="none"/>
        </w:rPr>
        <w:t xml:space="preserve"> remained stable across tanks, confirming consistent environmental conditions</w:t>
      </w:r>
      <w:r w:rsidR="009A25A6" w:rsidRPr="003E7284">
        <w:rPr>
          <w:rFonts w:ascii="Arial" w:eastAsia="Times New Roman" w:hAnsi="Arial" w:cs="Arial"/>
          <w:color w:val="000000"/>
          <w:kern w:val="0"/>
          <w14:ligatures w14:val="none"/>
        </w:rPr>
        <w:t xml:space="preserve">. </w:t>
      </w:r>
      <w:r w:rsidR="009A25A6">
        <w:rPr>
          <w:rFonts w:ascii="Arial" w:eastAsia="Times New Roman" w:hAnsi="Arial" w:cs="Arial"/>
          <w:color w:val="000000"/>
          <w:kern w:val="0"/>
          <w14:ligatures w14:val="none"/>
        </w:rPr>
        <w:t>Maintaining consistent</w:t>
      </w:r>
      <w:r>
        <w:rPr>
          <w:rFonts w:ascii="Arial" w:eastAsia="Times New Roman" w:hAnsi="Arial" w:cs="Arial"/>
          <w:color w:val="000000"/>
          <w:kern w:val="0"/>
          <w14:ligatures w14:val="none"/>
        </w:rPr>
        <w:t xml:space="preserve"> abiotic parameters</w:t>
      </w:r>
      <w:r w:rsidR="009A25A6" w:rsidRPr="003E7284">
        <w:rPr>
          <w:rFonts w:ascii="Arial" w:eastAsia="Times New Roman" w:hAnsi="Arial" w:cs="Arial"/>
          <w:color w:val="000000"/>
          <w:kern w:val="0"/>
          <w14:ligatures w14:val="none"/>
        </w:rPr>
        <w:t xml:space="preserve"> </w:t>
      </w:r>
      <w:r w:rsidR="009A25A6">
        <w:rPr>
          <w:rFonts w:ascii="Arial" w:eastAsia="Times New Roman" w:hAnsi="Arial" w:cs="Arial"/>
          <w:color w:val="000000"/>
          <w:kern w:val="0"/>
          <w14:ligatures w14:val="none"/>
        </w:rPr>
        <w:t xml:space="preserve">is </w:t>
      </w:r>
      <w:r w:rsidR="005032D7">
        <w:rPr>
          <w:rFonts w:ascii="Arial" w:eastAsia="Times New Roman" w:hAnsi="Arial" w:cs="Arial"/>
          <w:color w:val="000000"/>
          <w:kern w:val="0"/>
          <w14:ligatures w14:val="none"/>
        </w:rPr>
        <w:t>essenti</w:t>
      </w:r>
      <w:r w:rsidR="009A25A6">
        <w:rPr>
          <w:rFonts w:ascii="Arial" w:eastAsia="Times New Roman" w:hAnsi="Arial" w:cs="Arial"/>
          <w:color w:val="000000"/>
          <w:kern w:val="0"/>
          <w14:ligatures w14:val="none"/>
        </w:rPr>
        <w:t xml:space="preserve">al for this type of </w:t>
      </w:r>
      <w:r w:rsidR="005032D7">
        <w:rPr>
          <w:rFonts w:ascii="Arial" w:eastAsia="Times New Roman" w:hAnsi="Arial" w:cs="Arial"/>
          <w:color w:val="000000"/>
          <w:kern w:val="0"/>
          <w14:ligatures w14:val="none"/>
        </w:rPr>
        <w:t>research</w:t>
      </w:r>
      <w:r w:rsidR="001B0B3B">
        <w:rPr>
          <w:rFonts w:ascii="Arial" w:eastAsia="Times New Roman" w:hAnsi="Arial" w:cs="Arial"/>
          <w:color w:val="000000"/>
          <w:kern w:val="0"/>
          <w14:ligatures w14:val="none"/>
        </w:rPr>
        <w:t>,</w:t>
      </w:r>
      <w:r w:rsidR="009A25A6" w:rsidRPr="003E7284">
        <w:rPr>
          <w:rFonts w:ascii="Arial" w:eastAsia="Times New Roman" w:hAnsi="Arial" w:cs="Arial"/>
          <w:color w:val="000000"/>
          <w:kern w:val="0"/>
          <w14:ligatures w14:val="none"/>
        </w:rPr>
        <w:t xml:space="preserve"> </w:t>
      </w:r>
      <w:r w:rsidR="001B0B3B">
        <w:rPr>
          <w:rFonts w:ascii="Arial" w:eastAsia="Times New Roman" w:hAnsi="Arial" w:cs="Arial"/>
          <w:color w:val="000000"/>
          <w:kern w:val="0"/>
          <w14:ligatures w14:val="none"/>
        </w:rPr>
        <w:t>as</w:t>
      </w:r>
      <w:r w:rsidR="009A25A6" w:rsidRPr="003E7284">
        <w:rPr>
          <w:rFonts w:ascii="Arial" w:eastAsia="Times New Roman" w:hAnsi="Arial" w:cs="Arial"/>
          <w:color w:val="000000"/>
          <w:kern w:val="0"/>
          <w14:ligatures w14:val="none"/>
        </w:rPr>
        <w:t xml:space="preserve"> water conditions </w:t>
      </w:r>
      <w:r>
        <w:rPr>
          <w:rFonts w:ascii="Arial" w:eastAsia="Times New Roman" w:hAnsi="Arial" w:cs="Arial"/>
          <w:color w:val="000000"/>
          <w:kern w:val="0"/>
          <w14:ligatures w14:val="none"/>
        </w:rPr>
        <w:t>can</w:t>
      </w:r>
      <w:r w:rsidR="009A25A6" w:rsidRPr="003E7284">
        <w:rPr>
          <w:rFonts w:ascii="Arial" w:eastAsia="Times New Roman" w:hAnsi="Arial" w:cs="Arial"/>
          <w:color w:val="000000"/>
          <w:kern w:val="0"/>
          <w14:ligatures w14:val="none"/>
        </w:rPr>
        <w:t xml:space="preserve"> </w:t>
      </w:r>
      <w:r w:rsidR="005032D7">
        <w:rPr>
          <w:rFonts w:ascii="Arial" w:eastAsia="Times New Roman" w:hAnsi="Arial" w:cs="Arial"/>
          <w:color w:val="000000"/>
          <w:kern w:val="0"/>
          <w14:ligatures w14:val="none"/>
        </w:rPr>
        <w:t>influence</w:t>
      </w:r>
      <w:r w:rsidR="009A25A6" w:rsidRPr="003E7284">
        <w:rPr>
          <w:rFonts w:ascii="Arial" w:eastAsia="Times New Roman" w:hAnsi="Arial" w:cs="Arial"/>
          <w:color w:val="000000"/>
          <w:kern w:val="0"/>
          <w14:ligatures w14:val="none"/>
        </w:rPr>
        <w:t xml:space="preserve"> the prevalence of various circulating </w:t>
      </w:r>
      <w:r w:rsidR="009A25A6" w:rsidRPr="003E7284">
        <w:rPr>
          <w:rFonts w:ascii="Arial" w:eastAsia="Times New Roman" w:hAnsi="Arial" w:cs="Arial"/>
          <w:color w:val="000000"/>
          <w:kern w:val="0"/>
          <w14:ligatures w14:val="none"/>
        </w:rPr>
        <w:lastRenderedPageBreak/>
        <w:t>leukocytes in fish species</w:t>
      </w:r>
      <w:r w:rsidR="009A4B3F">
        <w:rPr>
          <w:rFonts w:ascii="Arial" w:eastAsia="Times New Roman" w:hAnsi="Arial" w:cs="Arial"/>
          <w:color w:val="000000"/>
          <w:kern w:val="0"/>
          <w14:ligatures w14:val="none"/>
        </w:rPr>
        <w:t xml:space="preserve"> </w:t>
      </w:r>
      <w:r w:rsidR="004D1032">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{"citationID":"NFaSiRe7","properties":{"formattedCitation":"(Corr\\uc0\\u234{}a {\\i{}et al.}, 2017; Shahjahan {\\i{}et al.}, 2018; Hertika {\\i{}et al.}, 2022, 2025)","plainCitation":"(Corrêa et al., 2017; Shahjahan et al., 2018; Hertika et al., 2022, 2025)","noteIndex":0},"citationItems":[{"id":189,"uris":["http://zotero.org/users/4161640/items/73C7NNIY"],"itemData":{"id":189,"type":"article-journal","container-title":"Toxicological &amp; Environmental Chemistry","DOI":"10.1080/02772248.2016.1189554","ISSN":"0277-2248, 1029-0486","issue":"3","journalAbbreviation":"Toxicol Environ Chem","language":"en","page":"482-491","source":"DOI.org (Crossref)","title":"Differential blood counting in fish as a non-destructive biomarker of water contamination exposure","volume":"99","author":[{"family":"Corrêa","given":"Sandra Aparecida Da Silva"},{"family":"Abessa","given":"Denis Moledo De Souza"},{"family":"Santos","given":"Luciana Gomes Dos"},{"family":"Da Silva","given":"Edison Bezerra"},{"family":"Seriani","given":"Robson"}],"issued":{"date-parts":[["2017",3,16]]}}},{"id":264,"uris":["http://zotero.org/users/4161640/items/AX9JKHZM"],"itemData":{"id":264,"type":"article-journal","container-title":"Fish Physiology and Biochemistry","issue":"5","journalAbbreviation":"FISH","note":"publisher: Springer","page":"1309–1318","title":"Increased water temperature altered hemato-biochemical parameters and structure of peripheral erythrocytes in striped catfish Pangasianodon hypophthalmus","volume":"44","author":[{"family":"Shahjahan","given":"MD"},{"family":"Uddin","given":"Md Helal"},{"family":"Bain","given":"Victor"},{"family":"Haque","given":"Md Mahfuzul"}],"issued":{"date-parts":[["2018"]]}}},{"id":265,"uris":["http://zotero.org/users/4161640/items/QRAC4K4U"],"itemData":{"id":265,"type":"article-journal","container-title":"F1000Research","page":"1169","title":"Effect of environmental factors on blood counts of Gambusia affinis caught at brantas river watershed, Indonesia","volume":"10","author":[{"family":"Hertika","given":"Asus Maizar Suryanto"},{"family":"Arfiati","given":"Diana"},{"family":"Lusiana","given":"Evellin Dewi"},{"family":"Putra","given":"Renanda BDS"}],"issued":{"date-parts":[["2022"]]}}},{"id":266,"uris":["http://zotero.org/users/4161640/items/L3BG9L4E"],"itemData":{"id":266,"type":"article-journal","container-title":"Water Environment Research","issue":"6","journalAbbreviation":"Water Environ. Res.","note":"publisher: Wiley Online Library","page":"e70126","title":"Analysis of fish hematological profiles as bioindicators of water pollution in fish conservation areas, East Java, Indonesia","volume":"97","author":[{"family":"Hertika","given":"Asus Maizar Suryanto"},{"family":"Musa","given":"Muhammad"},{"family":"Amron","given":"Kasyful"},{"family":"Putra","given":"Renanda Baghaz Dzulhamdani Surya"},{"family":"Alfarisi","given":"Muhammad Asnin"},{"family":"Putra","given":"Andhika Farras Rahardian"},{"family":"Halimah","given":"Marsa Fatin"},{"family":"Wijanata","given":"Ida Bagus Pascad"}],"issued":{"date-parts":[["2025"]]}}}],"schema":"https://github.com/citation-style-language/schema/raw/master/csl-citation.json"} </w:instrText>
      </w:r>
      <w:r w:rsidR="004D1032">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(Corrêa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2017; Shahjahan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2018; Hertika </w:t>
      </w:r>
      <w:r w:rsidR="002838B7" w:rsidRPr="002838B7">
        <w:rPr>
          <w:rFonts w:ascii="Arial" w:hAnsi="Arial" w:cs="Arial"/>
          <w:i/>
          <w:iCs/>
          <w:color w:val="000000"/>
          <w:kern w:val="0"/>
        </w:rPr>
        <w:t>et al.</w:t>
      </w:r>
      <w:r w:rsidR="002838B7" w:rsidRPr="002838B7">
        <w:rPr>
          <w:rFonts w:ascii="Arial" w:hAnsi="Arial" w:cs="Arial"/>
          <w:color w:val="000000"/>
          <w:kern w:val="0"/>
        </w:rPr>
        <w:t>, 2022, 2025)</w:t>
      </w:r>
      <w:r w:rsidR="004D1032">
        <w:rPr>
          <w:rFonts w:ascii="Arial" w:eastAsia="Times New Roman" w:hAnsi="Arial" w:cs="Arial"/>
          <w:color w:val="000000"/>
          <w:kern w:val="0"/>
          <w14:ligatures w14:val="none"/>
        </w:rPr>
        <w:fldChar w:fldCharType="end"/>
      </w:r>
      <w:r w:rsidR="009A25A6">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By maintaining constant</w:t>
      </w:r>
      <w:r w:rsidR="00377293">
        <w:rPr>
          <w:rFonts w:ascii="Arial" w:eastAsia="Times New Roman" w:hAnsi="Arial" w:cs="Arial"/>
          <w:color w:val="000000"/>
          <w:kern w:val="0"/>
          <w14:ligatures w14:val="none"/>
        </w:rPr>
        <w:t xml:space="preserve"> environmental</w:t>
      </w:r>
      <w:r>
        <w:rPr>
          <w:rFonts w:ascii="Arial" w:eastAsia="Times New Roman" w:hAnsi="Arial" w:cs="Arial"/>
          <w:color w:val="000000"/>
          <w:kern w:val="0"/>
          <w14:ligatures w14:val="none"/>
        </w:rPr>
        <w:t xml:space="preserve"> conditions, we </w:t>
      </w:r>
      <w:r w:rsidR="00377293">
        <w:rPr>
          <w:rFonts w:ascii="Arial" w:eastAsia="Times New Roman" w:hAnsi="Arial" w:cs="Arial"/>
          <w:color w:val="000000"/>
          <w:kern w:val="0"/>
          <w14:ligatures w14:val="none"/>
        </w:rPr>
        <w:t xml:space="preserve">reduced the likelihood </w:t>
      </w:r>
      <w:r>
        <w:rPr>
          <w:rFonts w:ascii="Arial" w:eastAsia="Times New Roman" w:hAnsi="Arial" w:cs="Arial"/>
          <w:color w:val="000000"/>
          <w:kern w:val="0"/>
          <w14:ligatures w14:val="none"/>
        </w:rPr>
        <w:t>that observed differences in NLR reflected</w:t>
      </w:r>
      <w:r w:rsidR="00377293">
        <w:rPr>
          <w:rFonts w:ascii="Arial" w:eastAsia="Times New Roman" w:hAnsi="Arial" w:cs="Arial"/>
          <w:color w:val="000000"/>
          <w:kern w:val="0"/>
          <w14:ligatures w14:val="none"/>
        </w:rPr>
        <w:t xml:space="preserve"> abiotic variation among tanks</w:t>
      </w:r>
      <w:r>
        <w:rPr>
          <w:rFonts w:ascii="Arial" w:eastAsia="Times New Roman" w:hAnsi="Arial" w:cs="Arial"/>
          <w:color w:val="000000"/>
          <w:kern w:val="0"/>
          <w14:ligatures w14:val="none"/>
        </w:rPr>
        <w:t>.</w:t>
      </w:r>
    </w:p>
    <w:p w14:paraId="30118E31" w14:textId="77777777" w:rsidR="00D8586B" w:rsidRDefault="00D8586B" w:rsidP="00207381">
      <w:pPr>
        <w:spacing w:line="480" w:lineRule="auto"/>
        <w:ind w:firstLine="720"/>
        <w:rPr>
          <w:rFonts w:ascii="Arial" w:eastAsia="Times New Roman" w:hAnsi="Arial" w:cs="Arial"/>
          <w:color w:val="000000"/>
          <w:kern w:val="0"/>
          <w14:ligatures w14:val="none"/>
        </w:rPr>
      </w:pPr>
    </w:p>
    <w:p w14:paraId="04E9C3B9" w14:textId="37FE992C" w:rsidR="00D8586B" w:rsidRPr="00D8586B" w:rsidRDefault="00D8586B" w:rsidP="00D8586B">
      <w:pPr>
        <w:spacing w:line="480" w:lineRule="auto"/>
        <w:rPr>
          <w:rFonts w:ascii="Arial" w:eastAsia="Times New Roman" w:hAnsi="Arial" w:cs="Arial"/>
          <w:i/>
          <w:iCs/>
          <w:color w:val="000000"/>
          <w:kern w:val="0"/>
          <w14:ligatures w14:val="none"/>
        </w:rPr>
      </w:pPr>
      <w:r>
        <w:rPr>
          <w:rFonts w:ascii="Arial" w:eastAsia="Times New Roman" w:hAnsi="Arial" w:cs="Arial"/>
          <w:i/>
          <w:iCs/>
          <w:color w:val="000000"/>
          <w:kern w:val="0"/>
          <w14:ligatures w14:val="none"/>
        </w:rPr>
        <w:t xml:space="preserve">4.3. </w:t>
      </w:r>
      <w:r w:rsidR="00765946">
        <w:rPr>
          <w:rFonts w:ascii="Arial" w:eastAsia="Times New Roman" w:hAnsi="Arial" w:cs="Arial"/>
          <w:i/>
          <w:iCs/>
          <w:color w:val="000000"/>
          <w:kern w:val="0"/>
          <w14:ligatures w14:val="none"/>
        </w:rPr>
        <w:t xml:space="preserve">Contaminant </w:t>
      </w:r>
      <w:r w:rsidR="000B2425">
        <w:rPr>
          <w:rFonts w:ascii="Arial" w:eastAsia="Times New Roman" w:hAnsi="Arial" w:cs="Arial"/>
          <w:i/>
          <w:iCs/>
          <w:color w:val="000000"/>
          <w:kern w:val="0"/>
          <w14:ligatures w14:val="none"/>
        </w:rPr>
        <w:t>Exposure (</w:t>
      </w:r>
      <w:r>
        <w:rPr>
          <w:rFonts w:ascii="Arial" w:hAnsi="Arial" w:cs="Arial"/>
          <w:i/>
          <w:iCs/>
        </w:rPr>
        <w:t xml:space="preserve">Blood </w:t>
      </w:r>
      <w:r w:rsidR="000B2425">
        <w:rPr>
          <w:rFonts w:ascii="Arial" w:hAnsi="Arial" w:cs="Arial"/>
          <w:i/>
          <w:iCs/>
        </w:rPr>
        <w:t>S</w:t>
      </w:r>
      <w:r>
        <w:rPr>
          <w:rFonts w:ascii="Arial" w:hAnsi="Arial" w:cs="Arial"/>
          <w:i/>
          <w:iCs/>
        </w:rPr>
        <w:t xml:space="preserve">amples 1 </w:t>
      </w:r>
      <w:r w:rsidR="000B2425">
        <w:rPr>
          <w:rFonts w:ascii="Arial" w:hAnsi="Arial" w:cs="Arial"/>
          <w:i/>
          <w:iCs/>
        </w:rPr>
        <w:t>vs.</w:t>
      </w:r>
      <w:r>
        <w:rPr>
          <w:rFonts w:ascii="Arial" w:hAnsi="Arial" w:cs="Arial"/>
          <w:i/>
          <w:iCs/>
        </w:rPr>
        <w:t xml:space="preserve"> 2</w:t>
      </w:r>
      <w:r w:rsidR="000B2425">
        <w:rPr>
          <w:rFonts w:ascii="Arial" w:hAnsi="Arial" w:cs="Arial"/>
          <w:i/>
          <w:iCs/>
        </w:rPr>
        <w:t>)</w:t>
      </w:r>
    </w:p>
    <w:p w14:paraId="550F74FF" w14:textId="5546C117" w:rsidR="00CA091B" w:rsidRDefault="003E7284" w:rsidP="004B6151">
      <w:pPr>
        <w:spacing w:line="480" w:lineRule="auto"/>
        <w:ind w:firstLine="720"/>
        <w:rPr>
          <w:rFonts w:ascii="Arial" w:eastAsia="Times New Roman" w:hAnsi="Arial" w:cs="Arial"/>
          <w:color w:val="000000"/>
          <w:kern w:val="0"/>
          <w14:ligatures w14:val="none"/>
        </w:rPr>
      </w:pPr>
      <w:r w:rsidRPr="003E7284">
        <w:rPr>
          <w:rFonts w:ascii="Arial" w:eastAsia="Times New Roman" w:hAnsi="Arial" w:cs="Arial"/>
          <w:color w:val="000000"/>
          <w:kern w:val="0"/>
          <w14:ligatures w14:val="none"/>
        </w:rPr>
        <w:t>Ou</w:t>
      </w:r>
      <w:r w:rsidR="009D0723">
        <w:rPr>
          <w:rFonts w:ascii="Arial" w:eastAsia="Times New Roman" w:hAnsi="Arial" w:cs="Arial"/>
          <w:color w:val="000000"/>
          <w:kern w:val="0"/>
          <w14:ligatures w14:val="none"/>
        </w:rPr>
        <w:t>r</w:t>
      </w:r>
      <w:r w:rsidRPr="003E7284">
        <w:rPr>
          <w:rFonts w:ascii="Arial" w:eastAsia="Times New Roman" w:hAnsi="Arial" w:cs="Arial"/>
          <w:color w:val="000000"/>
          <w:kern w:val="0"/>
          <w14:ligatures w14:val="none"/>
        </w:rPr>
        <w:t xml:space="preserve"> study </w:t>
      </w:r>
      <w:r w:rsidR="004B6151">
        <w:rPr>
          <w:rFonts w:ascii="Arial" w:eastAsia="Times New Roman" w:hAnsi="Arial" w:cs="Arial"/>
          <w:color w:val="000000"/>
          <w:kern w:val="0"/>
          <w14:ligatures w14:val="none"/>
        </w:rPr>
        <w:t>provide</w:t>
      </w:r>
      <w:r w:rsidRPr="003E7284">
        <w:rPr>
          <w:rFonts w:ascii="Arial" w:eastAsia="Times New Roman" w:hAnsi="Arial" w:cs="Arial"/>
          <w:color w:val="000000"/>
          <w:kern w:val="0"/>
          <w14:ligatures w14:val="none"/>
        </w:rPr>
        <w:t xml:space="preserve">s </w:t>
      </w:r>
      <w:r w:rsidR="000B2425">
        <w:rPr>
          <w:rFonts w:ascii="Arial" w:eastAsia="Times New Roman" w:hAnsi="Arial" w:cs="Arial"/>
          <w:color w:val="000000"/>
          <w:kern w:val="0"/>
          <w14:ligatures w14:val="none"/>
        </w:rPr>
        <w:t xml:space="preserve">new evidence that </w:t>
      </w:r>
      <w:proofErr w:type="spellStart"/>
      <w:r w:rsidR="000B2425">
        <w:rPr>
          <w:rFonts w:ascii="Arial" w:eastAsia="Times New Roman" w:hAnsi="Arial" w:cs="Arial"/>
          <w:color w:val="000000"/>
          <w:kern w:val="0"/>
          <w14:ligatures w14:val="none"/>
        </w:rPr>
        <w:t>PFPeA</w:t>
      </w:r>
      <w:proofErr w:type="spellEnd"/>
      <w:r w:rsidR="000B2425">
        <w:rPr>
          <w:rFonts w:ascii="Arial" w:eastAsia="Times New Roman" w:hAnsi="Arial" w:cs="Arial"/>
          <w:color w:val="000000"/>
          <w:kern w:val="0"/>
          <w14:ligatures w14:val="none"/>
        </w:rPr>
        <w:t xml:space="preserve"> exposure </w:t>
      </w:r>
      <w:r w:rsidR="00765946">
        <w:rPr>
          <w:rFonts w:ascii="Arial" w:eastAsia="Times New Roman" w:hAnsi="Arial" w:cs="Arial"/>
          <w:color w:val="000000"/>
          <w:kern w:val="0"/>
          <w14:ligatures w14:val="none"/>
        </w:rPr>
        <w:t>may alter leukocyte-based</w:t>
      </w:r>
      <w:r w:rsidR="000B2425">
        <w:rPr>
          <w:rFonts w:ascii="Arial" w:eastAsia="Times New Roman" w:hAnsi="Arial" w:cs="Arial"/>
          <w:color w:val="000000"/>
          <w:kern w:val="0"/>
          <w14:ligatures w14:val="none"/>
        </w:rPr>
        <w:t xml:space="preserve"> stress</w:t>
      </w:r>
      <w:r w:rsidR="00765946">
        <w:rPr>
          <w:rFonts w:ascii="Arial" w:eastAsia="Times New Roman" w:hAnsi="Arial" w:cs="Arial"/>
          <w:color w:val="000000"/>
          <w:kern w:val="0"/>
          <w14:ligatures w14:val="none"/>
        </w:rPr>
        <w:t xml:space="preserve"> responses</w:t>
      </w:r>
      <w:r w:rsidR="000B2425">
        <w:rPr>
          <w:rFonts w:ascii="Arial" w:eastAsia="Times New Roman" w:hAnsi="Arial" w:cs="Arial"/>
          <w:color w:val="000000"/>
          <w:kern w:val="0"/>
          <w14:ligatures w14:val="none"/>
        </w:rPr>
        <w:t xml:space="preserve"> in freshwater fishes</w:t>
      </w:r>
      <w:r w:rsidR="005032D7">
        <w:rPr>
          <w:rFonts w:ascii="Arial" w:eastAsia="Times New Roman" w:hAnsi="Arial" w:cs="Arial"/>
          <w:color w:val="000000"/>
          <w:kern w:val="0"/>
          <w14:ligatures w14:val="none"/>
        </w:rPr>
        <w:t xml:space="preserve"> and </w:t>
      </w:r>
      <w:r w:rsidR="00765946">
        <w:rPr>
          <w:rFonts w:ascii="Arial" w:eastAsia="Times New Roman" w:hAnsi="Arial" w:cs="Arial"/>
          <w:color w:val="000000"/>
          <w:kern w:val="0"/>
          <w14:ligatures w14:val="none"/>
        </w:rPr>
        <w:t xml:space="preserve">further supports the utility </w:t>
      </w:r>
      <w:r w:rsidR="00944D34">
        <w:rPr>
          <w:rFonts w:ascii="Arial" w:eastAsia="Times New Roman" w:hAnsi="Arial" w:cs="Arial"/>
          <w:color w:val="000000"/>
          <w:kern w:val="0"/>
          <w14:ligatures w14:val="none"/>
        </w:rPr>
        <w:t xml:space="preserve">of </w:t>
      </w:r>
      <w:r w:rsidR="005032D7">
        <w:rPr>
          <w:rFonts w:ascii="Arial" w:eastAsia="Times New Roman" w:hAnsi="Arial" w:cs="Arial"/>
          <w:color w:val="000000"/>
          <w:kern w:val="0"/>
          <w14:ligatures w14:val="none"/>
        </w:rPr>
        <w:t xml:space="preserve">NLR as a </w:t>
      </w:r>
      <w:r w:rsidR="00944D34">
        <w:rPr>
          <w:rFonts w:ascii="Arial" w:eastAsia="Times New Roman" w:hAnsi="Arial" w:cs="Arial"/>
          <w:color w:val="000000"/>
          <w:kern w:val="0"/>
          <w14:ligatures w14:val="none"/>
        </w:rPr>
        <w:t xml:space="preserve">physiological </w:t>
      </w:r>
      <w:r w:rsidR="00CA091B">
        <w:rPr>
          <w:rFonts w:ascii="Arial" w:eastAsia="Times New Roman" w:hAnsi="Arial" w:cs="Arial"/>
          <w:color w:val="000000"/>
          <w:kern w:val="0"/>
          <w14:ligatures w14:val="none"/>
        </w:rPr>
        <w:t>biomarker</w:t>
      </w:r>
      <w:r w:rsidR="00944D34">
        <w:rPr>
          <w:rFonts w:ascii="Arial" w:eastAsia="Times New Roman" w:hAnsi="Arial" w:cs="Arial"/>
          <w:color w:val="000000"/>
          <w:kern w:val="0"/>
          <w14:ligatures w14:val="none"/>
        </w:rPr>
        <w:t xml:space="preserve"> associated with stress responses</w:t>
      </w:r>
      <w:r w:rsidR="004D1032">
        <w:rPr>
          <w:rFonts w:ascii="Arial" w:eastAsia="Times New Roman" w:hAnsi="Arial" w:cs="Arial"/>
          <w:color w:val="000000"/>
          <w:kern w:val="0"/>
          <w14:ligatures w14:val="none"/>
        </w:rPr>
        <w:t xml:space="preserve"> </w:t>
      </w:r>
      <w:r w:rsidR="004D1032">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{"citationID":"M9xZuEpN","properties":{"formattedCitation":"(Davis {\\i{}et al.}, 2008; Goessling {\\i{}et al.}, 2015)","plainCitation":"(Davis et al., 2008; Goessling et al., 2015)","noteIndex":0},"citationItems":[{"id":236,"uris":["http://zotero.org/users/4161640/items/PLY5XJBA"],"itemData":{"id":236,"type":"article-journal","container-title":"Functional Ecology","DOI":"10.1111/j.1365-2435.2008.01467.x","ISSN":"1365-2435","issue":"5","journalAbbreviation":"Funct. Ecol.","language":"en","license":"© 2008 The Authors. Journal compilation © 2008 British Ecological Society","note":"_eprint: https://besjournals.onlinelibrary.wiley.com/doi/pdf/10.1111/j.1365-2435.2008.01467.x","page":"760-772","source":"Wiley Online Library","title":"The use of leukocyte profiles to measure stress in vertebrates: a review for ecologists","title-short":"The use of leukocyte profiles to measure stress in vertebrates","volume":"22","author":[{"family":"Davis","given":"A. K."},{"family":"Maney","given":"D. L."},{"family":"Maerz","given":"J. C."}],"issued":{"date-parts":[["2008"]]}}},{"id":238,"uris":["http://zotero.org/users/4161640/items/8USWMUB9"],"itemData":{"id":238,"type":"article-journal","abstract":"There is growing need for reliable biomarkers of the physiological stress response in basic ecological investigations and conservation-specific applications. One effect of stress hormone secretion is the alteration of circulating leucocytes, specifically an increase in the heterophil : lymphocyte ratio (HLR). There have been numerous studies and reviews of the relationship between the stress response and HLR, yet the data have not been systematically analysed across studies. Here, we performed meta-analyses of studies in which paired values of plasma corticosterone (CORT) and HLR were available to investigate the relationship between these parameters. Specifically, we analysed CORT and HLR as baseline measures between treatment (or ‘stressed’ populations) and control (or ‘reference’ populations). Additionally, we investigated the relationship within CORT and HLR to identify temporal patterns of the response as a result of the duration of the stressor. Across studies, we identified that CORT and HLR are significantly elevated in populations subjected to environmentally stressful conditions. While not significantly different, CORT tended to be more elevated than HLR in the stressed populations. We found that there is a significant, negative relationship between CORT and the temporal duration of environmental stress. Additionally, we found a significant break point in this response at 85 days of stress duration, above which there is not a clear relationship between CORT and duration. This indicates that the CORT response to environmental stress attenuates. We found a small but positive significant relationship between HLR and temporal duration of environmental stress. This suggests that the elevation of HLR in response to environmental stress does not decrease over time. Our data identified that data gaps of wild populations of species exist and that more studies pairing physiological stress responses will further our understanding of how populations respond to environmental challenges. We found that CORT and HLR responded differently to stress, depending on captivity status, whether the study population was the domestic chicken, and the sex of the study population.","container-title":"Functional Ecology","DOI":"10.1111/1365-2435.12442","ISSN":"1365-2435","issue":"9","journalAbbreviation":"Funct. Ecol.","language":"en","license":"© 2015 The Authors. Functional Ecology © 2015 British Ecological Society","note":"_eprint: https://besjournals.onlinelibrary.wiley.com/doi/pdf/10.1111/1365-2435.12442","page":"1189-1196","source":"Wiley Online Library","title":"A meta-analysis of plasma corticosterone and heterophil : lymphocyte ratios – is there conservation of physiological stress responses over time?","title-short":"A meta-analysis of plasma corticosterone and heterophil","volume":"29","author":[{"family":"Goessling","given":"Jeffrey M."},{"family":"Kennedy","given":"Heather"},{"family":"Mendonça","given":"Mary T."},{"family":"Wilson","given":"Alan E."}],"issued":{"date-parts":[["2015"]]}}}],"schema":"https://github.com/citation-style-language/schema/raw/master/csl-citation.json"} </w:instrText>
      </w:r>
      <w:r w:rsidR="004D1032">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(Davis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2008; Goessling </w:t>
      </w:r>
      <w:r w:rsidR="002838B7" w:rsidRPr="002838B7">
        <w:rPr>
          <w:rFonts w:ascii="Arial" w:hAnsi="Arial" w:cs="Arial"/>
          <w:i/>
          <w:iCs/>
          <w:color w:val="000000"/>
          <w:kern w:val="0"/>
        </w:rPr>
        <w:t>et al.</w:t>
      </w:r>
      <w:r w:rsidR="002838B7" w:rsidRPr="002838B7">
        <w:rPr>
          <w:rFonts w:ascii="Arial" w:hAnsi="Arial" w:cs="Arial"/>
          <w:color w:val="000000"/>
          <w:kern w:val="0"/>
        </w:rPr>
        <w:t>, 2015)</w:t>
      </w:r>
      <w:r w:rsidR="004D1032">
        <w:rPr>
          <w:rFonts w:ascii="Arial" w:eastAsia="Times New Roman" w:hAnsi="Arial" w:cs="Arial"/>
          <w:color w:val="000000"/>
          <w:kern w:val="0"/>
          <w14:ligatures w14:val="none"/>
        </w:rPr>
        <w:fldChar w:fldCharType="end"/>
      </w:r>
      <w:r w:rsidRPr="003E7284">
        <w:rPr>
          <w:rFonts w:ascii="Arial" w:eastAsia="Times New Roman" w:hAnsi="Arial" w:cs="Arial"/>
          <w:color w:val="000000"/>
          <w:kern w:val="0"/>
          <w14:ligatures w14:val="none"/>
        </w:rPr>
        <w:t>.</w:t>
      </w:r>
      <w:r w:rsidR="003A5F48">
        <w:rPr>
          <w:rFonts w:ascii="Arial" w:eastAsia="Times New Roman" w:hAnsi="Arial" w:cs="Arial"/>
          <w:color w:val="000000"/>
          <w:kern w:val="0"/>
          <w14:ligatures w14:val="none"/>
        </w:rPr>
        <w:t xml:space="preserve"> </w:t>
      </w:r>
      <w:r w:rsidR="004B6151">
        <w:rPr>
          <w:rFonts w:ascii="Arial" w:eastAsia="Times New Roman" w:hAnsi="Arial" w:cs="Arial"/>
          <w:color w:val="000000"/>
          <w:kern w:val="0"/>
          <w14:ligatures w14:val="none"/>
        </w:rPr>
        <w:t>After</w:t>
      </w:r>
      <w:r w:rsidR="00C77121">
        <w:rPr>
          <w:rFonts w:ascii="Arial" w:eastAsia="Times New Roman" w:hAnsi="Arial" w:cs="Arial"/>
          <w:color w:val="000000"/>
          <w:kern w:val="0"/>
          <w14:ligatures w14:val="none"/>
        </w:rPr>
        <w:t xml:space="preserve"> </w:t>
      </w:r>
      <w:r w:rsidR="004B6151">
        <w:rPr>
          <w:rFonts w:ascii="Arial" w:eastAsia="Times New Roman" w:hAnsi="Arial" w:cs="Arial"/>
          <w:color w:val="000000"/>
          <w:kern w:val="0"/>
          <w14:ligatures w14:val="none"/>
        </w:rPr>
        <w:t>introducing</w:t>
      </w:r>
      <w:r w:rsidR="00F57B95">
        <w:rPr>
          <w:rFonts w:ascii="Arial" w:eastAsia="Times New Roman" w:hAnsi="Arial" w:cs="Arial"/>
          <w:color w:val="000000"/>
          <w:kern w:val="0"/>
          <w14:ligatures w14:val="none"/>
        </w:rPr>
        <w:t xml:space="preserve"> the </w:t>
      </w:r>
      <w:r w:rsidR="00944D34">
        <w:rPr>
          <w:rFonts w:ascii="Arial" w:eastAsia="Times New Roman" w:hAnsi="Arial" w:cs="Arial"/>
          <w:color w:val="000000"/>
          <w:kern w:val="0"/>
          <w14:ligatures w14:val="none"/>
        </w:rPr>
        <w:t>contaminants</w:t>
      </w:r>
      <w:r w:rsidR="00F57B95">
        <w:rPr>
          <w:rFonts w:ascii="Arial" w:eastAsia="Times New Roman" w:hAnsi="Arial" w:cs="Arial"/>
          <w:color w:val="000000"/>
          <w:kern w:val="0"/>
          <w14:ligatures w14:val="none"/>
        </w:rPr>
        <w:t xml:space="preserve">, we </w:t>
      </w:r>
      <w:r w:rsidR="004B6151">
        <w:rPr>
          <w:rFonts w:ascii="Arial" w:eastAsia="Times New Roman" w:hAnsi="Arial" w:cs="Arial"/>
          <w:color w:val="000000"/>
          <w:kern w:val="0"/>
          <w14:ligatures w14:val="none"/>
        </w:rPr>
        <w:t>observ</w:t>
      </w:r>
      <w:r w:rsidR="00F57B95">
        <w:rPr>
          <w:rFonts w:ascii="Arial" w:eastAsia="Times New Roman" w:hAnsi="Arial" w:cs="Arial"/>
          <w:color w:val="000000"/>
          <w:kern w:val="0"/>
          <w14:ligatures w14:val="none"/>
        </w:rPr>
        <w:t>ed</w:t>
      </w:r>
      <w:r w:rsidR="00944D34">
        <w:rPr>
          <w:rFonts w:ascii="Arial" w:eastAsia="Times New Roman" w:hAnsi="Arial" w:cs="Arial"/>
          <w:color w:val="000000"/>
          <w:kern w:val="0"/>
          <w14:ligatures w14:val="none"/>
        </w:rPr>
        <w:t xml:space="preserve"> sustained NLR elevation in</w:t>
      </w:r>
      <w:r w:rsidR="00F57B95">
        <w:rPr>
          <w:rFonts w:ascii="Arial" w:eastAsia="Times New Roman" w:hAnsi="Arial" w:cs="Arial"/>
          <w:color w:val="000000"/>
          <w:kern w:val="0"/>
          <w14:ligatures w14:val="none"/>
        </w:rPr>
        <w:t xml:space="preserve"> the </w:t>
      </w:r>
      <w:proofErr w:type="spellStart"/>
      <w:r w:rsidR="00F57B95">
        <w:rPr>
          <w:rFonts w:ascii="Arial" w:eastAsia="Times New Roman" w:hAnsi="Arial" w:cs="Arial"/>
          <w:color w:val="000000"/>
          <w:kern w:val="0"/>
          <w14:ligatures w14:val="none"/>
        </w:rPr>
        <w:t>PFPeA</w:t>
      </w:r>
      <w:proofErr w:type="spellEnd"/>
      <w:r w:rsidR="00F57B95">
        <w:rPr>
          <w:rFonts w:ascii="Arial" w:eastAsia="Times New Roman" w:hAnsi="Arial" w:cs="Arial"/>
          <w:color w:val="000000"/>
          <w:kern w:val="0"/>
          <w14:ligatures w14:val="none"/>
        </w:rPr>
        <w:t xml:space="preserve"> high group</w:t>
      </w:r>
      <w:r w:rsidR="00CA091B">
        <w:rPr>
          <w:rFonts w:ascii="Arial" w:eastAsia="Times New Roman" w:hAnsi="Arial" w:cs="Arial"/>
          <w:color w:val="000000"/>
          <w:kern w:val="0"/>
          <w14:ligatures w14:val="none"/>
        </w:rPr>
        <w:t xml:space="preserve">, </w:t>
      </w:r>
      <w:r w:rsidR="00944D34">
        <w:rPr>
          <w:rFonts w:ascii="Arial" w:eastAsia="Times New Roman" w:hAnsi="Arial" w:cs="Arial"/>
          <w:color w:val="000000"/>
          <w:kern w:val="0"/>
          <w14:ligatures w14:val="none"/>
        </w:rPr>
        <w:t xml:space="preserve">whereas NLR remained comparatively stable in </w:t>
      </w:r>
      <w:r w:rsidR="00CA091B">
        <w:rPr>
          <w:rFonts w:ascii="Arial" w:eastAsia="Times New Roman" w:hAnsi="Arial" w:cs="Arial"/>
          <w:color w:val="000000"/>
          <w:kern w:val="0"/>
          <w14:ligatures w14:val="none"/>
        </w:rPr>
        <w:t>the</w:t>
      </w:r>
      <w:r w:rsidR="00944D34">
        <w:rPr>
          <w:rFonts w:ascii="Arial" w:eastAsia="Times New Roman" w:hAnsi="Arial" w:cs="Arial"/>
          <w:color w:val="000000"/>
          <w:kern w:val="0"/>
          <w14:ligatures w14:val="none"/>
        </w:rPr>
        <w:t xml:space="preserve"> </w:t>
      </w:r>
      <w:r w:rsidR="00CA091B">
        <w:rPr>
          <w:rFonts w:ascii="Arial" w:eastAsia="Times New Roman" w:hAnsi="Arial" w:cs="Arial"/>
          <w:color w:val="000000"/>
          <w:kern w:val="0"/>
          <w14:ligatures w14:val="none"/>
        </w:rPr>
        <w:t xml:space="preserve">Cd </w:t>
      </w:r>
      <w:r w:rsidR="00C77121">
        <w:rPr>
          <w:rFonts w:ascii="Arial" w:eastAsia="Times New Roman" w:hAnsi="Arial" w:cs="Arial"/>
          <w:color w:val="000000"/>
          <w:kern w:val="0"/>
          <w14:ligatures w14:val="none"/>
        </w:rPr>
        <w:t>low</w:t>
      </w:r>
      <w:r w:rsidR="00944D34">
        <w:rPr>
          <w:rFonts w:ascii="Arial" w:eastAsia="Times New Roman" w:hAnsi="Arial" w:cs="Arial"/>
          <w:color w:val="000000"/>
          <w:kern w:val="0"/>
          <w14:ligatures w14:val="none"/>
        </w:rPr>
        <w:t xml:space="preserve">, Cd </w:t>
      </w:r>
      <w:r w:rsidR="00C77121">
        <w:rPr>
          <w:rFonts w:ascii="Arial" w:eastAsia="Times New Roman" w:hAnsi="Arial" w:cs="Arial"/>
          <w:color w:val="000000"/>
          <w:kern w:val="0"/>
          <w14:ligatures w14:val="none"/>
        </w:rPr>
        <w:t xml:space="preserve">high, </w:t>
      </w:r>
      <w:proofErr w:type="spellStart"/>
      <w:r w:rsidR="00C77121">
        <w:rPr>
          <w:rFonts w:ascii="Arial" w:eastAsia="Times New Roman" w:hAnsi="Arial" w:cs="Arial"/>
          <w:color w:val="000000"/>
          <w:kern w:val="0"/>
          <w14:ligatures w14:val="none"/>
        </w:rPr>
        <w:t>PFPeA</w:t>
      </w:r>
      <w:proofErr w:type="spellEnd"/>
      <w:r w:rsidR="00C77121">
        <w:rPr>
          <w:rFonts w:ascii="Arial" w:eastAsia="Times New Roman" w:hAnsi="Arial" w:cs="Arial"/>
          <w:color w:val="000000"/>
          <w:kern w:val="0"/>
          <w14:ligatures w14:val="none"/>
        </w:rPr>
        <w:t xml:space="preserve"> low, and control</w:t>
      </w:r>
      <w:r w:rsidR="00944D34">
        <w:rPr>
          <w:rFonts w:ascii="Arial" w:eastAsia="Times New Roman" w:hAnsi="Arial" w:cs="Arial"/>
          <w:color w:val="000000"/>
          <w:kern w:val="0"/>
          <w14:ligatures w14:val="none"/>
        </w:rPr>
        <w:t xml:space="preserve"> groups</w:t>
      </w:r>
      <w:r w:rsidR="00F57B95">
        <w:rPr>
          <w:rFonts w:ascii="Arial" w:eastAsia="Times New Roman" w:hAnsi="Arial" w:cs="Arial"/>
          <w:color w:val="000000"/>
          <w:kern w:val="0"/>
          <w14:ligatures w14:val="none"/>
        </w:rPr>
        <w:t>.</w:t>
      </w:r>
      <w:r w:rsidR="003A5F48">
        <w:rPr>
          <w:rFonts w:ascii="Arial" w:eastAsia="Times New Roman" w:hAnsi="Arial" w:cs="Arial"/>
          <w:color w:val="000000"/>
          <w:kern w:val="0"/>
          <w14:ligatures w14:val="none"/>
        </w:rPr>
        <w:t xml:space="preserve"> As </w:t>
      </w:r>
      <w:r w:rsidR="004B6151">
        <w:rPr>
          <w:rFonts w:ascii="Arial" w:eastAsia="Times New Roman" w:hAnsi="Arial" w:cs="Arial"/>
          <w:color w:val="000000"/>
          <w:kern w:val="0"/>
          <w14:ligatures w14:val="none"/>
        </w:rPr>
        <w:t>noted</w:t>
      </w:r>
      <w:r w:rsidR="003A5F48">
        <w:rPr>
          <w:rFonts w:ascii="Arial" w:eastAsia="Times New Roman" w:hAnsi="Arial" w:cs="Arial"/>
          <w:color w:val="000000"/>
          <w:kern w:val="0"/>
          <w14:ligatures w14:val="none"/>
        </w:rPr>
        <w:t xml:space="preserve"> </w:t>
      </w:r>
      <w:r w:rsidR="004B6151">
        <w:rPr>
          <w:rFonts w:ascii="Arial" w:eastAsia="Times New Roman" w:hAnsi="Arial" w:cs="Arial"/>
          <w:color w:val="000000"/>
          <w:kern w:val="0"/>
          <w14:ligatures w14:val="none"/>
        </w:rPr>
        <w:t>earlier</w:t>
      </w:r>
      <w:r w:rsidR="003A5F48">
        <w:rPr>
          <w:rFonts w:ascii="Arial" w:eastAsia="Times New Roman" w:hAnsi="Arial" w:cs="Arial"/>
          <w:color w:val="000000"/>
          <w:kern w:val="0"/>
          <w14:ligatures w14:val="none"/>
        </w:rPr>
        <w:t xml:space="preserve">, the high </w:t>
      </w:r>
      <w:proofErr w:type="spellStart"/>
      <w:r w:rsidR="003A5F48">
        <w:rPr>
          <w:rFonts w:ascii="Arial" w:eastAsia="Times New Roman" w:hAnsi="Arial" w:cs="Arial"/>
          <w:color w:val="000000"/>
          <w:kern w:val="0"/>
          <w14:ligatures w14:val="none"/>
        </w:rPr>
        <w:t>PFPeA</w:t>
      </w:r>
      <w:proofErr w:type="spellEnd"/>
      <w:r w:rsidR="003A5F48">
        <w:rPr>
          <w:rFonts w:ascii="Arial" w:eastAsia="Times New Roman" w:hAnsi="Arial" w:cs="Arial"/>
          <w:color w:val="000000"/>
          <w:kern w:val="0"/>
          <w14:ligatures w14:val="none"/>
        </w:rPr>
        <w:t xml:space="preserve"> and </w:t>
      </w:r>
      <w:r w:rsidR="00CA091B">
        <w:rPr>
          <w:rFonts w:ascii="Arial" w:eastAsia="Times New Roman" w:hAnsi="Arial" w:cs="Arial"/>
          <w:color w:val="000000"/>
          <w:kern w:val="0"/>
          <w14:ligatures w14:val="none"/>
        </w:rPr>
        <w:t>Cd</w:t>
      </w:r>
      <w:r w:rsidR="003A5F48">
        <w:rPr>
          <w:rFonts w:ascii="Arial" w:eastAsia="Times New Roman" w:hAnsi="Arial" w:cs="Arial"/>
          <w:color w:val="000000"/>
          <w:kern w:val="0"/>
          <w14:ligatures w14:val="none"/>
        </w:rPr>
        <w:t xml:space="preserve"> doses</w:t>
      </w:r>
      <w:r w:rsidR="00CA091B">
        <w:rPr>
          <w:rFonts w:ascii="Arial" w:eastAsia="Times New Roman" w:hAnsi="Arial" w:cs="Arial"/>
          <w:color w:val="000000"/>
          <w:kern w:val="0"/>
          <w14:ligatures w14:val="none"/>
        </w:rPr>
        <w:t xml:space="preserve"> exceeded </w:t>
      </w:r>
      <w:r w:rsidR="00944D34">
        <w:rPr>
          <w:rFonts w:ascii="Arial" w:eastAsia="Times New Roman" w:hAnsi="Arial" w:cs="Arial"/>
          <w:color w:val="000000"/>
          <w:kern w:val="0"/>
          <w14:ligatures w14:val="none"/>
        </w:rPr>
        <w:t xml:space="preserve">concentrations </w:t>
      </w:r>
      <w:r w:rsidR="003A5F48">
        <w:rPr>
          <w:rFonts w:ascii="Arial" w:eastAsia="Times New Roman" w:hAnsi="Arial" w:cs="Arial"/>
          <w:color w:val="000000"/>
          <w:kern w:val="0"/>
          <w14:ligatures w14:val="none"/>
        </w:rPr>
        <w:t>currently detected in natural</w:t>
      </w:r>
      <w:r w:rsidR="00944D34">
        <w:rPr>
          <w:rFonts w:ascii="Arial" w:eastAsia="Times New Roman" w:hAnsi="Arial" w:cs="Arial"/>
          <w:color w:val="000000"/>
          <w:kern w:val="0"/>
          <w14:ligatures w14:val="none"/>
        </w:rPr>
        <w:t xml:space="preserve"> aquatic</w:t>
      </w:r>
      <w:r w:rsidR="003A5F48">
        <w:rPr>
          <w:rFonts w:ascii="Arial" w:eastAsia="Times New Roman" w:hAnsi="Arial" w:cs="Arial"/>
          <w:color w:val="000000"/>
          <w:kern w:val="0"/>
          <w14:ligatures w14:val="none"/>
        </w:rPr>
        <w:t xml:space="preserve"> systems.</w:t>
      </w:r>
      <w:r w:rsidR="00944D34">
        <w:rPr>
          <w:rFonts w:ascii="Arial" w:eastAsia="Times New Roman" w:hAnsi="Arial" w:cs="Arial"/>
          <w:color w:val="000000"/>
          <w:kern w:val="0"/>
          <w14:ligatures w14:val="none"/>
        </w:rPr>
        <w:t xml:space="preserve"> We intentionally incorporated an</w:t>
      </w:r>
      <w:r w:rsidR="003A5F48">
        <w:rPr>
          <w:rFonts w:ascii="Arial" w:eastAsia="Times New Roman" w:hAnsi="Arial" w:cs="Arial"/>
          <w:color w:val="000000"/>
          <w:kern w:val="0"/>
          <w14:ligatures w14:val="none"/>
        </w:rPr>
        <w:t xml:space="preserve"> order-of-magnitude dosing scale</w:t>
      </w:r>
      <w:r w:rsidR="00CA091B">
        <w:rPr>
          <w:rFonts w:ascii="Arial" w:eastAsia="Times New Roman" w:hAnsi="Arial" w:cs="Arial"/>
          <w:color w:val="000000"/>
          <w:kern w:val="0"/>
          <w14:ligatures w14:val="none"/>
        </w:rPr>
        <w:t xml:space="preserve"> approach</w:t>
      </w:r>
      <w:r w:rsidR="00944D34">
        <w:rPr>
          <w:rFonts w:ascii="Arial" w:eastAsia="Times New Roman" w:hAnsi="Arial" w:cs="Arial"/>
          <w:color w:val="000000"/>
          <w:kern w:val="0"/>
          <w14:ligatures w14:val="none"/>
        </w:rPr>
        <w:t xml:space="preserve"> to evaluate physiological responses across a range of contaminant concentrations under</w:t>
      </w:r>
      <w:r w:rsidR="003A5F48">
        <w:rPr>
          <w:rFonts w:ascii="Arial" w:eastAsia="Times New Roman" w:hAnsi="Arial" w:cs="Arial"/>
          <w:color w:val="000000"/>
          <w:kern w:val="0"/>
          <w14:ligatures w14:val="none"/>
        </w:rPr>
        <w:t xml:space="preserve"> controlled</w:t>
      </w:r>
      <w:r w:rsidR="00944D34">
        <w:rPr>
          <w:rFonts w:ascii="Arial" w:eastAsia="Times New Roman" w:hAnsi="Arial" w:cs="Arial"/>
          <w:color w:val="000000"/>
          <w:kern w:val="0"/>
          <w14:ligatures w14:val="none"/>
        </w:rPr>
        <w:t xml:space="preserve"> laboratory conditions. Such approaches are</w:t>
      </w:r>
      <w:r w:rsidR="003A5F48">
        <w:rPr>
          <w:rFonts w:ascii="Arial" w:eastAsia="Times New Roman" w:hAnsi="Arial" w:cs="Arial"/>
          <w:color w:val="000000"/>
          <w:kern w:val="0"/>
          <w14:ligatures w14:val="none"/>
        </w:rPr>
        <w:t xml:space="preserve"> common </w:t>
      </w:r>
      <w:r w:rsidR="00944D34">
        <w:rPr>
          <w:rFonts w:ascii="Arial" w:eastAsia="Times New Roman" w:hAnsi="Arial" w:cs="Arial"/>
          <w:color w:val="000000"/>
          <w:kern w:val="0"/>
          <w14:ligatures w14:val="none"/>
        </w:rPr>
        <w:t>in exploratory</w:t>
      </w:r>
      <w:r w:rsidR="001452D5">
        <w:rPr>
          <w:rFonts w:ascii="Arial" w:eastAsia="Times New Roman" w:hAnsi="Arial" w:cs="Arial"/>
          <w:color w:val="000000"/>
          <w:kern w:val="0"/>
          <w14:ligatures w14:val="none"/>
        </w:rPr>
        <w:t xml:space="preserve"> toxicology because physiological thresholds and biomarker responses are often poorly understood, especially</w:t>
      </w:r>
      <w:r w:rsidR="00944D34">
        <w:rPr>
          <w:rFonts w:ascii="Arial" w:eastAsia="Times New Roman" w:hAnsi="Arial" w:cs="Arial"/>
          <w:color w:val="000000"/>
          <w:kern w:val="0"/>
          <w14:ligatures w14:val="none"/>
        </w:rPr>
        <w:t xml:space="preserve"> </w:t>
      </w:r>
      <w:r w:rsidR="001452D5">
        <w:rPr>
          <w:rFonts w:ascii="Arial" w:eastAsia="Times New Roman" w:hAnsi="Arial" w:cs="Arial"/>
          <w:color w:val="000000"/>
          <w:kern w:val="0"/>
          <w14:ligatures w14:val="none"/>
        </w:rPr>
        <w:t xml:space="preserve">when </w:t>
      </w:r>
      <w:r w:rsidR="003A5F48">
        <w:rPr>
          <w:rFonts w:ascii="Arial" w:eastAsia="Times New Roman" w:hAnsi="Arial" w:cs="Arial"/>
          <w:color w:val="000000"/>
          <w:kern w:val="0"/>
          <w14:ligatures w14:val="none"/>
        </w:rPr>
        <w:t>investigat</w:t>
      </w:r>
      <w:r w:rsidR="00C77121">
        <w:rPr>
          <w:rFonts w:ascii="Arial" w:eastAsia="Times New Roman" w:hAnsi="Arial" w:cs="Arial"/>
          <w:color w:val="000000"/>
          <w:kern w:val="0"/>
          <w14:ligatures w14:val="none"/>
        </w:rPr>
        <w:t>ing</w:t>
      </w:r>
      <w:r w:rsidR="001452D5">
        <w:rPr>
          <w:rFonts w:ascii="Arial" w:eastAsia="Times New Roman" w:hAnsi="Arial" w:cs="Arial"/>
          <w:color w:val="000000"/>
          <w:kern w:val="0"/>
          <w14:ligatures w14:val="none"/>
        </w:rPr>
        <w:t xml:space="preserve"> understudied compounds, such as short-chain PFASs. These order-of-magnitude approaches</w:t>
      </w:r>
      <w:r w:rsidR="003A5F48">
        <w:rPr>
          <w:rFonts w:ascii="Arial" w:eastAsia="Times New Roman" w:hAnsi="Arial" w:cs="Arial"/>
          <w:color w:val="000000"/>
          <w:kern w:val="0"/>
          <w14:ligatures w14:val="none"/>
        </w:rPr>
        <w:t xml:space="preserve"> enhance our understanding for future </w:t>
      </w:r>
      <w:r w:rsidR="00C77121">
        <w:rPr>
          <w:rFonts w:ascii="Arial" w:eastAsia="Times New Roman" w:hAnsi="Arial" w:cs="Arial"/>
          <w:color w:val="000000"/>
          <w:kern w:val="0"/>
          <w14:ligatures w14:val="none"/>
        </w:rPr>
        <w:t>research</w:t>
      </w:r>
      <w:r w:rsidR="003A5F48">
        <w:rPr>
          <w:rFonts w:ascii="Arial" w:eastAsia="Times New Roman" w:hAnsi="Arial" w:cs="Arial"/>
          <w:color w:val="000000"/>
          <w:kern w:val="0"/>
          <w14:ligatures w14:val="none"/>
        </w:rPr>
        <w:t xml:space="preserve">. </w:t>
      </w:r>
    </w:p>
    <w:p w14:paraId="564D1AD4" w14:textId="4DBAC377" w:rsidR="003E7284" w:rsidRDefault="00CA091B" w:rsidP="004B6151">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O</w:t>
      </w:r>
      <w:r w:rsidR="00C77121">
        <w:rPr>
          <w:rFonts w:ascii="Arial" w:eastAsia="Times New Roman" w:hAnsi="Arial" w:cs="Arial"/>
          <w:color w:val="000000"/>
          <w:kern w:val="0"/>
          <w14:ligatures w14:val="none"/>
        </w:rPr>
        <w:t xml:space="preserve">ur findings </w:t>
      </w:r>
      <w:r>
        <w:rPr>
          <w:rFonts w:ascii="Arial" w:eastAsia="Times New Roman" w:hAnsi="Arial" w:cs="Arial"/>
          <w:color w:val="000000"/>
          <w:kern w:val="0"/>
          <w14:ligatures w14:val="none"/>
        </w:rPr>
        <w:t>align with</w:t>
      </w:r>
      <w:r w:rsidR="00C77121">
        <w:rPr>
          <w:rFonts w:ascii="Arial" w:eastAsia="Times New Roman" w:hAnsi="Arial" w:cs="Arial"/>
          <w:color w:val="000000"/>
          <w:kern w:val="0"/>
          <w14:ligatures w14:val="none"/>
        </w:rPr>
        <w:t xml:space="preserve"> previous studies indicating that PFAS </w:t>
      </w:r>
      <w:r>
        <w:rPr>
          <w:rFonts w:ascii="Arial" w:eastAsia="Times New Roman" w:hAnsi="Arial" w:cs="Arial"/>
          <w:color w:val="000000"/>
          <w:kern w:val="0"/>
          <w14:ligatures w14:val="none"/>
        </w:rPr>
        <w:t>exposure</w:t>
      </w:r>
      <w:r w:rsidR="00C5742F">
        <w:rPr>
          <w:rFonts w:ascii="Arial" w:eastAsia="Times New Roman" w:hAnsi="Arial" w:cs="Arial"/>
          <w:color w:val="000000"/>
          <w:kern w:val="0"/>
          <w14:ligatures w14:val="none"/>
        </w:rPr>
        <w:t xml:space="preserve"> can alter</w:t>
      </w:r>
      <w:r>
        <w:rPr>
          <w:rFonts w:ascii="Arial" w:eastAsia="Times New Roman" w:hAnsi="Arial" w:cs="Arial"/>
          <w:color w:val="000000"/>
          <w:kern w:val="0"/>
          <w14:ligatures w14:val="none"/>
        </w:rPr>
        <w:t xml:space="preserve"> physiological</w:t>
      </w:r>
      <w:r w:rsidR="00C77121">
        <w:rPr>
          <w:rFonts w:ascii="Arial" w:eastAsia="Times New Roman" w:hAnsi="Arial" w:cs="Arial"/>
          <w:color w:val="000000"/>
          <w:kern w:val="0"/>
          <w14:ligatures w14:val="none"/>
        </w:rPr>
        <w:t xml:space="preserve"> </w:t>
      </w:r>
      <w:r w:rsidR="00C5742F">
        <w:rPr>
          <w:rFonts w:ascii="Arial" w:eastAsia="Times New Roman" w:hAnsi="Arial" w:cs="Arial"/>
          <w:color w:val="000000"/>
          <w:kern w:val="0"/>
          <w14:ligatures w14:val="none"/>
        </w:rPr>
        <w:t xml:space="preserve">processes associated with stress responses </w:t>
      </w:r>
      <w:r w:rsidR="00C77121">
        <w:rPr>
          <w:rFonts w:ascii="Arial" w:eastAsia="Times New Roman" w:hAnsi="Arial" w:cs="Arial"/>
          <w:color w:val="000000"/>
          <w:kern w:val="0"/>
          <w14:ligatures w14:val="none"/>
        </w:rPr>
        <w:t>in fishes. For instance,</w:t>
      </w:r>
      <w:r w:rsidR="004D1032">
        <w:rPr>
          <w:rFonts w:ascii="Arial" w:eastAsia="Times New Roman" w:hAnsi="Arial" w:cs="Arial"/>
          <w:color w:val="000000"/>
          <w:kern w:val="0"/>
          <w14:ligatures w14:val="none"/>
        </w:rPr>
        <w:t xml:space="preserve"> </w:t>
      </w:r>
      <w:r w:rsidR="004D1032">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{"citationID":"flwjpA6e","properties":{"formattedCitation":"(Schumann {\\i{}et al.}, 2024)","plainCitation":"(Schumann et al., 2024)","dontUpdate":true,"noteIndex":0},"citationItems":[{"id":267,"uris":["http://zotero.org/users/4161640/items/DLBFZ6CQ"],"itemData":{"id":267,"type":"article-journal","container-title":"Chemosphere","note":"publisher: Elsevier","page":"142925","title":"Cortisol levels reveal species-specific stress condition in fish from PFAS polluted rivers","volume":"363","author":[{"family":"Schumann","given":"Sophia"},{"family":"Negrato","given":"Elena"},{"family":"Piva","given":"Elisabetta"},{"family":"Pietropoli","given":"Edoardo"},{"family":"Bonato","given":"Marco"},{"family":"Irato","given":"Paola"},{"family":"Marion","given":"Andrea"},{"family":"Santovito","given":"Gianfranco"},{"family":"Bertotto","given":"Daniela"}],"issued":{"date-parts":[["2024"]]}}}],"schema":"https://github.com/citation-style-language/schema/raw/master/csl-citation.json"} </w:instrText>
      </w:r>
      <w:r w:rsidR="004D1032">
        <w:rPr>
          <w:rFonts w:ascii="Arial" w:eastAsia="Times New Roman" w:hAnsi="Arial" w:cs="Arial"/>
          <w:color w:val="000000"/>
          <w:kern w:val="0"/>
          <w14:ligatures w14:val="none"/>
        </w:rPr>
        <w:fldChar w:fldCharType="separate"/>
      </w:r>
      <w:r w:rsidR="004D1032" w:rsidRPr="004D1032">
        <w:rPr>
          <w:rFonts w:ascii="Arial" w:hAnsi="Arial" w:cs="Arial"/>
          <w:color w:val="000000"/>
          <w:kern w:val="0"/>
        </w:rPr>
        <w:t xml:space="preserve">Schumann </w:t>
      </w:r>
      <w:r w:rsidR="004D1032" w:rsidRPr="004D1032">
        <w:rPr>
          <w:rFonts w:ascii="Arial" w:hAnsi="Arial" w:cs="Arial"/>
          <w:i/>
          <w:iCs/>
          <w:color w:val="000000"/>
          <w:kern w:val="0"/>
        </w:rPr>
        <w:t>et al.</w:t>
      </w:r>
      <w:r w:rsidR="004D1032" w:rsidRPr="004D1032">
        <w:rPr>
          <w:rFonts w:ascii="Arial" w:hAnsi="Arial" w:cs="Arial"/>
          <w:color w:val="000000"/>
          <w:kern w:val="0"/>
        </w:rPr>
        <w:t xml:space="preserve"> </w:t>
      </w:r>
      <w:r w:rsidR="004D1032">
        <w:rPr>
          <w:rFonts w:ascii="Arial" w:hAnsi="Arial" w:cs="Arial"/>
          <w:color w:val="000000"/>
          <w:kern w:val="0"/>
        </w:rPr>
        <w:t>(</w:t>
      </w:r>
      <w:r w:rsidR="004D1032" w:rsidRPr="004D1032">
        <w:rPr>
          <w:rFonts w:ascii="Arial" w:hAnsi="Arial" w:cs="Arial"/>
          <w:color w:val="000000"/>
          <w:kern w:val="0"/>
        </w:rPr>
        <w:t>2024)</w:t>
      </w:r>
      <w:r w:rsidR="004D1032">
        <w:rPr>
          <w:rFonts w:ascii="Arial" w:eastAsia="Times New Roman" w:hAnsi="Arial" w:cs="Arial"/>
          <w:color w:val="000000"/>
          <w:kern w:val="0"/>
          <w14:ligatures w14:val="none"/>
        </w:rPr>
        <w:fldChar w:fldCharType="end"/>
      </w:r>
      <w:r w:rsidR="00C77121">
        <w:rPr>
          <w:rFonts w:ascii="Arial" w:eastAsia="Times New Roman" w:hAnsi="Arial" w:cs="Arial"/>
          <w:color w:val="000000"/>
          <w:kern w:val="0"/>
          <w14:ligatures w14:val="none"/>
        </w:rPr>
        <w:t xml:space="preserve"> </w:t>
      </w:r>
      <w:r w:rsidR="004D1032">
        <w:rPr>
          <w:rFonts w:ascii="Arial" w:eastAsia="Times New Roman" w:hAnsi="Arial" w:cs="Arial"/>
          <w:color w:val="000000"/>
          <w:kern w:val="0"/>
          <w14:ligatures w14:val="none"/>
        </w:rPr>
        <w:t>found</w:t>
      </w:r>
      <w:r w:rsidR="00C77121">
        <w:rPr>
          <w:rFonts w:ascii="Arial" w:eastAsia="Times New Roman" w:hAnsi="Arial" w:cs="Arial"/>
          <w:color w:val="000000"/>
          <w:kern w:val="0"/>
          <w14:ligatures w14:val="none"/>
        </w:rPr>
        <w:t xml:space="preserve"> that freshwater lotic systems with higher PFAS exposure rates were </w:t>
      </w:r>
      <w:r w:rsidR="004D1032">
        <w:rPr>
          <w:rFonts w:ascii="Arial" w:eastAsia="Times New Roman" w:hAnsi="Arial" w:cs="Arial"/>
          <w:color w:val="000000"/>
          <w:kern w:val="0"/>
          <w14:ligatures w14:val="none"/>
        </w:rPr>
        <w:t>associat</w:t>
      </w:r>
      <w:r w:rsidR="00C77121">
        <w:rPr>
          <w:rFonts w:ascii="Arial" w:eastAsia="Times New Roman" w:hAnsi="Arial" w:cs="Arial"/>
          <w:color w:val="000000"/>
          <w:kern w:val="0"/>
          <w14:ligatures w14:val="none"/>
        </w:rPr>
        <w:t xml:space="preserve">ed </w:t>
      </w:r>
      <w:r w:rsidR="004D1032">
        <w:rPr>
          <w:rFonts w:ascii="Arial" w:eastAsia="Times New Roman" w:hAnsi="Arial" w:cs="Arial"/>
          <w:color w:val="000000"/>
          <w:kern w:val="0"/>
          <w14:ligatures w14:val="none"/>
        </w:rPr>
        <w:t>with</w:t>
      </w:r>
      <w:r w:rsidR="00C77121">
        <w:rPr>
          <w:rFonts w:ascii="Arial" w:eastAsia="Times New Roman" w:hAnsi="Arial" w:cs="Arial"/>
          <w:color w:val="000000"/>
          <w:kern w:val="0"/>
          <w14:ligatures w14:val="none"/>
        </w:rPr>
        <w:t xml:space="preserve"> </w:t>
      </w:r>
      <w:r w:rsidR="004D1032">
        <w:rPr>
          <w:rFonts w:ascii="Arial" w:eastAsia="Times New Roman" w:hAnsi="Arial" w:cs="Arial"/>
          <w:color w:val="000000"/>
          <w:kern w:val="0"/>
          <w14:ligatures w14:val="none"/>
        </w:rPr>
        <w:t>higher</w:t>
      </w:r>
      <w:r w:rsidR="00C77121">
        <w:rPr>
          <w:rFonts w:ascii="Arial" w:eastAsia="Times New Roman" w:hAnsi="Arial" w:cs="Arial"/>
          <w:color w:val="000000"/>
          <w:kern w:val="0"/>
          <w14:ligatures w14:val="none"/>
        </w:rPr>
        <w:t xml:space="preserve"> plasma cortisol levels. </w:t>
      </w:r>
      <w:r w:rsidR="00642F95">
        <w:rPr>
          <w:rFonts w:ascii="Arial" w:eastAsia="Times New Roman" w:hAnsi="Arial" w:cs="Arial"/>
          <w:color w:val="000000"/>
          <w:kern w:val="0"/>
          <w14:ligatures w14:val="none"/>
        </w:rPr>
        <w:t>Notab</w:t>
      </w:r>
      <w:r w:rsidR="00C77121">
        <w:rPr>
          <w:rFonts w:ascii="Arial" w:eastAsia="Times New Roman" w:hAnsi="Arial" w:cs="Arial"/>
          <w:color w:val="000000"/>
          <w:kern w:val="0"/>
          <w14:ligatures w14:val="none"/>
        </w:rPr>
        <w:t xml:space="preserve">ly, </w:t>
      </w:r>
      <w:r w:rsidR="004D1032">
        <w:rPr>
          <w:rFonts w:ascii="Arial" w:eastAsia="Times New Roman" w:hAnsi="Arial" w:cs="Arial"/>
          <w:color w:val="000000"/>
          <w:kern w:val="0"/>
          <w14:ligatures w14:val="none"/>
        </w:rPr>
        <w:t>PFAS</w:t>
      </w:r>
      <w:r w:rsidR="001452D5">
        <w:rPr>
          <w:rFonts w:ascii="Arial" w:eastAsia="Times New Roman" w:hAnsi="Arial" w:cs="Arial"/>
          <w:color w:val="000000"/>
          <w:kern w:val="0"/>
          <w14:ligatures w14:val="none"/>
        </w:rPr>
        <w:t xml:space="preserve"> compounds</w:t>
      </w:r>
      <w:r w:rsidR="00C5742F">
        <w:rPr>
          <w:rFonts w:ascii="Arial" w:eastAsia="Times New Roman" w:hAnsi="Arial" w:cs="Arial"/>
          <w:color w:val="000000"/>
          <w:kern w:val="0"/>
          <w14:ligatures w14:val="none"/>
        </w:rPr>
        <w:t>’</w:t>
      </w:r>
      <w:r w:rsidR="004D1032">
        <w:rPr>
          <w:rFonts w:ascii="Arial" w:eastAsia="Times New Roman" w:hAnsi="Arial" w:cs="Arial"/>
          <w:color w:val="000000"/>
          <w:kern w:val="0"/>
          <w14:ligatures w14:val="none"/>
        </w:rPr>
        <w:t xml:space="preserve"> potential to influence stress</w:t>
      </w:r>
      <w:r w:rsidR="00C5742F">
        <w:rPr>
          <w:rFonts w:ascii="Arial" w:eastAsia="Times New Roman" w:hAnsi="Arial" w:cs="Arial"/>
          <w:color w:val="000000"/>
          <w:kern w:val="0"/>
          <w14:ligatures w14:val="none"/>
        </w:rPr>
        <w:t>-associated physiological processes</w:t>
      </w:r>
      <w:r w:rsidR="004D1032">
        <w:rPr>
          <w:rFonts w:ascii="Arial" w:eastAsia="Times New Roman" w:hAnsi="Arial" w:cs="Arial"/>
          <w:color w:val="000000"/>
          <w:kern w:val="0"/>
          <w14:ligatures w14:val="none"/>
        </w:rPr>
        <w:t xml:space="preserve"> may pose a significant </w:t>
      </w:r>
      <w:r w:rsidR="004D1032">
        <w:rPr>
          <w:rFonts w:ascii="Arial" w:eastAsia="Times New Roman" w:hAnsi="Arial" w:cs="Arial"/>
          <w:color w:val="000000"/>
          <w:kern w:val="0"/>
          <w14:ligatures w14:val="none"/>
        </w:rPr>
        <w:lastRenderedPageBreak/>
        <w:t>challenge for fisheries conservation and management, as chronic stress may reduce growth and reproductive rates and increase</w:t>
      </w:r>
      <w:r w:rsidR="00C77121">
        <w:rPr>
          <w:rFonts w:ascii="Arial" w:eastAsia="Times New Roman" w:hAnsi="Arial" w:cs="Arial"/>
          <w:color w:val="000000"/>
          <w:kern w:val="0"/>
          <w14:ligatures w14:val="none"/>
        </w:rPr>
        <w:t xml:space="preserve"> mortality</w:t>
      </w:r>
      <w:r w:rsidR="00C77121" w:rsidRPr="003E7284">
        <w:rPr>
          <w:rFonts w:ascii="Arial" w:eastAsia="Times New Roman" w:hAnsi="Arial" w:cs="Arial"/>
          <w:color w:val="000000"/>
          <w:kern w:val="0"/>
          <w14:ligatures w14:val="none"/>
        </w:rPr>
        <w:t xml:space="preserve"> </w:t>
      </w:r>
      <w:r w:rsidR="004D1032">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{"citationID":"aDYSCrkx","properties":{"formattedCitation":"(Pankhurst and Van Der Kraak, 1997; Schreck, 2010)","plainCitation":"(Pankhurst and Van Der Kraak, 1997; Schreck, 2010)","noteIndex":0},"citationItems":[{"id":151,"uris":["http://zotero.org/users/4161640/items/JT79CDVS"],"itemData":{"id":151,"type":"chapter","container-title":"Fish stress and Health in Aquaculture","page":"73–93","title":"Effects of stress on reproduction and growth of fish","volume":"1","author":[{"family":"Pankhurst","given":"NW"},{"family":"Van Der Kraak","given":"G"}],"issued":{"date-parts":[["1997"]]}}},{"id":154,"uris":["http://zotero.org/users/4161640/items/E3SB6KUL"],"itemData":{"id":154,"type":"article-journal","container-title":"General and Comparative Endocrinology","DOI":"10.1016/j.ygcen.2009.07.004","ISSN":"00166480","issue":"3","journalAbbreviation":"Gen Comp Endocrinol","language":"en","license":"https://www.elsevier.com/tdm/userlicense/1.0/","page":"549-556","source":"DOI.org (Crossref)","title":"Stress and fish reproduction: the roles of allostasis and hormesis","title-short":"Stress and fish reproduction","volume":"165","author":[{"family":"Schreck","given":"Carl B."}],"issued":{"date-parts":[["2010",2]]}}}],"schema":"https://github.com/citation-style-language/schema/raw/master/csl-citation.json"} </w:instrText>
      </w:r>
      <w:r w:rsidR="004D1032">
        <w:rPr>
          <w:rFonts w:ascii="Arial" w:eastAsia="Times New Roman" w:hAnsi="Arial" w:cs="Arial"/>
          <w:color w:val="000000"/>
          <w:kern w:val="0"/>
          <w14:ligatures w14:val="none"/>
        </w:rPr>
        <w:fldChar w:fldCharType="separate"/>
      </w:r>
      <w:r w:rsidR="002838B7">
        <w:rPr>
          <w:rFonts w:ascii="Arial" w:eastAsia="Times New Roman" w:hAnsi="Arial" w:cs="Arial"/>
          <w:noProof/>
          <w:color w:val="000000"/>
          <w:kern w:val="0"/>
          <w14:ligatures w14:val="none"/>
        </w:rPr>
        <w:t>(Pankhurst and Van Der Kraak, 1997; Schreck, 2010)</w:t>
      </w:r>
      <w:r w:rsidR="004D1032">
        <w:rPr>
          <w:rFonts w:ascii="Arial" w:eastAsia="Times New Roman" w:hAnsi="Arial" w:cs="Arial"/>
          <w:color w:val="000000"/>
          <w:kern w:val="0"/>
          <w14:ligatures w14:val="none"/>
        </w:rPr>
        <w:fldChar w:fldCharType="end"/>
      </w:r>
      <w:r w:rsidR="00C77121">
        <w:rPr>
          <w:rFonts w:ascii="Arial" w:eastAsia="Times New Roman" w:hAnsi="Arial" w:cs="Arial"/>
          <w:color w:val="000000"/>
          <w:kern w:val="0"/>
          <w14:ligatures w14:val="none"/>
        </w:rPr>
        <w:t>.</w:t>
      </w:r>
    </w:p>
    <w:p w14:paraId="17C61FA3" w14:textId="07F5EF80" w:rsidR="002A1E95" w:rsidRDefault="00D0262C" w:rsidP="002A1E95">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Unlike </w:t>
      </w:r>
      <w:proofErr w:type="spellStart"/>
      <w:r>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 xml:space="preserve"> exposure, o</w:t>
      </w:r>
      <w:r w:rsidRPr="003E7284">
        <w:rPr>
          <w:rFonts w:ascii="Arial" w:eastAsia="Times New Roman" w:hAnsi="Arial" w:cs="Arial"/>
          <w:color w:val="000000"/>
          <w:kern w:val="0"/>
          <w14:ligatures w14:val="none"/>
        </w:rPr>
        <w:t xml:space="preserve">ur study </w:t>
      </w:r>
      <w:r w:rsidR="001C65FA">
        <w:rPr>
          <w:rFonts w:ascii="Arial" w:eastAsia="Times New Roman" w:hAnsi="Arial" w:cs="Arial"/>
          <w:color w:val="000000"/>
          <w:kern w:val="0"/>
          <w14:ligatures w14:val="none"/>
        </w:rPr>
        <w:t>suggest</w:t>
      </w:r>
      <w:r w:rsidRPr="003E7284">
        <w:rPr>
          <w:rFonts w:ascii="Arial" w:eastAsia="Times New Roman" w:hAnsi="Arial" w:cs="Arial"/>
          <w:color w:val="000000"/>
          <w:kern w:val="0"/>
          <w14:ligatures w14:val="none"/>
        </w:rPr>
        <w:t xml:space="preserve">s that </w:t>
      </w:r>
      <w:r w:rsidR="00CA091B">
        <w:rPr>
          <w:rFonts w:ascii="Arial" w:eastAsia="Times New Roman" w:hAnsi="Arial" w:cs="Arial"/>
          <w:color w:val="000000"/>
          <w:kern w:val="0"/>
          <w14:ligatures w14:val="none"/>
        </w:rPr>
        <w:t>Cd</w:t>
      </w:r>
      <w:r w:rsidRPr="003E7284">
        <w:rPr>
          <w:rFonts w:ascii="Arial" w:eastAsia="Times New Roman" w:hAnsi="Arial" w:cs="Arial"/>
          <w:color w:val="000000"/>
          <w:kern w:val="0"/>
          <w14:ligatures w14:val="none"/>
        </w:rPr>
        <w:t xml:space="preserve"> </w:t>
      </w:r>
      <w:r w:rsidR="002A1E95">
        <w:rPr>
          <w:rFonts w:ascii="Arial" w:eastAsia="Times New Roman" w:hAnsi="Arial" w:cs="Arial"/>
          <w:color w:val="000000"/>
          <w:kern w:val="0"/>
          <w14:ligatures w14:val="none"/>
        </w:rPr>
        <w:t>may</w:t>
      </w:r>
      <w:r w:rsidRPr="003E7284">
        <w:rPr>
          <w:rFonts w:ascii="Arial" w:eastAsia="Times New Roman" w:hAnsi="Arial" w:cs="Arial"/>
          <w:color w:val="000000"/>
          <w:kern w:val="0"/>
          <w14:ligatures w14:val="none"/>
        </w:rPr>
        <w:t xml:space="preserve"> not</w:t>
      </w:r>
      <w:r w:rsidR="002A1E95">
        <w:rPr>
          <w:rFonts w:ascii="Arial" w:eastAsia="Times New Roman" w:hAnsi="Arial" w:cs="Arial"/>
          <w:color w:val="000000"/>
          <w:kern w:val="0"/>
          <w14:ligatures w14:val="none"/>
        </w:rPr>
        <w:t xml:space="preserve"> </w:t>
      </w:r>
      <w:r w:rsidR="001C65FA">
        <w:rPr>
          <w:rFonts w:ascii="Arial" w:eastAsia="Times New Roman" w:hAnsi="Arial" w:cs="Arial"/>
          <w:color w:val="000000"/>
          <w:kern w:val="0"/>
          <w14:ligatures w14:val="none"/>
        </w:rPr>
        <w:t>induc</w:t>
      </w:r>
      <w:r w:rsidR="002A1E95">
        <w:rPr>
          <w:rFonts w:ascii="Arial" w:eastAsia="Times New Roman" w:hAnsi="Arial" w:cs="Arial"/>
          <w:color w:val="000000"/>
          <w:kern w:val="0"/>
          <w14:ligatures w14:val="none"/>
        </w:rPr>
        <w:t>e a</w:t>
      </w:r>
      <w:r w:rsidRPr="003E7284">
        <w:rPr>
          <w:rFonts w:ascii="Arial" w:eastAsia="Times New Roman" w:hAnsi="Arial" w:cs="Arial"/>
          <w:color w:val="000000"/>
          <w:kern w:val="0"/>
          <w14:ligatures w14:val="none"/>
        </w:rPr>
        <w:t xml:space="preserve"> stress response in bass. </w:t>
      </w:r>
      <w:r w:rsidR="00621C62">
        <w:rPr>
          <w:rFonts w:ascii="Arial" w:eastAsia="Times New Roman" w:hAnsi="Arial" w:cs="Arial"/>
          <w:color w:val="000000"/>
          <w:kern w:val="0"/>
          <w14:ligatures w14:val="none"/>
        </w:rPr>
        <w:t xml:space="preserve">The </w:t>
      </w:r>
      <w:r w:rsidR="001C65FA">
        <w:rPr>
          <w:rFonts w:ascii="Arial" w:eastAsia="Times New Roman" w:hAnsi="Arial" w:cs="Arial"/>
          <w:color w:val="000000"/>
          <w:kern w:val="0"/>
          <w14:ligatures w14:val="none"/>
        </w:rPr>
        <w:t>absence</w:t>
      </w:r>
      <w:r w:rsidR="00621C62">
        <w:rPr>
          <w:rFonts w:ascii="Arial" w:eastAsia="Times New Roman" w:hAnsi="Arial" w:cs="Arial"/>
          <w:color w:val="000000"/>
          <w:kern w:val="0"/>
          <w14:ligatures w14:val="none"/>
        </w:rPr>
        <w:t xml:space="preserve"> of</w:t>
      </w:r>
      <w:r w:rsidR="003E7284" w:rsidRPr="003E7284">
        <w:rPr>
          <w:rFonts w:ascii="Arial" w:eastAsia="Times New Roman" w:hAnsi="Arial" w:cs="Arial"/>
          <w:color w:val="000000"/>
          <w:kern w:val="0"/>
          <w14:ligatures w14:val="none"/>
        </w:rPr>
        <w:t xml:space="preserve"> </w:t>
      </w:r>
      <w:r w:rsidR="007549CF">
        <w:rPr>
          <w:rFonts w:ascii="Arial" w:eastAsia="Times New Roman" w:hAnsi="Arial" w:cs="Arial"/>
          <w:color w:val="000000"/>
          <w:kern w:val="0"/>
          <w14:ligatures w14:val="none"/>
        </w:rPr>
        <w:t xml:space="preserve">a </w:t>
      </w:r>
      <w:r w:rsidR="00CA091B">
        <w:rPr>
          <w:rFonts w:ascii="Arial" w:eastAsia="Times New Roman" w:hAnsi="Arial" w:cs="Arial"/>
          <w:color w:val="000000"/>
          <w:kern w:val="0"/>
          <w14:ligatures w14:val="none"/>
        </w:rPr>
        <w:t>Cd</w:t>
      </w:r>
      <w:r w:rsidR="007549CF">
        <w:rPr>
          <w:rFonts w:ascii="Arial" w:eastAsia="Times New Roman" w:hAnsi="Arial" w:cs="Arial"/>
          <w:color w:val="000000"/>
          <w:kern w:val="0"/>
          <w14:ligatures w14:val="none"/>
        </w:rPr>
        <w:t xml:space="preserve"> effect</w:t>
      </w:r>
      <w:r w:rsidR="003E7284" w:rsidRPr="003E7284">
        <w:rPr>
          <w:rFonts w:ascii="Arial" w:eastAsia="Times New Roman" w:hAnsi="Arial" w:cs="Arial"/>
          <w:color w:val="000000"/>
          <w:kern w:val="0"/>
          <w14:ligatures w14:val="none"/>
        </w:rPr>
        <w:t xml:space="preserve"> was</w:t>
      </w:r>
      <w:r w:rsidR="004B6151">
        <w:rPr>
          <w:rFonts w:ascii="Arial" w:eastAsia="Times New Roman" w:hAnsi="Arial" w:cs="Arial"/>
          <w:color w:val="000000"/>
          <w:kern w:val="0"/>
          <w14:ligatures w14:val="none"/>
        </w:rPr>
        <w:t xml:space="preserve"> </w:t>
      </w:r>
      <w:r w:rsidR="001C65FA">
        <w:rPr>
          <w:rFonts w:ascii="Arial" w:eastAsia="Times New Roman" w:hAnsi="Arial" w:cs="Arial"/>
          <w:color w:val="000000"/>
          <w:kern w:val="0"/>
          <w14:ligatures w14:val="none"/>
        </w:rPr>
        <w:t>unexpected</w:t>
      </w:r>
      <w:r w:rsidR="002A1E95">
        <w:rPr>
          <w:rFonts w:ascii="Arial" w:eastAsia="Times New Roman" w:hAnsi="Arial" w:cs="Arial"/>
          <w:color w:val="000000"/>
          <w:kern w:val="0"/>
          <w14:ligatures w14:val="none"/>
        </w:rPr>
        <w:t xml:space="preserve"> but </w:t>
      </w:r>
      <w:r w:rsidR="004B6151">
        <w:rPr>
          <w:rFonts w:ascii="Arial" w:eastAsia="Times New Roman" w:hAnsi="Arial" w:cs="Arial"/>
          <w:color w:val="000000"/>
          <w:kern w:val="0"/>
          <w14:ligatures w14:val="none"/>
        </w:rPr>
        <w:t>aligns with pr</w:t>
      </w:r>
      <w:r w:rsidR="001C65FA">
        <w:rPr>
          <w:rFonts w:ascii="Arial" w:eastAsia="Times New Roman" w:hAnsi="Arial" w:cs="Arial"/>
          <w:color w:val="000000"/>
          <w:kern w:val="0"/>
          <w14:ligatures w14:val="none"/>
        </w:rPr>
        <w:t>evious</w:t>
      </w:r>
      <w:r w:rsidR="004B6151">
        <w:rPr>
          <w:rFonts w:ascii="Arial" w:eastAsia="Times New Roman" w:hAnsi="Arial" w:cs="Arial"/>
          <w:color w:val="000000"/>
          <w:kern w:val="0"/>
          <w14:ligatures w14:val="none"/>
        </w:rPr>
        <w:t xml:space="preserve"> research </w:t>
      </w:r>
      <w:r w:rsidR="001C65FA">
        <w:rPr>
          <w:rFonts w:ascii="Arial" w:eastAsia="Times New Roman" w:hAnsi="Arial" w:cs="Arial"/>
          <w:color w:val="000000"/>
          <w:kern w:val="0"/>
          <w14:ligatures w14:val="none"/>
        </w:rPr>
        <w:t>on</w:t>
      </w:r>
      <w:r w:rsidR="004B6151">
        <w:rPr>
          <w:rFonts w:ascii="Arial" w:eastAsia="Times New Roman" w:hAnsi="Arial" w:cs="Arial"/>
          <w:color w:val="000000"/>
          <w:kern w:val="0"/>
          <w14:ligatures w14:val="none"/>
        </w:rPr>
        <w:t xml:space="preserve"> </w:t>
      </w:r>
      <w:r w:rsidR="00CA091B">
        <w:rPr>
          <w:rFonts w:ascii="Arial" w:eastAsia="Times New Roman" w:hAnsi="Arial" w:cs="Arial"/>
          <w:color w:val="000000"/>
          <w:kern w:val="0"/>
          <w14:ligatures w14:val="none"/>
        </w:rPr>
        <w:t>Cd</w:t>
      </w:r>
      <w:r w:rsidR="004B6151">
        <w:rPr>
          <w:rFonts w:ascii="Arial" w:eastAsia="Times New Roman" w:hAnsi="Arial" w:cs="Arial"/>
          <w:color w:val="000000"/>
          <w:kern w:val="0"/>
          <w14:ligatures w14:val="none"/>
        </w:rPr>
        <w:t xml:space="preserve"> exposure and fish leukocytes</w:t>
      </w:r>
      <w:r w:rsidR="004D1032">
        <w:rPr>
          <w:rFonts w:ascii="Arial" w:eastAsia="Times New Roman" w:hAnsi="Arial" w:cs="Arial"/>
          <w:color w:val="000000"/>
          <w:kern w:val="0"/>
          <w14:ligatures w14:val="none"/>
        </w:rPr>
        <w:t>,</w:t>
      </w:r>
      <w:r w:rsidR="00642F95">
        <w:rPr>
          <w:rFonts w:ascii="Arial" w:eastAsia="Times New Roman" w:hAnsi="Arial" w:cs="Arial"/>
          <w:color w:val="000000"/>
          <w:kern w:val="0"/>
          <w14:ligatures w14:val="none"/>
        </w:rPr>
        <w:t xml:space="preserve"> </w:t>
      </w:r>
      <w:r w:rsidR="004D1032">
        <w:rPr>
          <w:rFonts w:ascii="Arial" w:eastAsia="Times New Roman" w:hAnsi="Arial" w:cs="Arial"/>
          <w:color w:val="000000"/>
          <w:kern w:val="0"/>
          <w14:ligatures w14:val="none"/>
        </w:rPr>
        <w:t>given</w:t>
      </w:r>
      <w:r w:rsidR="00642F95">
        <w:rPr>
          <w:rFonts w:ascii="Arial" w:eastAsia="Times New Roman" w:hAnsi="Arial" w:cs="Arial"/>
          <w:color w:val="000000"/>
          <w:kern w:val="0"/>
          <w14:ligatures w14:val="none"/>
        </w:rPr>
        <w:t xml:space="preserve"> </w:t>
      </w:r>
      <w:r w:rsidR="00F433B8">
        <w:rPr>
          <w:rFonts w:ascii="Arial" w:eastAsia="Times New Roman" w:hAnsi="Arial" w:cs="Arial"/>
          <w:color w:val="000000"/>
          <w:kern w:val="0"/>
          <w14:ligatures w14:val="none"/>
        </w:rPr>
        <w:t xml:space="preserve">the duration of </w:t>
      </w:r>
      <w:r w:rsidR="00CA091B">
        <w:rPr>
          <w:rFonts w:ascii="Arial" w:eastAsia="Times New Roman" w:hAnsi="Arial" w:cs="Arial"/>
          <w:color w:val="000000"/>
          <w:kern w:val="0"/>
          <w14:ligatures w14:val="none"/>
        </w:rPr>
        <w:t>our</w:t>
      </w:r>
      <w:r w:rsidR="004D1032">
        <w:rPr>
          <w:rFonts w:ascii="Arial" w:eastAsia="Times New Roman" w:hAnsi="Arial" w:cs="Arial"/>
          <w:color w:val="000000"/>
          <w:kern w:val="0"/>
          <w14:ligatures w14:val="none"/>
        </w:rPr>
        <w:t xml:space="preserve"> </w:t>
      </w:r>
      <w:r w:rsidR="00642F95">
        <w:rPr>
          <w:rFonts w:ascii="Arial" w:eastAsia="Times New Roman" w:hAnsi="Arial" w:cs="Arial"/>
          <w:color w:val="000000"/>
          <w:kern w:val="0"/>
          <w14:ligatures w14:val="none"/>
        </w:rPr>
        <w:t>study</w:t>
      </w:r>
      <w:r w:rsidR="004B6151">
        <w:rPr>
          <w:rFonts w:ascii="Arial" w:eastAsia="Times New Roman" w:hAnsi="Arial" w:cs="Arial"/>
          <w:color w:val="000000"/>
          <w:kern w:val="0"/>
          <w14:ligatures w14:val="none"/>
        </w:rPr>
        <w:t>.</w:t>
      </w:r>
      <w:r w:rsidR="003E7284" w:rsidRPr="003E7284">
        <w:rPr>
          <w:rFonts w:ascii="Arial" w:eastAsia="Times New Roman" w:hAnsi="Arial" w:cs="Arial"/>
          <w:color w:val="000000"/>
          <w:kern w:val="0"/>
          <w14:ligatures w14:val="none"/>
        </w:rPr>
        <w:t xml:space="preserve"> </w:t>
      </w:r>
      <w:r w:rsidR="004B6151">
        <w:rPr>
          <w:rFonts w:ascii="Arial" w:eastAsia="Times New Roman" w:hAnsi="Arial" w:cs="Arial"/>
          <w:color w:val="000000"/>
          <w:kern w:val="0"/>
          <w14:ligatures w14:val="none"/>
        </w:rPr>
        <w:t xml:space="preserve">For </w:t>
      </w:r>
      <w:r w:rsidR="001C65FA">
        <w:rPr>
          <w:rFonts w:ascii="Arial" w:eastAsia="Times New Roman" w:hAnsi="Arial" w:cs="Arial"/>
          <w:color w:val="000000"/>
          <w:kern w:val="0"/>
          <w14:ligatures w14:val="none"/>
        </w:rPr>
        <w:t>exampl</w:t>
      </w:r>
      <w:r w:rsidR="004B6151">
        <w:rPr>
          <w:rFonts w:ascii="Arial" w:eastAsia="Times New Roman" w:hAnsi="Arial" w:cs="Arial"/>
          <w:color w:val="000000"/>
          <w:kern w:val="0"/>
          <w14:ligatures w14:val="none"/>
        </w:rPr>
        <w:t>e,</w:t>
      </w:r>
      <w:r w:rsidR="003E7284" w:rsidRPr="003E7284">
        <w:rPr>
          <w:rFonts w:ascii="Arial" w:eastAsia="Times New Roman" w:hAnsi="Arial" w:cs="Arial"/>
          <w:color w:val="000000"/>
          <w:kern w:val="0"/>
          <w14:ligatures w14:val="none"/>
        </w:rPr>
        <w:t xml:space="preserve"> </w:t>
      </w:r>
      <w:r w:rsidR="00F433B8">
        <w:rPr>
          <w:rFonts w:ascii="Arial" w:eastAsia="Times New Roman" w:hAnsi="Arial" w:cs="Arial"/>
          <w:color w:val="000000"/>
          <w:kern w:val="0"/>
          <w14:ligatures w14:val="none"/>
        </w:rPr>
        <w:t>the adverse effects</w:t>
      </w:r>
      <w:r w:rsidR="007549CF" w:rsidRPr="003E7284">
        <w:rPr>
          <w:rFonts w:ascii="Arial" w:eastAsia="Times New Roman" w:hAnsi="Arial" w:cs="Arial"/>
          <w:color w:val="000000"/>
          <w:kern w:val="0"/>
          <w14:ligatures w14:val="none"/>
        </w:rPr>
        <w:t xml:space="preserve"> </w:t>
      </w:r>
      <w:r w:rsidR="00F433B8">
        <w:rPr>
          <w:rFonts w:ascii="Arial" w:eastAsia="Times New Roman" w:hAnsi="Arial" w:cs="Arial"/>
          <w:color w:val="000000"/>
          <w:kern w:val="0"/>
          <w14:ligatures w14:val="none"/>
        </w:rPr>
        <w:t>of Cd on fishes often emerge</w:t>
      </w:r>
      <w:r w:rsidR="00CA091B">
        <w:rPr>
          <w:rFonts w:ascii="Arial" w:eastAsia="Times New Roman" w:hAnsi="Arial" w:cs="Arial"/>
          <w:color w:val="000000"/>
          <w:kern w:val="0"/>
          <w14:ligatures w14:val="none"/>
        </w:rPr>
        <w:t xml:space="preserve"> </w:t>
      </w:r>
      <w:r w:rsidR="00F433B8">
        <w:rPr>
          <w:rFonts w:ascii="Arial" w:eastAsia="Times New Roman" w:hAnsi="Arial" w:cs="Arial"/>
          <w:color w:val="000000"/>
          <w:kern w:val="0"/>
          <w14:ligatures w14:val="none"/>
        </w:rPr>
        <w:t>with</w:t>
      </w:r>
      <w:r w:rsidR="00CA091B">
        <w:rPr>
          <w:rFonts w:ascii="Arial" w:eastAsia="Times New Roman" w:hAnsi="Arial" w:cs="Arial"/>
          <w:color w:val="000000"/>
          <w:kern w:val="0"/>
          <w14:ligatures w14:val="none"/>
        </w:rPr>
        <w:t xml:space="preserve"> longer</w:t>
      </w:r>
      <w:r w:rsidR="00F433B8">
        <w:rPr>
          <w:rFonts w:ascii="Arial" w:eastAsia="Times New Roman" w:hAnsi="Arial" w:cs="Arial"/>
          <w:color w:val="000000"/>
          <w:kern w:val="0"/>
          <w14:ligatures w14:val="none"/>
        </w:rPr>
        <w:t xml:space="preserve"> exposure</w:t>
      </w:r>
      <w:r w:rsidR="00CA091B">
        <w:rPr>
          <w:rFonts w:ascii="Arial" w:eastAsia="Times New Roman" w:hAnsi="Arial" w:cs="Arial"/>
          <w:color w:val="000000"/>
          <w:kern w:val="0"/>
          <w14:ligatures w14:val="none"/>
        </w:rPr>
        <w:t xml:space="preserve"> durations</w:t>
      </w:r>
      <w:r w:rsidR="007549CF">
        <w:rPr>
          <w:rFonts w:ascii="Arial" w:eastAsia="Times New Roman" w:hAnsi="Arial" w:cs="Arial"/>
          <w:color w:val="000000"/>
          <w:kern w:val="0"/>
          <w14:ligatures w14:val="none"/>
        </w:rPr>
        <w:t xml:space="preserve"> </w:t>
      </w:r>
      <w:r w:rsidR="00C73E19">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{"citationID":"GOJkDMBX","properties":{"formattedCitation":"(Cai {\\i{}et al.}, 2020; Hu {\\i{}et al.}, 2021; Liu {\\i{}et al.}, 2022)","plainCitation":"(Cai et al., 2020; Hu et al., 2021; Liu et al., 2022)","noteIndex":0},"citationItems":[{"id":269,"uris":["http://zotero.org/users/4161640/items/29RP7VTN"],"itemData":{"id":269,"type":"article-journal","container-title":"Fish Physiology and Biochemistry","issue":"1","journalAbbreviation":"FPB","note":"publisher: Springer","page":"187–197","title":"Cadmium exposure affects growth performance, energy metabolism, and neuropeptide expression in Carassius auratus gibelio","volume":"46","author":[{"family":"Cai","given":"Yanan"},{"family":"Yin","given":"Yuwei"},{"family":"Li","given":"Yueru"},{"family":"Guan","given":"Lili"},{"family":"Zhang","given":"Peijun"},{"family":"Qin","given":"Yue"},{"family":"Wang","given":"Yunxiang"},{"family":"Li","given":"Yuehong"}],"issued":{"date-parts":[["2020"]]}}},{"id":268,"uris":["http://zotero.org/users/4161640/items/6A274R9Y"],"itemData":{"id":268,"type":"article-journal","container-title":"Aquatic Toxicology","journalAbbreviation":"Aquat Toxicol","note":"publisher: Elsevier","page":"106014","title":"Effects of long-term cadmium exposure on growth, antioxidant defense and DNA methylation in juvenile Nile tilapia (Oreochromis niloticus)","volume":"241","author":[{"family":"Hu","given":"Fengxiao"},{"family":"Yin","given":"Li"},{"family":"Dong","given":"Feilong"},{"family":"Zheng","given":"Mengyan"},{"family":"Zhao","given":"Yixin"},{"family":"Fu","given":"Shirong"},{"family":"Zhang","given":"Weini"},{"family":"Chen","given":"Xinhua"}],"issued":{"date-parts":[["2021"]]}}},{"id":208,"uris":["http://zotero.org/users/4161640/items/FE3HMZY5"],"itemData":{"id":208,"type":"article-journal","container-title":"Toxics","DOI":"10.3390/toxics10100622","ISSN":"2305-6304","issue":"10","journalAbbreviation":"Toxics","language":"en","license":"https://creativecommons.org/licenses/by/4.0/","page":"622","source":"DOI.org (Crossref)","title":"Toxic effects of cadmium on fish","volume":"10","author":[{"family":"Liu","given":"Yinai"},{"family":"Chen","given":"Qianqian"},{"family":"Li","given":"Yaoqi"},{"family":"Bi","given":"Liuliu"},{"family":"Jin","given":"Libo"},{"family":"Peng","given":"Renyi"}],"issued":{"date-parts":[["2022",10,19]]}}}],"schema":"https://github.com/citation-style-language/schema/raw/master/csl-citation.json"} </w:instrText>
      </w:r>
      <w:r w:rsidR="00C73E19">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(Cai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2020; Hu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2021; Liu </w:t>
      </w:r>
      <w:r w:rsidR="002838B7" w:rsidRPr="002838B7">
        <w:rPr>
          <w:rFonts w:ascii="Arial" w:hAnsi="Arial" w:cs="Arial"/>
          <w:i/>
          <w:iCs/>
          <w:color w:val="000000"/>
          <w:kern w:val="0"/>
        </w:rPr>
        <w:t>et al.</w:t>
      </w:r>
      <w:r w:rsidR="002838B7" w:rsidRPr="002838B7">
        <w:rPr>
          <w:rFonts w:ascii="Arial" w:hAnsi="Arial" w:cs="Arial"/>
          <w:color w:val="000000"/>
          <w:kern w:val="0"/>
        </w:rPr>
        <w:t>, 2022)</w:t>
      </w:r>
      <w:r w:rsidR="00C73E19">
        <w:rPr>
          <w:rFonts w:ascii="Arial" w:eastAsia="Times New Roman" w:hAnsi="Arial" w:cs="Arial"/>
          <w:color w:val="000000"/>
          <w:kern w:val="0"/>
          <w14:ligatures w14:val="none"/>
        </w:rPr>
        <w:fldChar w:fldCharType="end"/>
      </w:r>
      <w:r w:rsidR="00C73E19">
        <w:rPr>
          <w:rFonts w:ascii="Arial" w:eastAsia="Times New Roman" w:hAnsi="Arial" w:cs="Arial"/>
          <w:color w:val="000000"/>
          <w:kern w:val="0"/>
          <w14:ligatures w14:val="none"/>
        </w:rPr>
        <w:t xml:space="preserve">, and other heavy metals </w:t>
      </w:r>
      <w:r w:rsidR="00F433B8">
        <w:rPr>
          <w:rFonts w:ascii="Arial" w:eastAsia="Times New Roman" w:hAnsi="Arial" w:cs="Arial"/>
          <w:color w:val="000000"/>
          <w:kern w:val="0"/>
          <w14:ligatures w14:val="none"/>
        </w:rPr>
        <w:t>can</w:t>
      </w:r>
      <w:r w:rsidR="00C73E19">
        <w:rPr>
          <w:rFonts w:ascii="Arial" w:eastAsia="Times New Roman" w:hAnsi="Arial" w:cs="Arial"/>
          <w:color w:val="000000"/>
          <w:kern w:val="0"/>
          <w14:ligatures w14:val="none"/>
        </w:rPr>
        <w:t xml:space="preserve"> significantly affect hematological parameters over</w:t>
      </w:r>
      <w:r w:rsidR="00642F95">
        <w:rPr>
          <w:rFonts w:ascii="Arial" w:eastAsia="Times New Roman" w:hAnsi="Arial" w:cs="Arial"/>
          <w:color w:val="000000"/>
          <w:kern w:val="0"/>
          <w14:ligatures w14:val="none"/>
        </w:rPr>
        <w:t xml:space="preserve"> time</w:t>
      </w:r>
      <w:r w:rsidR="00C73E19">
        <w:rPr>
          <w:rFonts w:ascii="Arial" w:eastAsia="Times New Roman" w:hAnsi="Arial" w:cs="Arial"/>
          <w:color w:val="000000"/>
          <w:kern w:val="0"/>
          <w14:ligatures w14:val="none"/>
        </w:rPr>
        <w:t xml:space="preserve"> </w:t>
      </w:r>
      <w:r w:rsidR="00C73E19">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{"citationID":"T99z0Cvf","properties":{"formattedCitation":"(Seriani {\\i{}et al.}, 2015b)","plainCitation":"(Seriani et al., 2015b)","noteIndex":0},"citationItems":[{"id":186,"uris":["http://zotero.org/users/4161640/items/WUSVHIZ6"],"itemData":{"id":186,"type":"article-journal","container-title":"Fish Physiology and Biochemistry","DOI":"10.1007/s10695-014-9984-x","ISSN":"0920-1742, 1573-5168","issue":"1","journalAbbreviation":"Fish Physiol Biochem","language":"en","page":"311-322","source":"DOI.org (Crossref)","title":"Hematological changes and cytogenotoxicity in the tilapia Oreochromis niloticus caused by sub-chronic exposures to mercury and selenium","volume":"41","author":[{"family":"Seriani","given":"Robson"},{"family":"França","given":"Jakeline Galvão"},{"family":"Lombardi","given":"Julio Vicente"},{"family":"Brito","given":"Jôse Mara"},{"family":"Ranzani-Paiva","given":"Maria José Tavares"}],"issued":{"date-parts":[["2015",2]]}}}],"schema":"https://github.com/citation-style-language/schema/raw/master/csl-citation.json"} </w:instrText>
      </w:r>
      <w:r w:rsidR="00C73E19">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(Seriani </w:t>
      </w:r>
      <w:r w:rsidR="002838B7" w:rsidRPr="002838B7">
        <w:rPr>
          <w:rFonts w:ascii="Arial" w:hAnsi="Arial" w:cs="Arial"/>
          <w:i/>
          <w:iCs/>
          <w:color w:val="000000"/>
          <w:kern w:val="0"/>
        </w:rPr>
        <w:t>et al.</w:t>
      </w:r>
      <w:r w:rsidR="002838B7" w:rsidRPr="002838B7">
        <w:rPr>
          <w:rFonts w:ascii="Arial" w:hAnsi="Arial" w:cs="Arial"/>
          <w:color w:val="000000"/>
          <w:kern w:val="0"/>
        </w:rPr>
        <w:t>, 2015b)</w:t>
      </w:r>
      <w:r w:rsidR="00C73E19">
        <w:rPr>
          <w:rFonts w:ascii="Arial" w:eastAsia="Times New Roman" w:hAnsi="Arial" w:cs="Arial"/>
          <w:color w:val="000000"/>
          <w:kern w:val="0"/>
          <w14:ligatures w14:val="none"/>
        </w:rPr>
        <w:fldChar w:fldCharType="end"/>
      </w:r>
      <w:r w:rsidR="003E7284" w:rsidRPr="003E7284">
        <w:rPr>
          <w:rFonts w:ascii="Arial" w:eastAsia="Times New Roman" w:hAnsi="Arial" w:cs="Arial"/>
          <w:color w:val="000000"/>
          <w:kern w:val="0"/>
          <w14:ligatures w14:val="none"/>
        </w:rPr>
        <w:t>.</w:t>
      </w:r>
      <w:r w:rsidR="00C73E19">
        <w:rPr>
          <w:rFonts w:ascii="Arial" w:eastAsia="Times New Roman" w:hAnsi="Arial" w:cs="Arial"/>
          <w:color w:val="000000"/>
          <w:kern w:val="0"/>
          <w14:ligatures w14:val="none"/>
        </w:rPr>
        <w:t xml:space="preserve"> In the freshwater rosy barb (</w:t>
      </w:r>
      <w:r w:rsidR="00C73E19">
        <w:rPr>
          <w:rFonts w:ascii="Arial" w:eastAsia="Times New Roman" w:hAnsi="Arial" w:cs="Arial"/>
          <w:i/>
          <w:iCs/>
          <w:color w:val="000000"/>
          <w:kern w:val="0"/>
          <w14:ligatures w14:val="none"/>
        </w:rPr>
        <w:t xml:space="preserve">Puntius </w:t>
      </w:r>
      <w:proofErr w:type="spellStart"/>
      <w:r w:rsidR="00C73E19">
        <w:rPr>
          <w:rFonts w:ascii="Arial" w:eastAsia="Times New Roman" w:hAnsi="Arial" w:cs="Arial"/>
          <w:i/>
          <w:iCs/>
          <w:color w:val="000000"/>
          <w:kern w:val="0"/>
          <w14:ligatures w14:val="none"/>
        </w:rPr>
        <w:t>conchonius</w:t>
      </w:r>
      <w:proofErr w:type="spellEnd"/>
      <w:r w:rsidR="00C73E19">
        <w:rPr>
          <w:rFonts w:ascii="Arial" w:eastAsia="Times New Roman" w:hAnsi="Arial" w:cs="Arial"/>
          <w:color w:val="000000"/>
          <w:kern w:val="0"/>
          <w14:ligatures w14:val="none"/>
        </w:rPr>
        <w:t>),</w:t>
      </w:r>
      <w:r w:rsidR="003E7284" w:rsidRPr="003E7284">
        <w:rPr>
          <w:rFonts w:ascii="Arial" w:eastAsia="Times New Roman" w:hAnsi="Arial" w:cs="Arial"/>
          <w:color w:val="000000"/>
          <w:kern w:val="0"/>
          <w14:ligatures w14:val="none"/>
        </w:rPr>
        <w:t xml:space="preserve"> </w:t>
      </w:r>
      <w:r w:rsidR="00C73E19">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{"citationID":"9R87IiLe","properties":{"formattedCitation":"(Gill and Pant, 1985)","plainCitation":"(Gill and Pant, 1985)","dontUpdate":true,"noteIndex":0},"citationItems":[{"id":271,"uris":["http://zotero.org/users/4161640/items/LJNQABG2"],"itemData":{"id":271,"type":"article-journal","abstract":"Chronically sublethal concentrations of cadmium caused conspicuous hematological anomalies in the cyprinid fish, Puntius conchonius. Exposure to 0.63 and 0.84 mg/liter cadmium chloride (120 and 115 of 96-hr LC50) induced morphological aberrations in mature erythrocytes including cytoplasmic vacuolation, hypochromia, deterioration of cellular membrane, basophilic stippling of cytoplasm, clumping of chromatin material and extrusion of nuclei, and schistocytosis. Anomalous basophils and monocytes were also encountered though less frequently. Decreased erythrocyte counts, hemoglobin and hematocrit values were also associated with chronic cadmium poisoning. The mean corpuscular hemoglobin and mean corpuscular volume increased (30 days) but mean corpuscular hemoglobin concentration showed no obvious change. A significant thrombocytopenia (90 days), elevated small lymphocyte and basophil populations, and a mild neutropenia were manifested in the cadmium-exposed fish. Large lymphocytes were not significantly affected.","container-title":"Environmental Research","DOI":"10.1016/0013-9351(85)90028-3","ISSN":"0013-9351","issue":"2","journalAbbreviation":"Environ. Res.","page":"327-337","source":"ScienceDirect","title":"Erythrocytic and leukocytic responses to cadmium poisoning in a freshwater fish, &lt;i&gt;Puntius conchonius&lt;/i&gt; ham","volume":"36","author":[{"family":"Gill","given":"Tejendra S."},{"family":"Pant","given":"Jagdish C."}],"issued":{"date-parts":[["1985",4,1]]}}}],"schema":"https://github.com/citation-style-language/schema/raw/master/csl-citation.json"} </w:instrText>
      </w:r>
      <w:r w:rsidR="00C73E19">
        <w:rPr>
          <w:rFonts w:ascii="Arial" w:eastAsia="Times New Roman" w:hAnsi="Arial" w:cs="Arial"/>
          <w:color w:val="000000"/>
          <w:kern w:val="0"/>
          <w14:ligatures w14:val="none"/>
        </w:rPr>
        <w:fldChar w:fldCharType="separate"/>
      </w:r>
      <w:r w:rsidR="00C73E19">
        <w:rPr>
          <w:rFonts w:ascii="Arial" w:eastAsia="Times New Roman" w:hAnsi="Arial" w:cs="Arial"/>
          <w:noProof/>
          <w:color w:val="000000"/>
          <w:kern w:val="0"/>
          <w14:ligatures w14:val="none"/>
        </w:rPr>
        <w:t>Gill and Pant (1985)</w:t>
      </w:r>
      <w:r w:rsidR="00C73E19">
        <w:rPr>
          <w:rFonts w:ascii="Arial" w:eastAsia="Times New Roman" w:hAnsi="Arial" w:cs="Arial"/>
          <w:color w:val="000000"/>
          <w:kern w:val="0"/>
          <w14:ligatures w14:val="none"/>
        </w:rPr>
        <w:fldChar w:fldCharType="end"/>
      </w:r>
      <w:r w:rsidR="00C73E19">
        <w:rPr>
          <w:rFonts w:ascii="Arial" w:eastAsia="Times New Roman" w:hAnsi="Arial" w:cs="Arial"/>
          <w:color w:val="000000"/>
          <w:kern w:val="0"/>
          <w14:ligatures w14:val="none"/>
        </w:rPr>
        <w:t xml:space="preserve"> </w:t>
      </w:r>
      <w:r w:rsidR="001C65FA">
        <w:rPr>
          <w:rFonts w:ascii="Arial" w:eastAsia="Times New Roman" w:hAnsi="Arial" w:cs="Arial"/>
          <w:color w:val="000000"/>
          <w:kern w:val="0"/>
          <w14:ligatures w14:val="none"/>
        </w:rPr>
        <w:t>discovere</w:t>
      </w:r>
      <w:r w:rsidR="003E7284" w:rsidRPr="003E7284">
        <w:rPr>
          <w:rFonts w:ascii="Arial" w:eastAsia="Times New Roman" w:hAnsi="Arial" w:cs="Arial"/>
          <w:color w:val="000000"/>
          <w:kern w:val="0"/>
          <w14:ligatures w14:val="none"/>
        </w:rPr>
        <w:t xml:space="preserve">d that circulating lymphocytes increased </w:t>
      </w:r>
      <w:r w:rsidR="001C65FA">
        <w:rPr>
          <w:rFonts w:ascii="Arial" w:eastAsia="Times New Roman" w:hAnsi="Arial" w:cs="Arial"/>
          <w:color w:val="000000"/>
          <w:kern w:val="0"/>
          <w14:ligatures w14:val="none"/>
        </w:rPr>
        <w:t>after</w:t>
      </w:r>
      <w:r w:rsidR="003E7284" w:rsidRPr="003E7284">
        <w:rPr>
          <w:rFonts w:ascii="Arial" w:eastAsia="Times New Roman" w:hAnsi="Arial" w:cs="Arial"/>
          <w:color w:val="000000"/>
          <w:kern w:val="0"/>
          <w14:ligatures w14:val="none"/>
        </w:rPr>
        <w:t xml:space="preserve"> </w:t>
      </w:r>
      <w:r w:rsidR="00F433B8">
        <w:rPr>
          <w:rFonts w:ascii="Arial" w:eastAsia="Times New Roman" w:hAnsi="Arial" w:cs="Arial"/>
          <w:color w:val="000000"/>
          <w:kern w:val="0"/>
          <w14:ligatures w14:val="none"/>
        </w:rPr>
        <w:t>Cd</w:t>
      </w:r>
      <w:r w:rsidR="003E7284" w:rsidRPr="003E7284">
        <w:rPr>
          <w:rFonts w:ascii="Arial" w:eastAsia="Times New Roman" w:hAnsi="Arial" w:cs="Arial"/>
          <w:color w:val="000000"/>
          <w:kern w:val="0"/>
          <w14:ligatures w14:val="none"/>
        </w:rPr>
        <w:t xml:space="preserve"> </w:t>
      </w:r>
      <w:r w:rsidR="007549CF">
        <w:rPr>
          <w:rFonts w:ascii="Arial" w:eastAsia="Times New Roman" w:hAnsi="Arial" w:cs="Arial"/>
          <w:color w:val="000000"/>
          <w:kern w:val="0"/>
          <w14:ligatures w14:val="none"/>
        </w:rPr>
        <w:t>exposure</w:t>
      </w:r>
      <w:r w:rsidR="003E7284" w:rsidRPr="003E7284">
        <w:rPr>
          <w:rFonts w:ascii="Arial" w:eastAsia="Times New Roman" w:hAnsi="Arial" w:cs="Arial"/>
          <w:color w:val="000000"/>
          <w:kern w:val="0"/>
          <w14:ligatures w14:val="none"/>
        </w:rPr>
        <w:t xml:space="preserve">, </w:t>
      </w:r>
      <w:r w:rsidR="007549CF">
        <w:rPr>
          <w:rFonts w:ascii="Arial" w:eastAsia="Times New Roman" w:hAnsi="Arial" w:cs="Arial"/>
          <w:color w:val="000000"/>
          <w:kern w:val="0"/>
          <w14:ligatures w14:val="none"/>
        </w:rPr>
        <w:t>while</w:t>
      </w:r>
      <w:r w:rsidR="003E7284" w:rsidRPr="003E7284">
        <w:rPr>
          <w:rFonts w:ascii="Arial" w:eastAsia="Times New Roman" w:hAnsi="Arial" w:cs="Arial"/>
          <w:color w:val="000000"/>
          <w:kern w:val="0"/>
          <w14:ligatures w14:val="none"/>
        </w:rPr>
        <w:t xml:space="preserve"> neutrophils did not</w:t>
      </w:r>
      <w:r w:rsidR="00642F95">
        <w:rPr>
          <w:rFonts w:ascii="Arial" w:eastAsia="Times New Roman" w:hAnsi="Arial" w:cs="Arial"/>
          <w:color w:val="000000"/>
          <w:kern w:val="0"/>
          <w14:ligatures w14:val="none"/>
        </w:rPr>
        <w:t xml:space="preserve">, at 0.63 and 0.84 mg/L </w:t>
      </w:r>
      <w:r w:rsidR="00C73E19">
        <w:rPr>
          <w:rFonts w:ascii="Arial" w:eastAsia="Times New Roman" w:hAnsi="Arial" w:cs="Arial"/>
          <w:color w:val="000000"/>
          <w:kern w:val="0"/>
          <w14:ligatures w14:val="none"/>
        </w:rPr>
        <w:t xml:space="preserve">of </w:t>
      </w:r>
      <w:r w:rsidR="00F433B8">
        <w:rPr>
          <w:rFonts w:ascii="Arial" w:eastAsia="Times New Roman" w:hAnsi="Arial" w:cs="Arial"/>
          <w:color w:val="000000"/>
          <w:kern w:val="0"/>
          <w14:ligatures w14:val="none"/>
        </w:rPr>
        <w:t>Cd</w:t>
      </w:r>
      <w:r w:rsidR="00642F95">
        <w:rPr>
          <w:rFonts w:ascii="Arial" w:eastAsia="Times New Roman" w:hAnsi="Arial" w:cs="Arial"/>
          <w:color w:val="000000"/>
          <w:kern w:val="0"/>
          <w14:ligatures w14:val="none"/>
        </w:rPr>
        <w:t xml:space="preserve"> exposure over 90 days</w:t>
      </w:r>
      <w:r w:rsidR="003E7284" w:rsidRPr="003E7284">
        <w:rPr>
          <w:rFonts w:ascii="Arial" w:eastAsia="Times New Roman" w:hAnsi="Arial" w:cs="Arial"/>
          <w:color w:val="000000"/>
          <w:kern w:val="0"/>
          <w14:ligatures w14:val="none"/>
        </w:rPr>
        <w:t xml:space="preserve">. </w:t>
      </w:r>
      <w:r w:rsidR="004B6151">
        <w:rPr>
          <w:rFonts w:ascii="Arial" w:eastAsia="Times New Roman" w:hAnsi="Arial" w:cs="Arial"/>
          <w:color w:val="000000"/>
          <w:kern w:val="0"/>
          <w14:ligatures w14:val="none"/>
        </w:rPr>
        <w:t xml:space="preserve">These </w:t>
      </w:r>
      <w:r w:rsidR="001C65FA">
        <w:rPr>
          <w:rFonts w:ascii="Arial" w:eastAsia="Times New Roman" w:hAnsi="Arial" w:cs="Arial"/>
          <w:color w:val="000000"/>
          <w:kern w:val="0"/>
          <w14:ligatures w14:val="none"/>
        </w:rPr>
        <w:t>result</w:t>
      </w:r>
      <w:r w:rsidR="004B6151">
        <w:rPr>
          <w:rFonts w:ascii="Arial" w:eastAsia="Times New Roman" w:hAnsi="Arial" w:cs="Arial"/>
          <w:color w:val="000000"/>
          <w:kern w:val="0"/>
          <w14:ligatures w14:val="none"/>
        </w:rPr>
        <w:t xml:space="preserve">s </w:t>
      </w:r>
      <w:r w:rsidR="00E83A2F">
        <w:rPr>
          <w:rFonts w:ascii="Arial" w:eastAsia="Times New Roman" w:hAnsi="Arial" w:cs="Arial"/>
          <w:color w:val="000000"/>
          <w:kern w:val="0"/>
          <w14:ligatures w14:val="none"/>
        </w:rPr>
        <w:t xml:space="preserve">suggest </w:t>
      </w:r>
      <w:r w:rsidR="002A1E95">
        <w:rPr>
          <w:rFonts w:ascii="Arial" w:eastAsia="Times New Roman" w:hAnsi="Arial" w:cs="Arial"/>
          <w:color w:val="000000"/>
          <w:kern w:val="0"/>
          <w14:ligatures w14:val="none"/>
        </w:rPr>
        <w:t>that</w:t>
      </w:r>
      <w:r w:rsidR="004B6151">
        <w:rPr>
          <w:rFonts w:ascii="Arial" w:eastAsia="Times New Roman" w:hAnsi="Arial" w:cs="Arial"/>
          <w:color w:val="000000"/>
          <w:kern w:val="0"/>
          <w14:ligatures w14:val="none"/>
        </w:rPr>
        <w:t xml:space="preserve"> </w:t>
      </w:r>
      <w:r w:rsidR="00F433B8">
        <w:rPr>
          <w:rFonts w:ascii="Arial" w:eastAsia="Times New Roman" w:hAnsi="Arial" w:cs="Arial"/>
          <w:color w:val="000000"/>
          <w:kern w:val="0"/>
          <w14:ligatures w14:val="none"/>
        </w:rPr>
        <w:t>Cd</w:t>
      </w:r>
      <w:r w:rsidR="00E83A2F">
        <w:rPr>
          <w:rFonts w:ascii="Arial" w:eastAsia="Times New Roman" w:hAnsi="Arial" w:cs="Arial"/>
          <w:color w:val="000000"/>
          <w:kern w:val="0"/>
          <w14:ligatures w14:val="none"/>
        </w:rPr>
        <w:t xml:space="preserve">-associated changes in leukocyte profiles </w:t>
      </w:r>
      <w:r w:rsidR="001C65FA">
        <w:rPr>
          <w:rFonts w:ascii="Arial" w:eastAsia="Times New Roman" w:hAnsi="Arial" w:cs="Arial"/>
          <w:color w:val="000000"/>
          <w:kern w:val="0"/>
          <w14:ligatures w14:val="none"/>
        </w:rPr>
        <w:t>may</w:t>
      </w:r>
      <w:r w:rsidR="004B6151">
        <w:rPr>
          <w:rFonts w:ascii="Arial" w:eastAsia="Times New Roman" w:hAnsi="Arial" w:cs="Arial"/>
          <w:color w:val="000000"/>
          <w:kern w:val="0"/>
          <w14:ligatures w14:val="none"/>
        </w:rPr>
        <w:t xml:space="preserve"> </w:t>
      </w:r>
      <w:r w:rsidR="00C73E19">
        <w:rPr>
          <w:rFonts w:ascii="Arial" w:eastAsia="Times New Roman" w:hAnsi="Arial" w:cs="Arial"/>
          <w:color w:val="000000"/>
          <w:kern w:val="0"/>
          <w14:ligatures w14:val="none"/>
        </w:rPr>
        <w:t>be</w:t>
      </w:r>
      <w:r w:rsidR="004B6151">
        <w:rPr>
          <w:rFonts w:ascii="Arial" w:eastAsia="Times New Roman" w:hAnsi="Arial" w:cs="Arial"/>
          <w:color w:val="000000"/>
          <w:kern w:val="0"/>
          <w14:ligatures w14:val="none"/>
        </w:rPr>
        <w:t xml:space="preserve"> less </w:t>
      </w:r>
      <w:r w:rsidR="001C65FA">
        <w:rPr>
          <w:rFonts w:ascii="Arial" w:eastAsia="Times New Roman" w:hAnsi="Arial" w:cs="Arial"/>
          <w:color w:val="000000"/>
          <w:kern w:val="0"/>
          <w14:ligatures w14:val="none"/>
        </w:rPr>
        <w:t>detect</w:t>
      </w:r>
      <w:r w:rsidR="004B6151">
        <w:rPr>
          <w:rFonts w:ascii="Arial" w:eastAsia="Times New Roman" w:hAnsi="Arial" w:cs="Arial"/>
          <w:color w:val="000000"/>
          <w:kern w:val="0"/>
          <w14:ligatures w14:val="none"/>
        </w:rPr>
        <w:t>able</w:t>
      </w:r>
      <w:r w:rsidR="00E83A2F">
        <w:rPr>
          <w:rFonts w:ascii="Arial" w:eastAsia="Times New Roman" w:hAnsi="Arial" w:cs="Arial"/>
          <w:color w:val="000000"/>
          <w:kern w:val="0"/>
          <w14:ligatures w14:val="none"/>
        </w:rPr>
        <w:t xml:space="preserve"> over</w:t>
      </w:r>
      <w:r w:rsidR="00F433B8">
        <w:rPr>
          <w:rFonts w:ascii="Arial" w:eastAsia="Times New Roman" w:hAnsi="Arial" w:cs="Arial"/>
          <w:color w:val="000000"/>
          <w:kern w:val="0"/>
          <w14:ligatures w14:val="none"/>
        </w:rPr>
        <w:t xml:space="preserve"> our</w:t>
      </w:r>
      <w:r w:rsidR="00E83A2F">
        <w:rPr>
          <w:rFonts w:ascii="Arial" w:eastAsia="Times New Roman" w:hAnsi="Arial" w:cs="Arial"/>
          <w:color w:val="000000"/>
          <w:kern w:val="0"/>
          <w14:ligatures w14:val="none"/>
        </w:rPr>
        <w:t xml:space="preserve"> relatively short</w:t>
      </w:r>
      <w:r w:rsidR="00F433B8">
        <w:rPr>
          <w:rFonts w:ascii="Arial" w:eastAsia="Times New Roman" w:hAnsi="Arial" w:cs="Arial"/>
          <w:color w:val="000000"/>
          <w:kern w:val="0"/>
          <w14:ligatures w14:val="none"/>
        </w:rPr>
        <w:t xml:space="preserve"> 12-day exposure window</w:t>
      </w:r>
      <w:r w:rsidR="002A1E95">
        <w:rPr>
          <w:rFonts w:ascii="Arial" w:eastAsia="Times New Roman" w:hAnsi="Arial" w:cs="Arial"/>
          <w:color w:val="000000"/>
          <w:kern w:val="0"/>
          <w14:ligatures w14:val="none"/>
        </w:rPr>
        <w:t>. N</w:t>
      </w:r>
      <w:r w:rsidR="001C65FA">
        <w:rPr>
          <w:rFonts w:ascii="Arial" w:eastAsia="Times New Roman" w:hAnsi="Arial" w:cs="Arial"/>
          <w:color w:val="000000"/>
          <w:kern w:val="0"/>
          <w14:ligatures w14:val="none"/>
        </w:rPr>
        <w:t>ever</w:t>
      </w:r>
      <w:r w:rsidR="002A1E95">
        <w:rPr>
          <w:rFonts w:ascii="Arial" w:eastAsia="Times New Roman" w:hAnsi="Arial" w:cs="Arial"/>
          <w:color w:val="000000"/>
          <w:kern w:val="0"/>
          <w14:ligatures w14:val="none"/>
        </w:rPr>
        <w:t>theless, t</w:t>
      </w:r>
      <w:r w:rsidRPr="003E7284">
        <w:rPr>
          <w:rFonts w:ascii="Arial" w:eastAsia="Times New Roman" w:hAnsi="Arial" w:cs="Arial"/>
          <w:color w:val="000000"/>
          <w:kern w:val="0"/>
          <w14:ligatures w14:val="none"/>
        </w:rPr>
        <w:t xml:space="preserve">he potential </w:t>
      </w:r>
      <w:r w:rsidR="007549CF">
        <w:rPr>
          <w:rFonts w:ascii="Arial" w:eastAsia="Times New Roman" w:hAnsi="Arial" w:cs="Arial"/>
          <w:color w:val="000000"/>
          <w:kern w:val="0"/>
          <w14:ligatures w14:val="none"/>
        </w:rPr>
        <w:t>i</w:t>
      </w:r>
      <w:r w:rsidR="001C65FA">
        <w:rPr>
          <w:rFonts w:ascii="Arial" w:eastAsia="Times New Roman" w:hAnsi="Arial" w:cs="Arial"/>
          <w:color w:val="000000"/>
          <w:kern w:val="0"/>
          <w14:ligatures w14:val="none"/>
        </w:rPr>
        <w:t>mpact</w:t>
      </w:r>
      <w:r w:rsidRPr="003E7284">
        <w:rPr>
          <w:rFonts w:ascii="Arial" w:eastAsia="Times New Roman" w:hAnsi="Arial" w:cs="Arial"/>
          <w:color w:val="000000"/>
          <w:kern w:val="0"/>
          <w14:ligatures w14:val="none"/>
        </w:rPr>
        <w:t xml:space="preserve"> of </w:t>
      </w:r>
      <w:r w:rsidR="00F433B8">
        <w:rPr>
          <w:rFonts w:ascii="Arial" w:eastAsia="Times New Roman" w:hAnsi="Arial" w:cs="Arial"/>
          <w:color w:val="000000"/>
          <w:kern w:val="0"/>
          <w14:ligatures w14:val="none"/>
        </w:rPr>
        <w:t>Cd</w:t>
      </w:r>
      <w:r w:rsidRPr="003E7284">
        <w:rPr>
          <w:rFonts w:ascii="Arial" w:eastAsia="Times New Roman" w:hAnsi="Arial" w:cs="Arial"/>
          <w:color w:val="000000"/>
          <w:kern w:val="0"/>
          <w14:ligatures w14:val="none"/>
        </w:rPr>
        <w:t xml:space="preserve"> on </w:t>
      </w:r>
      <w:r w:rsidR="00F433B8">
        <w:rPr>
          <w:rFonts w:ascii="Arial" w:eastAsia="Times New Roman" w:hAnsi="Arial" w:cs="Arial"/>
          <w:color w:val="000000"/>
          <w:kern w:val="0"/>
          <w14:ligatures w14:val="none"/>
        </w:rPr>
        <w:t xml:space="preserve">aquatic organism </w:t>
      </w:r>
      <w:r w:rsidRPr="003E7284">
        <w:rPr>
          <w:rFonts w:ascii="Arial" w:eastAsia="Times New Roman" w:hAnsi="Arial" w:cs="Arial"/>
          <w:color w:val="000000"/>
          <w:kern w:val="0"/>
          <w14:ligatures w14:val="none"/>
        </w:rPr>
        <w:t xml:space="preserve">stress should not be </w:t>
      </w:r>
      <w:r w:rsidR="001C65FA">
        <w:rPr>
          <w:rFonts w:ascii="Arial" w:eastAsia="Times New Roman" w:hAnsi="Arial" w:cs="Arial"/>
          <w:color w:val="000000"/>
          <w:kern w:val="0"/>
          <w14:ligatures w14:val="none"/>
        </w:rPr>
        <w:t>dismiss</w:t>
      </w:r>
      <w:r w:rsidRPr="003E7284">
        <w:rPr>
          <w:rFonts w:ascii="Arial" w:eastAsia="Times New Roman" w:hAnsi="Arial" w:cs="Arial"/>
          <w:color w:val="000000"/>
          <w:kern w:val="0"/>
          <w14:ligatures w14:val="none"/>
        </w:rPr>
        <w:t>ed.</w:t>
      </w:r>
      <w:r w:rsidR="002A1E95">
        <w:rPr>
          <w:rFonts w:ascii="Arial" w:eastAsia="Times New Roman" w:hAnsi="Arial" w:cs="Arial"/>
          <w:color w:val="000000"/>
          <w:kern w:val="0"/>
          <w14:ligatures w14:val="none"/>
        </w:rPr>
        <w:t xml:space="preserve"> </w:t>
      </w:r>
      <w:r w:rsidR="00FB2272">
        <w:rPr>
          <w:rFonts w:ascii="Arial" w:eastAsia="Times New Roman" w:hAnsi="Arial" w:cs="Arial"/>
          <w:color w:val="000000"/>
          <w:kern w:val="0"/>
          <w14:ligatures w14:val="none"/>
        </w:rPr>
        <w:t>Cd</w:t>
      </w:r>
      <w:r w:rsidRPr="003E7284">
        <w:rPr>
          <w:rFonts w:ascii="Arial" w:eastAsia="Times New Roman" w:hAnsi="Arial" w:cs="Arial"/>
          <w:color w:val="000000"/>
          <w:kern w:val="0"/>
          <w14:ligatures w14:val="none"/>
        </w:rPr>
        <w:t xml:space="preserve"> remains a </w:t>
      </w:r>
      <w:r w:rsidR="001C65FA">
        <w:rPr>
          <w:rFonts w:ascii="Arial" w:eastAsia="Times New Roman" w:hAnsi="Arial" w:cs="Arial"/>
          <w:color w:val="000000"/>
          <w:kern w:val="0"/>
          <w14:ligatures w14:val="none"/>
        </w:rPr>
        <w:t>major</w:t>
      </w:r>
      <w:r w:rsidRPr="003E7284">
        <w:rPr>
          <w:rFonts w:ascii="Arial" w:eastAsia="Times New Roman" w:hAnsi="Arial" w:cs="Arial"/>
          <w:color w:val="000000"/>
          <w:kern w:val="0"/>
          <w14:ligatures w14:val="none"/>
        </w:rPr>
        <w:t xml:space="preserve"> </w:t>
      </w:r>
      <w:r w:rsidR="00E83A2F" w:rsidRPr="003E7284">
        <w:rPr>
          <w:rFonts w:ascii="Arial" w:eastAsia="Times New Roman" w:hAnsi="Arial" w:cs="Arial"/>
          <w:color w:val="000000"/>
          <w:kern w:val="0"/>
          <w14:ligatures w14:val="none"/>
        </w:rPr>
        <w:t>heavy</w:t>
      </w:r>
      <w:r w:rsidR="00E83A2F">
        <w:rPr>
          <w:rFonts w:ascii="Arial" w:eastAsia="Times New Roman" w:hAnsi="Arial" w:cs="Arial"/>
          <w:color w:val="000000"/>
          <w:kern w:val="0"/>
          <w14:ligatures w14:val="none"/>
        </w:rPr>
        <w:t>-</w:t>
      </w:r>
      <w:r w:rsidRPr="003E7284">
        <w:rPr>
          <w:rFonts w:ascii="Arial" w:eastAsia="Times New Roman" w:hAnsi="Arial" w:cs="Arial"/>
          <w:color w:val="000000"/>
          <w:kern w:val="0"/>
          <w14:ligatures w14:val="none"/>
        </w:rPr>
        <w:t xml:space="preserve">metal toxicant with </w:t>
      </w:r>
      <w:r w:rsidR="001C65FA">
        <w:rPr>
          <w:rFonts w:ascii="Arial" w:eastAsia="Times New Roman" w:hAnsi="Arial" w:cs="Arial"/>
          <w:color w:val="000000"/>
          <w:kern w:val="0"/>
          <w14:ligatures w14:val="none"/>
        </w:rPr>
        <w:t>detrimental</w:t>
      </w:r>
      <w:r w:rsidRPr="003E7284">
        <w:rPr>
          <w:rFonts w:ascii="Arial" w:eastAsia="Times New Roman" w:hAnsi="Arial" w:cs="Arial"/>
          <w:color w:val="000000"/>
          <w:kern w:val="0"/>
          <w14:ligatures w14:val="none"/>
        </w:rPr>
        <w:t xml:space="preserve"> effects in aquatic ecosystems</w:t>
      </w:r>
      <w:r w:rsidR="00E83A2F">
        <w:rPr>
          <w:rFonts w:ascii="Arial" w:eastAsia="Times New Roman" w:hAnsi="Arial" w:cs="Arial"/>
          <w:color w:val="000000"/>
          <w:kern w:val="0"/>
          <w14:ligatures w14:val="none"/>
        </w:rPr>
        <w:t>,</w:t>
      </w:r>
      <w:r w:rsidR="007549CF">
        <w:rPr>
          <w:rFonts w:ascii="Arial" w:eastAsia="Times New Roman" w:hAnsi="Arial" w:cs="Arial"/>
          <w:color w:val="000000"/>
          <w:kern w:val="0"/>
          <w14:ligatures w14:val="none"/>
        </w:rPr>
        <w:t xml:space="preserve"> </w:t>
      </w:r>
      <w:r w:rsidR="00E83A2F">
        <w:rPr>
          <w:rFonts w:ascii="Arial" w:eastAsia="Times New Roman" w:hAnsi="Arial" w:cs="Arial"/>
          <w:color w:val="000000"/>
          <w:kern w:val="0"/>
          <w14:ligatures w14:val="none"/>
        </w:rPr>
        <w:t>warranting</w:t>
      </w:r>
      <w:r w:rsidR="007549CF">
        <w:rPr>
          <w:rFonts w:ascii="Arial" w:eastAsia="Times New Roman" w:hAnsi="Arial" w:cs="Arial"/>
          <w:color w:val="000000"/>
          <w:kern w:val="0"/>
          <w14:ligatures w14:val="none"/>
        </w:rPr>
        <w:t xml:space="preserve"> further </w:t>
      </w:r>
      <w:r w:rsidR="001C65FA">
        <w:rPr>
          <w:rFonts w:ascii="Arial" w:eastAsia="Times New Roman" w:hAnsi="Arial" w:cs="Arial"/>
          <w:color w:val="000000"/>
          <w:kern w:val="0"/>
          <w14:ligatures w14:val="none"/>
        </w:rPr>
        <w:t>explor</w:t>
      </w:r>
      <w:r w:rsidR="007549CF">
        <w:rPr>
          <w:rFonts w:ascii="Arial" w:eastAsia="Times New Roman" w:hAnsi="Arial" w:cs="Arial"/>
          <w:color w:val="000000"/>
          <w:kern w:val="0"/>
          <w14:ligatures w14:val="none"/>
        </w:rPr>
        <w:t>ation</w:t>
      </w:r>
      <w:r w:rsidRPr="003E7284">
        <w:rPr>
          <w:rFonts w:ascii="Arial" w:eastAsia="Times New Roman" w:hAnsi="Arial" w:cs="Arial"/>
          <w:color w:val="000000"/>
          <w:kern w:val="0"/>
          <w14:ligatures w14:val="none"/>
        </w:rPr>
        <w:t>.</w:t>
      </w:r>
    </w:p>
    <w:p w14:paraId="55CD9FC6" w14:textId="77777777" w:rsidR="00D8586B" w:rsidRDefault="00D8586B" w:rsidP="002A1E95">
      <w:pPr>
        <w:spacing w:line="480" w:lineRule="auto"/>
        <w:ind w:firstLine="720"/>
        <w:rPr>
          <w:rFonts w:ascii="Arial" w:eastAsia="Times New Roman" w:hAnsi="Arial" w:cs="Arial"/>
          <w:color w:val="000000"/>
          <w:kern w:val="0"/>
          <w14:ligatures w14:val="none"/>
        </w:rPr>
      </w:pPr>
    </w:p>
    <w:p w14:paraId="622593F5" w14:textId="55F792A0" w:rsidR="00D8586B" w:rsidRDefault="00D8586B" w:rsidP="00D8586B">
      <w:pPr>
        <w:spacing w:line="480" w:lineRule="auto"/>
        <w:rPr>
          <w:rFonts w:ascii="Arial" w:eastAsia="Times New Roman" w:hAnsi="Arial" w:cs="Arial"/>
          <w:color w:val="000000"/>
          <w:kern w:val="0"/>
          <w14:ligatures w14:val="none"/>
        </w:rPr>
      </w:pPr>
      <w:r>
        <w:rPr>
          <w:rFonts w:ascii="Arial" w:hAnsi="Arial" w:cs="Arial"/>
          <w:i/>
          <w:iCs/>
        </w:rPr>
        <w:t>4.4.</w:t>
      </w:r>
      <w:r w:rsidR="00DF62DA">
        <w:rPr>
          <w:rFonts w:ascii="Arial" w:hAnsi="Arial" w:cs="Arial"/>
          <w:i/>
          <w:iCs/>
        </w:rPr>
        <w:t xml:space="preserve"> Acute Salinity Exposure</w:t>
      </w:r>
      <w:r w:rsidR="00FB2272">
        <w:rPr>
          <w:rFonts w:ascii="Arial" w:hAnsi="Arial" w:cs="Arial"/>
          <w:i/>
          <w:iCs/>
        </w:rPr>
        <w:t xml:space="preserve"> (</w:t>
      </w:r>
      <w:r>
        <w:rPr>
          <w:rFonts w:ascii="Arial" w:hAnsi="Arial" w:cs="Arial"/>
          <w:i/>
          <w:iCs/>
        </w:rPr>
        <w:t xml:space="preserve">Blood </w:t>
      </w:r>
      <w:r w:rsidR="00FB2272">
        <w:rPr>
          <w:rFonts w:ascii="Arial" w:hAnsi="Arial" w:cs="Arial"/>
          <w:i/>
          <w:iCs/>
        </w:rPr>
        <w:t>S</w:t>
      </w:r>
      <w:r>
        <w:rPr>
          <w:rFonts w:ascii="Arial" w:hAnsi="Arial" w:cs="Arial"/>
          <w:i/>
          <w:iCs/>
        </w:rPr>
        <w:t>amples 2 v</w:t>
      </w:r>
      <w:r w:rsidR="00FB2272">
        <w:rPr>
          <w:rFonts w:ascii="Arial" w:hAnsi="Arial" w:cs="Arial"/>
          <w:i/>
          <w:iCs/>
        </w:rPr>
        <w:t>s.</w:t>
      </w:r>
      <w:r>
        <w:rPr>
          <w:rFonts w:ascii="Arial" w:hAnsi="Arial" w:cs="Arial"/>
          <w:i/>
          <w:iCs/>
        </w:rPr>
        <w:t xml:space="preserve"> 3</w:t>
      </w:r>
      <w:r w:rsidR="00FB2272">
        <w:rPr>
          <w:rFonts w:ascii="Arial" w:hAnsi="Arial" w:cs="Arial"/>
          <w:i/>
          <w:iCs/>
        </w:rPr>
        <w:t>)</w:t>
      </w:r>
    </w:p>
    <w:p w14:paraId="7499BA02" w14:textId="25F5C881" w:rsidR="00FB2272" w:rsidRDefault="003E7284" w:rsidP="002A1E95">
      <w:pPr>
        <w:spacing w:line="480" w:lineRule="auto"/>
        <w:ind w:firstLine="720"/>
        <w:rPr>
          <w:rFonts w:ascii="Arial" w:eastAsia="Times New Roman" w:hAnsi="Arial" w:cs="Arial"/>
          <w:color w:val="000000"/>
          <w:kern w:val="0"/>
          <w14:ligatures w14:val="none"/>
        </w:rPr>
      </w:pPr>
      <w:r w:rsidRPr="003E7284">
        <w:rPr>
          <w:rFonts w:ascii="Arial" w:eastAsia="Times New Roman" w:hAnsi="Arial" w:cs="Arial"/>
          <w:color w:val="000000"/>
          <w:kern w:val="0"/>
          <w14:ligatures w14:val="none"/>
        </w:rPr>
        <w:t xml:space="preserve">Saltwater intrusion </w:t>
      </w:r>
      <w:r w:rsidR="00104F83">
        <w:rPr>
          <w:rFonts w:ascii="Arial" w:eastAsia="Times New Roman" w:hAnsi="Arial" w:cs="Arial"/>
          <w:color w:val="000000"/>
          <w:kern w:val="0"/>
          <w14:ligatures w14:val="none"/>
        </w:rPr>
        <w:t>pose</w:t>
      </w:r>
      <w:r w:rsidRPr="003E7284">
        <w:rPr>
          <w:rFonts w:ascii="Arial" w:eastAsia="Times New Roman" w:hAnsi="Arial" w:cs="Arial"/>
          <w:color w:val="000000"/>
          <w:kern w:val="0"/>
          <w14:ligatures w14:val="none"/>
        </w:rPr>
        <w:t xml:space="preserve">s a </w:t>
      </w:r>
      <w:r w:rsidR="00FB2272">
        <w:rPr>
          <w:rFonts w:ascii="Arial" w:eastAsia="Times New Roman" w:hAnsi="Arial" w:cs="Arial"/>
          <w:color w:val="000000"/>
          <w:kern w:val="0"/>
          <w14:ligatures w14:val="none"/>
        </w:rPr>
        <w:t>major</w:t>
      </w:r>
      <w:r w:rsidR="00104F83">
        <w:rPr>
          <w:rFonts w:ascii="Arial" w:eastAsia="Times New Roman" w:hAnsi="Arial" w:cs="Arial"/>
          <w:color w:val="000000"/>
          <w:kern w:val="0"/>
          <w14:ligatures w14:val="none"/>
        </w:rPr>
        <w:t xml:space="preserve"> challenge</w:t>
      </w:r>
      <w:r w:rsidRPr="003E7284">
        <w:rPr>
          <w:rFonts w:ascii="Arial" w:eastAsia="Times New Roman" w:hAnsi="Arial" w:cs="Arial"/>
          <w:color w:val="000000"/>
          <w:kern w:val="0"/>
          <w14:ligatures w14:val="none"/>
        </w:rPr>
        <w:t xml:space="preserve"> </w:t>
      </w:r>
      <w:r w:rsidR="00F708FE">
        <w:rPr>
          <w:rFonts w:ascii="Arial" w:eastAsia="Times New Roman" w:hAnsi="Arial" w:cs="Arial"/>
          <w:color w:val="000000"/>
          <w:kern w:val="0"/>
          <w14:ligatures w14:val="none"/>
        </w:rPr>
        <w:t>for</w:t>
      </w:r>
      <w:r w:rsidRPr="003E7284">
        <w:rPr>
          <w:rFonts w:ascii="Arial" w:eastAsia="Times New Roman" w:hAnsi="Arial" w:cs="Arial"/>
          <w:color w:val="000000"/>
          <w:kern w:val="0"/>
          <w14:ligatures w14:val="none"/>
        </w:rPr>
        <w:t xml:space="preserve"> coastal communities</w:t>
      </w:r>
      <w:r w:rsidR="007C1291">
        <w:rPr>
          <w:rFonts w:ascii="Arial" w:eastAsia="Times New Roman" w:hAnsi="Arial" w:cs="Arial"/>
          <w:color w:val="000000"/>
          <w:kern w:val="0"/>
          <w14:ligatures w14:val="none"/>
        </w:rPr>
        <w:t xml:space="preserve"> and ecosystem managers</w:t>
      </w:r>
      <w:r w:rsidRPr="003E7284">
        <w:rPr>
          <w:rFonts w:ascii="Arial" w:eastAsia="Times New Roman" w:hAnsi="Arial" w:cs="Arial"/>
          <w:color w:val="000000"/>
          <w:kern w:val="0"/>
          <w14:ligatures w14:val="none"/>
        </w:rPr>
        <w:t xml:space="preserve">, </w:t>
      </w:r>
      <w:r w:rsidR="00104F83">
        <w:rPr>
          <w:rFonts w:ascii="Arial" w:eastAsia="Times New Roman" w:hAnsi="Arial" w:cs="Arial"/>
          <w:color w:val="000000"/>
          <w:kern w:val="0"/>
          <w14:ligatures w14:val="none"/>
        </w:rPr>
        <w:t>particular</w:t>
      </w:r>
      <w:r w:rsidR="007549CF">
        <w:rPr>
          <w:rFonts w:ascii="Arial" w:eastAsia="Times New Roman" w:hAnsi="Arial" w:cs="Arial"/>
          <w:color w:val="000000"/>
          <w:kern w:val="0"/>
          <w14:ligatures w14:val="none"/>
        </w:rPr>
        <w:t>ly</w:t>
      </w:r>
      <w:r w:rsidRPr="003E7284">
        <w:rPr>
          <w:rFonts w:ascii="Arial" w:eastAsia="Times New Roman" w:hAnsi="Arial" w:cs="Arial"/>
          <w:color w:val="000000"/>
          <w:kern w:val="0"/>
          <w14:ligatures w14:val="none"/>
        </w:rPr>
        <w:t xml:space="preserve"> </w:t>
      </w:r>
      <w:r w:rsidR="007549CF">
        <w:rPr>
          <w:rFonts w:ascii="Arial" w:eastAsia="Times New Roman" w:hAnsi="Arial" w:cs="Arial"/>
          <w:color w:val="000000"/>
          <w:kern w:val="0"/>
          <w14:ligatures w14:val="none"/>
        </w:rPr>
        <w:t>because</w:t>
      </w:r>
      <w:r w:rsidRPr="003E7284">
        <w:rPr>
          <w:rFonts w:ascii="Arial" w:eastAsia="Times New Roman" w:hAnsi="Arial" w:cs="Arial"/>
          <w:color w:val="000000"/>
          <w:kern w:val="0"/>
          <w14:ligatures w14:val="none"/>
        </w:rPr>
        <w:t xml:space="preserve"> </w:t>
      </w:r>
      <w:r w:rsidR="007549CF">
        <w:rPr>
          <w:rFonts w:ascii="Arial" w:eastAsia="Times New Roman" w:hAnsi="Arial" w:cs="Arial"/>
          <w:color w:val="000000"/>
          <w:kern w:val="0"/>
          <w14:ligatures w14:val="none"/>
        </w:rPr>
        <w:t>it</w:t>
      </w:r>
      <w:r w:rsidRPr="003E7284">
        <w:rPr>
          <w:rFonts w:ascii="Arial" w:eastAsia="Times New Roman" w:hAnsi="Arial" w:cs="Arial"/>
          <w:color w:val="000000"/>
          <w:kern w:val="0"/>
          <w14:ligatures w14:val="none"/>
        </w:rPr>
        <w:t xml:space="preserve"> can </w:t>
      </w:r>
      <w:r w:rsidR="009A25A6">
        <w:rPr>
          <w:rFonts w:ascii="Arial" w:eastAsia="Times New Roman" w:hAnsi="Arial" w:cs="Arial"/>
          <w:color w:val="000000"/>
          <w:kern w:val="0"/>
          <w14:ligatures w14:val="none"/>
        </w:rPr>
        <w:t>hav</w:t>
      </w:r>
      <w:r w:rsidR="00F708FE">
        <w:rPr>
          <w:rFonts w:ascii="Arial" w:eastAsia="Times New Roman" w:hAnsi="Arial" w:cs="Arial"/>
          <w:color w:val="000000"/>
          <w:kern w:val="0"/>
          <w14:ligatures w14:val="none"/>
        </w:rPr>
        <w:t>e</w:t>
      </w:r>
      <w:r w:rsidRPr="003E7284">
        <w:rPr>
          <w:rFonts w:ascii="Arial" w:eastAsia="Times New Roman" w:hAnsi="Arial" w:cs="Arial"/>
          <w:color w:val="000000"/>
          <w:kern w:val="0"/>
          <w14:ligatures w14:val="none"/>
        </w:rPr>
        <w:t xml:space="preserve"> additive, synergistic, or antagonistic effects on </w:t>
      </w:r>
      <w:r w:rsidR="000430F0">
        <w:rPr>
          <w:rFonts w:ascii="Arial" w:eastAsia="Times New Roman" w:hAnsi="Arial" w:cs="Arial"/>
          <w:color w:val="000000"/>
          <w:kern w:val="0"/>
          <w14:ligatures w14:val="none"/>
        </w:rPr>
        <w:t xml:space="preserve">freshwater, estuarine, and coastal </w:t>
      </w:r>
      <w:r w:rsidRPr="003E7284">
        <w:rPr>
          <w:rFonts w:ascii="Arial" w:eastAsia="Times New Roman" w:hAnsi="Arial" w:cs="Arial"/>
          <w:color w:val="000000"/>
          <w:kern w:val="0"/>
          <w14:ligatures w14:val="none"/>
        </w:rPr>
        <w:t xml:space="preserve">aquatic organisms </w:t>
      </w:r>
      <w:r w:rsidR="007549CF">
        <w:rPr>
          <w:rFonts w:ascii="Arial" w:eastAsia="Times New Roman" w:hAnsi="Arial" w:cs="Arial"/>
          <w:color w:val="000000"/>
          <w:kern w:val="0"/>
          <w14:ligatures w14:val="none"/>
        </w:rPr>
        <w:t>when combined with other stressor</w:t>
      </w:r>
      <w:r w:rsidR="00A713E8">
        <w:rPr>
          <w:rFonts w:ascii="Arial" w:eastAsia="Times New Roman" w:hAnsi="Arial" w:cs="Arial"/>
          <w:color w:val="000000"/>
          <w:kern w:val="0"/>
          <w14:ligatures w14:val="none"/>
        </w:rPr>
        <w:t xml:space="preserve">s </w:t>
      </w:r>
      <w:r w:rsidR="00A713E8">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{"citationID":"KQuzSz04","properties":{"formattedCitation":"(Barlow and Reichard, 2010; Velasco {\\i{}et al.}, 2018; Bhattachan {\\i{}et al.}, 2019; Tully {\\i{}et al.}, 2019; Cao {\\i{}et al.}, 2024)","plainCitation":"(Barlow and Reichard, 2010; Velasco et al., 2018; Bhattachan et al., 2019; Tully et al., 2019; Cao et al., 2024)","noteIndex":0},"citationItems":[{"id":275,"uris":["http://zotero.org/users/4161640/items/XATR2V8B"],"itemData":{"id":275,"type":"article-journal","container-title":"Hydrogeology Journal","issue":"1","journalAbbreviation":"Hydrogeol. J.","note":"publisher: Springer","page":"247–260","title":"Saltwater intrusion in coastal regions of North America","volume":"18","author":[{"family":"Barlow","given":"Paul M"},{"family":"Reichard","given":"Eric G"}],"issued":{"date-parts":[["2010"]]}}},{"id":276,"uris":["http://zotero.org/users/4161640/items/9A6AXFHZ"],"itemData":{"id":276,"type":"article-journal","container-title":"Journal for Nature Conservation","journalAbbreviation":"J. Nat. Conserv.","note":"publisher: Elsevier","page":"180–189","title":"Ecosystem services and main environmental risks in a coastal lagoon (Mar Menor, Murcia, SE Spain): The public perception","volume":"43","author":[{"family":"Velasco","given":"Ana María"},{"family":"Pérez-Ruzafa","given":"Angel"},{"family":"Martínez-Paz","given":"José Miguel"},{"family":"Marcos","given":"Concepción"}],"issued":{"date-parts":[["2018"]]}}},{"id":273,"uris":["http://zotero.org/users/4161640/items/FB74CL2E"],"itemData":{"id":273,"type":"article-journal","container-title":"Natural Hazards","issue":"3","journalAbbreviation":"Nat. Hazards","note":"publisher: Springer","page":"1277–1295","title":"Linking residential saltwater intrusion risk perceptions to physical exposure of climate change impacts in rural coastal communities of North Carolina","volume":"97","author":[{"family":"Bhattachan","given":"Abinash"},{"family":"Jurjonas","given":"Matthew D"},{"family":"Morris","given":"Priscilla R"},{"family":"Taillie","given":"Paul J"},{"family":"Smart","given":"Lindsey S"},{"family":"Emanuel","given":"Ryan E"},{"family":"Seekamp","given":"Erin L"}],"issued":{"date-parts":[["2019"]]}}},{"id":274,"uris":["http://zotero.org/users/4161640/items/VGN2DCC7"],"itemData":{"id":274,"type":"article-journal","container-title":"BioScience","issue":"5","journalAbbreviation":"Biosci","note":"publisher: Oxford University Press","page":"368–378","title":"The invisible flood: the chemistry, ecology, and social implications of coastal saltwater intrusion","volume":"69","author":[{"family":"Tully","given":"Kate"},{"family":"Gedan","given":"Keryn"},{"family":"Epanchin-Niell","given":"Rebecca"},{"family":"Strong","given":"Aaron"},{"family":"Bernhardt","given":"Emily S"},{"family":"BenDor","given":"Todd"},{"family":"Mitchell","given":"Molly"},{"family":"Kominoski","given":"John"},{"family":"Jordan","given":"Thomas E"},{"family":"Neubauer","given":"Scott C"},{"literal":"others"}],"issued":{"date-parts":[["2019"]]}}},{"id":272,"uris":["http://zotero.org/users/4161640/items/LS9KWK44"],"itemData":{"id":272,"type":"article-journal","container-title":"Water","issue":"23","journalAbbreviation":"Water","note":"publisher: MDPI","page":"3457","title":"Research on the patterns of seawater intrusion in coastal aquifers induced by sea level rise under the influence of multiple factors","volume":"16","author":[{"family":"Cao","given":"Xinzhe"},{"family":"Guo","given":"Qiaona"},{"family":"Liu","given":"Wenheng"}],"issued":{"date-parts":[["2024"]]}}}],"schema":"https://github.com/citation-style-language/schema/raw/master/csl-citation.json"} </w:instrText>
      </w:r>
      <w:r w:rsidR="00A713E8">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(Barlow and Reichard, 2010; Velasco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2018; Bhattachan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2019; Tully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2019; Cao </w:t>
      </w:r>
      <w:r w:rsidR="002838B7" w:rsidRPr="002838B7">
        <w:rPr>
          <w:rFonts w:ascii="Arial" w:hAnsi="Arial" w:cs="Arial"/>
          <w:i/>
          <w:iCs/>
          <w:color w:val="000000"/>
          <w:kern w:val="0"/>
        </w:rPr>
        <w:t>et al.</w:t>
      </w:r>
      <w:r w:rsidR="002838B7" w:rsidRPr="002838B7">
        <w:rPr>
          <w:rFonts w:ascii="Arial" w:hAnsi="Arial" w:cs="Arial"/>
          <w:color w:val="000000"/>
          <w:kern w:val="0"/>
        </w:rPr>
        <w:t>, 2024)</w:t>
      </w:r>
      <w:r w:rsidR="00A713E8">
        <w:rPr>
          <w:rFonts w:ascii="Arial" w:eastAsia="Times New Roman" w:hAnsi="Arial" w:cs="Arial"/>
          <w:color w:val="000000"/>
          <w:kern w:val="0"/>
          <w14:ligatures w14:val="none"/>
        </w:rPr>
        <w:fldChar w:fldCharType="end"/>
      </w:r>
      <w:r w:rsidRPr="003E7284">
        <w:rPr>
          <w:rFonts w:ascii="Arial" w:eastAsia="Times New Roman" w:hAnsi="Arial" w:cs="Arial"/>
          <w:color w:val="000000"/>
          <w:kern w:val="0"/>
          <w14:ligatures w14:val="none"/>
        </w:rPr>
        <w:t xml:space="preserve">. </w:t>
      </w:r>
      <w:r w:rsidR="00A713E8">
        <w:rPr>
          <w:rFonts w:ascii="Arial" w:eastAsia="Times New Roman" w:hAnsi="Arial" w:cs="Arial"/>
          <w:color w:val="000000"/>
          <w:kern w:val="0"/>
          <w14:ligatures w14:val="none"/>
        </w:rPr>
        <w:t>We introduced</w:t>
      </w:r>
      <w:r w:rsidR="00FB2272">
        <w:rPr>
          <w:rFonts w:ascii="Arial" w:eastAsia="Times New Roman" w:hAnsi="Arial" w:cs="Arial"/>
          <w:color w:val="000000"/>
          <w:kern w:val="0"/>
          <w14:ligatures w14:val="none"/>
        </w:rPr>
        <w:t xml:space="preserve"> a 5 ppt </w:t>
      </w:r>
      <w:r w:rsidR="00FB2272">
        <w:rPr>
          <w:rFonts w:ascii="Arial" w:eastAsia="Times New Roman" w:hAnsi="Arial" w:cs="Arial"/>
          <w:color w:val="000000"/>
          <w:kern w:val="0"/>
          <w14:ligatures w14:val="none"/>
        </w:rPr>
        <w:lastRenderedPageBreak/>
        <w:t>salinity increase</w:t>
      </w:r>
      <w:r w:rsidR="00A713E8">
        <w:rPr>
          <w:rFonts w:ascii="Arial" w:eastAsia="Times New Roman" w:hAnsi="Arial" w:cs="Arial"/>
          <w:color w:val="000000"/>
          <w:kern w:val="0"/>
          <w14:ligatures w14:val="none"/>
        </w:rPr>
        <w:t xml:space="preserve"> to induce a</w:t>
      </w:r>
      <w:r w:rsidR="00184BE1">
        <w:rPr>
          <w:rFonts w:ascii="Arial" w:eastAsia="Times New Roman" w:hAnsi="Arial" w:cs="Arial"/>
          <w:color w:val="000000"/>
          <w:kern w:val="0"/>
          <w14:ligatures w14:val="none"/>
        </w:rPr>
        <w:t xml:space="preserve"> measurable physiological</w:t>
      </w:r>
      <w:r w:rsidR="00A713E8">
        <w:rPr>
          <w:rFonts w:ascii="Arial" w:eastAsia="Times New Roman" w:hAnsi="Arial" w:cs="Arial"/>
          <w:color w:val="000000"/>
          <w:kern w:val="0"/>
          <w14:ligatures w14:val="none"/>
        </w:rPr>
        <w:t xml:space="preserve"> response</w:t>
      </w:r>
      <w:r w:rsidR="00FB2272">
        <w:rPr>
          <w:rFonts w:ascii="Arial" w:eastAsia="Times New Roman" w:hAnsi="Arial" w:cs="Arial"/>
          <w:color w:val="000000"/>
          <w:kern w:val="0"/>
          <w14:ligatures w14:val="none"/>
        </w:rPr>
        <w:t xml:space="preserve"> and simulate saltwater intrusion</w:t>
      </w:r>
      <w:r w:rsidR="00A713E8">
        <w:rPr>
          <w:rFonts w:ascii="Arial" w:eastAsia="Times New Roman" w:hAnsi="Arial" w:cs="Arial"/>
          <w:color w:val="000000"/>
          <w:kern w:val="0"/>
          <w14:ligatures w14:val="none"/>
        </w:rPr>
        <w:t xml:space="preserve">, allowing us to assess the potential effects of </w:t>
      </w:r>
      <w:r w:rsidR="00F85BCA">
        <w:rPr>
          <w:rFonts w:ascii="Arial" w:eastAsia="Times New Roman" w:hAnsi="Arial" w:cs="Arial"/>
          <w:color w:val="000000"/>
          <w:kern w:val="0"/>
          <w14:ligatures w14:val="none"/>
        </w:rPr>
        <w:t xml:space="preserve">contaminants </w:t>
      </w:r>
      <w:r w:rsidR="00A713E8">
        <w:rPr>
          <w:rFonts w:ascii="Arial" w:eastAsia="Times New Roman" w:hAnsi="Arial" w:cs="Arial"/>
          <w:color w:val="000000"/>
          <w:kern w:val="0"/>
          <w14:ligatures w14:val="none"/>
        </w:rPr>
        <w:t>interacting with a natural environmental stressor</w:t>
      </w:r>
      <w:r w:rsidRPr="003E7284">
        <w:rPr>
          <w:rFonts w:ascii="Arial" w:eastAsia="Times New Roman" w:hAnsi="Arial" w:cs="Arial"/>
          <w:color w:val="000000"/>
          <w:kern w:val="0"/>
          <w14:ligatures w14:val="none"/>
        </w:rPr>
        <w:t xml:space="preserve">. </w:t>
      </w:r>
    </w:p>
    <w:p w14:paraId="64698740" w14:textId="1229C722" w:rsidR="00BB30DD" w:rsidRDefault="003E7284" w:rsidP="00CD225C">
      <w:pPr>
        <w:spacing w:line="480" w:lineRule="auto"/>
        <w:ind w:firstLine="720"/>
        <w:rPr>
          <w:rFonts w:ascii="Arial" w:eastAsia="Times New Roman" w:hAnsi="Arial" w:cs="Arial"/>
          <w:color w:val="000000"/>
          <w:kern w:val="0"/>
          <w14:ligatures w14:val="none"/>
        </w:rPr>
      </w:pPr>
      <w:r w:rsidRPr="003E7284">
        <w:rPr>
          <w:rFonts w:ascii="Arial" w:eastAsia="Times New Roman" w:hAnsi="Arial" w:cs="Arial"/>
          <w:color w:val="000000"/>
          <w:kern w:val="0"/>
          <w14:ligatures w14:val="none"/>
        </w:rPr>
        <w:t xml:space="preserve">We </w:t>
      </w:r>
      <w:r w:rsidR="00104F83">
        <w:rPr>
          <w:rFonts w:ascii="Arial" w:eastAsia="Times New Roman" w:hAnsi="Arial" w:cs="Arial"/>
          <w:color w:val="000000"/>
          <w:kern w:val="0"/>
          <w14:ligatures w14:val="none"/>
        </w:rPr>
        <w:t>observe</w:t>
      </w:r>
      <w:r w:rsidR="00F708FE">
        <w:rPr>
          <w:rFonts w:ascii="Arial" w:eastAsia="Times New Roman" w:hAnsi="Arial" w:cs="Arial"/>
          <w:color w:val="000000"/>
          <w:kern w:val="0"/>
          <w14:ligatures w14:val="none"/>
        </w:rPr>
        <w:t>d</w:t>
      </w:r>
      <w:r w:rsidRPr="003E7284">
        <w:rPr>
          <w:rFonts w:ascii="Arial" w:eastAsia="Times New Roman" w:hAnsi="Arial" w:cs="Arial"/>
          <w:color w:val="000000"/>
          <w:kern w:val="0"/>
          <w14:ligatures w14:val="none"/>
        </w:rPr>
        <w:t xml:space="preserve"> that a </w:t>
      </w:r>
      <w:r w:rsidR="009A25A6">
        <w:rPr>
          <w:rFonts w:ascii="Arial" w:eastAsia="Times New Roman" w:hAnsi="Arial" w:cs="Arial"/>
          <w:color w:val="000000"/>
          <w:kern w:val="0"/>
          <w14:ligatures w14:val="none"/>
        </w:rPr>
        <w:t>sudden</w:t>
      </w:r>
      <w:r w:rsidRPr="003E7284">
        <w:rPr>
          <w:rFonts w:ascii="Arial" w:eastAsia="Times New Roman" w:hAnsi="Arial" w:cs="Arial"/>
          <w:color w:val="000000"/>
          <w:kern w:val="0"/>
          <w14:ligatures w14:val="none"/>
        </w:rPr>
        <w:t xml:space="preserve"> increase </w:t>
      </w:r>
      <w:r w:rsidR="007549CF">
        <w:rPr>
          <w:rFonts w:ascii="Arial" w:eastAsia="Times New Roman" w:hAnsi="Arial" w:cs="Arial"/>
          <w:color w:val="000000"/>
          <w:kern w:val="0"/>
          <w14:ligatures w14:val="none"/>
        </w:rPr>
        <w:t>in</w:t>
      </w:r>
      <w:r w:rsidRPr="003E7284">
        <w:rPr>
          <w:rFonts w:ascii="Arial" w:eastAsia="Times New Roman" w:hAnsi="Arial" w:cs="Arial"/>
          <w:color w:val="000000"/>
          <w:kern w:val="0"/>
          <w14:ligatures w14:val="none"/>
        </w:rPr>
        <w:t xml:space="preserve"> salinity</w:t>
      </w:r>
      <w:r w:rsidR="00FB2272">
        <w:rPr>
          <w:rFonts w:ascii="Arial" w:eastAsia="Times New Roman" w:hAnsi="Arial" w:cs="Arial"/>
          <w:color w:val="000000"/>
          <w:kern w:val="0"/>
          <w14:ligatures w14:val="none"/>
        </w:rPr>
        <w:t xml:space="preserve"> </w:t>
      </w:r>
      <w:r w:rsidR="00F85BCA">
        <w:rPr>
          <w:rFonts w:ascii="Arial" w:eastAsia="Times New Roman" w:hAnsi="Arial" w:cs="Arial"/>
          <w:color w:val="000000"/>
          <w:kern w:val="0"/>
          <w14:ligatures w14:val="none"/>
        </w:rPr>
        <w:t>elevated NLR in all groups</w:t>
      </w:r>
      <w:r w:rsidR="00FB27A1">
        <w:rPr>
          <w:rFonts w:ascii="Arial" w:eastAsia="Times New Roman" w:hAnsi="Arial" w:cs="Arial"/>
          <w:color w:val="000000"/>
          <w:kern w:val="0"/>
          <w14:ligatures w14:val="none"/>
        </w:rPr>
        <w:t>.</w:t>
      </w:r>
      <w:r w:rsidR="00F85BCA">
        <w:rPr>
          <w:rFonts w:ascii="Arial" w:eastAsia="Times New Roman" w:hAnsi="Arial" w:cs="Arial"/>
          <w:color w:val="000000"/>
          <w:kern w:val="0"/>
          <w14:ligatures w14:val="none"/>
        </w:rPr>
        <w:t xml:space="preserve"> However,</w:t>
      </w:r>
      <w:r w:rsidR="00FB2272">
        <w:rPr>
          <w:rFonts w:ascii="Arial" w:eastAsia="Times New Roman" w:hAnsi="Arial" w:cs="Arial"/>
          <w:color w:val="000000"/>
          <w:kern w:val="0"/>
          <w14:ligatures w14:val="none"/>
        </w:rPr>
        <w:t xml:space="preserve"> </w:t>
      </w:r>
      <w:r w:rsidR="00F85BCA">
        <w:rPr>
          <w:rFonts w:ascii="Arial" w:eastAsia="Times New Roman" w:hAnsi="Arial" w:cs="Arial"/>
          <w:color w:val="000000"/>
          <w:kern w:val="0"/>
          <w14:ligatures w14:val="none"/>
        </w:rPr>
        <w:t>t</w:t>
      </w:r>
      <w:r w:rsidRPr="003E7284">
        <w:rPr>
          <w:rFonts w:ascii="Arial" w:eastAsia="Times New Roman" w:hAnsi="Arial" w:cs="Arial"/>
          <w:color w:val="000000"/>
          <w:kern w:val="0"/>
          <w14:ligatures w14:val="none"/>
        </w:rPr>
        <w:t xml:space="preserve">he </w:t>
      </w:r>
      <w:r w:rsidR="009A25A6">
        <w:rPr>
          <w:rFonts w:ascii="Arial" w:eastAsia="Times New Roman" w:hAnsi="Arial" w:cs="Arial"/>
          <w:color w:val="000000"/>
          <w:kern w:val="0"/>
          <w14:ligatures w14:val="none"/>
        </w:rPr>
        <w:t>intensity</w:t>
      </w:r>
      <w:r w:rsidRPr="003E7284">
        <w:rPr>
          <w:rFonts w:ascii="Arial" w:eastAsia="Times New Roman" w:hAnsi="Arial" w:cs="Arial"/>
          <w:color w:val="000000"/>
          <w:kern w:val="0"/>
          <w14:ligatures w14:val="none"/>
        </w:rPr>
        <w:t xml:space="preserve"> of this response </w:t>
      </w:r>
      <w:r w:rsidR="00F85BCA">
        <w:rPr>
          <w:rFonts w:ascii="Arial" w:eastAsia="Times New Roman" w:hAnsi="Arial" w:cs="Arial"/>
          <w:color w:val="000000"/>
          <w:kern w:val="0"/>
          <w14:ligatures w14:val="none"/>
        </w:rPr>
        <w:t>differed</w:t>
      </w:r>
      <w:r w:rsidR="00F85BCA" w:rsidRPr="003E7284">
        <w:rPr>
          <w:rFonts w:ascii="Arial" w:eastAsia="Times New Roman" w:hAnsi="Arial" w:cs="Arial"/>
          <w:color w:val="000000"/>
          <w:kern w:val="0"/>
          <w14:ligatures w14:val="none"/>
        </w:rPr>
        <w:t xml:space="preserve"> </w:t>
      </w:r>
      <w:r w:rsidRPr="003E7284">
        <w:rPr>
          <w:rFonts w:ascii="Arial" w:eastAsia="Times New Roman" w:hAnsi="Arial" w:cs="Arial"/>
          <w:color w:val="000000"/>
          <w:kern w:val="0"/>
          <w14:ligatures w14:val="none"/>
        </w:rPr>
        <w:t xml:space="preserve">among </w:t>
      </w:r>
      <w:r w:rsidR="00FB27A1">
        <w:rPr>
          <w:rFonts w:ascii="Arial" w:eastAsia="Times New Roman" w:hAnsi="Arial" w:cs="Arial"/>
          <w:color w:val="000000"/>
          <w:kern w:val="0"/>
          <w14:ligatures w14:val="none"/>
        </w:rPr>
        <w:t>the five groups</w:t>
      </w:r>
      <w:r w:rsidRPr="003E7284">
        <w:rPr>
          <w:rFonts w:ascii="Arial" w:eastAsia="Times New Roman" w:hAnsi="Arial" w:cs="Arial"/>
          <w:color w:val="000000"/>
          <w:kern w:val="0"/>
          <w14:ligatures w14:val="none"/>
        </w:rPr>
        <w:t>.</w:t>
      </w:r>
      <w:r w:rsidR="00FB27A1">
        <w:rPr>
          <w:rFonts w:ascii="Arial" w:eastAsia="Times New Roman" w:hAnsi="Arial" w:cs="Arial"/>
          <w:color w:val="000000"/>
          <w:kern w:val="0"/>
          <w14:ligatures w14:val="none"/>
        </w:rPr>
        <w:t xml:space="preserve"> </w:t>
      </w:r>
      <w:r w:rsidR="00FB2272">
        <w:rPr>
          <w:rFonts w:ascii="Arial" w:eastAsia="Times New Roman" w:hAnsi="Arial" w:cs="Arial"/>
          <w:color w:val="000000"/>
          <w:kern w:val="0"/>
          <w14:ligatures w14:val="none"/>
        </w:rPr>
        <w:t xml:space="preserve">NLR increases were smaller in the </w:t>
      </w:r>
      <w:proofErr w:type="spellStart"/>
      <w:r w:rsidR="00FB2272">
        <w:rPr>
          <w:rFonts w:ascii="Arial" w:eastAsia="Times New Roman" w:hAnsi="Arial" w:cs="Arial"/>
          <w:color w:val="000000"/>
          <w:kern w:val="0"/>
          <w14:ligatures w14:val="none"/>
        </w:rPr>
        <w:t>PFPeA</w:t>
      </w:r>
      <w:proofErr w:type="spellEnd"/>
      <w:r w:rsidR="00FB2272">
        <w:rPr>
          <w:rFonts w:ascii="Arial" w:eastAsia="Times New Roman" w:hAnsi="Arial" w:cs="Arial"/>
          <w:color w:val="000000"/>
          <w:kern w:val="0"/>
          <w14:ligatures w14:val="none"/>
        </w:rPr>
        <w:t xml:space="preserve"> high group compared to the</w:t>
      </w:r>
      <w:r w:rsidR="00104F83">
        <w:rPr>
          <w:rFonts w:ascii="Arial" w:eastAsia="Times New Roman" w:hAnsi="Arial" w:cs="Arial"/>
          <w:color w:val="000000"/>
          <w:kern w:val="0"/>
          <w14:ligatures w14:val="none"/>
        </w:rPr>
        <w:t xml:space="preserve"> </w:t>
      </w:r>
      <w:r w:rsidR="00FB2272">
        <w:rPr>
          <w:rFonts w:ascii="Arial" w:eastAsia="Times New Roman" w:hAnsi="Arial" w:cs="Arial"/>
          <w:color w:val="000000"/>
          <w:kern w:val="0"/>
          <w14:ligatures w14:val="none"/>
        </w:rPr>
        <w:t xml:space="preserve">Cd </w:t>
      </w:r>
      <w:r w:rsidR="00FB27A1">
        <w:rPr>
          <w:rFonts w:ascii="Arial" w:eastAsia="Times New Roman" w:hAnsi="Arial" w:cs="Arial"/>
          <w:color w:val="000000"/>
          <w:kern w:val="0"/>
          <w14:ligatures w14:val="none"/>
        </w:rPr>
        <w:t xml:space="preserve">low, </w:t>
      </w:r>
      <w:r w:rsidR="00FB2272">
        <w:rPr>
          <w:rFonts w:ascii="Arial" w:eastAsia="Times New Roman" w:hAnsi="Arial" w:cs="Arial"/>
          <w:color w:val="000000"/>
          <w:kern w:val="0"/>
          <w14:ligatures w14:val="none"/>
        </w:rPr>
        <w:t>Cd</w:t>
      </w:r>
      <w:r w:rsidR="00FB27A1">
        <w:rPr>
          <w:rFonts w:ascii="Arial" w:eastAsia="Times New Roman" w:hAnsi="Arial" w:cs="Arial"/>
          <w:color w:val="000000"/>
          <w:kern w:val="0"/>
          <w14:ligatures w14:val="none"/>
        </w:rPr>
        <w:t xml:space="preserve"> high, </w:t>
      </w:r>
      <w:proofErr w:type="spellStart"/>
      <w:r w:rsidR="00FB27A1">
        <w:rPr>
          <w:rFonts w:ascii="Arial" w:eastAsia="Times New Roman" w:hAnsi="Arial" w:cs="Arial"/>
          <w:color w:val="000000"/>
          <w:kern w:val="0"/>
          <w14:ligatures w14:val="none"/>
        </w:rPr>
        <w:t>PFPeA</w:t>
      </w:r>
      <w:proofErr w:type="spellEnd"/>
      <w:r w:rsidR="00FB27A1">
        <w:rPr>
          <w:rFonts w:ascii="Arial" w:eastAsia="Times New Roman" w:hAnsi="Arial" w:cs="Arial"/>
          <w:color w:val="000000"/>
          <w:kern w:val="0"/>
          <w14:ligatures w14:val="none"/>
        </w:rPr>
        <w:t xml:space="preserve"> low, and control groups.</w:t>
      </w:r>
      <w:r w:rsidR="00FB2272">
        <w:rPr>
          <w:rFonts w:ascii="Arial" w:eastAsia="Times New Roman" w:hAnsi="Arial" w:cs="Arial"/>
          <w:color w:val="000000"/>
          <w:kern w:val="0"/>
          <w14:ligatures w14:val="none"/>
        </w:rPr>
        <w:t xml:space="preserve"> </w:t>
      </w:r>
      <w:r w:rsidR="00F85BCA">
        <w:rPr>
          <w:rFonts w:ascii="Arial" w:eastAsia="Times New Roman" w:hAnsi="Arial" w:cs="Arial"/>
          <w:color w:val="000000"/>
          <w:kern w:val="0"/>
          <w14:ligatures w14:val="none"/>
        </w:rPr>
        <w:t>One possible explanation is</w:t>
      </w:r>
      <w:r w:rsidR="00BB30DD">
        <w:rPr>
          <w:rFonts w:ascii="Arial" w:eastAsia="Times New Roman" w:hAnsi="Arial" w:cs="Arial"/>
          <w:color w:val="000000"/>
          <w:kern w:val="0"/>
          <w14:ligatures w14:val="none"/>
        </w:rPr>
        <w:t xml:space="preserve"> that elevated</w:t>
      </w:r>
      <w:r w:rsidR="00F85BCA">
        <w:rPr>
          <w:rFonts w:ascii="Arial" w:eastAsia="Times New Roman" w:hAnsi="Arial" w:cs="Arial"/>
          <w:color w:val="000000"/>
          <w:kern w:val="0"/>
          <w14:ligatures w14:val="none"/>
        </w:rPr>
        <w:t xml:space="preserve"> pre-salinity </w:t>
      </w:r>
      <w:r w:rsidR="00184BE1">
        <w:rPr>
          <w:rFonts w:ascii="Arial" w:eastAsia="Times New Roman" w:hAnsi="Arial" w:cs="Arial"/>
          <w:color w:val="000000"/>
          <w:kern w:val="0"/>
          <w14:ligatures w14:val="none"/>
        </w:rPr>
        <w:t>NLR</w:t>
      </w:r>
      <w:r w:rsidR="00F85BCA">
        <w:rPr>
          <w:rFonts w:ascii="Arial" w:eastAsia="Times New Roman" w:hAnsi="Arial" w:cs="Arial"/>
          <w:color w:val="000000"/>
          <w:kern w:val="0"/>
          <w14:ligatures w14:val="none"/>
        </w:rPr>
        <w:t xml:space="preserve"> in the </w:t>
      </w:r>
      <w:proofErr w:type="spellStart"/>
      <w:r w:rsidR="00F85BCA">
        <w:rPr>
          <w:rFonts w:ascii="Arial" w:eastAsia="Times New Roman" w:hAnsi="Arial" w:cs="Arial"/>
          <w:color w:val="000000"/>
          <w:kern w:val="0"/>
          <w14:ligatures w14:val="none"/>
        </w:rPr>
        <w:t>PFPeA</w:t>
      </w:r>
      <w:proofErr w:type="spellEnd"/>
      <w:r w:rsidR="00F85BCA">
        <w:rPr>
          <w:rFonts w:ascii="Arial" w:eastAsia="Times New Roman" w:hAnsi="Arial" w:cs="Arial"/>
          <w:color w:val="000000"/>
          <w:kern w:val="0"/>
          <w14:ligatures w14:val="none"/>
        </w:rPr>
        <w:t xml:space="preserve"> high group limited the magnitude of subsequent leukocyte redistribution following salt exposure, </w:t>
      </w:r>
      <w:r w:rsidR="00184BE1">
        <w:rPr>
          <w:rFonts w:ascii="Arial" w:eastAsia="Times New Roman" w:hAnsi="Arial" w:cs="Arial"/>
          <w:color w:val="000000"/>
          <w:kern w:val="0"/>
          <w14:ligatures w14:val="none"/>
        </w:rPr>
        <w:t xml:space="preserve">resulting in a smaller relative change in </w:t>
      </w:r>
      <w:r w:rsidR="00F85BCA">
        <w:rPr>
          <w:rFonts w:ascii="Arial" w:eastAsia="Times New Roman" w:hAnsi="Arial" w:cs="Arial"/>
          <w:color w:val="000000"/>
          <w:kern w:val="0"/>
          <w14:ligatures w14:val="none"/>
        </w:rPr>
        <w:t xml:space="preserve">NLR. Alternatively, </w:t>
      </w:r>
      <w:proofErr w:type="spellStart"/>
      <w:r w:rsidR="00F85BCA">
        <w:rPr>
          <w:rFonts w:ascii="Arial" w:eastAsia="Times New Roman" w:hAnsi="Arial" w:cs="Arial"/>
          <w:color w:val="000000"/>
          <w:kern w:val="0"/>
          <w14:ligatures w14:val="none"/>
        </w:rPr>
        <w:t>PFPeA</w:t>
      </w:r>
      <w:proofErr w:type="spellEnd"/>
      <w:r w:rsidR="00F85BCA">
        <w:rPr>
          <w:rFonts w:ascii="Arial" w:eastAsia="Times New Roman" w:hAnsi="Arial" w:cs="Arial"/>
          <w:color w:val="000000"/>
          <w:kern w:val="0"/>
          <w14:ligatures w14:val="none"/>
        </w:rPr>
        <w:t xml:space="preserve"> exposure</w:t>
      </w:r>
      <w:r w:rsidR="00BB30DD">
        <w:rPr>
          <w:rFonts w:ascii="Arial" w:eastAsia="Times New Roman" w:hAnsi="Arial" w:cs="Arial"/>
          <w:color w:val="000000"/>
          <w:kern w:val="0"/>
          <w14:ligatures w14:val="none"/>
        </w:rPr>
        <w:t xml:space="preserve"> may</w:t>
      </w:r>
      <w:r w:rsidR="00F85BCA">
        <w:rPr>
          <w:rFonts w:ascii="Arial" w:eastAsia="Times New Roman" w:hAnsi="Arial" w:cs="Arial"/>
          <w:color w:val="000000"/>
          <w:kern w:val="0"/>
          <w14:ligatures w14:val="none"/>
        </w:rPr>
        <w:t xml:space="preserve"> have altered physiological pathways associated with leukocyte dynamics, resulting in a different response pattern following the environmental perturbation</w:t>
      </w:r>
      <w:r w:rsidR="00184BE1">
        <w:rPr>
          <w:rFonts w:ascii="Arial" w:eastAsia="Times New Roman" w:hAnsi="Arial" w:cs="Arial"/>
          <w:color w:val="000000"/>
          <w:kern w:val="0"/>
          <w14:ligatures w14:val="none"/>
        </w:rPr>
        <w:t>.</w:t>
      </w:r>
      <w:r w:rsidR="006C1949">
        <w:rPr>
          <w:rFonts w:ascii="Arial" w:eastAsia="Times New Roman" w:hAnsi="Arial" w:cs="Arial"/>
          <w:color w:val="000000"/>
          <w:kern w:val="0"/>
          <w14:ligatures w14:val="none"/>
        </w:rPr>
        <w:t xml:space="preserve"> </w:t>
      </w:r>
      <w:r w:rsidR="00BB30DD">
        <w:rPr>
          <w:rFonts w:ascii="Arial" w:eastAsia="Times New Roman" w:hAnsi="Arial" w:cs="Arial"/>
          <w:color w:val="000000"/>
          <w:kern w:val="0"/>
          <w14:ligatures w14:val="none"/>
        </w:rPr>
        <w:t xml:space="preserve">The </w:t>
      </w:r>
      <w:proofErr w:type="spellStart"/>
      <w:r w:rsidR="00BB30DD">
        <w:rPr>
          <w:rFonts w:ascii="Arial" w:eastAsia="Times New Roman" w:hAnsi="Arial" w:cs="Arial"/>
          <w:color w:val="000000"/>
          <w:kern w:val="0"/>
          <w14:ligatures w14:val="none"/>
        </w:rPr>
        <w:t>PFPeA</w:t>
      </w:r>
      <w:proofErr w:type="spellEnd"/>
      <w:r w:rsidR="00BB30DD">
        <w:rPr>
          <w:rFonts w:ascii="Arial" w:eastAsia="Times New Roman" w:hAnsi="Arial" w:cs="Arial"/>
          <w:color w:val="000000"/>
          <w:kern w:val="0"/>
          <w14:ligatures w14:val="none"/>
        </w:rPr>
        <w:t xml:space="preserve"> low, Cd-exposed, and control bass, which began at lower </w:t>
      </w:r>
      <w:r w:rsidR="00F85BCA">
        <w:rPr>
          <w:rFonts w:ascii="Arial" w:eastAsia="Times New Roman" w:hAnsi="Arial" w:cs="Arial"/>
          <w:color w:val="000000"/>
          <w:kern w:val="0"/>
          <w14:ligatures w14:val="none"/>
        </w:rPr>
        <w:t xml:space="preserve">NLR </w:t>
      </w:r>
      <w:r w:rsidR="00BB30DD">
        <w:rPr>
          <w:rFonts w:ascii="Arial" w:eastAsia="Times New Roman" w:hAnsi="Arial" w:cs="Arial"/>
          <w:color w:val="000000"/>
          <w:kern w:val="0"/>
          <w14:ligatures w14:val="none"/>
        </w:rPr>
        <w:t>levels, displayed more substantial</w:t>
      </w:r>
      <w:r w:rsidR="00F85BCA">
        <w:rPr>
          <w:rFonts w:ascii="Arial" w:eastAsia="Times New Roman" w:hAnsi="Arial" w:cs="Arial"/>
          <w:color w:val="000000"/>
          <w:kern w:val="0"/>
          <w14:ligatures w14:val="none"/>
        </w:rPr>
        <w:t>—</w:t>
      </w:r>
      <w:r w:rsidR="00BB30DD">
        <w:rPr>
          <w:rFonts w:ascii="Arial" w:eastAsia="Times New Roman" w:hAnsi="Arial" w:cs="Arial"/>
          <w:color w:val="000000"/>
          <w:kern w:val="0"/>
          <w14:ligatures w14:val="none"/>
        </w:rPr>
        <w:t>but temporary</w:t>
      </w:r>
      <w:r w:rsidR="00F85BCA">
        <w:rPr>
          <w:rFonts w:ascii="Arial" w:eastAsia="Times New Roman" w:hAnsi="Arial" w:cs="Arial"/>
          <w:color w:val="000000"/>
          <w:kern w:val="0"/>
          <w14:ligatures w14:val="none"/>
        </w:rPr>
        <w:t>—</w:t>
      </w:r>
      <w:r w:rsidR="00BB30DD">
        <w:rPr>
          <w:rFonts w:ascii="Arial" w:eastAsia="Times New Roman" w:hAnsi="Arial" w:cs="Arial"/>
          <w:color w:val="000000"/>
          <w:kern w:val="0"/>
          <w14:ligatures w14:val="none"/>
        </w:rPr>
        <w:t>NLR increases</w:t>
      </w:r>
      <w:r w:rsidR="00685B95">
        <w:rPr>
          <w:rFonts w:ascii="Arial" w:eastAsia="Times New Roman" w:hAnsi="Arial" w:cs="Arial"/>
          <w:color w:val="000000"/>
          <w:kern w:val="0"/>
          <w14:ligatures w14:val="none"/>
        </w:rPr>
        <w:t>.</w:t>
      </w:r>
      <w:r w:rsidR="00CD225C">
        <w:rPr>
          <w:rFonts w:ascii="Arial" w:eastAsia="Times New Roman" w:hAnsi="Arial" w:cs="Arial"/>
          <w:color w:val="000000"/>
          <w:kern w:val="0"/>
          <w14:ligatures w14:val="none"/>
        </w:rPr>
        <w:t xml:space="preserve"> </w:t>
      </w:r>
      <w:r w:rsidR="00FF08B1">
        <w:rPr>
          <w:rFonts w:ascii="Arial" w:eastAsia="Times New Roman" w:hAnsi="Arial" w:cs="Arial"/>
          <w:color w:val="000000"/>
          <w:kern w:val="0"/>
          <w14:ligatures w14:val="none"/>
        </w:rPr>
        <w:t xml:space="preserve">Although the direct mechanisms underlying </w:t>
      </w:r>
      <w:r w:rsidR="00184BE1">
        <w:rPr>
          <w:rFonts w:ascii="Arial" w:eastAsia="Times New Roman" w:hAnsi="Arial" w:cs="Arial"/>
          <w:color w:val="000000"/>
          <w:kern w:val="0"/>
          <w14:ligatures w14:val="none"/>
        </w:rPr>
        <w:t>our observed</w:t>
      </w:r>
      <w:r w:rsidR="00FF08B1">
        <w:rPr>
          <w:rFonts w:ascii="Arial" w:eastAsia="Times New Roman" w:hAnsi="Arial" w:cs="Arial"/>
          <w:color w:val="000000"/>
          <w:kern w:val="0"/>
          <w14:ligatures w14:val="none"/>
        </w:rPr>
        <w:t xml:space="preserve"> patterns</w:t>
      </w:r>
      <w:r w:rsidR="00B229BE">
        <w:rPr>
          <w:rFonts w:ascii="Arial" w:eastAsia="Times New Roman" w:hAnsi="Arial" w:cs="Arial"/>
          <w:color w:val="000000"/>
          <w:kern w:val="0"/>
          <w14:ligatures w14:val="none"/>
        </w:rPr>
        <w:t xml:space="preserve"> remain unclear, o</w:t>
      </w:r>
      <w:r w:rsidR="00BB30DD">
        <w:rPr>
          <w:rFonts w:ascii="Arial" w:eastAsia="Times New Roman" w:hAnsi="Arial" w:cs="Arial"/>
          <w:color w:val="000000"/>
          <w:kern w:val="0"/>
          <w14:ligatures w14:val="none"/>
        </w:rPr>
        <w:t xml:space="preserve">ur </w:t>
      </w:r>
      <w:r w:rsidR="00B229BE">
        <w:rPr>
          <w:rFonts w:ascii="Arial" w:eastAsia="Times New Roman" w:hAnsi="Arial" w:cs="Arial"/>
          <w:color w:val="000000"/>
          <w:kern w:val="0"/>
          <w14:ligatures w14:val="none"/>
        </w:rPr>
        <w:t xml:space="preserve">results </w:t>
      </w:r>
      <w:r w:rsidR="00BB30DD">
        <w:rPr>
          <w:rFonts w:ascii="Arial" w:eastAsia="Times New Roman" w:hAnsi="Arial" w:cs="Arial"/>
          <w:color w:val="000000"/>
          <w:kern w:val="0"/>
          <w14:ligatures w14:val="none"/>
        </w:rPr>
        <w:t>suggest that</w:t>
      </w:r>
      <w:r w:rsidR="00B229BE">
        <w:rPr>
          <w:rFonts w:ascii="Arial" w:eastAsia="Times New Roman" w:hAnsi="Arial" w:cs="Arial"/>
          <w:color w:val="000000"/>
          <w:kern w:val="0"/>
          <w14:ligatures w14:val="none"/>
        </w:rPr>
        <w:t xml:space="preserve"> </w:t>
      </w:r>
      <w:r w:rsidR="00184BE1">
        <w:rPr>
          <w:rFonts w:ascii="Arial" w:eastAsia="Times New Roman" w:hAnsi="Arial" w:cs="Arial"/>
          <w:color w:val="000000"/>
          <w:kern w:val="0"/>
          <w14:ligatures w14:val="none"/>
        </w:rPr>
        <w:t>contaminant</w:t>
      </w:r>
      <w:r w:rsidR="00BB30DD">
        <w:rPr>
          <w:rFonts w:ascii="Arial" w:eastAsia="Times New Roman" w:hAnsi="Arial" w:cs="Arial"/>
          <w:color w:val="000000"/>
          <w:kern w:val="0"/>
          <w14:ligatures w14:val="none"/>
        </w:rPr>
        <w:t xml:space="preserve"> exposure</w:t>
      </w:r>
      <w:r w:rsidR="00184BE1">
        <w:rPr>
          <w:rFonts w:ascii="Arial" w:eastAsia="Times New Roman" w:hAnsi="Arial" w:cs="Arial"/>
          <w:color w:val="000000"/>
          <w:kern w:val="0"/>
          <w14:ligatures w14:val="none"/>
        </w:rPr>
        <w:t xml:space="preserve"> may influence the interpretation of leukocyte-based stress biomarkers, and potentially other stress biomarkers, when organisms experience </w:t>
      </w:r>
      <w:r w:rsidR="00BB30DD">
        <w:rPr>
          <w:rFonts w:ascii="Arial" w:eastAsia="Times New Roman" w:hAnsi="Arial" w:cs="Arial"/>
          <w:color w:val="000000"/>
          <w:kern w:val="0"/>
          <w14:ligatures w14:val="none"/>
        </w:rPr>
        <w:t>new environmental challenges. Such</w:t>
      </w:r>
      <w:r w:rsidR="00184BE1">
        <w:rPr>
          <w:rFonts w:ascii="Arial" w:eastAsia="Times New Roman" w:hAnsi="Arial" w:cs="Arial"/>
          <w:color w:val="000000"/>
          <w:kern w:val="0"/>
          <w14:ligatures w14:val="none"/>
        </w:rPr>
        <w:t xml:space="preserve"> </w:t>
      </w:r>
      <w:r w:rsidR="00BD59E1">
        <w:rPr>
          <w:rFonts w:ascii="Arial" w:eastAsia="Times New Roman" w:hAnsi="Arial" w:cs="Arial"/>
          <w:color w:val="000000"/>
          <w:kern w:val="0"/>
          <w14:ligatures w14:val="none"/>
        </w:rPr>
        <w:t xml:space="preserve">contaminant-associated changes in </w:t>
      </w:r>
      <w:r w:rsidR="00184BE1">
        <w:rPr>
          <w:rFonts w:ascii="Arial" w:eastAsia="Times New Roman" w:hAnsi="Arial" w:cs="Arial"/>
          <w:color w:val="000000"/>
          <w:kern w:val="0"/>
          <w14:ligatures w14:val="none"/>
        </w:rPr>
        <w:t>physiological</w:t>
      </w:r>
      <w:r w:rsidR="00BD59E1">
        <w:rPr>
          <w:rFonts w:ascii="Arial" w:eastAsia="Times New Roman" w:hAnsi="Arial" w:cs="Arial"/>
          <w:color w:val="000000"/>
          <w:kern w:val="0"/>
          <w14:ligatures w14:val="none"/>
        </w:rPr>
        <w:t xml:space="preserve"> responses</w:t>
      </w:r>
      <w:r w:rsidR="00BB30DD">
        <w:rPr>
          <w:rFonts w:ascii="Arial" w:eastAsia="Times New Roman" w:hAnsi="Arial" w:cs="Arial"/>
          <w:color w:val="000000"/>
          <w:kern w:val="0"/>
          <w14:ligatures w14:val="none"/>
        </w:rPr>
        <w:t xml:space="preserve"> may</w:t>
      </w:r>
      <w:r w:rsidR="00BD59E1">
        <w:rPr>
          <w:rFonts w:ascii="Arial" w:eastAsia="Times New Roman" w:hAnsi="Arial" w:cs="Arial"/>
          <w:color w:val="000000"/>
          <w:kern w:val="0"/>
          <w14:ligatures w14:val="none"/>
        </w:rPr>
        <w:t xml:space="preserve"> have implications for </w:t>
      </w:r>
      <w:r w:rsidR="00BB30DD">
        <w:rPr>
          <w:rFonts w:ascii="Arial" w:eastAsia="Times New Roman" w:hAnsi="Arial" w:cs="Arial"/>
          <w:color w:val="000000"/>
          <w:kern w:val="0"/>
          <w14:ligatures w14:val="none"/>
        </w:rPr>
        <w:t>resilience in natural populations exposed to chronic contamination.</w:t>
      </w:r>
    </w:p>
    <w:p w14:paraId="01E4BCFB" w14:textId="77777777" w:rsidR="00685B95" w:rsidRDefault="00685B95" w:rsidP="002A1E95">
      <w:pPr>
        <w:spacing w:line="480" w:lineRule="auto"/>
        <w:ind w:firstLine="720"/>
        <w:rPr>
          <w:rFonts w:ascii="Arial" w:eastAsia="Times New Roman" w:hAnsi="Arial" w:cs="Arial"/>
          <w:color w:val="000000"/>
          <w:kern w:val="0"/>
          <w14:ligatures w14:val="none"/>
        </w:rPr>
      </w:pPr>
    </w:p>
    <w:p w14:paraId="31D992C3" w14:textId="67C91F24" w:rsidR="00D8586B" w:rsidRDefault="00D8586B" w:rsidP="00D8586B">
      <w:pPr>
        <w:spacing w:line="480" w:lineRule="auto"/>
        <w:rPr>
          <w:rFonts w:ascii="Arial" w:eastAsia="Times New Roman" w:hAnsi="Arial" w:cs="Arial"/>
          <w:color w:val="000000"/>
          <w:kern w:val="0"/>
          <w14:ligatures w14:val="none"/>
        </w:rPr>
      </w:pPr>
      <w:r>
        <w:rPr>
          <w:rFonts w:ascii="Arial" w:hAnsi="Arial" w:cs="Arial"/>
          <w:i/>
          <w:iCs/>
        </w:rPr>
        <w:t xml:space="preserve">4.5. </w:t>
      </w:r>
      <w:r w:rsidR="00C06430">
        <w:rPr>
          <w:rFonts w:ascii="Arial" w:hAnsi="Arial" w:cs="Arial"/>
          <w:i/>
          <w:iCs/>
        </w:rPr>
        <w:t>Post-Salinity Exposure</w:t>
      </w:r>
      <w:r w:rsidR="00CD225C">
        <w:rPr>
          <w:rFonts w:ascii="Arial" w:hAnsi="Arial" w:cs="Arial"/>
          <w:i/>
          <w:iCs/>
        </w:rPr>
        <w:t xml:space="preserve"> (</w:t>
      </w:r>
      <w:r>
        <w:rPr>
          <w:rFonts w:ascii="Arial" w:hAnsi="Arial" w:cs="Arial"/>
          <w:i/>
          <w:iCs/>
        </w:rPr>
        <w:t xml:space="preserve">Blood </w:t>
      </w:r>
      <w:r w:rsidR="00CD225C">
        <w:rPr>
          <w:rFonts w:ascii="Arial" w:hAnsi="Arial" w:cs="Arial"/>
          <w:i/>
          <w:iCs/>
        </w:rPr>
        <w:t>S</w:t>
      </w:r>
      <w:r>
        <w:rPr>
          <w:rFonts w:ascii="Arial" w:hAnsi="Arial" w:cs="Arial"/>
          <w:i/>
          <w:iCs/>
        </w:rPr>
        <w:t>amples 3</w:t>
      </w:r>
      <w:r w:rsidR="00CD225C">
        <w:rPr>
          <w:rFonts w:ascii="Arial" w:hAnsi="Arial" w:cs="Arial"/>
          <w:i/>
          <w:iCs/>
        </w:rPr>
        <w:t xml:space="preserve"> vs.</w:t>
      </w:r>
      <w:r>
        <w:rPr>
          <w:rFonts w:ascii="Arial" w:hAnsi="Arial" w:cs="Arial"/>
          <w:i/>
          <w:iCs/>
        </w:rPr>
        <w:t xml:space="preserve"> 4</w:t>
      </w:r>
      <w:r w:rsidR="00CD225C">
        <w:rPr>
          <w:rFonts w:ascii="Arial" w:hAnsi="Arial" w:cs="Arial"/>
          <w:i/>
          <w:iCs/>
        </w:rPr>
        <w:t>)</w:t>
      </w:r>
    </w:p>
    <w:p w14:paraId="1C00D2C9" w14:textId="5DE1490E" w:rsidR="00CD225C" w:rsidRDefault="00E2531B" w:rsidP="00207381">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Seven days after the environmental stressor was introduced,</w:t>
      </w:r>
      <w:r w:rsidR="006A42DC">
        <w:rPr>
          <w:rFonts w:ascii="Arial" w:eastAsia="Times New Roman" w:hAnsi="Arial" w:cs="Arial"/>
          <w:color w:val="000000"/>
          <w:kern w:val="0"/>
          <w14:ligatures w14:val="none"/>
        </w:rPr>
        <w:t xml:space="preserve"> NLR values in</w:t>
      </w:r>
      <w:r>
        <w:rPr>
          <w:rFonts w:ascii="Arial" w:eastAsia="Times New Roman" w:hAnsi="Arial" w:cs="Arial"/>
          <w:color w:val="000000"/>
          <w:kern w:val="0"/>
          <w14:ligatures w14:val="none"/>
        </w:rPr>
        <w:t xml:space="preserve"> all groups except </w:t>
      </w:r>
      <w:proofErr w:type="spellStart"/>
      <w:r>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 xml:space="preserve"> high </w:t>
      </w:r>
      <w:r w:rsidR="006A42DC">
        <w:rPr>
          <w:rFonts w:ascii="Arial" w:eastAsia="Times New Roman" w:hAnsi="Arial" w:cs="Arial"/>
          <w:color w:val="000000"/>
          <w:kern w:val="0"/>
          <w14:ligatures w14:val="none"/>
        </w:rPr>
        <w:t>declined</w:t>
      </w:r>
      <w:r>
        <w:rPr>
          <w:rFonts w:ascii="Arial" w:eastAsia="Times New Roman" w:hAnsi="Arial" w:cs="Arial"/>
          <w:color w:val="000000"/>
          <w:kern w:val="0"/>
          <w14:ligatures w14:val="none"/>
        </w:rPr>
        <w:t xml:space="preserve"> to</w:t>
      </w:r>
      <w:r w:rsidR="006A42DC">
        <w:rPr>
          <w:rFonts w:ascii="Arial" w:eastAsia="Times New Roman" w:hAnsi="Arial" w:cs="Arial"/>
          <w:color w:val="000000"/>
          <w:kern w:val="0"/>
          <w14:ligatures w14:val="none"/>
        </w:rPr>
        <w:t>ward</w:t>
      </w:r>
      <w:r>
        <w:rPr>
          <w:rFonts w:ascii="Arial" w:eastAsia="Times New Roman" w:hAnsi="Arial" w:cs="Arial"/>
          <w:color w:val="000000"/>
          <w:kern w:val="0"/>
          <w14:ligatures w14:val="none"/>
        </w:rPr>
        <w:t xml:space="preserve"> baseline levels.</w:t>
      </w:r>
      <w:r w:rsidR="006A42DC">
        <w:rPr>
          <w:rFonts w:ascii="Arial" w:eastAsia="Times New Roman" w:hAnsi="Arial" w:cs="Arial"/>
          <w:color w:val="000000"/>
          <w:kern w:val="0"/>
          <w14:ligatures w14:val="none"/>
        </w:rPr>
        <w:t xml:space="preserve"> In contrast, NLR remained </w:t>
      </w:r>
      <w:r w:rsidR="006A42DC">
        <w:rPr>
          <w:rFonts w:ascii="Arial" w:eastAsia="Times New Roman" w:hAnsi="Arial" w:cs="Arial"/>
          <w:color w:val="000000"/>
          <w:kern w:val="0"/>
          <w14:ligatures w14:val="none"/>
        </w:rPr>
        <w:lastRenderedPageBreak/>
        <w:t xml:space="preserve">elevated in the </w:t>
      </w:r>
      <w:proofErr w:type="spellStart"/>
      <w:r w:rsidR="006A42DC">
        <w:rPr>
          <w:rFonts w:ascii="Arial" w:eastAsia="Times New Roman" w:hAnsi="Arial" w:cs="Arial"/>
          <w:color w:val="000000"/>
          <w:kern w:val="0"/>
          <w14:ligatures w14:val="none"/>
        </w:rPr>
        <w:t>PFPeA</w:t>
      </w:r>
      <w:proofErr w:type="spellEnd"/>
      <w:r w:rsidR="006A42DC">
        <w:rPr>
          <w:rFonts w:ascii="Arial" w:eastAsia="Times New Roman" w:hAnsi="Arial" w:cs="Arial"/>
          <w:color w:val="000000"/>
          <w:kern w:val="0"/>
          <w14:ligatures w14:val="none"/>
        </w:rPr>
        <w:t xml:space="preserve"> high group throughout the study period.</w:t>
      </w:r>
      <w:r>
        <w:rPr>
          <w:rFonts w:ascii="Arial" w:eastAsia="Times New Roman" w:hAnsi="Arial" w:cs="Arial"/>
          <w:color w:val="000000"/>
          <w:kern w:val="0"/>
          <w14:ligatures w14:val="none"/>
        </w:rPr>
        <w:t xml:space="preserve"> The persistent rise </w:t>
      </w:r>
      <w:r w:rsidR="006A42DC">
        <w:rPr>
          <w:rFonts w:ascii="Arial" w:eastAsia="Times New Roman" w:hAnsi="Arial" w:cs="Arial"/>
          <w:color w:val="000000"/>
          <w:kern w:val="0"/>
          <w14:ligatures w14:val="none"/>
        </w:rPr>
        <w:t xml:space="preserve">of NLR in the </w:t>
      </w:r>
      <w:proofErr w:type="spellStart"/>
      <w:r>
        <w:rPr>
          <w:rFonts w:ascii="Arial" w:eastAsia="Times New Roman" w:hAnsi="Arial" w:cs="Arial"/>
          <w:color w:val="000000"/>
          <w:kern w:val="0"/>
          <w14:ligatures w14:val="none"/>
        </w:rPr>
        <w:t>PFPeA</w:t>
      </w:r>
      <w:proofErr w:type="spellEnd"/>
      <w:r w:rsidR="006A42DC">
        <w:rPr>
          <w:rFonts w:ascii="Arial" w:eastAsia="Times New Roman" w:hAnsi="Arial" w:cs="Arial"/>
          <w:color w:val="000000"/>
          <w:kern w:val="0"/>
          <w14:ligatures w14:val="none"/>
        </w:rPr>
        <w:t xml:space="preserve"> high group suggests that </w:t>
      </w:r>
      <w:proofErr w:type="spellStart"/>
      <w:r w:rsidR="006A42DC">
        <w:rPr>
          <w:rFonts w:ascii="Arial" w:eastAsia="Times New Roman" w:hAnsi="Arial" w:cs="Arial"/>
          <w:color w:val="000000"/>
          <w:kern w:val="0"/>
          <w14:ligatures w14:val="none"/>
        </w:rPr>
        <w:t>PFPeA</w:t>
      </w:r>
      <w:proofErr w:type="spellEnd"/>
      <w:r w:rsidR="006A42DC">
        <w:rPr>
          <w:rFonts w:ascii="Arial" w:eastAsia="Times New Roman" w:hAnsi="Arial" w:cs="Arial"/>
          <w:color w:val="000000"/>
          <w:kern w:val="0"/>
          <w14:ligatures w14:val="none"/>
        </w:rPr>
        <w:t xml:space="preserve"> exposure</w:t>
      </w:r>
      <w:r>
        <w:rPr>
          <w:rFonts w:ascii="Arial" w:eastAsia="Times New Roman" w:hAnsi="Arial" w:cs="Arial"/>
          <w:color w:val="000000"/>
          <w:kern w:val="0"/>
          <w14:ligatures w14:val="none"/>
        </w:rPr>
        <w:t xml:space="preserve"> may alter </w:t>
      </w:r>
      <w:r w:rsidR="006A42DC">
        <w:rPr>
          <w:rFonts w:ascii="Arial" w:eastAsia="Times New Roman" w:hAnsi="Arial" w:cs="Arial"/>
          <w:color w:val="000000"/>
          <w:kern w:val="0"/>
          <w14:ligatures w14:val="none"/>
        </w:rPr>
        <w:t xml:space="preserve">leukocyte dynamics associated with physiological </w:t>
      </w:r>
      <w:r>
        <w:rPr>
          <w:rFonts w:ascii="Arial" w:eastAsia="Times New Roman" w:hAnsi="Arial" w:cs="Arial"/>
          <w:color w:val="000000"/>
          <w:kern w:val="0"/>
          <w14:ligatures w14:val="none"/>
        </w:rPr>
        <w:t>stress response</w:t>
      </w:r>
      <w:r w:rsidR="006A42DC">
        <w:rPr>
          <w:rFonts w:ascii="Arial" w:eastAsia="Times New Roman" w:hAnsi="Arial" w:cs="Arial"/>
          <w:color w:val="000000"/>
          <w:kern w:val="0"/>
          <w14:ligatures w14:val="none"/>
        </w:rPr>
        <w:t>s</w:t>
      </w:r>
      <w:r>
        <w:rPr>
          <w:rFonts w:ascii="Arial" w:eastAsia="Times New Roman" w:hAnsi="Arial" w:cs="Arial"/>
          <w:color w:val="000000"/>
          <w:kern w:val="0"/>
          <w14:ligatures w14:val="none"/>
        </w:rPr>
        <w:t xml:space="preserve"> in</w:t>
      </w:r>
      <w:r w:rsidR="006A42DC">
        <w:rPr>
          <w:rFonts w:ascii="Arial" w:eastAsia="Times New Roman" w:hAnsi="Arial" w:cs="Arial"/>
          <w:color w:val="000000"/>
          <w:kern w:val="0"/>
          <w14:ligatures w14:val="none"/>
        </w:rPr>
        <w:t xml:space="preserve"> largemouth</w:t>
      </w:r>
      <w:r>
        <w:rPr>
          <w:rFonts w:ascii="Arial" w:eastAsia="Times New Roman" w:hAnsi="Arial" w:cs="Arial"/>
          <w:color w:val="000000"/>
          <w:kern w:val="0"/>
          <w14:ligatures w14:val="none"/>
        </w:rPr>
        <w:t xml:space="preserve"> bass</w:t>
      </w:r>
      <w:r w:rsidR="006A42DC">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w:t>
      </w:r>
      <w:proofErr w:type="spellStart"/>
      <w:r>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 xml:space="preserve">, along with other PFAS compounds, may </w:t>
      </w:r>
      <w:r w:rsidR="005F37E3">
        <w:rPr>
          <w:rFonts w:ascii="Arial" w:eastAsia="Times New Roman" w:hAnsi="Arial" w:cs="Arial"/>
          <w:color w:val="000000"/>
          <w:kern w:val="0"/>
          <w14:ligatures w14:val="none"/>
        </w:rPr>
        <w:t xml:space="preserve">influence </w:t>
      </w:r>
      <w:r>
        <w:rPr>
          <w:rFonts w:ascii="Arial" w:eastAsia="Times New Roman" w:hAnsi="Arial" w:cs="Arial"/>
          <w:color w:val="000000"/>
          <w:kern w:val="0"/>
          <w14:ligatures w14:val="none"/>
        </w:rPr>
        <w:t>a</w:t>
      </w:r>
      <w:r w:rsidR="006A42DC">
        <w:rPr>
          <w:rFonts w:ascii="Arial" w:eastAsia="Times New Roman" w:hAnsi="Arial" w:cs="Arial"/>
          <w:color w:val="000000"/>
          <w:kern w:val="0"/>
          <w14:ligatures w14:val="none"/>
        </w:rPr>
        <w:t>n</w:t>
      </w:r>
      <w:r>
        <w:rPr>
          <w:rFonts w:ascii="Arial" w:eastAsia="Times New Roman" w:hAnsi="Arial" w:cs="Arial"/>
          <w:color w:val="000000"/>
          <w:kern w:val="0"/>
          <w14:ligatures w14:val="none"/>
        </w:rPr>
        <w:t xml:space="preserve"> </w:t>
      </w:r>
      <w:r w:rsidR="006A42DC">
        <w:rPr>
          <w:rFonts w:ascii="Arial" w:eastAsia="Times New Roman" w:hAnsi="Arial" w:cs="Arial"/>
          <w:color w:val="000000"/>
          <w:kern w:val="0"/>
          <w14:ligatures w14:val="none"/>
        </w:rPr>
        <w:t xml:space="preserve">individual’s </w:t>
      </w:r>
      <w:r>
        <w:rPr>
          <w:rFonts w:ascii="Arial" w:eastAsia="Times New Roman" w:hAnsi="Arial" w:cs="Arial"/>
          <w:color w:val="000000"/>
          <w:kern w:val="0"/>
          <w14:ligatures w14:val="none"/>
        </w:rPr>
        <w:t>ability to a</w:t>
      </w:r>
      <w:r w:rsidR="000F36DC">
        <w:rPr>
          <w:rFonts w:ascii="Arial" w:eastAsia="Times New Roman" w:hAnsi="Arial" w:cs="Arial"/>
          <w:color w:val="000000"/>
          <w:kern w:val="0"/>
          <w14:ligatures w14:val="none"/>
        </w:rPr>
        <w:t>cclimatize</w:t>
      </w:r>
      <w:r>
        <w:rPr>
          <w:rFonts w:ascii="Arial" w:eastAsia="Times New Roman" w:hAnsi="Arial" w:cs="Arial"/>
          <w:color w:val="000000"/>
          <w:kern w:val="0"/>
          <w14:ligatures w14:val="none"/>
        </w:rPr>
        <w:t xml:space="preserve"> to </w:t>
      </w:r>
      <w:r w:rsidR="005F37E3">
        <w:rPr>
          <w:rFonts w:ascii="Arial" w:eastAsia="Times New Roman" w:hAnsi="Arial" w:cs="Arial"/>
          <w:color w:val="000000"/>
          <w:kern w:val="0"/>
          <w14:ligatures w14:val="none"/>
        </w:rPr>
        <w:t xml:space="preserve">additional environmental </w:t>
      </w:r>
      <w:r>
        <w:rPr>
          <w:rFonts w:ascii="Arial" w:eastAsia="Times New Roman" w:hAnsi="Arial" w:cs="Arial"/>
          <w:color w:val="000000"/>
          <w:kern w:val="0"/>
          <w14:ligatures w14:val="none"/>
        </w:rPr>
        <w:t xml:space="preserve">stressors. Our findings suggest that PFAS exposure </w:t>
      </w:r>
      <w:r w:rsidR="006A42DC">
        <w:rPr>
          <w:rFonts w:ascii="Arial" w:eastAsia="Times New Roman" w:hAnsi="Arial" w:cs="Arial"/>
          <w:color w:val="000000"/>
          <w:kern w:val="0"/>
          <w14:ligatures w14:val="none"/>
        </w:rPr>
        <w:t xml:space="preserve">may </w:t>
      </w:r>
      <w:r w:rsidR="006878AD">
        <w:rPr>
          <w:rFonts w:ascii="Arial" w:eastAsia="Times New Roman" w:hAnsi="Arial" w:cs="Arial"/>
          <w:color w:val="000000"/>
          <w:kern w:val="0"/>
          <w14:ligatures w14:val="none"/>
        </w:rPr>
        <w:t>contribute to sustained physiological</w:t>
      </w:r>
      <w:r>
        <w:rPr>
          <w:rFonts w:ascii="Arial" w:eastAsia="Times New Roman" w:hAnsi="Arial" w:cs="Arial"/>
          <w:color w:val="000000"/>
          <w:kern w:val="0"/>
          <w14:ligatures w14:val="none"/>
        </w:rPr>
        <w:t xml:space="preserve"> responses and disrupt physiological allostasis. Previous research supports this </w:t>
      </w:r>
      <w:r w:rsidR="006A42DC">
        <w:rPr>
          <w:rFonts w:ascii="Arial" w:eastAsia="Times New Roman" w:hAnsi="Arial" w:cs="Arial"/>
          <w:color w:val="000000"/>
          <w:kern w:val="0"/>
          <w14:ligatures w14:val="none"/>
        </w:rPr>
        <w:t>interpretation</w:t>
      </w:r>
      <w:r>
        <w:rPr>
          <w:rFonts w:ascii="Arial" w:eastAsia="Times New Roman" w:hAnsi="Arial" w:cs="Arial"/>
          <w:color w:val="000000"/>
          <w:kern w:val="0"/>
          <w14:ligatures w14:val="none"/>
        </w:rPr>
        <w:t xml:space="preserve">, as PFAS exposure has altered fish leukocyte counts </w:t>
      </w:r>
      <w:r>
        <w:rPr>
          <w:rFonts w:ascii="Arial" w:eastAsia="Times New Roman" w:hAnsi="Arial" w:cs="Arial"/>
          <w:color w:val="000000"/>
          <w:kern w:val="0"/>
          <w14:ligatures w14:val="none"/>
        </w:rPr>
        <w:fldChar w:fldCharType="begin"/>
      </w:r>
      <w:r>
        <w:rPr>
          <w:rFonts w:ascii="Arial" w:eastAsia="Times New Roman" w:hAnsi="Arial" w:cs="Arial"/>
          <w:color w:val="000000"/>
          <w:kern w:val="0"/>
          <w14:ligatures w14:val="none"/>
        </w:rPr>
        <w:instrText xml:space="preserve"> ADDIN ZOTERO_ITEM CSL_CITATION {"citationID":"wQGsT8k6","properties":{"formattedCitation":"(Guillette {\\i{}et al.}, 2020)","plainCitation":"(Guillette et al., 2020)","noteIndex":0},"citationItems":[{"id":232,"uris":["http://zotero.org/users/4161640/items/ZTG72BVU"],"itemData":{"id":232,"type":"article-journal","abstract":"Per- and polyfluoroalkyl substances (PFAS) are anthropogenic chemicals of concern that persist in the environment. Environmental monitoring revealed high concentrations of hexafluoropropylene oxide dimer acid (HFPO-DA) and other novel PFAS in the lower Cape Fear River; however, there is limited information on PFAS exposures and effects of this contamination on aquatic biota. Serum concentrations of 23 PFAS in Striped Bass (Morone saxatilis) from the Cape Fear River (n = 58) and a reference population from an aquaculture laboratory on the Pamlico/Tar watershed (n = 29) were quantified using liquid chromatography and high-resolution mass spectrometry, and correlations between PFAS concentrations and health-related serum biomarkers were evaluated. Perfluorooctane sulfonate, the predominant PFAS in Cape Fear River Striped Bass serum, was detectable in every sample with serum concentrations reaching 977 ng/mL. Perfluorononanoic and perfluorodecanoic acid were also detected in all samples, with perfluorohexanesulfonic acid present in &gt;98% of the samples. HFPO-DA (range &lt;0.24–5.85 ng/mL) and Nafion byproduct 2 (range &lt;0.2–1.03 ng/mL) were detected in 48% and 78% of samples, respectively. The mean total PFAS concentration found in domestic Striped Bass raised in well-water under controlled aquaculture conditions was 40 times lower, with HPFO-DA detected in 10% of the samples, and Nafion byproduct 2 was not detected. The elevated PFAS concentrations found in the Cape Fear River Striped Bass were associated with biomarkers of alterations in the liver and immune system.","container-title":"Environment International","DOI":"10.1016/j.envint.2019.105358","ISSN":"0160-4120","journalAbbreviation":"Environ. Int.","page":"105358","source":"ScienceDirect","title":"Elevated levels of per- and polyfluoroalkyl substances in Cape Fear River Striped Bass (&lt;i&gt;Morone saxatilis&lt;/i&gt;) are associated with biomarkers of altered immune and liver function","volume":"136","author":[{"family":"Guillette","given":"T. C."},{"family":"McCord","given":"James"},{"family":"Guillette","given":"Matthew"},{"family":"Polera","given":"M. E."},{"family":"Rachels","given":"Kyle T."},{"family":"Morgeson","given":"Clint"},{"family":"Kotlarz","given":"Nadine"},{"family":"Knappe","given":"Detlef R. U."},{"family":"Reading","given":"Benjamin J."},{"family":"Strynar","given":"Mark"},{"family":"Belcher","given":"Scott M."}],"issued":{"date-parts":[["2020",3,1]]}}}],"schema":"https://github.com/citation-style-language/schema/raw/master/csl-citation.json"} </w:instrText>
      </w:r>
      <w:r>
        <w:rPr>
          <w:rFonts w:ascii="Arial" w:eastAsia="Times New Roman" w:hAnsi="Arial" w:cs="Arial"/>
          <w:color w:val="000000"/>
          <w:kern w:val="0"/>
          <w14:ligatures w14:val="none"/>
        </w:rPr>
        <w:fldChar w:fldCharType="separate"/>
      </w:r>
      <w:r>
        <w:rPr>
          <w:rFonts w:ascii="Arial" w:hAnsi="Arial" w:cs="Arial"/>
          <w:color w:val="000000"/>
          <w:kern w:val="0"/>
          <w14:ligatures w14:val="none"/>
        </w:rPr>
        <w:t xml:space="preserve">(Guillette </w:t>
      </w:r>
      <w:r>
        <w:rPr>
          <w:rFonts w:ascii="Arial" w:hAnsi="Arial" w:cs="Arial"/>
          <w:i/>
          <w:iCs/>
          <w:color w:val="000000"/>
          <w:kern w:val="0"/>
          <w14:ligatures w14:val="none"/>
        </w:rPr>
        <w:t>et al.</w:t>
      </w:r>
      <w:r>
        <w:rPr>
          <w:rFonts w:ascii="Arial" w:hAnsi="Arial" w:cs="Arial"/>
          <w:color w:val="000000"/>
          <w:kern w:val="0"/>
          <w14:ligatures w14:val="none"/>
        </w:rPr>
        <w:t>, 2020)</w:t>
      </w:r>
      <w:r>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xml:space="preserve"> and affected other physiological processes, including liver morphology </w:t>
      </w:r>
      <w:r>
        <w:rPr>
          <w:rFonts w:ascii="Arial" w:eastAsia="Times New Roman" w:hAnsi="Arial" w:cs="Arial"/>
          <w:color w:val="000000"/>
          <w:kern w:val="0"/>
          <w14:ligatures w14:val="none"/>
        </w:rPr>
        <w:fldChar w:fldCharType="begin"/>
      </w:r>
      <w:r>
        <w:rPr>
          <w:rFonts w:ascii="Arial" w:eastAsia="Times New Roman" w:hAnsi="Arial" w:cs="Arial"/>
          <w:color w:val="000000"/>
          <w:kern w:val="0"/>
          <w14:ligatures w14:val="none"/>
        </w:rPr>
        <w:instrText xml:space="preserve"> ADDIN ZOTERO_ITEM CSL_CITATION {"citationID":"FI1oPVof","properties":{"formattedCitation":"(Piva {\\i{}et al.}, 2022)","plainCitation":"(Piva et al., 2022)","noteIndex":0},"citationItems":[{"id":278,"uris":["http://zotero.org/users/4161640/items/PQGMQWLL"],"itemData":{"id":278,"type":"article-journal","abstract":"In recent decades, the interest in PFAS has grown exponentially around the world, due to the toxic effects induced by these chemical compounds in humans, as well as in other animals and plants. However, current knowledge related to the antistress responses that organisms can express when exposed to these substances is still insufficient and, therefore, requires further investigation. The present study focuses on antioxidant responses in Squalius cephalus and Padogobius bonelli, exposed to significant levels of PFAS in an area of the Veneto Region subjected to a recent relevant pollution case. These two ubiquitous freshwater species were sampled in three rivers characterised by different concentrations of PFAS. Several biomarkers of oxidative stress were evaluated, and the results suggest that PFAS chronic exposure induces some physiological responses in the target species, at both cellular and tissue scales. The risk of oxidative stress seems to be kept under control by the antioxidant system by means of gene activation at the mitochondrial level. Moreover, the histological analysis suggests an interesting protective mechanism against damage to the protein component based on lipid vacuolisation.","container-title":"Antioxidants","DOI":"10.3390/antiox11061115","ISSN":"2076-3921","issue":"6","journalAbbreviation":"Antioxid.","language":"en","license":"http://creativecommons.org/licenses/by/3.0/","note":"publisher: Multidisciplinary Digital Publishing Institute","page":"1115","source":"www.mdpi.com","title":"Antioxidant responses induced by PFAS exposure in freshwater fish in the Veneto Region","volume":"11","author":[{"family":"Piva","given":"Elisabetta"},{"family":"Schumann","given":"Sophia"},{"family":"Dotteschini","given":"Serena"},{"family":"Brocca","given":"Ginevra"},{"family":"Radaelli","given":"Giuseppe"},{"family":"Marion","given":"Andrea"},{"family":"Irato","given":"Paola"},{"family":"Bertotto","given":"Daniela"},{"family":"Santovito","given":"Gianfranco"}],"issued":{"date-parts":[["2022",6]]}}}],"schema":"https://github.com/citation-style-language/schema/raw/master/csl-citation.json"} </w:instrText>
      </w:r>
      <w:r>
        <w:rPr>
          <w:rFonts w:ascii="Arial" w:eastAsia="Times New Roman" w:hAnsi="Arial" w:cs="Arial"/>
          <w:color w:val="000000"/>
          <w:kern w:val="0"/>
          <w14:ligatures w14:val="none"/>
        </w:rPr>
        <w:fldChar w:fldCharType="separate"/>
      </w:r>
      <w:r>
        <w:rPr>
          <w:rFonts w:ascii="Arial" w:hAnsi="Arial" w:cs="Arial"/>
          <w:color w:val="000000"/>
          <w:kern w:val="0"/>
          <w14:ligatures w14:val="none"/>
        </w:rPr>
        <w:t xml:space="preserve">(Piva </w:t>
      </w:r>
      <w:r>
        <w:rPr>
          <w:rFonts w:ascii="Arial" w:hAnsi="Arial" w:cs="Arial"/>
          <w:i/>
          <w:iCs/>
          <w:color w:val="000000"/>
          <w:kern w:val="0"/>
          <w14:ligatures w14:val="none"/>
        </w:rPr>
        <w:t>et al.</w:t>
      </w:r>
      <w:r>
        <w:rPr>
          <w:rFonts w:ascii="Arial" w:hAnsi="Arial" w:cs="Arial"/>
          <w:color w:val="000000"/>
          <w:kern w:val="0"/>
          <w14:ligatures w14:val="none"/>
        </w:rPr>
        <w:t>, 2022)</w:t>
      </w:r>
      <w:r>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xml:space="preserve"> and thyroid function </w:t>
      </w:r>
      <w:r>
        <w:rPr>
          <w:rFonts w:ascii="Arial" w:eastAsia="Times New Roman" w:hAnsi="Arial" w:cs="Arial"/>
          <w:color w:val="000000"/>
          <w:kern w:val="0"/>
          <w14:ligatures w14:val="none"/>
        </w:rPr>
        <w:fldChar w:fldCharType="begin"/>
      </w:r>
      <w:r>
        <w:rPr>
          <w:rFonts w:ascii="Arial" w:eastAsia="Times New Roman" w:hAnsi="Arial" w:cs="Arial"/>
          <w:color w:val="000000"/>
          <w:kern w:val="0"/>
          <w14:ligatures w14:val="none"/>
        </w:rPr>
        <w:instrText xml:space="preserve"> ADDIN ZOTERO_ITEM CSL_CITATION {"citationID":"2yVyJczR","properties":{"formattedCitation":"(Ask {\\i{}et al.}, 2021; Birgersson {\\i{}et al.}, 2021)","plainCitation":"(Ask et al., 2021; Birgersson et al., 2021)","noteIndex":0},"citationItems":[{"id":280,"uris":["http://zotero.org/users/4161640/items/D4FIILIQ"],"itemData":{"id":280,"type":"article-journal","container-title":"Environmental Toxicology and Chemistry","issue":"3","journalAbbreviation":"Environ. Toxicol. Chem.","note":"publisher: Wiley Periodicals, Inc. Hoboken","page":"820–831","title":"Per-and polyfluoroalkyl substances are positively associated with thyroid hormones in an arctic seabird","volume":"40","author":[{"family":"Ask","given":"Amalie Vigdel"},{"family":"Jenssen","given":"Bjørn Munro"},{"family":"Tartu","given":"Sabrina"},{"family":"Angelier","given":"Frédéric"},{"family":"Chastel","given":"Olivier"},{"family":"Gabrielsen","given":"Geir Wing"}],"issued":{"date-parts":[["2021"]]}}},{"id":277,"uris":["http://zotero.org/users/4161640/items/L62NXY5B"],"itemData":{"id":277,"type":"article-journal","container-title":"Ecotoxicology and environmental safety","journalAbbreviation":"Ecotoxicol. Environ. Saf.","note":"publisher: Elsevier","page":"112495","title":"Thyroid function and immune status in perch (&lt;i&gt;Perca fluviatilis&lt;/i&gt;) from lakes contaminated with PFASs or PCBs","volume":"222","author":[{"family":"Birgersson","given":"Lina"},{"family":"Jouve","given":"Justin"},{"family":"Jönsson","given":"Elisabeth"},{"family":"Asker","given":"Noomi"},{"family":"Andreasson","given":"Fredrik"},{"family":"Golovko","given":"Oksana"},{"family":"Ahrens","given":"Lutz"},{"family":"Sturve","given":"Joachim"}],"issued":{"date-parts":[["2021"]]}}}],"schema":"https://github.com/citation-style-language/schema/raw/master/csl-citation.json"} </w:instrText>
      </w:r>
      <w:r>
        <w:rPr>
          <w:rFonts w:ascii="Arial" w:eastAsia="Times New Roman" w:hAnsi="Arial" w:cs="Arial"/>
          <w:color w:val="000000"/>
          <w:kern w:val="0"/>
          <w14:ligatures w14:val="none"/>
        </w:rPr>
        <w:fldChar w:fldCharType="separate"/>
      </w:r>
      <w:r>
        <w:rPr>
          <w:rFonts w:ascii="Arial" w:hAnsi="Arial" w:cs="Arial"/>
          <w:color w:val="000000"/>
          <w:kern w:val="0"/>
          <w14:ligatures w14:val="none"/>
        </w:rPr>
        <w:t xml:space="preserve">(Ask </w:t>
      </w:r>
      <w:r>
        <w:rPr>
          <w:rFonts w:ascii="Arial" w:hAnsi="Arial" w:cs="Arial"/>
          <w:i/>
          <w:iCs/>
          <w:color w:val="000000"/>
          <w:kern w:val="0"/>
          <w14:ligatures w14:val="none"/>
        </w:rPr>
        <w:t>et al.</w:t>
      </w:r>
      <w:r>
        <w:rPr>
          <w:rFonts w:ascii="Arial" w:hAnsi="Arial" w:cs="Arial"/>
          <w:color w:val="000000"/>
          <w:kern w:val="0"/>
          <w14:ligatures w14:val="none"/>
        </w:rPr>
        <w:t xml:space="preserve">, 2021; Birgersson </w:t>
      </w:r>
      <w:r>
        <w:rPr>
          <w:rFonts w:ascii="Arial" w:hAnsi="Arial" w:cs="Arial"/>
          <w:i/>
          <w:iCs/>
          <w:color w:val="000000"/>
          <w:kern w:val="0"/>
          <w14:ligatures w14:val="none"/>
        </w:rPr>
        <w:t>et al.</w:t>
      </w:r>
      <w:r>
        <w:rPr>
          <w:rFonts w:ascii="Arial" w:hAnsi="Arial" w:cs="Arial"/>
          <w:color w:val="000000"/>
          <w:kern w:val="0"/>
          <w14:ligatures w14:val="none"/>
        </w:rPr>
        <w:t>, 2021)</w:t>
      </w:r>
      <w:r>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xml:space="preserve">, across different species. Our study extends </w:t>
      </w:r>
      <w:r w:rsidR="006A42DC">
        <w:rPr>
          <w:rFonts w:ascii="Arial" w:eastAsia="Times New Roman" w:hAnsi="Arial" w:cs="Arial"/>
          <w:color w:val="000000"/>
          <w:kern w:val="0"/>
          <w14:ligatures w14:val="none"/>
        </w:rPr>
        <w:t xml:space="preserve">these </w:t>
      </w:r>
      <w:r>
        <w:rPr>
          <w:rFonts w:ascii="Arial" w:eastAsia="Times New Roman" w:hAnsi="Arial" w:cs="Arial"/>
          <w:color w:val="000000"/>
          <w:kern w:val="0"/>
          <w14:ligatures w14:val="none"/>
        </w:rPr>
        <w:t xml:space="preserve">findings by </w:t>
      </w:r>
      <w:r w:rsidR="006A42DC">
        <w:rPr>
          <w:rFonts w:ascii="Arial" w:eastAsia="Times New Roman" w:hAnsi="Arial" w:cs="Arial"/>
          <w:color w:val="000000"/>
          <w:kern w:val="0"/>
          <w14:ligatures w14:val="none"/>
        </w:rPr>
        <w:t xml:space="preserve">suggesting </w:t>
      </w:r>
      <w:r>
        <w:rPr>
          <w:rFonts w:ascii="Arial" w:eastAsia="Times New Roman" w:hAnsi="Arial" w:cs="Arial"/>
          <w:color w:val="000000"/>
          <w:kern w:val="0"/>
          <w14:ligatures w14:val="none"/>
        </w:rPr>
        <w:t xml:space="preserve">that </w:t>
      </w:r>
      <w:proofErr w:type="spellStart"/>
      <w:r>
        <w:rPr>
          <w:rFonts w:ascii="Arial" w:eastAsia="Times New Roman" w:hAnsi="Arial" w:cs="Arial"/>
          <w:color w:val="000000"/>
          <w:kern w:val="0"/>
          <w14:ligatures w14:val="none"/>
        </w:rPr>
        <w:t>PFPeA</w:t>
      </w:r>
      <w:proofErr w:type="spellEnd"/>
      <w:r w:rsidR="006A42DC">
        <w:rPr>
          <w:rFonts w:ascii="Arial" w:eastAsia="Times New Roman" w:hAnsi="Arial" w:cs="Arial"/>
          <w:color w:val="000000"/>
          <w:kern w:val="0"/>
          <w14:ligatures w14:val="none"/>
        </w:rPr>
        <w:t xml:space="preserve"> exposure</w:t>
      </w:r>
      <w:r>
        <w:rPr>
          <w:rFonts w:ascii="Arial" w:eastAsia="Times New Roman" w:hAnsi="Arial" w:cs="Arial"/>
          <w:color w:val="000000"/>
          <w:kern w:val="0"/>
          <w14:ligatures w14:val="none"/>
        </w:rPr>
        <w:t xml:space="preserve"> </w:t>
      </w:r>
      <w:r w:rsidR="006A42DC">
        <w:rPr>
          <w:rFonts w:ascii="Arial" w:eastAsia="Times New Roman" w:hAnsi="Arial" w:cs="Arial"/>
          <w:color w:val="000000"/>
          <w:kern w:val="0"/>
          <w14:ligatures w14:val="none"/>
        </w:rPr>
        <w:t xml:space="preserve">may contribute to </w:t>
      </w:r>
      <w:r>
        <w:rPr>
          <w:rFonts w:ascii="Arial" w:eastAsia="Times New Roman" w:hAnsi="Arial" w:cs="Arial"/>
          <w:color w:val="000000"/>
          <w:kern w:val="0"/>
          <w14:ligatures w14:val="none"/>
        </w:rPr>
        <w:t>sustain</w:t>
      </w:r>
      <w:r w:rsidR="006A42DC">
        <w:rPr>
          <w:rFonts w:ascii="Arial" w:eastAsia="Times New Roman" w:hAnsi="Arial" w:cs="Arial"/>
          <w:color w:val="000000"/>
          <w:kern w:val="0"/>
          <w14:ligatures w14:val="none"/>
        </w:rPr>
        <w:t>ed</w:t>
      </w:r>
      <w:r>
        <w:rPr>
          <w:rFonts w:ascii="Arial" w:eastAsia="Times New Roman" w:hAnsi="Arial" w:cs="Arial"/>
          <w:color w:val="000000"/>
          <w:kern w:val="0"/>
          <w14:ligatures w14:val="none"/>
        </w:rPr>
        <w:t xml:space="preserve"> </w:t>
      </w:r>
      <w:r w:rsidR="006A42DC">
        <w:rPr>
          <w:rFonts w:ascii="Arial" w:eastAsia="Times New Roman" w:hAnsi="Arial" w:cs="Arial"/>
          <w:color w:val="000000"/>
          <w:kern w:val="0"/>
          <w14:ligatures w14:val="none"/>
        </w:rPr>
        <w:t xml:space="preserve">NLR </w:t>
      </w:r>
      <w:r>
        <w:rPr>
          <w:rFonts w:ascii="Arial" w:eastAsia="Times New Roman" w:hAnsi="Arial" w:cs="Arial"/>
          <w:color w:val="000000"/>
          <w:kern w:val="0"/>
          <w14:ligatures w14:val="none"/>
        </w:rPr>
        <w:t>elevat</w:t>
      </w:r>
      <w:r w:rsidR="006A42DC">
        <w:rPr>
          <w:rFonts w:ascii="Arial" w:eastAsia="Times New Roman" w:hAnsi="Arial" w:cs="Arial"/>
          <w:color w:val="000000"/>
          <w:kern w:val="0"/>
          <w14:ligatures w14:val="none"/>
        </w:rPr>
        <w:t>ion following an additional environmental perturbation</w:t>
      </w:r>
      <w:r>
        <w:rPr>
          <w:rFonts w:ascii="Arial" w:eastAsia="Times New Roman" w:hAnsi="Arial" w:cs="Arial"/>
          <w:color w:val="000000"/>
          <w:kern w:val="0"/>
          <w14:ligatures w14:val="none"/>
        </w:rPr>
        <w:t>.</w:t>
      </w:r>
    </w:p>
    <w:p w14:paraId="5F888BF7" w14:textId="14F4D650" w:rsidR="003E7284" w:rsidRDefault="004348D0" w:rsidP="000061CA">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A</w:t>
      </w:r>
      <w:r w:rsidR="003E7284" w:rsidRPr="003E7284">
        <w:rPr>
          <w:rFonts w:ascii="Arial" w:eastAsia="Times New Roman" w:hAnsi="Arial" w:cs="Arial"/>
          <w:color w:val="000000"/>
          <w:kern w:val="0"/>
          <w14:ligatures w14:val="none"/>
        </w:rPr>
        <w:t xml:space="preserve"> </w:t>
      </w:r>
      <w:r w:rsidR="00F708FE">
        <w:rPr>
          <w:rFonts w:ascii="Arial" w:eastAsia="Times New Roman" w:hAnsi="Arial" w:cs="Arial"/>
          <w:color w:val="000000"/>
          <w:kern w:val="0"/>
          <w14:ligatures w14:val="none"/>
        </w:rPr>
        <w:t>dec</w:t>
      </w:r>
      <w:r w:rsidR="009A25A6">
        <w:rPr>
          <w:rFonts w:ascii="Arial" w:eastAsia="Times New Roman" w:hAnsi="Arial" w:cs="Arial"/>
          <w:color w:val="000000"/>
          <w:kern w:val="0"/>
          <w14:ligatures w14:val="none"/>
        </w:rPr>
        <w:t>reas</w:t>
      </w:r>
      <w:r w:rsidR="00F708FE">
        <w:rPr>
          <w:rFonts w:ascii="Arial" w:eastAsia="Times New Roman" w:hAnsi="Arial" w:cs="Arial"/>
          <w:color w:val="000000"/>
          <w:kern w:val="0"/>
          <w14:ligatures w14:val="none"/>
        </w:rPr>
        <w:t xml:space="preserve">e </w:t>
      </w:r>
      <w:r>
        <w:rPr>
          <w:rFonts w:ascii="Arial" w:eastAsia="Times New Roman" w:hAnsi="Arial" w:cs="Arial"/>
          <w:color w:val="000000"/>
          <w:kern w:val="0"/>
          <w14:ligatures w14:val="none"/>
        </w:rPr>
        <w:t xml:space="preserve">in NLR </w:t>
      </w:r>
      <w:r w:rsidR="000F3223">
        <w:rPr>
          <w:rFonts w:ascii="Arial" w:eastAsia="Times New Roman" w:hAnsi="Arial" w:cs="Arial"/>
          <w:color w:val="000000"/>
          <w:kern w:val="0"/>
          <w14:ligatures w14:val="none"/>
        </w:rPr>
        <w:t xml:space="preserve">across the control, Cd, and </w:t>
      </w:r>
      <w:proofErr w:type="spellStart"/>
      <w:r w:rsidR="000F3223">
        <w:rPr>
          <w:rFonts w:ascii="Arial" w:eastAsia="Times New Roman" w:hAnsi="Arial" w:cs="Arial"/>
          <w:color w:val="000000"/>
          <w:kern w:val="0"/>
          <w14:ligatures w14:val="none"/>
        </w:rPr>
        <w:t>PFPeA</w:t>
      </w:r>
      <w:proofErr w:type="spellEnd"/>
      <w:r w:rsidR="000F3223">
        <w:rPr>
          <w:rFonts w:ascii="Arial" w:eastAsia="Times New Roman" w:hAnsi="Arial" w:cs="Arial"/>
          <w:color w:val="000000"/>
          <w:kern w:val="0"/>
          <w14:ligatures w14:val="none"/>
        </w:rPr>
        <w:t xml:space="preserve"> low groups </w:t>
      </w:r>
      <w:r w:rsidR="006A42DC">
        <w:rPr>
          <w:rFonts w:ascii="Arial" w:eastAsia="Times New Roman" w:hAnsi="Arial" w:cs="Arial"/>
          <w:color w:val="000000"/>
          <w:kern w:val="0"/>
          <w14:ligatures w14:val="none"/>
        </w:rPr>
        <w:t xml:space="preserve">suggests </w:t>
      </w:r>
      <w:r w:rsidR="000F3223">
        <w:rPr>
          <w:rFonts w:ascii="Arial" w:eastAsia="Times New Roman" w:hAnsi="Arial" w:cs="Arial"/>
          <w:color w:val="000000"/>
          <w:kern w:val="0"/>
          <w14:ligatures w14:val="none"/>
        </w:rPr>
        <w:t xml:space="preserve">that a 5 ppt </w:t>
      </w:r>
      <w:r w:rsidR="006A42DC">
        <w:rPr>
          <w:rFonts w:ascii="Arial" w:eastAsia="Times New Roman" w:hAnsi="Arial" w:cs="Arial"/>
          <w:color w:val="000000"/>
          <w:kern w:val="0"/>
          <w14:ligatures w14:val="none"/>
        </w:rPr>
        <w:t xml:space="preserve">salinity increase may be </w:t>
      </w:r>
      <w:r w:rsidR="000F3223">
        <w:rPr>
          <w:rFonts w:ascii="Arial" w:eastAsia="Times New Roman" w:hAnsi="Arial" w:cs="Arial"/>
          <w:color w:val="000000"/>
          <w:kern w:val="0"/>
          <w14:ligatures w14:val="none"/>
        </w:rPr>
        <w:t>an acute but recoverable perturbation for bass. This aligns with previous research showing that bass tolerate moderate salinity (5–10 ppt;</w:t>
      </w:r>
      <w:r w:rsidR="00EC2B98">
        <w:rPr>
          <w:rFonts w:ascii="Arial" w:eastAsia="Times New Roman" w:hAnsi="Arial" w:cs="Arial"/>
          <w:color w:val="000000"/>
          <w:kern w:val="0"/>
          <w14:ligatures w14:val="none"/>
        </w:rPr>
        <w:t xml:space="preserve"> </w:t>
      </w:r>
      <w:r w:rsidR="000F3223">
        <w:rPr>
          <w:rFonts w:ascii="Arial" w:eastAsia="Times New Roman" w:hAnsi="Arial" w:cs="Arial"/>
          <w:color w:val="000000"/>
          <w:kern w:val="0"/>
          <w14:ligatures w14:val="none"/>
        </w:rPr>
        <w:fldChar w:fldCharType="begin"/>
      </w:r>
      <w:r w:rsidR="00E25081">
        <w:rPr>
          <w:rFonts w:ascii="Arial" w:eastAsia="Times New Roman" w:hAnsi="Arial" w:cs="Arial"/>
          <w:color w:val="000000"/>
          <w:kern w:val="0"/>
          <w14:ligatures w14:val="none"/>
        </w:rPr>
        <w:instrText xml:space="preserve"> ADDIN ZOTERO_ITEM CSL_CITATION {"citationID":"NiHWWrT3","properties":{"formattedCitation":"(Yi {\\i{}et al.}, 2021)","plainCitation":"(Yi et al., 2021)","dontUpdate":true,"noteIndex":0},"citationItems":[{"id":281,"uris":["http://zotero.org/users/4161640/items/8GZ355TZ"],"itemData":{"id":281,"type":"article-journal","container-title":"Aquaculture Reports","journalAbbreviation":"Aquac Rep","note":"publisher: Elsevier","page":"100727","title":"Growth, osmoregulatory and hypothalamic–pituitary–somatotropic (HPS) axis response of the juvenile largemouth bass (Micropterus salmoides), reared under different salinities","volume":"20","author":[{"family":"Yi","given":"Huadong"},{"family":"Chen","given":"Xiaoli"},{"family":"Liu","given":"Shuang"},{"family":"Han","given":"Linqiang"},{"family":"Liang","given":"Jianhui"},{"family":"Su","given":"Yuqing"},{"family":"Lai","given":"Han"},{"family":"Bi","given":"Sheng"},{"family":"Liu","given":"Xuange"},{"family":"Zhang","given":"Yong"},{"literal":"others"}],"issued":{"date-parts":[["2021"]]}}}],"schema":"https://github.com/citation-style-language/schema/raw/master/csl-citation.json"} </w:instrText>
      </w:r>
      <w:r w:rsidR="000F3223">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Yi </w:t>
      </w:r>
      <w:r w:rsidR="002838B7" w:rsidRPr="002838B7">
        <w:rPr>
          <w:rFonts w:ascii="Arial" w:hAnsi="Arial" w:cs="Arial"/>
          <w:i/>
          <w:iCs/>
          <w:color w:val="000000"/>
          <w:kern w:val="0"/>
        </w:rPr>
        <w:t>et al.</w:t>
      </w:r>
      <w:r w:rsidR="002838B7" w:rsidRPr="002838B7">
        <w:rPr>
          <w:rFonts w:ascii="Arial" w:hAnsi="Arial" w:cs="Arial"/>
          <w:color w:val="000000"/>
          <w:kern w:val="0"/>
        </w:rPr>
        <w:t>, 2021)</w:t>
      </w:r>
      <w:r w:rsidR="000F3223">
        <w:rPr>
          <w:rFonts w:ascii="Arial" w:eastAsia="Times New Roman" w:hAnsi="Arial" w:cs="Arial"/>
          <w:color w:val="000000"/>
          <w:kern w:val="0"/>
          <w14:ligatures w14:val="none"/>
        </w:rPr>
        <w:fldChar w:fldCharType="end"/>
      </w:r>
      <w:r w:rsidR="000F3223">
        <w:rPr>
          <w:rFonts w:ascii="Arial" w:eastAsia="Times New Roman" w:hAnsi="Arial" w:cs="Arial"/>
          <w:color w:val="000000"/>
          <w:kern w:val="0"/>
          <w14:ligatures w14:val="none"/>
        </w:rPr>
        <w:t xml:space="preserve"> and persist at levels below 8.7 ppt</w:t>
      </w:r>
      <w:r w:rsidR="00632BB6">
        <w:rPr>
          <w:rFonts w:ascii="Arial" w:eastAsia="Times New Roman" w:hAnsi="Arial" w:cs="Arial"/>
          <w:color w:val="000000"/>
          <w:kern w:val="0"/>
          <w14:ligatures w14:val="none"/>
        </w:rPr>
        <w:t xml:space="preserve"> </w:t>
      </w:r>
      <w:r w:rsidR="000F3223">
        <w:rPr>
          <w:rFonts w:ascii="Arial" w:eastAsia="Times New Roman" w:hAnsi="Arial" w:cs="Arial"/>
          <w:color w:val="000000"/>
          <w:kern w:val="0"/>
          <w14:ligatures w14:val="none"/>
        </w:rPr>
        <w:t>(</w:t>
      </w:r>
      <w:r w:rsidR="00632BB6">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{"citationID":"IaGMMZvZ","properties":{"formattedCitation":"(Viadero {\\i{}et al.}, 2025)","plainCitation":"(Viadero et al., 2025)","dontUpdate":true,"noteIndex":0},"citationItems":[{"id":283,"uris":["http://zotero.org/users/4161640/items/RMHPRX4T"],"itemData":{"id":283,"type":"article-journal","container-title":"Estuaries and Coasts","issue":"5","journalAbbreviation":"E&amp;C","note":"publisher: Springer","page":"124","title":"Between a dry marsh and a salty place: estuarine habitat suitability for a freshwater fish (Florida Bass) and implications for ecosystem restoration and climate change","volume":"48","author":[{"family":"Viadero","given":"Natasha M"},{"family":"Massie","given":"Jordan A"},{"family":"Eggenberger","given":"Cody W"},{"family":"James","given":"W Ryan"},{"family":"Boucek","given":"Ross E"},{"family":"Rezek","given":"Ryan J"},{"family":"Santos","given":"Rolando O"},{"family":"Rehage","given":"Jennifer S"}],"issued":{"date-parts":[["2025"]]}}}],"schema":"https://github.com/citation-style-language/schema/raw/master/csl-citation.json"} </w:instrText>
      </w:r>
      <w:r w:rsidR="00632BB6">
        <w:rPr>
          <w:rFonts w:ascii="Arial" w:eastAsia="Times New Roman" w:hAnsi="Arial" w:cs="Arial"/>
          <w:color w:val="000000"/>
          <w:kern w:val="0"/>
          <w14:ligatures w14:val="none"/>
        </w:rPr>
        <w:fldChar w:fldCharType="separate"/>
      </w:r>
      <w:r w:rsidR="00632BB6" w:rsidRPr="00632BB6">
        <w:rPr>
          <w:rFonts w:ascii="Arial" w:hAnsi="Arial" w:cs="Arial"/>
          <w:color w:val="000000"/>
          <w:kern w:val="0"/>
        </w:rPr>
        <w:t xml:space="preserve">Viadero </w:t>
      </w:r>
      <w:r w:rsidR="00632BB6" w:rsidRPr="00632BB6">
        <w:rPr>
          <w:rFonts w:ascii="Arial" w:hAnsi="Arial" w:cs="Arial"/>
          <w:i/>
          <w:iCs/>
          <w:color w:val="000000"/>
          <w:kern w:val="0"/>
        </w:rPr>
        <w:t>et al.</w:t>
      </w:r>
      <w:r w:rsidR="0011228D">
        <w:rPr>
          <w:rFonts w:ascii="Arial" w:hAnsi="Arial" w:cs="Arial"/>
          <w:color w:val="000000"/>
          <w:kern w:val="0"/>
        </w:rPr>
        <w:t>,</w:t>
      </w:r>
      <w:r w:rsidR="00632BB6" w:rsidRPr="00632BB6">
        <w:rPr>
          <w:rFonts w:ascii="Arial" w:hAnsi="Arial" w:cs="Arial"/>
          <w:color w:val="000000"/>
          <w:kern w:val="0"/>
        </w:rPr>
        <w:t xml:space="preserve"> 2025)</w:t>
      </w:r>
      <w:r w:rsidR="00632BB6">
        <w:rPr>
          <w:rFonts w:ascii="Arial" w:eastAsia="Times New Roman" w:hAnsi="Arial" w:cs="Arial"/>
          <w:color w:val="000000"/>
          <w:kern w:val="0"/>
          <w14:ligatures w14:val="none"/>
        </w:rPr>
        <w:fldChar w:fldCharType="end"/>
      </w:r>
      <w:r w:rsidR="00632BB6">
        <w:rPr>
          <w:rFonts w:ascii="Arial" w:eastAsia="Times New Roman" w:hAnsi="Arial" w:cs="Arial"/>
          <w:color w:val="000000"/>
          <w:kern w:val="0"/>
          <w14:ligatures w14:val="none"/>
        </w:rPr>
        <w:t xml:space="preserve">. However, </w:t>
      </w:r>
      <w:r w:rsidR="000F3223">
        <w:rPr>
          <w:rFonts w:ascii="Arial" w:eastAsia="Times New Roman" w:hAnsi="Arial" w:cs="Arial"/>
          <w:color w:val="000000"/>
          <w:kern w:val="0"/>
          <w14:ligatures w14:val="none"/>
        </w:rPr>
        <w:t xml:space="preserve">higher </w:t>
      </w:r>
      <w:r w:rsidR="00632BB6">
        <w:rPr>
          <w:rFonts w:ascii="Arial" w:eastAsia="Times New Roman" w:hAnsi="Arial" w:cs="Arial"/>
          <w:color w:val="000000"/>
          <w:kern w:val="0"/>
          <w14:ligatures w14:val="none"/>
        </w:rPr>
        <w:t xml:space="preserve">salinity regimes </w:t>
      </w:r>
      <w:r w:rsidR="000F3223">
        <w:rPr>
          <w:rFonts w:ascii="Arial" w:eastAsia="Times New Roman" w:hAnsi="Arial" w:cs="Arial"/>
          <w:color w:val="000000"/>
          <w:kern w:val="0"/>
          <w14:ligatures w14:val="none"/>
        </w:rPr>
        <w:t>(~</w:t>
      </w:r>
      <w:r w:rsidR="00632BB6">
        <w:rPr>
          <w:rFonts w:ascii="Arial" w:eastAsia="Times New Roman" w:hAnsi="Arial" w:cs="Arial"/>
          <w:color w:val="000000"/>
          <w:kern w:val="0"/>
          <w14:ligatures w14:val="none"/>
        </w:rPr>
        <w:t>15 ppt</w:t>
      </w:r>
      <w:r w:rsidR="000F3223">
        <w:rPr>
          <w:rFonts w:ascii="Arial" w:eastAsia="Times New Roman" w:hAnsi="Arial" w:cs="Arial"/>
          <w:color w:val="000000"/>
          <w:kern w:val="0"/>
          <w14:ligatures w14:val="none"/>
        </w:rPr>
        <w:t>)</w:t>
      </w:r>
      <w:r w:rsidR="00632BB6">
        <w:rPr>
          <w:rFonts w:ascii="Arial" w:eastAsia="Times New Roman" w:hAnsi="Arial" w:cs="Arial"/>
          <w:color w:val="000000"/>
          <w:kern w:val="0"/>
          <w14:ligatures w14:val="none"/>
        </w:rPr>
        <w:t xml:space="preserve"> </w:t>
      </w:r>
      <w:r w:rsidR="000F3223">
        <w:rPr>
          <w:rFonts w:ascii="Arial" w:eastAsia="Times New Roman" w:hAnsi="Arial" w:cs="Arial"/>
          <w:color w:val="000000"/>
          <w:kern w:val="0"/>
          <w14:ligatures w14:val="none"/>
        </w:rPr>
        <w:t>can</w:t>
      </w:r>
      <w:r w:rsidR="00632BB6">
        <w:rPr>
          <w:rFonts w:ascii="Arial" w:eastAsia="Times New Roman" w:hAnsi="Arial" w:cs="Arial"/>
          <w:color w:val="000000"/>
          <w:kern w:val="0"/>
          <w14:ligatures w14:val="none"/>
        </w:rPr>
        <w:t xml:space="preserve"> be lethal for bass </w:t>
      </w:r>
      <w:r w:rsidR="00632BB6">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{"citationID":"UvnrNNBe","properties":{"formattedCitation":"(Norris {\\i{}et al.}, 2010)","plainCitation":"(Norris et al., 2010)","noteIndex":0},"citationItems":[{"id":282,"uris":["http://zotero.org/users/4161640/items/9I25F7CQ"],"itemData":{"id":282,"type":"article-journal","container-title":"Transactions of the American Fisheries Society","issue":"2","journalAbbreviation":"Trans. Am. Fish. Soc.","note":"publisher: Oxford University Press Oxford, UK","page":"610–625","title":"Coastal estuaries as habitat for a freshwater fish species: exploring population-level effects of salinity on largemouth bass","volume":"139","author":[{"family":"Norris","given":"Alicia J"},{"family":"DeVries","given":"Dennis R"},{"family":"Wright","given":"Russell A"}],"issued":{"date-parts":[["2010"]]}}}],"schema":"https://github.com/citation-style-language/schema/raw/master/csl-citation.json"} </w:instrText>
      </w:r>
      <w:r w:rsidR="00632BB6">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(Norris </w:t>
      </w:r>
      <w:r w:rsidR="002838B7" w:rsidRPr="002838B7">
        <w:rPr>
          <w:rFonts w:ascii="Arial" w:hAnsi="Arial" w:cs="Arial"/>
          <w:i/>
          <w:iCs/>
          <w:color w:val="000000"/>
          <w:kern w:val="0"/>
        </w:rPr>
        <w:t>et al.</w:t>
      </w:r>
      <w:r w:rsidR="002838B7" w:rsidRPr="002838B7">
        <w:rPr>
          <w:rFonts w:ascii="Arial" w:hAnsi="Arial" w:cs="Arial"/>
          <w:color w:val="000000"/>
          <w:kern w:val="0"/>
        </w:rPr>
        <w:t>, 2010)</w:t>
      </w:r>
      <w:r w:rsidR="00632BB6">
        <w:rPr>
          <w:rFonts w:ascii="Arial" w:eastAsia="Times New Roman" w:hAnsi="Arial" w:cs="Arial"/>
          <w:color w:val="000000"/>
          <w:kern w:val="0"/>
          <w14:ligatures w14:val="none"/>
        </w:rPr>
        <w:fldChar w:fldCharType="end"/>
      </w:r>
      <w:r w:rsidR="003E7284" w:rsidRPr="003E7284">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w:t>
      </w:r>
      <w:r w:rsidR="00632BB6">
        <w:rPr>
          <w:rFonts w:ascii="Arial" w:eastAsia="Times New Roman" w:hAnsi="Arial" w:cs="Arial"/>
          <w:color w:val="000000"/>
          <w:kern w:val="0"/>
          <w14:ligatures w14:val="none"/>
        </w:rPr>
        <w:t>Interestingly</w:t>
      </w:r>
      <w:r>
        <w:rPr>
          <w:rFonts w:ascii="Arial" w:eastAsia="Times New Roman" w:hAnsi="Arial" w:cs="Arial"/>
          <w:color w:val="000000"/>
          <w:kern w:val="0"/>
          <w14:ligatures w14:val="none"/>
        </w:rPr>
        <w:t xml:space="preserve">, </w:t>
      </w:r>
      <w:r w:rsidR="005F37E3">
        <w:rPr>
          <w:rFonts w:ascii="Arial" w:eastAsia="Times New Roman" w:hAnsi="Arial" w:cs="Arial"/>
          <w:color w:val="000000"/>
          <w:kern w:val="0"/>
          <w14:ligatures w14:val="none"/>
        </w:rPr>
        <w:t xml:space="preserve">we observed </w:t>
      </w:r>
      <w:r>
        <w:rPr>
          <w:rFonts w:ascii="Arial" w:eastAsia="Times New Roman" w:hAnsi="Arial" w:cs="Arial"/>
          <w:color w:val="000000"/>
          <w:kern w:val="0"/>
          <w14:ligatures w14:val="none"/>
        </w:rPr>
        <w:t xml:space="preserve">consistent </w:t>
      </w:r>
      <w:r w:rsidR="002F7ACA">
        <w:rPr>
          <w:rFonts w:ascii="Arial" w:eastAsia="Times New Roman" w:hAnsi="Arial" w:cs="Arial"/>
          <w:color w:val="000000"/>
          <w:kern w:val="0"/>
          <w14:ligatures w14:val="none"/>
        </w:rPr>
        <w:t>decline</w:t>
      </w:r>
      <w:r w:rsidR="005F37E3">
        <w:rPr>
          <w:rFonts w:ascii="Arial" w:eastAsia="Times New Roman" w:hAnsi="Arial" w:cs="Arial"/>
          <w:color w:val="000000"/>
          <w:kern w:val="0"/>
          <w14:ligatures w14:val="none"/>
        </w:rPr>
        <w:t>s</w:t>
      </w:r>
      <w:r w:rsidR="008D357E">
        <w:rPr>
          <w:rFonts w:ascii="Arial" w:eastAsia="Times New Roman" w:hAnsi="Arial" w:cs="Arial"/>
          <w:color w:val="000000"/>
          <w:kern w:val="0"/>
          <w14:ligatures w14:val="none"/>
        </w:rPr>
        <w:t xml:space="preserve"> </w:t>
      </w:r>
      <w:r w:rsidR="002F7ACA">
        <w:rPr>
          <w:rFonts w:ascii="Arial" w:eastAsia="Times New Roman" w:hAnsi="Arial" w:cs="Arial"/>
          <w:color w:val="000000"/>
          <w:kern w:val="0"/>
          <w14:ligatures w14:val="none"/>
        </w:rPr>
        <w:t>in NLR</w:t>
      </w:r>
      <w:r>
        <w:rPr>
          <w:rFonts w:ascii="Arial" w:eastAsia="Times New Roman" w:hAnsi="Arial" w:cs="Arial"/>
          <w:color w:val="000000"/>
          <w:kern w:val="0"/>
          <w14:ligatures w14:val="none"/>
        </w:rPr>
        <w:t xml:space="preserve"> </w:t>
      </w:r>
      <w:r w:rsidR="00632BB6">
        <w:rPr>
          <w:rFonts w:ascii="Arial" w:eastAsia="Times New Roman" w:hAnsi="Arial" w:cs="Arial"/>
          <w:color w:val="000000"/>
          <w:kern w:val="0"/>
          <w14:ligatures w14:val="none"/>
        </w:rPr>
        <w:t>across the control,</w:t>
      </w:r>
      <w:r>
        <w:rPr>
          <w:rFonts w:ascii="Arial" w:eastAsia="Times New Roman" w:hAnsi="Arial" w:cs="Arial"/>
          <w:color w:val="000000"/>
          <w:kern w:val="0"/>
          <w14:ligatures w14:val="none"/>
        </w:rPr>
        <w:t xml:space="preserve"> </w:t>
      </w:r>
      <w:r w:rsidR="000F3223">
        <w:rPr>
          <w:rFonts w:ascii="Arial" w:eastAsia="Times New Roman" w:hAnsi="Arial" w:cs="Arial"/>
          <w:color w:val="000000"/>
          <w:kern w:val="0"/>
          <w14:ligatures w14:val="none"/>
        </w:rPr>
        <w:t>Cd</w:t>
      </w:r>
      <w:r w:rsidR="00104F83">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and </w:t>
      </w:r>
      <w:proofErr w:type="spellStart"/>
      <w:r>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 xml:space="preserve"> low group</w:t>
      </w:r>
      <w:r w:rsidR="008D357E">
        <w:rPr>
          <w:rFonts w:ascii="Arial" w:eastAsia="Times New Roman" w:hAnsi="Arial" w:cs="Arial"/>
          <w:color w:val="000000"/>
          <w:kern w:val="0"/>
          <w14:ligatures w14:val="none"/>
        </w:rPr>
        <w:t>s</w:t>
      </w:r>
      <w:r w:rsidR="005F37E3">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w:t>
      </w:r>
      <w:r w:rsidR="00632BB6">
        <w:rPr>
          <w:rFonts w:ascii="Arial" w:eastAsia="Times New Roman" w:hAnsi="Arial" w:cs="Arial"/>
          <w:color w:val="000000"/>
          <w:kern w:val="0"/>
          <w14:ligatures w14:val="none"/>
        </w:rPr>
        <w:t>suggest</w:t>
      </w:r>
      <w:r w:rsidR="005F37E3">
        <w:rPr>
          <w:rFonts w:ascii="Arial" w:eastAsia="Times New Roman" w:hAnsi="Arial" w:cs="Arial"/>
          <w:color w:val="000000"/>
          <w:kern w:val="0"/>
          <w14:ligatures w14:val="none"/>
        </w:rPr>
        <w:t>ing no evidence</w:t>
      </w:r>
      <w:r>
        <w:rPr>
          <w:rFonts w:ascii="Arial" w:eastAsia="Times New Roman" w:hAnsi="Arial" w:cs="Arial"/>
          <w:color w:val="000000"/>
          <w:kern w:val="0"/>
          <w14:ligatures w14:val="none"/>
        </w:rPr>
        <w:t xml:space="preserve"> </w:t>
      </w:r>
      <w:r w:rsidR="00632BB6">
        <w:rPr>
          <w:rFonts w:ascii="Arial" w:eastAsia="Times New Roman" w:hAnsi="Arial" w:cs="Arial"/>
          <w:color w:val="000000"/>
          <w:kern w:val="0"/>
          <w14:ligatures w14:val="none"/>
        </w:rPr>
        <w:t xml:space="preserve">that </w:t>
      </w:r>
      <w:r w:rsidR="000F3223">
        <w:rPr>
          <w:rFonts w:ascii="Arial" w:eastAsia="Times New Roman" w:hAnsi="Arial" w:cs="Arial"/>
          <w:color w:val="000000"/>
          <w:kern w:val="0"/>
          <w14:ligatures w14:val="none"/>
        </w:rPr>
        <w:t xml:space="preserve">Cd </w:t>
      </w:r>
      <w:r w:rsidR="005F37E3">
        <w:rPr>
          <w:rFonts w:ascii="Arial" w:eastAsia="Times New Roman" w:hAnsi="Arial" w:cs="Arial"/>
          <w:color w:val="000000"/>
          <w:kern w:val="0"/>
          <w14:ligatures w14:val="none"/>
        </w:rPr>
        <w:t xml:space="preserve">or low-level </w:t>
      </w:r>
      <w:proofErr w:type="spellStart"/>
      <w:r w:rsidR="000F3223">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 xml:space="preserve"> </w:t>
      </w:r>
      <w:r w:rsidR="005F37E3">
        <w:rPr>
          <w:rFonts w:ascii="Arial" w:eastAsia="Times New Roman" w:hAnsi="Arial" w:cs="Arial"/>
          <w:color w:val="000000"/>
          <w:kern w:val="0"/>
          <w14:ligatures w14:val="none"/>
        </w:rPr>
        <w:t>exposure altered post-</w:t>
      </w:r>
      <w:r w:rsidR="000F3223">
        <w:rPr>
          <w:rFonts w:ascii="Arial" w:eastAsia="Times New Roman" w:hAnsi="Arial" w:cs="Arial"/>
          <w:color w:val="000000"/>
          <w:kern w:val="0"/>
          <w14:ligatures w14:val="none"/>
        </w:rPr>
        <w:t xml:space="preserve">salinity </w:t>
      </w:r>
      <w:r w:rsidR="005F37E3">
        <w:rPr>
          <w:rFonts w:ascii="Arial" w:eastAsia="Times New Roman" w:hAnsi="Arial" w:cs="Arial"/>
          <w:color w:val="000000"/>
          <w:kern w:val="0"/>
          <w14:ligatures w14:val="none"/>
        </w:rPr>
        <w:t>NLR trajectories relative to controls</w:t>
      </w:r>
      <w:r w:rsidR="003E7284" w:rsidRPr="003E7284">
        <w:rPr>
          <w:rFonts w:ascii="Arial" w:eastAsia="Times New Roman" w:hAnsi="Arial" w:cs="Arial"/>
          <w:color w:val="000000"/>
          <w:kern w:val="0"/>
          <w14:ligatures w14:val="none"/>
        </w:rPr>
        <w:t>.</w:t>
      </w:r>
      <w:r w:rsidR="000F3223">
        <w:rPr>
          <w:rFonts w:ascii="Arial" w:eastAsia="Times New Roman" w:hAnsi="Arial" w:cs="Arial"/>
          <w:color w:val="000000"/>
          <w:kern w:val="0"/>
          <w14:ligatures w14:val="none"/>
        </w:rPr>
        <w:t xml:space="preserve"> </w:t>
      </w:r>
      <w:r w:rsidR="005F37E3">
        <w:rPr>
          <w:rFonts w:ascii="Arial" w:eastAsia="Times New Roman" w:hAnsi="Arial" w:cs="Arial"/>
          <w:color w:val="000000"/>
          <w:kern w:val="0"/>
          <w14:ligatures w14:val="none"/>
        </w:rPr>
        <w:t xml:space="preserve">Our results </w:t>
      </w:r>
      <w:r w:rsidR="000F3223">
        <w:rPr>
          <w:rFonts w:ascii="Arial" w:eastAsia="Times New Roman" w:hAnsi="Arial" w:cs="Arial"/>
          <w:color w:val="000000"/>
          <w:kern w:val="0"/>
          <w14:ligatures w14:val="none"/>
        </w:rPr>
        <w:t xml:space="preserve">suggest that </w:t>
      </w:r>
      <w:r w:rsidR="005F37E3">
        <w:rPr>
          <w:rFonts w:ascii="Arial" w:eastAsia="Times New Roman" w:hAnsi="Arial" w:cs="Arial"/>
          <w:color w:val="000000"/>
          <w:kern w:val="0"/>
          <w14:ligatures w14:val="none"/>
        </w:rPr>
        <w:t xml:space="preserve">a </w:t>
      </w:r>
      <w:r w:rsidR="000F3223">
        <w:rPr>
          <w:rFonts w:ascii="Arial" w:eastAsia="Times New Roman" w:hAnsi="Arial" w:cs="Arial"/>
          <w:color w:val="000000"/>
          <w:kern w:val="0"/>
          <w14:ligatures w14:val="none"/>
        </w:rPr>
        <w:t>moderate salinity</w:t>
      </w:r>
      <w:r w:rsidR="005F37E3">
        <w:rPr>
          <w:rFonts w:ascii="Arial" w:eastAsia="Times New Roman" w:hAnsi="Arial" w:cs="Arial"/>
          <w:color w:val="000000"/>
          <w:kern w:val="0"/>
          <w14:ligatures w14:val="none"/>
        </w:rPr>
        <w:t xml:space="preserve"> increase represents a temporary physiological perturbation for largemouth bass under controlled laboratory conditions, although contaminant exposure may influence leukocyte responses following salinity change</w:t>
      </w:r>
      <w:r w:rsidR="000F3223">
        <w:rPr>
          <w:rFonts w:ascii="Arial" w:eastAsia="Times New Roman" w:hAnsi="Arial" w:cs="Arial"/>
          <w:color w:val="000000"/>
          <w:kern w:val="0"/>
          <w14:ligatures w14:val="none"/>
        </w:rPr>
        <w:t>.</w:t>
      </w:r>
    </w:p>
    <w:p w14:paraId="42819060" w14:textId="77777777" w:rsidR="0010527C" w:rsidRDefault="0010527C" w:rsidP="00207381">
      <w:pPr>
        <w:spacing w:line="480" w:lineRule="auto"/>
        <w:ind w:firstLine="720"/>
        <w:rPr>
          <w:rFonts w:ascii="Arial" w:eastAsia="Times New Roman" w:hAnsi="Arial" w:cs="Arial"/>
          <w:color w:val="000000"/>
          <w:kern w:val="0"/>
          <w14:ligatures w14:val="none"/>
        </w:rPr>
      </w:pPr>
    </w:p>
    <w:p w14:paraId="4A41CC63" w14:textId="138381E4" w:rsidR="0010527C" w:rsidRPr="008B24EF" w:rsidRDefault="006878AD" w:rsidP="008B24EF">
      <w:pPr>
        <w:spacing w:line="480" w:lineRule="auto"/>
        <w:rPr>
          <w:rFonts w:ascii="Arial" w:eastAsia="Times New Roman" w:hAnsi="Arial" w:cs="Arial"/>
          <w:i/>
          <w:iCs/>
          <w:color w:val="000000"/>
          <w:kern w:val="0"/>
          <w14:ligatures w14:val="none"/>
        </w:rPr>
      </w:pPr>
      <w:r>
        <w:rPr>
          <w:rFonts w:ascii="Arial" w:eastAsia="Times New Roman" w:hAnsi="Arial" w:cs="Arial"/>
          <w:i/>
          <w:iCs/>
          <w:color w:val="000000"/>
          <w:kern w:val="0"/>
          <w14:ligatures w14:val="none"/>
        </w:rPr>
        <w:t>4.6. Potential Mechanisms, Limitations, and Future Directions</w:t>
      </w:r>
    </w:p>
    <w:p w14:paraId="6609911C" w14:textId="77777777" w:rsidR="00435E10" w:rsidRDefault="0010527C" w:rsidP="00207381">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Although the direct mechanisms underlying our observations remain uncertain, several plausible pathways may explain the sustained </w:t>
      </w:r>
      <w:r w:rsidR="00435E10">
        <w:rPr>
          <w:rFonts w:ascii="Arial" w:eastAsia="Times New Roman" w:hAnsi="Arial" w:cs="Arial"/>
          <w:color w:val="000000"/>
          <w:kern w:val="0"/>
          <w14:ligatures w14:val="none"/>
        </w:rPr>
        <w:t xml:space="preserve">NLR </w:t>
      </w:r>
      <w:r>
        <w:rPr>
          <w:rFonts w:ascii="Arial" w:eastAsia="Times New Roman" w:hAnsi="Arial" w:cs="Arial"/>
          <w:color w:val="000000"/>
          <w:kern w:val="0"/>
          <w14:ligatures w14:val="none"/>
        </w:rPr>
        <w:t xml:space="preserve">elevation observed in </w:t>
      </w:r>
      <w:proofErr w:type="spellStart"/>
      <w:r>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-exposed bass.</w:t>
      </w:r>
      <w:r w:rsidR="000D40B9">
        <w:rPr>
          <w:rFonts w:ascii="Arial" w:eastAsia="Times New Roman" w:hAnsi="Arial" w:cs="Arial"/>
          <w:color w:val="000000"/>
          <w:kern w:val="0"/>
          <w14:ligatures w14:val="none"/>
        </w:rPr>
        <w:t xml:space="preserve"> </w:t>
      </w:r>
      <w:r w:rsidR="000D40B9" w:rsidRPr="000D40B9">
        <w:rPr>
          <w:rFonts w:ascii="Arial" w:eastAsia="Times New Roman" w:hAnsi="Arial" w:cs="Arial"/>
          <w:color w:val="000000"/>
          <w:kern w:val="0"/>
          <w14:ligatures w14:val="none"/>
        </w:rPr>
        <w:t>PFAS compounds have been linked to endocrine disruption, including altered thyroid and glucocorticoid signaling (</w:t>
      </w:r>
      <w:proofErr w:type="spellStart"/>
      <w:r w:rsidR="000D40B9" w:rsidRPr="000D40B9">
        <w:rPr>
          <w:rFonts w:ascii="Arial" w:eastAsia="Times New Roman" w:hAnsi="Arial" w:cs="Arial"/>
          <w:color w:val="000000"/>
          <w:kern w:val="0"/>
          <w14:ligatures w14:val="none"/>
        </w:rPr>
        <w:t>Coperchini</w:t>
      </w:r>
      <w:proofErr w:type="spellEnd"/>
      <w:r w:rsidR="000D40B9" w:rsidRPr="000D40B9">
        <w:rPr>
          <w:rFonts w:ascii="Arial" w:eastAsia="Times New Roman" w:hAnsi="Arial" w:cs="Arial"/>
          <w:color w:val="000000"/>
          <w:kern w:val="0"/>
          <w14:ligatures w14:val="none"/>
        </w:rPr>
        <w:t xml:space="preserve"> et al., 2021; Ask et al., 2021; Birgersson et al., 2021), immune modulation (Fang et al., 2013; Guillette et al., 2020), and oxidative stress (Piva et al., 2022). Because leukocyte redistribution is closely associated with endocrine and immune regulation, disruption of these pathways may contribute to altered NLR dynamics following </w:t>
      </w:r>
      <w:proofErr w:type="spellStart"/>
      <w:r w:rsidR="000D40B9" w:rsidRPr="000D40B9">
        <w:rPr>
          <w:rFonts w:ascii="Arial" w:eastAsia="Times New Roman" w:hAnsi="Arial" w:cs="Arial"/>
          <w:color w:val="000000"/>
          <w:kern w:val="0"/>
          <w14:ligatures w14:val="none"/>
        </w:rPr>
        <w:t>PFPeA</w:t>
      </w:r>
      <w:proofErr w:type="spellEnd"/>
      <w:r w:rsidR="000D40B9" w:rsidRPr="000D40B9">
        <w:rPr>
          <w:rFonts w:ascii="Arial" w:eastAsia="Times New Roman" w:hAnsi="Arial" w:cs="Arial"/>
          <w:color w:val="000000"/>
          <w:kern w:val="0"/>
          <w14:ligatures w14:val="none"/>
        </w:rPr>
        <w:t xml:space="preserve"> exposure.</w:t>
      </w:r>
      <w:r w:rsidR="00435E10">
        <w:rPr>
          <w:rFonts w:ascii="Arial" w:eastAsia="Times New Roman" w:hAnsi="Arial" w:cs="Arial"/>
          <w:color w:val="000000"/>
          <w:kern w:val="0"/>
          <w14:ligatures w14:val="none"/>
        </w:rPr>
        <w:t xml:space="preserve"> These mechanisms remain hypothetical in the context of our study, but provide biologically plausible explanations for our observed patterns.</w:t>
      </w:r>
      <w:r w:rsidR="000D40B9" w:rsidRPr="000D40B9">
        <w:rPr>
          <w:rFonts w:ascii="Arial" w:eastAsia="Times New Roman" w:hAnsi="Arial" w:cs="Arial"/>
          <w:color w:val="000000"/>
          <w:kern w:val="0"/>
          <w14:ligatures w14:val="none"/>
        </w:rPr>
        <w:t xml:space="preserve"> </w:t>
      </w:r>
    </w:p>
    <w:p w14:paraId="42A5EAC5" w14:textId="359DED75" w:rsidR="00435E10" w:rsidRDefault="00435E10" w:rsidP="00207381">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NLRs are widely used physiological biomarkers associated with stress responses across vertebrate taxa (Davis </w:t>
      </w:r>
      <w:r w:rsidRPr="008B24EF">
        <w:rPr>
          <w:rFonts w:ascii="Arial" w:eastAsia="Times New Roman" w:hAnsi="Arial" w:cs="Arial"/>
          <w:i/>
          <w:iCs/>
          <w:color w:val="000000"/>
          <w:kern w:val="0"/>
          <w14:ligatures w14:val="none"/>
        </w:rPr>
        <w:t>et al.</w:t>
      </w:r>
      <w:r>
        <w:rPr>
          <w:rFonts w:ascii="Arial" w:eastAsia="Times New Roman" w:hAnsi="Arial" w:cs="Arial"/>
          <w:color w:val="000000"/>
          <w:kern w:val="0"/>
          <w14:ligatures w14:val="none"/>
        </w:rPr>
        <w:t xml:space="preserve">, 2008; Goessling </w:t>
      </w:r>
      <w:r>
        <w:rPr>
          <w:rFonts w:ascii="Arial" w:eastAsia="Times New Roman" w:hAnsi="Arial" w:cs="Arial"/>
          <w:i/>
          <w:iCs/>
          <w:color w:val="000000"/>
          <w:kern w:val="0"/>
          <w14:ligatures w14:val="none"/>
        </w:rPr>
        <w:t>et al</w:t>
      </w:r>
      <w:r>
        <w:rPr>
          <w:rFonts w:ascii="Arial" w:eastAsia="Times New Roman" w:hAnsi="Arial" w:cs="Arial"/>
          <w:color w:val="000000"/>
          <w:kern w:val="0"/>
          <w14:ligatures w14:val="none"/>
        </w:rPr>
        <w:t xml:space="preserve">., 2015; Watson </w:t>
      </w:r>
      <w:r>
        <w:rPr>
          <w:rFonts w:ascii="Arial" w:eastAsia="Times New Roman" w:hAnsi="Arial" w:cs="Arial"/>
          <w:i/>
          <w:iCs/>
          <w:color w:val="000000"/>
          <w:kern w:val="0"/>
          <w14:ligatures w14:val="none"/>
        </w:rPr>
        <w:t>et al</w:t>
      </w:r>
      <w:r>
        <w:rPr>
          <w:rFonts w:ascii="Arial" w:eastAsia="Times New Roman" w:hAnsi="Arial" w:cs="Arial"/>
          <w:color w:val="000000"/>
          <w:kern w:val="0"/>
          <w14:ligatures w14:val="none"/>
        </w:rPr>
        <w:t>., 2020). One strength of NLR is that leukocyte profiles often remain informative during prolonged perturbations, when glucocorticoid concentrations may fluctuat</w:t>
      </w:r>
      <w:r w:rsidR="00235369">
        <w:rPr>
          <w:rFonts w:ascii="Arial" w:eastAsia="Times New Roman" w:hAnsi="Arial" w:cs="Arial"/>
          <w:color w:val="000000"/>
          <w:kern w:val="0"/>
          <w14:ligatures w14:val="none"/>
        </w:rPr>
        <w:t>e, attenuate, or become more difficult to interpret over time</w:t>
      </w:r>
      <w:r w:rsidR="008C4008">
        <w:rPr>
          <w:rFonts w:ascii="Arial" w:eastAsia="Times New Roman" w:hAnsi="Arial" w:cs="Arial"/>
          <w:color w:val="000000"/>
          <w:kern w:val="0"/>
          <w14:ligatures w14:val="none"/>
        </w:rPr>
        <w:t xml:space="preserve"> (Davis </w:t>
      </w:r>
      <w:r w:rsidR="008C4008">
        <w:rPr>
          <w:rFonts w:ascii="Arial" w:eastAsia="Times New Roman" w:hAnsi="Arial" w:cs="Arial"/>
          <w:i/>
          <w:iCs/>
          <w:color w:val="000000"/>
          <w:kern w:val="0"/>
          <w14:ligatures w14:val="none"/>
        </w:rPr>
        <w:t>et al.</w:t>
      </w:r>
      <w:r w:rsidR="0011228D">
        <w:rPr>
          <w:rFonts w:ascii="Arial" w:eastAsia="Times New Roman" w:hAnsi="Arial" w:cs="Arial"/>
          <w:color w:val="000000"/>
          <w:kern w:val="0"/>
          <w14:ligatures w14:val="none"/>
        </w:rPr>
        <w:t>,</w:t>
      </w:r>
      <w:r w:rsidR="008C4008">
        <w:rPr>
          <w:rFonts w:ascii="Arial" w:eastAsia="Times New Roman" w:hAnsi="Arial" w:cs="Arial"/>
          <w:color w:val="000000"/>
          <w:kern w:val="0"/>
          <w14:ligatures w14:val="none"/>
        </w:rPr>
        <w:t xml:space="preserve"> 2008; Goessling </w:t>
      </w:r>
      <w:r w:rsidR="008C4008">
        <w:rPr>
          <w:rFonts w:ascii="Arial" w:eastAsia="Times New Roman" w:hAnsi="Arial" w:cs="Arial"/>
          <w:i/>
          <w:iCs/>
          <w:color w:val="000000"/>
          <w:kern w:val="0"/>
          <w14:ligatures w14:val="none"/>
        </w:rPr>
        <w:t>et al</w:t>
      </w:r>
      <w:r w:rsidR="008C4008">
        <w:rPr>
          <w:rFonts w:ascii="Arial" w:eastAsia="Times New Roman" w:hAnsi="Arial" w:cs="Arial"/>
          <w:color w:val="000000"/>
          <w:kern w:val="0"/>
          <w14:ligatures w14:val="none"/>
        </w:rPr>
        <w:t>., 2015)</w:t>
      </w:r>
      <w:r>
        <w:rPr>
          <w:rFonts w:ascii="Arial" w:eastAsia="Times New Roman" w:hAnsi="Arial" w:cs="Arial"/>
          <w:color w:val="000000"/>
          <w:kern w:val="0"/>
          <w14:ligatures w14:val="none"/>
        </w:rPr>
        <w:t>. Nevertheless, NLR represents only one component of an organism’s physiological response. Additional biomarkers, including cortisol</w:t>
      </w:r>
      <w:r w:rsidR="000F36DC">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oxidative stress indicators, and other immune parameters, would provide a more comprehensive understanding of the physiological pathways influenced by contaminant exposure and environmental change.</w:t>
      </w:r>
    </w:p>
    <w:p w14:paraId="2E74D2AF" w14:textId="511D53EE" w:rsidR="0010527C" w:rsidRDefault="00235369" w:rsidP="00235369">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Several limitations should be considered when interpreting our findings. </w:t>
      </w:r>
      <w:r w:rsidRPr="00235369">
        <w:rPr>
          <w:rFonts w:ascii="Arial" w:eastAsia="Times New Roman" w:hAnsi="Arial" w:cs="Arial"/>
          <w:color w:val="000000"/>
          <w:kern w:val="0"/>
          <w14:ligatures w14:val="none"/>
        </w:rPr>
        <w:t xml:space="preserve">First, our study involved relatively few individuals per treatment group and should therefore be </w:t>
      </w:r>
      <w:r w:rsidRPr="00235369">
        <w:rPr>
          <w:rFonts w:ascii="Arial" w:eastAsia="Times New Roman" w:hAnsi="Arial" w:cs="Arial"/>
          <w:color w:val="000000"/>
          <w:kern w:val="0"/>
          <w14:ligatures w14:val="none"/>
        </w:rPr>
        <w:lastRenderedPageBreak/>
        <w:t xml:space="preserve">viewed as an exploratory laboratory investigation </w:t>
      </w:r>
      <w:r>
        <w:rPr>
          <w:rFonts w:ascii="Arial" w:eastAsia="Times New Roman" w:hAnsi="Arial" w:cs="Arial"/>
          <w:color w:val="000000"/>
          <w:kern w:val="0"/>
          <w14:ligatures w14:val="none"/>
        </w:rPr>
        <w:t>aim</w:t>
      </w:r>
      <w:r w:rsidRPr="00235369">
        <w:rPr>
          <w:rFonts w:ascii="Arial" w:eastAsia="Times New Roman" w:hAnsi="Arial" w:cs="Arial"/>
          <w:color w:val="000000"/>
          <w:kern w:val="0"/>
          <w14:ligatures w14:val="none"/>
        </w:rPr>
        <w:t xml:space="preserve">ed </w:t>
      </w:r>
      <w:r>
        <w:rPr>
          <w:rFonts w:ascii="Arial" w:eastAsia="Times New Roman" w:hAnsi="Arial" w:cs="Arial"/>
          <w:color w:val="000000"/>
          <w:kern w:val="0"/>
          <w14:ligatures w14:val="none"/>
        </w:rPr>
        <w:t>at</w:t>
      </w:r>
      <w:r w:rsidRPr="00235369">
        <w:rPr>
          <w:rFonts w:ascii="Arial" w:eastAsia="Times New Roman" w:hAnsi="Arial" w:cs="Arial"/>
          <w:color w:val="000000"/>
          <w:kern w:val="0"/>
          <w14:ligatures w14:val="none"/>
        </w:rPr>
        <w:t xml:space="preserve"> identify</w:t>
      </w:r>
      <w:r>
        <w:rPr>
          <w:rFonts w:ascii="Arial" w:eastAsia="Times New Roman" w:hAnsi="Arial" w:cs="Arial"/>
          <w:color w:val="000000"/>
          <w:kern w:val="0"/>
          <w14:ligatures w14:val="none"/>
        </w:rPr>
        <w:t>ing</w:t>
      </w:r>
      <w:r w:rsidRPr="00235369">
        <w:rPr>
          <w:rFonts w:ascii="Arial" w:eastAsia="Times New Roman" w:hAnsi="Arial" w:cs="Arial"/>
          <w:color w:val="000000"/>
          <w:kern w:val="0"/>
          <w14:ligatures w14:val="none"/>
        </w:rPr>
        <w:t xml:space="preserve"> potential physiological responses warranting further study</w:t>
      </w:r>
      <w:r w:rsidR="00232E31">
        <w:rPr>
          <w:rFonts w:ascii="Arial" w:eastAsia="Times New Roman" w:hAnsi="Arial" w:cs="Arial"/>
          <w:color w:val="000000"/>
          <w:kern w:val="0"/>
          <w14:ligatures w14:val="none"/>
        </w:rPr>
        <w:t xml:space="preserve"> rather than a definitive assessment</w:t>
      </w:r>
      <w:r w:rsidRPr="00235369">
        <w:rPr>
          <w:rFonts w:ascii="Arial" w:eastAsia="Times New Roman" w:hAnsi="Arial" w:cs="Arial"/>
          <w:color w:val="000000"/>
          <w:kern w:val="0"/>
          <w14:ligatures w14:val="none"/>
        </w:rPr>
        <w:t xml:space="preserve">. Second, the high </w:t>
      </w:r>
      <w:proofErr w:type="spellStart"/>
      <w:r w:rsidRPr="00235369">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 xml:space="preserve"> and Cd</w:t>
      </w:r>
      <w:r w:rsidRPr="00235369">
        <w:rPr>
          <w:rFonts w:ascii="Arial" w:eastAsia="Times New Roman" w:hAnsi="Arial" w:cs="Arial"/>
          <w:color w:val="000000"/>
          <w:kern w:val="0"/>
          <w14:ligatures w14:val="none"/>
        </w:rPr>
        <w:t xml:space="preserve"> concentration</w:t>
      </w:r>
      <w:r>
        <w:rPr>
          <w:rFonts w:ascii="Arial" w:eastAsia="Times New Roman" w:hAnsi="Arial" w:cs="Arial"/>
          <w:color w:val="000000"/>
          <w:kern w:val="0"/>
          <w14:ligatures w14:val="none"/>
        </w:rPr>
        <w:t>s</w:t>
      </w:r>
      <w:r w:rsidRPr="00235369">
        <w:rPr>
          <w:rFonts w:ascii="Arial" w:eastAsia="Times New Roman" w:hAnsi="Arial" w:cs="Arial"/>
          <w:color w:val="000000"/>
          <w:kern w:val="0"/>
          <w14:ligatures w14:val="none"/>
        </w:rPr>
        <w:t xml:space="preserve"> exceeded levels currently reported in natural aquatic systems. We intentionally included elevated concentrations to evaluate physiological responses across an order-of-magnitude </w:t>
      </w:r>
      <w:r w:rsidR="007C44A6">
        <w:rPr>
          <w:rFonts w:ascii="Arial" w:eastAsia="Times New Roman" w:hAnsi="Arial" w:cs="Arial"/>
          <w:color w:val="000000"/>
          <w:kern w:val="0"/>
          <w14:ligatures w14:val="none"/>
        </w:rPr>
        <w:t>scale</w:t>
      </w:r>
      <w:r w:rsidR="007C44A6" w:rsidRPr="00235369">
        <w:rPr>
          <w:rFonts w:ascii="Arial" w:eastAsia="Times New Roman" w:hAnsi="Arial" w:cs="Arial"/>
          <w:color w:val="000000"/>
          <w:kern w:val="0"/>
          <w14:ligatures w14:val="none"/>
        </w:rPr>
        <w:t xml:space="preserve">, but future studies should investigate </w:t>
      </w:r>
      <w:r w:rsidR="007C44A6" w:rsidRPr="00716A81">
        <w:rPr>
          <w:rFonts w:ascii="Arial" w:eastAsia="Times New Roman" w:hAnsi="Arial" w:cs="Arial"/>
          <w:color w:val="000000"/>
          <w:kern w:val="0"/>
          <w14:ligatures w14:val="none"/>
        </w:rPr>
        <w:t>using finer-scale dosing increments and concentrations that reflect environmental</w:t>
      </w:r>
      <w:r w:rsidR="007C44A6">
        <w:rPr>
          <w:rFonts w:ascii="Arial" w:eastAsia="Times New Roman" w:hAnsi="Arial" w:cs="Arial"/>
          <w:color w:val="000000"/>
          <w:kern w:val="0"/>
          <w14:ligatures w14:val="none"/>
        </w:rPr>
        <w:t xml:space="preserve">ly relevant </w:t>
      </w:r>
      <w:r w:rsidR="007C44A6" w:rsidRPr="00716A81">
        <w:rPr>
          <w:rFonts w:ascii="Arial" w:eastAsia="Times New Roman" w:hAnsi="Arial" w:cs="Arial"/>
          <w:color w:val="000000"/>
          <w:kern w:val="0"/>
          <w14:ligatures w14:val="none"/>
        </w:rPr>
        <w:t>conditions</w:t>
      </w:r>
      <w:r w:rsidR="007C44A6" w:rsidRPr="00235369">
        <w:rPr>
          <w:rFonts w:ascii="Arial" w:eastAsia="Times New Roman" w:hAnsi="Arial" w:cs="Arial"/>
          <w:color w:val="000000"/>
          <w:kern w:val="0"/>
          <w14:ligatures w14:val="none"/>
        </w:rPr>
        <w:t xml:space="preserve"> in greater detail</w:t>
      </w:r>
      <w:r w:rsidR="007C44A6">
        <w:rPr>
          <w:rFonts w:ascii="Arial" w:eastAsia="Times New Roman" w:hAnsi="Arial" w:cs="Arial"/>
          <w:color w:val="000000"/>
          <w:kern w:val="0"/>
          <w14:ligatures w14:val="none"/>
        </w:rPr>
        <w:t>.</w:t>
      </w:r>
      <w:r w:rsidRPr="00235369">
        <w:rPr>
          <w:rFonts w:ascii="Arial" w:eastAsia="Times New Roman" w:hAnsi="Arial" w:cs="Arial"/>
          <w:color w:val="000000"/>
          <w:kern w:val="0"/>
          <w14:ligatures w14:val="none"/>
        </w:rPr>
        <w:t xml:space="preserve"> Additional work incorporating larger sample sizes, longer exposure durations, multiple physiological endpoints</w:t>
      </w:r>
      <w:r>
        <w:rPr>
          <w:rFonts w:ascii="Arial" w:eastAsia="Times New Roman" w:hAnsi="Arial" w:cs="Arial"/>
          <w:color w:val="000000"/>
          <w:kern w:val="0"/>
          <w14:ligatures w14:val="none"/>
        </w:rPr>
        <w:t xml:space="preserve"> (e.g., </w:t>
      </w:r>
      <w:r w:rsidRPr="000D40B9">
        <w:rPr>
          <w:rFonts w:ascii="Arial" w:eastAsia="Times New Roman" w:hAnsi="Arial" w:cs="Arial"/>
          <w:color w:val="000000"/>
          <w:kern w:val="0"/>
          <w14:ligatures w14:val="none"/>
        </w:rPr>
        <w:t>endocrine, immunological, and metabolic</w:t>
      </w:r>
      <w:r>
        <w:rPr>
          <w:rFonts w:ascii="Arial" w:eastAsia="Times New Roman" w:hAnsi="Arial" w:cs="Arial"/>
          <w:color w:val="000000"/>
          <w:kern w:val="0"/>
          <w14:ligatures w14:val="none"/>
        </w:rPr>
        <w:t>)</w:t>
      </w:r>
      <w:r w:rsidRPr="00235369">
        <w:rPr>
          <w:rFonts w:ascii="Arial" w:eastAsia="Times New Roman" w:hAnsi="Arial" w:cs="Arial"/>
          <w:color w:val="000000"/>
          <w:kern w:val="0"/>
          <w14:ligatures w14:val="none"/>
        </w:rPr>
        <w:t>, and environmentally realistic contaminant concentrations would further improve our understanding of xenobiotic influences on physiological biomarkers</w:t>
      </w:r>
      <w:r>
        <w:rPr>
          <w:rFonts w:ascii="Arial" w:eastAsia="Times New Roman" w:hAnsi="Arial" w:cs="Arial"/>
          <w:color w:val="000000"/>
          <w:kern w:val="0"/>
          <w14:ligatures w14:val="none"/>
        </w:rPr>
        <w:t xml:space="preserve"> and</w:t>
      </w:r>
      <w:r w:rsidR="000D40B9" w:rsidRPr="000D40B9">
        <w:rPr>
          <w:rFonts w:ascii="Arial" w:eastAsia="Times New Roman" w:hAnsi="Arial" w:cs="Arial"/>
          <w:color w:val="000000"/>
          <w:kern w:val="0"/>
          <w14:ligatures w14:val="none"/>
        </w:rPr>
        <w:t xml:space="preserve"> help clarify the mechanistic basis of these responses</w:t>
      </w:r>
      <w:r w:rsidR="00C5742F">
        <w:rPr>
          <w:rFonts w:ascii="Arial" w:eastAsia="Times New Roman" w:hAnsi="Arial" w:cs="Arial"/>
          <w:color w:val="000000"/>
          <w:kern w:val="0"/>
          <w14:ligatures w14:val="none"/>
        </w:rPr>
        <w:t>.</w:t>
      </w:r>
    </w:p>
    <w:p w14:paraId="572EFD42" w14:textId="77777777" w:rsidR="0010527C" w:rsidRDefault="0010527C" w:rsidP="00207381">
      <w:pPr>
        <w:spacing w:line="480" w:lineRule="auto"/>
        <w:ind w:firstLine="720"/>
        <w:rPr>
          <w:rFonts w:ascii="Arial" w:eastAsia="Times New Roman" w:hAnsi="Arial" w:cs="Arial"/>
          <w:color w:val="000000"/>
          <w:kern w:val="0"/>
          <w14:ligatures w14:val="none"/>
        </w:rPr>
      </w:pPr>
    </w:p>
    <w:p w14:paraId="354D2210" w14:textId="0FCE7E47" w:rsidR="00D8586B" w:rsidRPr="00D8586B" w:rsidRDefault="00D8586B" w:rsidP="00D8586B">
      <w:pPr>
        <w:spacing w:line="480" w:lineRule="auto"/>
        <w:rPr>
          <w:rFonts w:ascii="Arial" w:eastAsia="Times New Roman" w:hAnsi="Arial" w:cs="Arial"/>
          <w:i/>
          <w:iCs/>
          <w:color w:val="000000"/>
          <w:kern w:val="0"/>
          <w14:ligatures w14:val="none"/>
        </w:rPr>
      </w:pPr>
      <w:r>
        <w:rPr>
          <w:rFonts w:ascii="Arial" w:eastAsia="Times New Roman" w:hAnsi="Arial" w:cs="Arial"/>
          <w:i/>
          <w:iCs/>
          <w:color w:val="000000"/>
          <w:kern w:val="0"/>
          <w14:ligatures w14:val="none"/>
        </w:rPr>
        <w:t>4.</w:t>
      </w:r>
      <w:r w:rsidR="008C4008">
        <w:rPr>
          <w:rFonts w:ascii="Arial" w:eastAsia="Times New Roman" w:hAnsi="Arial" w:cs="Arial"/>
          <w:i/>
          <w:iCs/>
          <w:color w:val="000000"/>
          <w:kern w:val="0"/>
          <w14:ligatures w14:val="none"/>
        </w:rPr>
        <w:t>7</w:t>
      </w:r>
      <w:r>
        <w:rPr>
          <w:rFonts w:ascii="Arial" w:eastAsia="Times New Roman" w:hAnsi="Arial" w:cs="Arial"/>
          <w:i/>
          <w:iCs/>
          <w:color w:val="000000"/>
          <w:kern w:val="0"/>
          <w14:ligatures w14:val="none"/>
        </w:rPr>
        <w:t>. Implications from X</w:t>
      </w:r>
      <w:r w:rsidRPr="00D8586B">
        <w:rPr>
          <w:rFonts w:ascii="Arial" w:eastAsia="Times New Roman" w:hAnsi="Arial" w:cs="Arial"/>
          <w:i/>
          <w:iCs/>
          <w:color w:val="000000"/>
          <w:kern w:val="0"/>
          <w14:ligatures w14:val="none"/>
        </w:rPr>
        <w:t>enobiotic</w:t>
      </w:r>
      <w:r>
        <w:rPr>
          <w:rFonts w:ascii="Arial" w:eastAsia="Times New Roman" w:hAnsi="Arial" w:cs="Arial"/>
          <w:i/>
          <w:iCs/>
          <w:color w:val="000000"/>
          <w:kern w:val="0"/>
          <w14:ligatures w14:val="none"/>
        </w:rPr>
        <w:t>–Stress Relationships</w:t>
      </w:r>
    </w:p>
    <w:p w14:paraId="11B5E469" w14:textId="71410B25" w:rsidR="008B31E8" w:rsidRDefault="00D62511" w:rsidP="005E1EBB">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Our</w:t>
      </w:r>
      <w:r w:rsidR="00D0262C" w:rsidRPr="003E7284">
        <w:rPr>
          <w:rFonts w:ascii="Arial" w:eastAsia="Times New Roman" w:hAnsi="Arial" w:cs="Arial"/>
          <w:color w:val="000000"/>
          <w:kern w:val="0"/>
          <w14:ligatures w14:val="none"/>
        </w:rPr>
        <w:t xml:space="preserve"> findings have </w:t>
      </w:r>
      <w:r w:rsidR="008B31E8">
        <w:rPr>
          <w:rFonts w:ascii="Arial" w:eastAsia="Times New Roman" w:hAnsi="Arial" w:cs="Arial"/>
          <w:color w:val="000000"/>
          <w:kern w:val="0"/>
          <w14:ligatures w14:val="none"/>
        </w:rPr>
        <w:t>broad</w:t>
      </w:r>
      <w:r w:rsidR="00D0262C" w:rsidRPr="003E7284">
        <w:rPr>
          <w:rFonts w:ascii="Arial" w:eastAsia="Times New Roman" w:hAnsi="Arial" w:cs="Arial"/>
          <w:color w:val="000000"/>
          <w:kern w:val="0"/>
          <w14:ligatures w14:val="none"/>
        </w:rPr>
        <w:t xml:space="preserve"> implications for</w:t>
      </w:r>
      <w:r w:rsidR="008B31E8">
        <w:rPr>
          <w:rFonts w:ascii="Arial" w:eastAsia="Times New Roman" w:hAnsi="Arial" w:cs="Arial"/>
          <w:color w:val="000000"/>
          <w:kern w:val="0"/>
          <w14:ligatures w14:val="none"/>
        </w:rPr>
        <w:t xml:space="preserve"> understanding how contaminants </w:t>
      </w:r>
      <w:r w:rsidR="008C4008">
        <w:rPr>
          <w:rFonts w:ascii="Arial" w:eastAsia="Times New Roman" w:hAnsi="Arial" w:cs="Arial"/>
          <w:color w:val="000000"/>
          <w:kern w:val="0"/>
          <w14:ligatures w14:val="none"/>
        </w:rPr>
        <w:t>affect</w:t>
      </w:r>
      <w:r w:rsidR="008B31E8">
        <w:rPr>
          <w:rFonts w:ascii="Arial" w:eastAsia="Times New Roman" w:hAnsi="Arial" w:cs="Arial"/>
          <w:color w:val="000000"/>
          <w:kern w:val="0"/>
          <w14:ligatures w14:val="none"/>
        </w:rPr>
        <w:t xml:space="preserve"> vertebrate physiolog</w:t>
      </w:r>
      <w:r w:rsidR="008C4008">
        <w:rPr>
          <w:rFonts w:ascii="Arial" w:eastAsia="Times New Roman" w:hAnsi="Arial" w:cs="Arial"/>
          <w:color w:val="000000"/>
          <w:kern w:val="0"/>
          <w14:ligatures w14:val="none"/>
        </w:rPr>
        <w:t>ical biomarkers</w:t>
      </w:r>
      <w:r w:rsidR="008B31E8">
        <w:rPr>
          <w:rFonts w:ascii="Arial" w:eastAsia="Times New Roman" w:hAnsi="Arial" w:cs="Arial"/>
          <w:color w:val="000000"/>
          <w:kern w:val="0"/>
          <w14:ligatures w14:val="none"/>
        </w:rPr>
        <w:t xml:space="preserve"> and</w:t>
      </w:r>
      <w:r w:rsidR="00D0262C" w:rsidRPr="003E7284">
        <w:rPr>
          <w:rFonts w:ascii="Arial" w:eastAsia="Times New Roman" w:hAnsi="Arial" w:cs="Arial"/>
          <w:color w:val="000000"/>
          <w:kern w:val="0"/>
          <w14:ligatures w14:val="none"/>
        </w:rPr>
        <w:t xml:space="preserve"> the health of aquatic </w:t>
      </w:r>
      <w:r w:rsidR="00115EDC">
        <w:rPr>
          <w:rFonts w:ascii="Arial" w:eastAsia="Times New Roman" w:hAnsi="Arial" w:cs="Arial"/>
          <w:color w:val="000000"/>
          <w:kern w:val="0"/>
          <w14:ligatures w14:val="none"/>
        </w:rPr>
        <w:t>organisms</w:t>
      </w:r>
      <w:r w:rsidR="008C4008">
        <w:rPr>
          <w:rFonts w:ascii="Arial" w:eastAsia="Times New Roman" w:hAnsi="Arial" w:cs="Arial"/>
          <w:color w:val="000000"/>
          <w:kern w:val="0"/>
          <w14:ligatures w14:val="none"/>
        </w:rPr>
        <w:t>, with relevance to conservation and ecological research</w:t>
      </w:r>
      <w:r w:rsidR="00D0262C" w:rsidRPr="003E7284">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Leu</w:t>
      </w:r>
      <w:r w:rsidR="00A34BAC">
        <w:rPr>
          <w:rFonts w:ascii="Arial" w:eastAsia="Times New Roman" w:hAnsi="Arial" w:cs="Arial"/>
          <w:color w:val="000000"/>
          <w:kern w:val="0"/>
          <w14:ligatures w14:val="none"/>
        </w:rPr>
        <w:t>k</w:t>
      </w:r>
      <w:r>
        <w:rPr>
          <w:rFonts w:ascii="Arial" w:eastAsia="Times New Roman" w:hAnsi="Arial" w:cs="Arial"/>
          <w:color w:val="000000"/>
          <w:kern w:val="0"/>
          <w14:ligatures w14:val="none"/>
        </w:rPr>
        <w:t>ocyte profiles</w:t>
      </w:r>
      <w:r w:rsidR="008B31E8">
        <w:rPr>
          <w:rFonts w:ascii="Arial" w:eastAsia="Times New Roman" w:hAnsi="Arial" w:cs="Arial"/>
          <w:color w:val="000000"/>
          <w:kern w:val="0"/>
          <w14:ligatures w14:val="none"/>
        </w:rPr>
        <w:t>, particularly NLR</w:t>
      </w:r>
      <w:r w:rsidR="008C4008">
        <w:rPr>
          <w:rFonts w:ascii="Arial" w:eastAsia="Times New Roman" w:hAnsi="Arial" w:cs="Arial"/>
          <w:color w:val="000000"/>
          <w:kern w:val="0"/>
          <w14:ligatures w14:val="none"/>
        </w:rPr>
        <w:t>s</w:t>
      </w:r>
      <w:r w:rsidR="008B31E8">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w:t>
      </w:r>
      <w:r w:rsidR="008C4008">
        <w:rPr>
          <w:rFonts w:ascii="Arial" w:eastAsia="Times New Roman" w:hAnsi="Arial" w:cs="Arial"/>
          <w:color w:val="000000"/>
          <w:kern w:val="0"/>
          <w14:ligatures w14:val="none"/>
        </w:rPr>
        <w:t>are widely used physiological biomarkers</w:t>
      </w:r>
      <w:r w:rsidR="0034706F">
        <w:rPr>
          <w:rFonts w:ascii="Arial" w:eastAsia="Times New Roman" w:hAnsi="Arial" w:cs="Arial"/>
          <w:color w:val="000000"/>
          <w:kern w:val="0"/>
          <w14:ligatures w14:val="none"/>
        </w:rPr>
        <w:t xml:space="preserve"> associated with </w:t>
      </w:r>
      <w:r w:rsidR="0034706F" w:rsidRPr="003E7284">
        <w:rPr>
          <w:rFonts w:ascii="Arial" w:eastAsia="Times New Roman" w:hAnsi="Arial" w:cs="Arial"/>
          <w:color w:val="000000"/>
          <w:kern w:val="0"/>
          <w14:ligatures w14:val="none"/>
        </w:rPr>
        <w:t xml:space="preserve">stress </w:t>
      </w:r>
      <w:r w:rsidR="0034706F">
        <w:rPr>
          <w:rFonts w:ascii="Arial" w:eastAsia="Times New Roman" w:hAnsi="Arial" w:cs="Arial"/>
          <w:color w:val="000000"/>
          <w:kern w:val="0"/>
          <w14:ligatures w14:val="none"/>
        </w:rPr>
        <w:t xml:space="preserve">responses </w:t>
      </w:r>
      <w:r w:rsidR="0034706F" w:rsidRPr="003E7284">
        <w:rPr>
          <w:rFonts w:ascii="Arial" w:eastAsia="Times New Roman" w:hAnsi="Arial" w:cs="Arial"/>
          <w:color w:val="000000"/>
          <w:kern w:val="0"/>
          <w14:ligatures w14:val="none"/>
        </w:rPr>
        <w:t xml:space="preserve">across vertebrate taxa </w:t>
      </w:r>
      <w:r w:rsidR="0034706F">
        <w:rPr>
          <w:rFonts w:ascii="Arial" w:eastAsia="Times New Roman" w:hAnsi="Arial" w:cs="Arial"/>
          <w:color w:val="000000"/>
          <w:kern w:val="0"/>
          <w14:ligatures w14:val="none"/>
        </w:rPr>
        <w:t>du</w:t>
      </w:r>
      <w:r w:rsidR="0034706F" w:rsidRPr="003E7284">
        <w:rPr>
          <w:rFonts w:ascii="Arial" w:eastAsia="Times New Roman" w:hAnsi="Arial" w:cs="Arial"/>
          <w:color w:val="000000"/>
          <w:kern w:val="0"/>
          <w14:ligatures w14:val="none"/>
        </w:rPr>
        <w:t xml:space="preserve">e </w:t>
      </w:r>
      <w:r w:rsidR="0034706F">
        <w:rPr>
          <w:rFonts w:ascii="Arial" w:eastAsia="Times New Roman" w:hAnsi="Arial" w:cs="Arial"/>
          <w:color w:val="000000"/>
          <w:kern w:val="0"/>
          <w14:ligatures w14:val="none"/>
        </w:rPr>
        <w:t>to</w:t>
      </w:r>
      <w:r w:rsidR="0034706F" w:rsidRPr="003E7284">
        <w:rPr>
          <w:rFonts w:ascii="Arial" w:eastAsia="Times New Roman" w:hAnsi="Arial" w:cs="Arial"/>
          <w:color w:val="000000"/>
          <w:kern w:val="0"/>
          <w14:ligatures w14:val="none"/>
        </w:rPr>
        <w:t xml:space="preserve"> the conservative nature of </w:t>
      </w:r>
      <w:r w:rsidR="0034706F">
        <w:rPr>
          <w:rFonts w:ascii="Arial" w:eastAsia="Times New Roman" w:hAnsi="Arial" w:cs="Arial"/>
          <w:color w:val="000000"/>
          <w:kern w:val="0"/>
          <w14:ligatures w14:val="none"/>
        </w:rPr>
        <w:t xml:space="preserve">the </w:t>
      </w:r>
      <w:r w:rsidR="0034706F" w:rsidRPr="003E7284">
        <w:rPr>
          <w:rFonts w:ascii="Arial" w:eastAsia="Times New Roman" w:hAnsi="Arial" w:cs="Arial"/>
          <w:color w:val="000000"/>
          <w:kern w:val="0"/>
          <w14:ligatures w14:val="none"/>
        </w:rPr>
        <w:t>stress</w:t>
      </w:r>
      <w:r w:rsidR="0034706F">
        <w:rPr>
          <w:rFonts w:ascii="Arial" w:eastAsia="Times New Roman" w:hAnsi="Arial" w:cs="Arial"/>
          <w:color w:val="000000"/>
          <w:kern w:val="0"/>
          <w14:ligatures w14:val="none"/>
        </w:rPr>
        <w:t>-related leukocyte</w:t>
      </w:r>
      <w:r w:rsidR="0034706F" w:rsidRPr="003E7284">
        <w:rPr>
          <w:rFonts w:ascii="Arial" w:eastAsia="Times New Roman" w:hAnsi="Arial" w:cs="Arial"/>
          <w:color w:val="000000"/>
          <w:kern w:val="0"/>
          <w14:ligatures w14:val="none"/>
        </w:rPr>
        <w:t xml:space="preserve"> response</w:t>
      </w:r>
      <w:r w:rsidR="0034706F">
        <w:rPr>
          <w:rFonts w:ascii="Arial" w:eastAsia="Times New Roman" w:hAnsi="Arial" w:cs="Arial"/>
          <w:color w:val="000000"/>
          <w:kern w:val="0"/>
          <w14:ligatures w14:val="none"/>
        </w:rPr>
        <w:t xml:space="preserve"> </w:t>
      </w:r>
      <w:r w:rsidR="00B57896">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{"citationID":"9gysVuSr","properties":{"formattedCitation":"(Davis {\\i{}et al.}, 2008)","plainCitation":"(Davis et al., 2008)","noteIndex":0},"citationItems":[{"id":236,"uris":["http://zotero.org/users/4161640/items/PLY5XJBA"],"itemData":{"id":236,"type":"article-journal","container-title":"Functional Ecology","DOI":"10.1111/j.1365-2435.2008.01467.x","ISSN":"1365-2435","issue":"5","journalAbbreviation":"Funct. Ecol.","language":"en","license":"© 2008 The Authors. Journal compilation © 2008 British Ecological Society","note":"_eprint: https://besjournals.onlinelibrary.wiley.com/doi/pdf/10.1111/j.1365-2435.2008.01467.x","page":"760-772","source":"Wiley Online Library","title":"The use of leukocyte profiles to measure stress in vertebrates: a review for ecologists","title-short":"The use of leukocyte profiles to measure stress in vertebrates","volume":"22","author":[{"family":"Davis","given":"A. K."},{"family":"Maney","given":"D. L."},{"family":"Maerz","given":"J. C."}],"issued":{"date-parts":[["2008"]]}}}],"schema":"https://github.com/citation-style-language/schema/raw/master/csl-citation.json"} </w:instrText>
      </w:r>
      <w:r w:rsidR="00B57896">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(Davis </w:t>
      </w:r>
      <w:r w:rsidR="002838B7" w:rsidRPr="002838B7">
        <w:rPr>
          <w:rFonts w:ascii="Arial" w:hAnsi="Arial" w:cs="Arial"/>
          <w:i/>
          <w:iCs/>
          <w:color w:val="000000"/>
          <w:kern w:val="0"/>
        </w:rPr>
        <w:t>et al.</w:t>
      </w:r>
      <w:r w:rsidR="002838B7" w:rsidRPr="002838B7">
        <w:rPr>
          <w:rFonts w:ascii="Arial" w:hAnsi="Arial" w:cs="Arial"/>
          <w:color w:val="000000"/>
          <w:kern w:val="0"/>
        </w:rPr>
        <w:t>, 2008)</w:t>
      </w:r>
      <w:r w:rsidR="00B57896">
        <w:rPr>
          <w:rFonts w:ascii="Arial" w:eastAsia="Times New Roman" w:hAnsi="Arial" w:cs="Arial"/>
          <w:color w:val="000000"/>
          <w:kern w:val="0"/>
          <w14:ligatures w14:val="none"/>
        </w:rPr>
        <w:fldChar w:fldCharType="end"/>
      </w:r>
      <w:r w:rsidR="00D0262C" w:rsidRPr="003E7284">
        <w:rPr>
          <w:rFonts w:ascii="Arial" w:eastAsia="Times New Roman" w:hAnsi="Arial" w:cs="Arial"/>
          <w:color w:val="000000"/>
          <w:kern w:val="0"/>
          <w14:ligatures w14:val="none"/>
        </w:rPr>
        <w:t>. Therefore</w:t>
      </w:r>
      <w:r w:rsidR="00D0262C">
        <w:rPr>
          <w:rFonts w:ascii="Arial" w:eastAsia="Times New Roman" w:hAnsi="Arial" w:cs="Arial"/>
          <w:color w:val="000000"/>
          <w:kern w:val="0"/>
          <w14:ligatures w14:val="none"/>
        </w:rPr>
        <w:t>,</w:t>
      </w:r>
      <w:r w:rsidR="00D0262C" w:rsidRPr="003E7284">
        <w:rPr>
          <w:rFonts w:ascii="Arial" w:eastAsia="Times New Roman" w:hAnsi="Arial" w:cs="Arial"/>
          <w:color w:val="000000"/>
          <w:kern w:val="0"/>
          <w14:ligatures w14:val="none"/>
        </w:rPr>
        <w:t xml:space="preserve"> it is </w:t>
      </w:r>
      <w:r w:rsidR="00115EDC">
        <w:rPr>
          <w:rFonts w:ascii="Arial" w:eastAsia="Times New Roman" w:hAnsi="Arial" w:cs="Arial"/>
          <w:color w:val="000000"/>
          <w:kern w:val="0"/>
          <w14:ligatures w14:val="none"/>
        </w:rPr>
        <w:t>reasona</w:t>
      </w:r>
      <w:r w:rsidR="00D0262C" w:rsidRPr="003E7284">
        <w:rPr>
          <w:rFonts w:ascii="Arial" w:eastAsia="Times New Roman" w:hAnsi="Arial" w:cs="Arial"/>
          <w:color w:val="000000"/>
          <w:kern w:val="0"/>
          <w14:ligatures w14:val="none"/>
        </w:rPr>
        <w:t xml:space="preserve">ble to suggest that </w:t>
      </w:r>
      <w:proofErr w:type="spellStart"/>
      <w:r w:rsidR="00D0262C" w:rsidRPr="003E7284">
        <w:rPr>
          <w:rFonts w:ascii="Arial" w:eastAsia="Times New Roman" w:hAnsi="Arial" w:cs="Arial"/>
          <w:color w:val="000000"/>
          <w:kern w:val="0"/>
          <w14:ligatures w14:val="none"/>
        </w:rPr>
        <w:t>PFPeA</w:t>
      </w:r>
      <w:proofErr w:type="spellEnd"/>
      <w:r w:rsidR="00D0262C" w:rsidRPr="003E7284">
        <w:rPr>
          <w:rFonts w:ascii="Arial" w:eastAsia="Times New Roman" w:hAnsi="Arial" w:cs="Arial"/>
          <w:color w:val="000000"/>
          <w:kern w:val="0"/>
          <w14:ligatures w14:val="none"/>
        </w:rPr>
        <w:t xml:space="preserve">, and potentially other </w:t>
      </w:r>
      <w:r>
        <w:rPr>
          <w:rFonts w:ascii="Arial" w:eastAsia="Times New Roman" w:hAnsi="Arial" w:cs="Arial"/>
          <w:color w:val="000000"/>
          <w:kern w:val="0"/>
          <w14:ligatures w14:val="none"/>
        </w:rPr>
        <w:t>xenobiotics</w:t>
      </w:r>
      <w:r w:rsidR="00D0262C" w:rsidRPr="003E7284">
        <w:rPr>
          <w:rFonts w:ascii="Arial" w:eastAsia="Times New Roman" w:hAnsi="Arial" w:cs="Arial"/>
          <w:color w:val="000000"/>
          <w:kern w:val="0"/>
          <w14:ligatures w14:val="none"/>
        </w:rPr>
        <w:t>,</w:t>
      </w:r>
      <w:r w:rsidR="00E2531B">
        <w:rPr>
          <w:rFonts w:ascii="Arial" w:eastAsia="Times New Roman" w:hAnsi="Arial" w:cs="Arial"/>
          <w:color w:val="000000"/>
          <w:kern w:val="0"/>
          <w14:ligatures w14:val="none"/>
        </w:rPr>
        <w:t xml:space="preserve"> including short-chain PFAS isomers,</w:t>
      </w:r>
      <w:r w:rsidR="00D0262C" w:rsidRPr="003E7284">
        <w:rPr>
          <w:rFonts w:ascii="Arial" w:eastAsia="Times New Roman" w:hAnsi="Arial" w:cs="Arial"/>
          <w:color w:val="000000"/>
          <w:kern w:val="0"/>
          <w14:ligatures w14:val="none"/>
        </w:rPr>
        <w:t xml:space="preserve"> </w:t>
      </w:r>
      <w:r w:rsidR="00E2531B">
        <w:rPr>
          <w:rFonts w:ascii="Arial" w:eastAsia="Times New Roman" w:hAnsi="Arial" w:cs="Arial"/>
          <w:color w:val="000000"/>
          <w:kern w:val="0"/>
          <w14:ligatures w14:val="none"/>
        </w:rPr>
        <w:t>may</w:t>
      </w:r>
      <w:r w:rsidR="00D0262C" w:rsidRPr="003E7284">
        <w:rPr>
          <w:rFonts w:ascii="Arial" w:eastAsia="Times New Roman" w:hAnsi="Arial" w:cs="Arial"/>
          <w:color w:val="000000"/>
          <w:kern w:val="0"/>
          <w14:ligatures w14:val="none"/>
        </w:rPr>
        <w:t xml:space="preserve"> </w:t>
      </w:r>
      <w:r w:rsidR="008B31E8">
        <w:rPr>
          <w:rFonts w:ascii="Arial" w:eastAsia="Times New Roman" w:hAnsi="Arial" w:cs="Arial"/>
          <w:color w:val="000000"/>
          <w:kern w:val="0"/>
          <w14:ligatures w14:val="none"/>
        </w:rPr>
        <w:t xml:space="preserve">alter </w:t>
      </w:r>
      <w:r w:rsidR="008C4008">
        <w:rPr>
          <w:rFonts w:ascii="Arial" w:eastAsia="Times New Roman" w:hAnsi="Arial" w:cs="Arial"/>
          <w:color w:val="000000"/>
          <w:kern w:val="0"/>
          <w14:ligatures w14:val="none"/>
        </w:rPr>
        <w:t xml:space="preserve">leukocyte </w:t>
      </w:r>
      <w:r w:rsidR="008B31E8">
        <w:rPr>
          <w:rFonts w:ascii="Arial" w:eastAsia="Times New Roman" w:hAnsi="Arial" w:cs="Arial"/>
          <w:color w:val="000000"/>
          <w:kern w:val="0"/>
          <w14:ligatures w14:val="none"/>
        </w:rPr>
        <w:t>dynamics</w:t>
      </w:r>
      <w:r w:rsidR="008C4008">
        <w:rPr>
          <w:rFonts w:ascii="Arial" w:eastAsia="Times New Roman" w:hAnsi="Arial" w:cs="Arial"/>
          <w:color w:val="000000"/>
          <w:kern w:val="0"/>
          <w14:ligatures w14:val="none"/>
        </w:rPr>
        <w:t xml:space="preserve"> associated with physiological stress responses</w:t>
      </w:r>
      <w:r w:rsidR="00D0262C" w:rsidRPr="003E7284">
        <w:rPr>
          <w:rFonts w:ascii="Arial" w:eastAsia="Times New Roman" w:hAnsi="Arial" w:cs="Arial"/>
          <w:color w:val="000000"/>
          <w:kern w:val="0"/>
          <w14:ligatures w14:val="none"/>
        </w:rPr>
        <w:t xml:space="preserve"> </w:t>
      </w:r>
      <w:r w:rsidR="008B31E8">
        <w:rPr>
          <w:rFonts w:ascii="Arial" w:eastAsia="Times New Roman" w:hAnsi="Arial" w:cs="Arial"/>
          <w:color w:val="000000"/>
          <w:kern w:val="0"/>
          <w14:ligatures w14:val="none"/>
        </w:rPr>
        <w:t xml:space="preserve">in </w:t>
      </w:r>
      <w:r w:rsidR="007C44A6">
        <w:rPr>
          <w:rFonts w:ascii="Arial" w:eastAsia="Times New Roman" w:hAnsi="Arial" w:cs="Arial"/>
          <w:color w:val="000000"/>
          <w:kern w:val="0"/>
          <w14:ligatures w14:val="none"/>
        </w:rPr>
        <w:t xml:space="preserve">various </w:t>
      </w:r>
      <w:r w:rsidR="00D0262C" w:rsidRPr="003E7284">
        <w:rPr>
          <w:rFonts w:ascii="Arial" w:eastAsia="Times New Roman" w:hAnsi="Arial" w:cs="Arial"/>
          <w:color w:val="000000"/>
          <w:kern w:val="0"/>
          <w14:ligatures w14:val="none"/>
        </w:rPr>
        <w:t xml:space="preserve">species. </w:t>
      </w:r>
    </w:p>
    <w:p w14:paraId="68F3736D" w14:textId="793A57F4" w:rsidR="007C44A6" w:rsidRDefault="008B31E8" w:rsidP="005E1EBB">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Studies on mammals</w:t>
      </w:r>
      <w:r w:rsidR="007C44A6">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have reported</w:t>
      </w:r>
      <w:r w:rsidR="00B57896" w:rsidRPr="003E7284">
        <w:rPr>
          <w:rFonts w:ascii="Arial" w:eastAsia="Times New Roman" w:hAnsi="Arial" w:cs="Arial"/>
          <w:color w:val="000000"/>
          <w:kern w:val="0"/>
          <w14:ligatures w14:val="none"/>
        </w:rPr>
        <w:t xml:space="preserve"> </w:t>
      </w:r>
      <w:r w:rsidR="00B57896">
        <w:rPr>
          <w:rFonts w:ascii="Arial" w:eastAsia="Times New Roman" w:hAnsi="Arial" w:cs="Arial"/>
          <w:color w:val="000000"/>
          <w:kern w:val="0"/>
          <w14:ligatures w14:val="none"/>
        </w:rPr>
        <w:t xml:space="preserve">that </w:t>
      </w:r>
      <w:r w:rsidR="00B57896" w:rsidRPr="003E7284">
        <w:rPr>
          <w:rFonts w:ascii="Arial" w:eastAsia="Times New Roman" w:hAnsi="Arial" w:cs="Arial"/>
          <w:color w:val="000000"/>
          <w:kern w:val="0"/>
          <w14:ligatures w14:val="none"/>
        </w:rPr>
        <w:t xml:space="preserve">certain PFAS </w:t>
      </w:r>
      <w:r w:rsidR="00B57896">
        <w:rPr>
          <w:rFonts w:ascii="Arial" w:eastAsia="Times New Roman" w:hAnsi="Arial" w:cs="Arial"/>
          <w:color w:val="000000"/>
          <w:kern w:val="0"/>
          <w14:ligatures w14:val="none"/>
        </w:rPr>
        <w:t>compound</w:t>
      </w:r>
      <w:r w:rsidR="00B57896" w:rsidRPr="003E7284">
        <w:rPr>
          <w:rFonts w:ascii="Arial" w:eastAsia="Times New Roman" w:hAnsi="Arial" w:cs="Arial"/>
          <w:color w:val="000000"/>
          <w:kern w:val="0"/>
          <w14:ligatures w14:val="none"/>
        </w:rPr>
        <w:t xml:space="preserve">s may </w:t>
      </w:r>
      <w:r w:rsidR="00B57896">
        <w:rPr>
          <w:rFonts w:ascii="Arial" w:eastAsia="Times New Roman" w:hAnsi="Arial" w:cs="Arial"/>
          <w:color w:val="000000"/>
          <w:kern w:val="0"/>
          <w14:ligatures w14:val="none"/>
        </w:rPr>
        <w:t>affe</w:t>
      </w:r>
      <w:r w:rsidR="00B57896" w:rsidRPr="003E7284">
        <w:rPr>
          <w:rFonts w:ascii="Arial" w:eastAsia="Times New Roman" w:hAnsi="Arial" w:cs="Arial"/>
          <w:color w:val="000000"/>
          <w:kern w:val="0"/>
          <w14:ligatures w14:val="none"/>
        </w:rPr>
        <w:t>ct lymphocyte and neutrophil</w:t>
      </w:r>
      <w:r>
        <w:rPr>
          <w:rFonts w:ascii="Arial" w:eastAsia="Times New Roman" w:hAnsi="Arial" w:cs="Arial"/>
          <w:color w:val="000000"/>
          <w:kern w:val="0"/>
          <w14:ligatures w14:val="none"/>
        </w:rPr>
        <w:t xml:space="preserve"> activity </w:t>
      </w:r>
      <w:r w:rsidR="00B57896">
        <w:rPr>
          <w:rFonts w:ascii="Arial" w:eastAsia="Times New Roman" w:hAnsi="Arial" w:cs="Arial"/>
          <w:color w:val="000000"/>
          <w:kern w:val="0"/>
          <w14:ligatures w14:val="none"/>
        </w:rPr>
        <w:t xml:space="preserve">differently </w:t>
      </w:r>
      <w:r w:rsidR="00B57896">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{"citationID":"suAATQAp","properties":{"formattedCitation":"(Qazi {\\i{}et al.}, 2009)","plainCitation":"(Qazi et al., 2009)","noteIndex":0},"citationItems":[{"id":284,"uris":["http://zotero.org/users/4161640/items/K9ARJ2KM"],"itemData":{"id":284,"type":"article-journal","container-title":"Toxicology","issue":"3","journalAbbreviation":"Toxicol.","note":"publisher: Elsevier","page":"207–214","title":"High-dose, short-term exposure of mice to perfluorooctanesulfonate (PFOS) or perfluorooctanoate (PFOA) affects the number of circulating neutrophils differently, but enhances the inflammatory responses of macrophages to lipopolysaccharide (LPS) in a similar fashion","volume":"262","author":[{"family":"Qazi","given":"Mousumi R"},{"family":"Bogdanska","given":"Jasna"},{"family":"Butenhoff","given":"John L"},{"family":"Nelson","given":"B Dean"},{"family":"DePierre","given":"Joseph W"},{"family":"Abedi-Valugerdi","given":"Manuchehr"}],"issued":{"date-parts":[["2009"]]}}}],"schema":"https://github.com/citation-style-language/schema/raw/master/csl-citation.json"} </w:instrText>
      </w:r>
      <w:r w:rsidR="00B57896">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(Qazi </w:t>
      </w:r>
      <w:r w:rsidR="002838B7" w:rsidRPr="002838B7">
        <w:rPr>
          <w:rFonts w:ascii="Arial" w:hAnsi="Arial" w:cs="Arial"/>
          <w:i/>
          <w:iCs/>
          <w:color w:val="000000"/>
          <w:kern w:val="0"/>
        </w:rPr>
        <w:t>et al.</w:t>
      </w:r>
      <w:r w:rsidR="002838B7" w:rsidRPr="002838B7">
        <w:rPr>
          <w:rFonts w:ascii="Arial" w:hAnsi="Arial" w:cs="Arial"/>
          <w:color w:val="000000"/>
          <w:kern w:val="0"/>
        </w:rPr>
        <w:t>, 2009)</w:t>
      </w:r>
      <w:r w:rsidR="00B57896">
        <w:rPr>
          <w:rFonts w:ascii="Arial" w:eastAsia="Times New Roman" w:hAnsi="Arial" w:cs="Arial"/>
          <w:color w:val="000000"/>
          <w:kern w:val="0"/>
          <w14:ligatures w14:val="none"/>
        </w:rPr>
        <w:fldChar w:fldCharType="end"/>
      </w:r>
      <w:r w:rsidR="007C44A6">
        <w:rPr>
          <w:rFonts w:ascii="Arial" w:eastAsia="Times New Roman" w:hAnsi="Arial" w:cs="Arial"/>
          <w:color w:val="000000"/>
          <w:kern w:val="0"/>
          <w14:ligatures w14:val="none"/>
        </w:rPr>
        <w:t xml:space="preserve">, suggesting that </w:t>
      </w:r>
      <w:r w:rsidR="007C44A6">
        <w:rPr>
          <w:rFonts w:ascii="Arial" w:eastAsia="Times New Roman" w:hAnsi="Arial" w:cs="Arial"/>
          <w:color w:val="000000"/>
          <w:kern w:val="0"/>
          <w14:ligatures w14:val="none"/>
        </w:rPr>
        <w:lastRenderedPageBreak/>
        <w:t>contaminant-associated changes in leukocyte profiles may occur across diverse taxa</w:t>
      </w:r>
      <w:r w:rsidR="00B57896" w:rsidRPr="003E7284">
        <w:rPr>
          <w:rFonts w:ascii="Arial" w:eastAsia="Times New Roman" w:hAnsi="Arial" w:cs="Arial"/>
          <w:color w:val="000000"/>
          <w:kern w:val="0"/>
          <w14:ligatures w14:val="none"/>
        </w:rPr>
        <w:t xml:space="preserve">. </w:t>
      </w:r>
      <w:r w:rsidRPr="008B31E8">
        <w:rPr>
          <w:rFonts w:ascii="Arial" w:eastAsia="Times New Roman" w:hAnsi="Arial" w:cs="Arial"/>
          <w:color w:val="000000"/>
          <w:kern w:val="0"/>
          <w14:ligatures w14:val="none"/>
        </w:rPr>
        <w:t>Combined with our</w:t>
      </w:r>
      <w:r w:rsidR="007C44A6">
        <w:rPr>
          <w:rFonts w:ascii="Arial" w:eastAsia="Times New Roman" w:hAnsi="Arial" w:cs="Arial"/>
          <w:color w:val="000000"/>
          <w:kern w:val="0"/>
          <w14:ligatures w14:val="none"/>
        </w:rPr>
        <w:t xml:space="preserve"> findings</w:t>
      </w:r>
      <w:r w:rsidRPr="008B31E8">
        <w:rPr>
          <w:rFonts w:ascii="Arial" w:eastAsia="Times New Roman" w:hAnsi="Arial" w:cs="Arial"/>
          <w:color w:val="000000"/>
          <w:kern w:val="0"/>
          <w14:ligatures w14:val="none"/>
        </w:rPr>
        <w:t xml:space="preserve">, this evidence </w:t>
      </w:r>
      <w:r w:rsidR="007C44A6">
        <w:rPr>
          <w:rFonts w:ascii="Arial" w:eastAsia="Times New Roman" w:hAnsi="Arial" w:cs="Arial"/>
          <w:color w:val="000000"/>
          <w:kern w:val="0"/>
          <w14:ligatures w14:val="none"/>
        </w:rPr>
        <w:t>indicates</w:t>
      </w:r>
      <w:r w:rsidR="007C44A6" w:rsidRPr="008B31E8">
        <w:rPr>
          <w:rFonts w:ascii="Arial" w:eastAsia="Times New Roman" w:hAnsi="Arial" w:cs="Arial"/>
          <w:color w:val="000000"/>
          <w:kern w:val="0"/>
          <w14:ligatures w14:val="none"/>
        </w:rPr>
        <w:t xml:space="preserve"> </w:t>
      </w:r>
      <w:r w:rsidRPr="008B31E8">
        <w:rPr>
          <w:rFonts w:ascii="Arial" w:eastAsia="Times New Roman" w:hAnsi="Arial" w:cs="Arial"/>
          <w:color w:val="000000"/>
          <w:kern w:val="0"/>
          <w14:ligatures w14:val="none"/>
        </w:rPr>
        <w:t xml:space="preserve">that </w:t>
      </w:r>
      <w:r w:rsidR="007C44A6">
        <w:rPr>
          <w:rFonts w:ascii="Arial" w:eastAsia="Times New Roman" w:hAnsi="Arial" w:cs="Arial"/>
          <w:color w:val="000000"/>
          <w:kern w:val="0"/>
          <w14:ligatures w14:val="none"/>
        </w:rPr>
        <w:t>contaminant exposure may</w:t>
      </w:r>
      <w:r w:rsidRPr="008B31E8">
        <w:rPr>
          <w:rFonts w:ascii="Arial" w:eastAsia="Times New Roman" w:hAnsi="Arial" w:cs="Arial"/>
          <w:color w:val="000000"/>
          <w:kern w:val="0"/>
          <w14:ligatures w14:val="none"/>
        </w:rPr>
        <w:t xml:space="preserve"> extend beyond endocrine disruption to include immune variation</w:t>
      </w:r>
      <w:r>
        <w:rPr>
          <w:rFonts w:ascii="Arial" w:eastAsia="Times New Roman" w:hAnsi="Arial" w:cs="Arial"/>
          <w:color w:val="000000"/>
          <w:kern w:val="0"/>
          <w14:ligatures w14:val="none"/>
        </w:rPr>
        <w:t>.</w:t>
      </w:r>
    </w:p>
    <w:p w14:paraId="0E12F624" w14:textId="2F36F2A8" w:rsidR="004D3F45" w:rsidRDefault="00A34BAC" w:rsidP="005E1EBB">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In the context of </w:t>
      </w:r>
      <w:r w:rsidR="00526308">
        <w:rPr>
          <w:rFonts w:ascii="Arial" w:eastAsia="Times New Roman" w:hAnsi="Arial" w:cs="Arial"/>
          <w:color w:val="000000"/>
          <w:kern w:val="0"/>
          <w14:ligatures w14:val="none"/>
        </w:rPr>
        <w:t xml:space="preserve">conservation physiology, our results highlight an important but often overlooked challenge: contaminant exposure may influence the interpretation of physiological biomarkers used to assess environmental disturbance. Natural populations are increasingly exposed to complex cocktails of exogenous pollutants </w:t>
      </w:r>
      <w:r w:rsidR="00526308">
        <w:rPr>
          <w:rFonts w:ascii="Arial" w:eastAsia="Times New Roman" w:hAnsi="Arial" w:cs="Arial"/>
          <w:color w:val="000000"/>
          <w:kern w:val="0"/>
          <w14:ligatures w14:val="none"/>
        </w:rPr>
        <w:fldChar w:fldCharType="begin"/>
      </w:r>
      <w:r w:rsidR="00526308">
        <w:rPr>
          <w:rFonts w:ascii="Arial" w:eastAsia="Times New Roman" w:hAnsi="Arial" w:cs="Arial"/>
          <w:color w:val="000000"/>
          <w:kern w:val="0"/>
          <w14:ligatures w14:val="none"/>
        </w:rPr>
        <w:instrText xml:space="preserve"> ADDIN ZOTERO_ITEM CSL_CITATION {"citationID":"JSXRBAZ6","properties":{"formattedCitation":"(Kurwadkar {\\i{}et al.}, 2022)","plainCitation":"(Kurwadkar et al., 2022)","noteIndex":0},"citationItems":[{"id":246,"uris":["http://zotero.org/users/4161640/items/IP7F7U9P"],"itemData":{"id":246,"type":"article-journal","abstract":"Per- and polyfluoroalkyl substances (PFAS) are a family of fluorinated organic compounds of anthropogenic origin. Due to their unique chemical properties, widespread production, environmental distribution, long-term persistence, bioaccumulative potential, and associated risks for human health, PFAS have been classified as persistent organic pollutants of significant concern. Scientific evidence from the last several decades suggests that their widespread occurrence in the environment correlates with adverse effects on human health and ecology. The presence of PFAS in the aquatic environment demonstrates a close link between the anthroposphere and the hydrological cycle, and concentrations of PFAS in surface and groundwater range in value along the ng L−1–μg L−1 scale. Here, we critically reviewed the research published in the last decade on the global occurrence and distribution of PFAS in the aquatic environment. Ours is the first paper to critically evaluate the occurrence of PFAS at the continental scale and the evolving global regulatory responses to manage and mitigate the adverse human health risks posed by PFAS. The review reports that PFAS are widespread despite being phased out—they have been detected in different continents irrespective of the level of industrial development. Their occurrence far from the potential sources suggests that long-range atmospheric transport is an important pathway of PFAS distribution. Recently, several studies have investigated the health impacts of PFAS exposure—they have been detected in biota, drinking water, food, air, and human serum. In response to the emerging information about PFAS toxicity, several countries have provided administrative guidelines for PFAS in water, including Canada, the United Kingdom, Sweden, Norway, Germany, and Australia. In the US, additional regulatory measures are under consideration. Further, many PFAS have now been listed as persistent organic pollutants. This comprehensive review provides crucial baseline information on the global occurrence, distribution, and regulatory framework of PFAS.","container-title":"Science of The Total Environment","DOI":"10.1016/j.scitotenv.2021.151003","ISSN":"0048-9697","journalAbbreviation":"Sci. Total Environ.","page":"151003","source":"ScienceDirect","title":"&lt;i&gt;Per&lt;/i&gt;- and polyfluoroalkyl substances in water and wastewater: a critical review of their global occurrence and distribution","title-short":"&lt;i&gt;Per&lt;/i&gt;- and polyfluoroalkyl substances in water and wastewater","volume":"809","author":[{"family":"Kurwadkar","given":"Sudarshan"},{"family":"Dane","given":"Jason"},{"family":"Kanel","given":"Sushil R."},{"family":"Nadagouda","given":"Mallikarjuna N."},{"family":"Cawdrey","given":"Ryan W."},{"family":"Ambade","given":"Balram"},{"family":"Struckhoff","given":"Garrett C."},{"family":"Wilkin","given":"Richard"}],"issued":{"date-parts":[["2022",2,25]]}}}],"schema":"https://github.com/citation-style-language/schema/raw/master/csl-citation.json"} </w:instrText>
      </w:r>
      <w:r w:rsidR="00526308">
        <w:rPr>
          <w:rFonts w:ascii="Arial" w:eastAsia="Times New Roman" w:hAnsi="Arial" w:cs="Arial"/>
          <w:color w:val="000000"/>
          <w:kern w:val="0"/>
          <w14:ligatures w14:val="none"/>
        </w:rPr>
        <w:fldChar w:fldCharType="separate"/>
      </w:r>
      <w:r w:rsidR="00526308" w:rsidRPr="002838B7">
        <w:rPr>
          <w:rFonts w:ascii="Arial" w:hAnsi="Arial" w:cs="Arial"/>
          <w:color w:val="000000"/>
          <w:kern w:val="0"/>
        </w:rPr>
        <w:t xml:space="preserve">(Kurwadkar </w:t>
      </w:r>
      <w:r w:rsidR="00526308" w:rsidRPr="002838B7">
        <w:rPr>
          <w:rFonts w:ascii="Arial" w:hAnsi="Arial" w:cs="Arial"/>
          <w:i/>
          <w:iCs/>
          <w:color w:val="000000"/>
          <w:kern w:val="0"/>
        </w:rPr>
        <w:t>et al.</w:t>
      </w:r>
      <w:r w:rsidR="00526308" w:rsidRPr="002838B7">
        <w:rPr>
          <w:rFonts w:ascii="Arial" w:hAnsi="Arial" w:cs="Arial"/>
          <w:color w:val="000000"/>
          <w:kern w:val="0"/>
        </w:rPr>
        <w:t>, 2022)</w:t>
      </w:r>
      <w:r w:rsidR="00526308">
        <w:rPr>
          <w:rFonts w:ascii="Arial" w:eastAsia="Times New Roman" w:hAnsi="Arial" w:cs="Arial"/>
          <w:color w:val="000000"/>
          <w:kern w:val="0"/>
          <w14:ligatures w14:val="none"/>
        </w:rPr>
        <w:fldChar w:fldCharType="end"/>
      </w:r>
      <w:r w:rsidR="00526308">
        <w:rPr>
          <w:rFonts w:ascii="Arial" w:eastAsia="Times New Roman" w:hAnsi="Arial" w:cs="Arial"/>
          <w:color w:val="000000"/>
          <w:kern w:val="0"/>
          <w14:ligatures w14:val="none"/>
        </w:rPr>
        <w:t xml:space="preserve">, yet physiological biomarkers are frequently interpreted without considering potential contaminant-associated effects. If xenobiotic exposure alters biomarker responses independently of the environmental perturbations under investigation, researchers and managers may draw inaccurate conclusions regarding organismal condition, environmental stress, or ecosystem health. </w:t>
      </w:r>
      <w:r w:rsidR="00115EDC">
        <w:rPr>
          <w:rFonts w:ascii="Arial" w:eastAsia="Times New Roman" w:hAnsi="Arial" w:cs="Arial"/>
          <w:color w:val="000000"/>
          <w:kern w:val="0"/>
          <w14:ligatures w14:val="none"/>
        </w:rPr>
        <w:t>Clarify</w:t>
      </w:r>
      <w:r w:rsidR="00D62511">
        <w:rPr>
          <w:rFonts w:ascii="Arial" w:eastAsia="Times New Roman" w:hAnsi="Arial" w:cs="Arial"/>
          <w:color w:val="000000"/>
          <w:kern w:val="0"/>
          <w14:ligatures w14:val="none"/>
        </w:rPr>
        <w:t xml:space="preserve">ing the mechanistic connections underlying xenobiotic interactions with organisms is </w:t>
      </w:r>
      <w:r w:rsidR="00115EDC">
        <w:rPr>
          <w:rFonts w:ascii="Arial" w:eastAsia="Times New Roman" w:hAnsi="Arial" w:cs="Arial"/>
          <w:color w:val="000000"/>
          <w:kern w:val="0"/>
          <w14:ligatures w14:val="none"/>
        </w:rPr>
        <w:t>essenti</w:t>
      </w:r>
      <w:r w:rsidR="00D62511">
        <w:rPr>
          <w:rFonts w:ascii="Arial" w:eastAsia="Times New Roman" w:hAnsi="Arial" w:cs="Arial"/>
          <w:color w:val="000000"/>
          <w:kern w:val="0"/>
          <w14:ligatures w14:val="none"/>
        </w:rPr>
        <w:t xml:space="preserve">al for </w:t>
      </w:r>
      <w:r w:rsidR="00526308">
        <w:rPr>
          <w:rFonts w:ascii="Arial" w:eastAsia="Times New Roman" w:hAnsi="Arial" w:cs="Arial"/>
          <w:color w:val="000000"/>
          <w:kern w:val="0"/>
          <w14:ligatures w14:val="none"/>
        </w:rPr>
        <w:t>interpreting physiological indicators and strengthening conservation and management decisions in increasingly altered ecosystems</w:t>
      </w:r>
      <w:r w:rsidR="001C65FA">
        <w:rPr>
          <w:rFonts w:ascii="Arial" w:eastAsia="Times New Roman" w:hAnsi="Arial" w:cs="Arial"/>
          <w:color w:val="000000"/>
          <w:kern w:val="0"/>
          <w14:ligatures w14:val="none"/>
        </w:rPr>
        <w:t>.</w:t>
      </w:r>
    </w:p>
    <w:p w14:paraId="651759AE" w14:textId="77777777" w:rsidR="005E1EBB" w:rsidRPr="004D3F45" w:rsidRDefault="005E1EBB" w:rsidP="005E1EBB">
      <w:pPr>
        <w:spacing w:line="480" w:lineRule="auto"/>
        <w:ind w:firstLine="720"/>
        <w:rPr>
          <w:rFonts w:ascii="Arial" w:eastAsia="Times New Roman" w:hAnsi="Arial" w:cs="Arial"/>
          <w:color w:val="000000"/>
          <w:kern w:val="0"/>
          <w14:ligatures w14:val="none"/>
        </w:rPr>
      </w:pPr>
    </w:p>
    <w:p w14:paraId="36E15A75" w14:textId="0F780494" w:rsidR="00676DE3" w:rsidRDefault="00676DE3">
      <w:pPr>
        <w:rPr>
          <w:rFonts w:ascii="Arial" w:hAnsi="Arial" w:cs="Arial"/>
        </w:rPr>
      </w:pPr>
      <w:r>
        <w:rPr>
          <w:rFonts w:ascii="Arial" w:hAnsi="Arial" w:cs="Arial"/>
        </w:rPr>
        <w:br w:type="page"/>
      </w:r>
    </w:p>
    <w:p w14:paraId="2699B11F" w14:textId="30466665" w:rsidR="00AB131F" w:rsidRDefault="004D3F45" w:rsidP="00122893">
      <w:pPr>
        <w:spacing w:line="480" w:lineRule="auto"/>
        <w:rPr>
          <w:rFonts w:ascii="Arial" w:hAnsi="Arial" w:cs="Arial"/>
        </w:rPr>
      </w:pPr>
      <w:r>
        <w:rPr>
          <w:rFonts w:ascii="Arial" w:hAnsi="Arial" w:cs="Arial"/>
          <w:b/>
          <w:bCs/>
        </w:rPr>
        <w:lastRenderedPageBreak/>
        <w:t>5</w:t>
      </w:r>
      <w:r w:rsidR="00AB131F">
        <w:rPr>
          <w:rFonts w:ascii="Arial" w:hAnsi="Arial" w:cs="Arial"/>
          <w:b/>
          <w:bCs/>
        </w:rPr>
        <w:t>.</w:t>
      </w:r>
      <w:r w:rsidR="007B242C">
        <w:rPr>
          <w:rFonts w:ascii="Arial" w:hAnsi="Arial" w:cs="Arial"/>
          <w:b/>
          <w:bCs/>
        </w:rPr>
        <w:t xml:space="preserve"> </w:t>
      </w:r>
      <w:r w:rsidR="0043715D">
        <w:rPr>
          <w:rFonts w:ascii="Arial" w:hAnsi="Arial" w:cs="Arial"/>
          <w:b/>
          <w:bCs/>
        </w:rPr>
        <w:t>Ethical Declarations</w:t>
      </w:r>
    </w:p>
    <w:p w14:paraId="497644FA" w14:textId="73B9C9D7" w:rsidR="007B242C" w:rsidRPr="007B242C" w:rsidRDefault="0043715D" w:rsidP="00122893">
      <w:pPr>
        <w:spacing w:line="480" w:lineRule="auto"/>
        <w:rPr>
          <w:rFonts w:ascii="Arial" w:hAnsi="Arial" w:cs="Arial"/>
        </w:rPr>
      </w:pPr>
      <w:r>
        <w:rPr>
          <w:rFonts w:ascii="Arial" w:hAnsi="Arial" w:cs="Arial"/>
        </w:rPr>
        <w:t xml:space="preserve">Southeastern Louisiana University Institutional Animal Care and Use Committee (IACUC) approved all procedures used herein, and we confirm that we performed all procedures in accordance with the approved IACUC </w:t>
      </w:r>
      <w:r w:rsidR="006F2404">
        <w:rPr>
          <w:rFonts w:ascii="Arial" w:hAnsi="Arial" w:cs="Arial"/>
        </w:rPr>
        <w:t>0093</w:t>
      </w:r>
      <w:r w:rsidR="007C0C20" w:rsidRPr="007C0C20">
        <w:rPr>
          <w:rFonts w:ascii="Arial" w:hAnsi="Arial" w:cs="Arial"/>
        </w:rPr>
        <w:t>.</w:t>
      </w:r>
    </w:p>
    <w:p w14:paraId="340EF716" w14:textId="77777777" w:rsidR="0043715D" w:rsidRDefault="0043715D" w:rsidP="0043715D">
      <w:pPr>
        <w:spacing w:line="480" w:lineRule="auto"/>
        <w:rPr>
          <w:rFonts w:ascii="Arial" w:hAnsi="Arial" w:cs="Arial"/>
          <w:b/>
          <w:bCs/>
        </w:rPr>
      </w:pPr>
    </w:p>
    <w:p w14:paraId="3BF333D1" w14:textId="7DA67AE1" w:rsidR="0043715D" w:rsidRDefault="0043715D" w:rsidP="0043715D">
      <w:pPr>
        <w:spacing w:line="480" w:lineRule="auto"/>
        <w:rPr>
          <w:rFonts w:ascii="Arial" w:hAnsi="Arial" w:cs="Arial"/>
        </w:rPr>
      </w:pPr>
      <w:r>
        <w:rPr>
          <w:rFonts w:ascii="Arial" w:hAnsi="Arial" w:cs="Arial"/>
          <w:b/>
          <w:bCs/>
        </w:rPr>
        <w:t>6. Acknowledgments</w:t>
      </w:r>
    </w:p>
    <w:p w14:paraId="7C17BFCD" w14:textId="77777777" w:rsidR="0043715D" w:rsidRPr="007B242C" w:rsidRDefault="0043715D" w:rsidP="0043715D">
      <w:pPr>
        <w:spacing w:line="480" w:lineRule="auto"/>
        <w:rPr>
          <w:rFonts w:ascii="Arial" w:hAnsi="Arial" w:cs="Arial"/>
        </w:rPr>
      </w:pPr>
      <w:r>
        <w:rPr>
          <w:rFonts w:ascii="Arial" w:hAnsi="Arial" w:cs="Arial"/>
        </w:rPr>
        <w:t xml:space="preserve">We thank </w:t>
      </w:r>
      <w:r w:rsidRPr="007B242C">
        <w:rPr>
          <w:rFonts w:ascii="Arial" w:hAnsi="Arial" w:cs="Arial"/>
        </w:rPr>
        <w:t xml:space="preserve">Gary Vitrano and the Louisiana Department of Wildlife </w:t>
      </w:r>
      <w:r>
        <w:rPr>
          <w:rFonts w:ascii="Arial" w:hAnsi="Arial" w:cs="Arial"/>
        </w:rPr>
        <w:t>and</w:t>
      </w:r>
      <w:r w:rsidRPr="007B242C">
        <w:rPr>
          <w:rFonts w:ascii="Arial" w:hAnsi="Arial" w:cs="Arial"/>
        </w:rPr>
        <w:t xml:space="preserve"> Fisheries for collecting</w:t>
      </w:r>
      <w:r>
        <w:rPr>
          <w:rFonts w:ascii="Arial" w:hAnsi="Arial" w:cs="Arial"/>
        </w:rPr>
        <w:t xml:space="preserve">, </w:t>
      </w:r>
      <w:r w:rsidRPr="007B242C">
        <w:rPr>
          <w:rFonts w:ascii="Arial" w:hAnsi="Arial" w:cs="Arial"/>
        </w:rPr>
        <w:t>transporting</w:t>
      </w:r>
      <w:r>
        <w:rPr>
          <w:rFonts w:ascii="Arial" w:hAnsi="Arial" w:cs="Arial"/>
        </w:rPr>
        <w:t>, and donating</w:t>
      </w:r>
      <w:r w:rsidRPr="007B242C">
        <w:rPr>
          <w:rFonts w:ascii="Arial" w:hAnsi="Arial" w:cs="Arial"/>
        </w:rPr>
        <w:t xml:space="preserve"> the </w:t>
      </w:r>
      <w:r>
        <w:rPr>
          <w:rFonts w:ascii="Arial" w:hAnsi="Arial" w:cs="Arial"/>
        </w:rPr>
        <w:t>fish used herein</w:t>
      </w:r>
      <w:r w:rsidRPr="007B242C">
        <w:rPr>
          <w:rFonts w:ascii="Arial" w:hAnsi="Arial" w:cs="Arial"/>
        </w:rPr>
        <w:t xml:space="preserve">. </w:t>
      </w:r>
      <w:r>
        <w:rPr>
          <w:rFonts w:ascii="Arial" w:hAnsi="Arial" w:cs="Arial"/>
        </w:rPr>
        <w:t>W</w:t>
      </w:r>
      <w:r w:rsidRPr="007B242C">
        <w:rPr>
          <w:rFonts w:ascii="Arial" w:hAnsi="Arial" w:cs="Arial"/>
        </w:rPr>
        <w:t>e thank the Southeastern Louisiana University</w:t>
      </w:r>
      <w:r>
        <w:rPr>
          <w:rFonts w:ascii="Arial" w:hAnsi="Arial" w:cs="Arial"/>
        </w:rPr>
        <w:t xml:space="preserve"> </w:t>
      </w:r>
      <w:r w:rsidRPr="007B242C">
        <w:rPr>
          <w:rFonts w:ascii="Arial" w:hAnsi="Arial" w:cs="Arial"/>
        </w:rPr>
        <w:t>Vertebrate Museum for supplying resources that</w:t>
      </w:r>
      <w:r>
        <w:rPr>
          <w:rFonts w:ascii="Arial" w:hAnsi="Arial" w:cs="Arial"/>
        </w:rPr>
        <w:t xml:space="preserve"> made this study possible</w:t>
      </w:r>
      <w:r w:rsidRPr="007B242C">
        <w:rPr>
          <w:rFonts w:ascii="Arial" w:hAnsi="Arial" w:cs="Arial"/>
        </w:rPr>
        <w:t xml:space="preserve">. </w:t>
      </w:r>
      <w:r w:rsidRPr="007C0C20">
        <w:rPr>
          <w:rFonts w:ascii="Arial" w:hAnsi="Arial" w:cs="Arial"/>
        </w:rPr>
        <w:t xml:space="preserve">The use of trade, firm, or product names is for descriptive purposes only and does not imply endorsement by the </w:t>
      </w:r>
      <w:r>
        <w:rPr>
          <w:rFonts w:ascii="Arial" w:hAnsi="Arial" w:cs="Arial"/>
        </w:rPr>
        <w:t>author’s employers</w:t>
      </w:r>
      <w:r w:rsidRPr="007C0C20">
        <w:rPr>
          <w:rFonts w:ascii="Arial" w:hAnsi="Arial" w:cs="Arial"/>
        </w:rPr>
        <w:t>.</w:t>
      </w:r>
    </w:p>
    <w:p w14:paraId="1BE38DD0" w14:textId="77777777" w:rsidR="00AB131F" w:rsidRDefault="00AB131F" w:rsidP="00122893">
      <w:pPr>
        <w:spacing w:line="480" w:lineRule="auto"/>
        <w:rPr>
          <w:rFonts w:ascii="Arial" w:hAnsi="Arial" w:cs="Arial"/>
        </w:rPr>
      </w:pPr>
    </w:p>
    <w:p w14:paraId="68FC273E" w14:textId="79E2BDD3" w:rsidR="007B242C" w:rsidRDefault="0043715D" w:rsidP="007B242C">
      <w:pPr>
        <w:spacing w:line="480" w:lineRule="auto"/>
        <w:rPr>
          <w:rFonts w:ascii="Arial" w:hAnsi="Arial" w:cs="Arial"/>
        </w:rPr>
      </w:pPr>
      <w:r>
        <w:rPr>
          <w:rFonts w:ascii="Arial" w:hAnsi="Arial" w:cs="Arial"/>
          <w:b/>
          <w:bCs/>
        </w:rPr>
        <w:t>7</w:t>
      </w:r>
      <w:r w:rsidR="007B242C">
        <w:rPr>
          <w:rFonts w:ascii="Arial" w:hAnsi="Arial" w:cs="Arial"/>
          <w:b/>
          <w:bCs/>
        </w:rPr>
        <w:t xml:space="preserve">. </w:t>
      </w:r>
      <w:r w:rsidR="004D3F45">
        <w:rPr>
          <w:rFonts w:ascii="Arial" w:hAnsi="Arial" w:cs="Arial"/>
          <w:b/>
          <w:bCs/>
        </w:rPr>
        <w:t xml:space="preserve">Author </w:t>
      </w:r>
      <w:r w:rsidR="007B242C">
        <w:rPr>
          <w:rFonts w:ascii="Arial" w:hAnsi="Arial" w:cs="Arial"/>
          <w:b/>
          <w:bCs/>
        </w:rPr>
        <w:t>Contributions</w:t>
      </w:r>
    </w:p>
    <w:p w14:paraId="2C75725B" w14:textId="092CE124" w:rsidR="007B242C" w:rsidRDefault="007B242C" w:rsidP="00122893">
      <w:pPr>
        <w:spacing w:line="480" w:lineRule="auto"/>
        <w:rPr>
          <w:rFonts w:ascii="Arial" w:hAnsi="Arial" w:cs="Arial"/>
        </w:rPr>
      </w:pPr>
      <w:r>
        <w:rPr>
          <w:rFonts w:ascii="Arial" w:hAnsi="Arial" w:cs="Arial"/>
        </w:rPr>
        <w:t>ARJ</w:t>
      </w:r>
      <w:r w:rsidRPr="007B242C">
        <w:rPr>
          <w:rFonts w:ascii="Arial" w:hAnsi="Arial" w:cs="Arial"/>
        </w:rPr>
        <w:t>: Conceptualization, Data Curation</w:t>
      </w:r>
      <w:r w:rsidR="007C0C20" w:rsidRPr="007B242C">
        <w:rPr>
          <w:rFonts w:ascii="Arial" w:hAnsi="Arial" w:cs="Arial"/>
        </w:rPr>
        <w:t>, Methodolog</w:t>
      </w:r>
      <w:r w:rsidR="007C0C20">
        <w:rPr>
          <w:rFonts w:ascii="Arial" w:hAnsi="Arial" w:cs="Arial"/>
        </w:rPr>
        <w:t>y</w:t>
      </w:r>
      <w:r w:rsidRPr="007B242C">
        <w:rPr>
          <w:rFonts w:ascii="Arial" w:hAnsi="Arial" w:cs="Arial"/>
        </w:rPr>
        <w:t>, Formal Analysis,</w:t>
      </w:r>
      <w:r w:rsidR="004D3F45">
        <w:rPr>
          <w:rFonts w:ascii="Arial" w:hAnsi="Arial" w:cs="Arial"/>
        </w:rPr>
        <w:t xml:space="preserve"> and</w:t>
      </w:r>
      <w:r w:rsidRPr="007B242C">
        <w:rPr>
          <w:rFonts w:ascii="Arial" w:hAnsi="Arial" w:cs="Arial"/>
        </w:rPr>
        <w:t xml:space="preserve"> Writing</w:t>
      </w:r>
      <w:r w:rsidR="004D3F45">
        <w:rPr>
          <w:rFonts w:ascii="Arial" w:hAnsi="Arial" w:cs="Arial"/>
        </w:rPr>
        <w:t>—</w:t>
      </w:r>
      <w:r w:rsidRPr="007B242C">
        <w:rPr>
          <w:rFonts w:ascii="Arial" w:hAnsi="Arial" w:cs="Arial"/>
        </w:rPr>
        <w:t>original draft, review</w:t>
      </w:r>
      <w:r>
        <w:rPr>
          <w:rFonts w:ascii="Arial" w:hAnsi="Arial" w:cs="Arial"/>
        </w:rPr>
        <w:t>,</w:t>
      </w:r>
      <w:r w:rsidRPr="007B242C">
        <w:rPr>
          <w:rFonts w:ascii="Arial" w:hAnsi="Arial" w:cs="Arial"/>
        </w:rPr>
        <w:t xml:space="preserve"> and editing.</w:t>
      </w:r>
      <w:r w:rsidR="007C0C20">
        <w:rPr>
          <w:rFonts w:ascii="Arial" w:hAnsi="Arial" w:cs="Arial"/>
        </w:rPr>
        <w:t xml:space="preserve"> TSC: </w:t>
      </w:r>
      <w:r w:rsidR="007C0C20" w:rsidRPr="007B242C">
        <w:rPr>
          <w:rFonts w:ascii="Arial" w:hAnsi="Arial" w:cs="Arial"/>
        </w:rPr>
        <w:t>Conceptualization,</w:t>
      </w:r>
      <w:r w:rsidR="007C0C20" w:rsidRPr="007C0C20">
        <w:rPr>
          <w:rFonts w:ascii="Arial" w:hAnsi="Arial" w:cs="Arial"/>
        </w:rPr>
        <w:t xml:space="preserve"> </w:t>
      </w:r>
      <w:r w:rsidR="005E1EBB">
        <w:rPr>
          <w:rFonts w:ascii="Arial" w:hAnsi="Arial" w:cs="Arial"/>
        </w:rPr>
        <w:t xml:space="preserve">Data Curation, </w:t>
      </w:r>
      <w:r w:rsidR="007C0C20" w:rsidRPr="007B242C">
        <w:rPr>
          <w:rFonts w:ascii="Arial" w:hAnsi="Arial" w:cs="Arial"/>
        </w:rPr>
        <w:t>Methodology</w:t>
      </w:r>
      <w:r w:rsidR="007C0C20">
        <w:rPr>
          <w:rFonts w:ascii="Arial" w:hAnsi="Arial" w:cs="Arial"/>
        </w:rPr>
        <w:t>,</w:t>
      </w:r>
      <w:r w:rsidR="007C0C20" w:rsidRPr="007B242C">
        <w:rPr>
          <w:rFonts w:ascii="Arial" w:hAnsi="Arial" w:cs="Arial"/>
        </w:rPr>
        <w:t xml:space="preserve"> Formal Analysis, </w:t>
      </w:r>
      <w:r w:rsidR="004D3F45">
        <w:rPr>
          <w:rFonts w:ascii="Arial" w:hAnsi="Arial" w:cs="Arial"/>
        </w:rPr>
        <w:t xml:space="preserve">and </w:t>
      </w:r>
      <w:r w:rsidR="007C0C20" w:rsidRPr="007B242C">
        <w:rPr>
          <w:rFonts w:ascii="Arial" w:hAnsi="Arial" w:cs="Arial"/>
        </w:rPr>
        <w:t>Writing</w:t>
      </w:r>
      <w:r w:rsidR="004D3F45">
        <w:rPr>
          <w:rFonts w:ascii="Arial" w:hAnsi="Arial" w:cs="Arial"/>
        </w:rPr>
        <w:t>—</w:t>
      </w:r>
      <w:r w:rsidR="007C0C20" w:rsidRPr="007B242C">
        <w:rPr>
          <w:rFonts w:ascii="Arial" w:hAnsi="Arial" w:cs="Arial"/>
        </w:rPr>
        <w:t>review and editing</w:t>
      </w:r>
      <w:r w:rsidR="007C0C20">
        <w:rPr>
          <w:rFonts w:ascii="Arial" w:hAnsi="Arial" w:cs="Arial"/>
        </w:rPr>
        <w:t>.</w:t>
      </w:r>
      <w:r w:rsidRPr="007B242C">
        <w:rPr>
          <w:rFonts w:ascii="Arial" w:hAnsi="Arial" w:cs="Arial"/>
        </w:rPr>
        <w:t xml:space="preserve"> </w:t>
      </w:r>
      <w:r w:rsidR="007C0C20">
        <w:rPr>
          <w:rFonts w:ascii="Arial" w:hAnsi="Arial" w:cs="Arial"/>
        </w:rPr>
        <w:t>JBN</w:t>
      </w:r>
      <w:r w:rsidRPr="007B242C">
        <w:rPr>
          <w:rFonts w:ascii="Arial" w:hAnsi="Arial" w:cs="Arial"/>
        </w:rPr>
        <w:t xml:space="preserve">: Conceptualization, Data Curation, Methodology, </w:t>
      </w:r>
      <w:r w:rsidR="004D3F45">
        <w:rPr>
          <w:rFonts w:ascii="Arial" w:hAnsi="Arial" w:cs="Arial"/>
        </w:rPr>
        <w:t xml:space="preserve">and </w:t>
      </w:r>
      <w:r w:rsidRPr="007B242C">
        <w:rPr>
          <w:rFonts w:ascii="Arial" w:hAnsi="Arial" w:cs="Arial"/>
        </w:rPr>
        <w:t>Writing</w:t>
      </w:r>
      <w:r w:rsidR="004D3F45">
        <w:rPr>
          <w:rFonts w:ascii="Arial" w:hAnsi="Arial" w:cs="Arial"/>
        </w:rPr>
        <w:t>—</w:t>
      </w:r>
      <w:r w:rsidRPr="007B242C">
        <w:rPr>
          <w:rFonts w:ascii="Arial" w:hAnsi="Arial" w:cs="Arial"/>
        </w:rPr>
        <w:t xml:space="preserve">original draft. </w:t>
      </w:r>
      <w:r w:rsidR="007C0C20">
        <w:rPr>
          <w:rFonts w:ascii="Arial" w:hAnsi="Arial" w:cs="Arial"/>
        </w:rPr>
        <w:t>MM</w:t>
      </w:r>
      <w:r w:rsidRPr="007B242C">
        <w:rPr>
          <w:rFonts w:ascii="Arial" w:hAnsi="Arial" w:cs="Arial"/>
        </w:rPr>
        <w:t xml:space="preserve">: Conceptualization, Methodology, </w:t>
      </w:r>
      <w:r w:rsidR="004D3F45">
        <w:rPr>
          <w:rFonts w:ascii="Arial" w:hAnsi="Arial" w:cs="Arial"/>
        </w:rPr>
        <w:t xml:space="preserve">and </w:t>
      </w:r>
      <w:r w:rsidRPr="007B242C">
        <w:rPr>
          <w:rFonts w:ascii="Arial" w:hAnsi="Arial" w:cs="Arial"/>
        </w:rPr>
        <w:t>Writing</w:t>
      </w:r>
      <w:r w:rsidR="004D3F45">
        <w:rPr>
          <w:rFonts w:ascii="Arial" w:hAnsi="Arial" w:cs="Arial"/>
        </w:rPr>
        <w:t>—</w:t>
      </w:r>
      <w:r w:rsidRPr="007B242C">
        <w:rPr>
          <w:rFonts w:ascii="Arial" w:hAnsi="Arial" w:cs="Arial"/>
        </w:rPr>
        <w:t xml:space="preserve">original draft. </w:t>
      </w:r>
      <w:r w:rsidR="007C0C20">
        <w:rPr>
          <w:rFonts w:ascii="Arial" w:hAnsi="Arial" w:cs="Arial"/>
        </w:rPr>
        <w:t>KRP</w:t>
      </w:r>
      <w:r w:rsidRPr="007B242C">
        <w:rPr>
          <w:rFonts w:ascii="Arial" w:hAnsi="Arial" w:cs="Arial"/>
        </w:rPr>
        <w:t>: Methodology</w:t>
      </w:r>
      <w:r w:rsidR="004D3F45">
        <w:rPr>
          <w:rFonts w:ascii="Arial" w:hAnsi="Arial" w:cs="Arial"/>
        </w:rPr>
        <w:t xml:space="preserve"> and</w:t>
      </w:r>
      <w:r w:rsidRPr="007B242C">
        <w:rPr>
          <w:rFonts w:ascii="Arial" w:hAnsi="Arial" w:cs="Arial"/>
        </w:rPr>
        <w:t xml:space="preserve"> Writing</w:t>
      </w:r>
      <w:r w:rsidR="004D3F45">
        <w:rPr>
          <w:rFonts w:ascii="Arial" w:hAnsi="Arial" w:cs="Arial"/>
        </w:rPr>
        <w:t>—</w:t>
      </w:r>
      <w:r w:rsidRPr="007B242C">
        <w:rPr>
          <w:rFonts w:ascii="Arial" w:hAnsi="Arial" w:cs="Arial"/>
        </w:rPr>
        <w:t>review and editing</w:t>
      </w:r>
      <w:r w:rsidR="007C0C20">
        <w:rPr>
          <w:rFonts w:ascii="Arial" w:hAnsi="Arial" w:cs="Arial"/>
        </w:rPr>
        <w:t>. CMM</w:t>
      </w:r>
      <w:r w:rsidRPr="007B242C">
        <w:rPr>
          <w:rFonts w:ascii="Arial" w:hAnsi="Arial" w:cs="Arial"/>
        </w:rPr>
        <w:t xml:space="preserve">: Conceptualization, Methodology, </w:t>
      </w:r>
      <w:r w:rsidR="004D3F45">
        <w:rPr>
          <w:rFonts w:ascii="Arial" w:hAnsi="Arial" w:cs="Arial"/>
        </w:rPr>
        <w:t xml:space="preserve">and </w:t>
      </w:r>
      <w:r w:rsidRPr="007B242C">
        <w:rPr>
          <w:rFonts w:ascii="Arial" w:hAnsi="Arial" w:cs="Arial"/>
        </w:rPr>
        <w:t>Writing</w:t>
      </w:r>
      <w:r w:rsidR="004D3F45">
        <w:rPr>
          <w:rFonts w:ascii="Arial" w:hAnsi="Arial" w:cs="Arial"/>
        </w:rPr>
        <w:t>—</w:t>
      </w:r>
      <w:r w:rsidRPr="007B242C">
        <w:rPr>
          <w:rFonts w:ascii="Arial" w:hAnsi="Arial" w:cs="Arial"/>
        </w:rPr>
        <w:t>review</w:t>
      </w:r>
      <w:r w:rsidR="007C0C20">
        <w:rPr>
          <w:rFonts w:ascii="Arial" w:hAnsi="Arial" w:cs="Arial"/>
        </w:rPr>
        <w:t xml:space="preserve"> </w:t>
      </w:r>
      <w:r w:rsidRPr="007B242C">
        <w:rPr>
          <w:rFonts w:ascii="Arial" w:hAnsi="Arial" w:cs="Arial"/>
        </w:rPr>
        <w:t>and editing.</w:t>
      </w:r>
    </w:p>
    <w:p w14:paraId="1F87D0F2" w14:textId="77777777" w:rsidR="007B242C" w:rsidRDefault="007B242C" w:rsidP="00122893">
      <w:pPr>
        <w:spacing w:line="480" w:lineRule="auto"/>
        <w:rPr>
          <w:rFonts w:ascii="Arial" w:hAnsi="Arial" w:cs="Arial"/>
        </w:rPr>
      </w:pPr>
    </w:p>
    <w:p w14:paraId="73B446D2" w14:textId="6026A704" w:rsidR="007B242C" w:rsidRDefault="0043715D" w:rsidP="007B242C">
      <w:pPr>
        <w:spacing w:line="480" w:lineRule="auto"/>
        <w:rPr>
          <w:rFonts w:ascii="Arial" w:hAnsi="Arial" w:cs="Arial"/>
        </w:rPr>
      </w:pPr>
      <w:r>
        <w:rPr>
          <w:rFonts w:ascii="Arial" w:hAnsi="Arial" w:cs="Arial"/>
          <w:b/>
          <w:bCs/>
        </w:rPr>
        <w:t>8</w:t>
      </w:r>
      <w:r w:rsidR="007B242C">
        <w:rPr>
          <w:rFonts w:ascii="Arial" w:hAnsi="Arial" w:cs="Arial"/>
          <w:b/>
          <w:bCs/>
        </w:rPr>
        <w:t xml:space="preserve">. </w:t>
      </w:r>
      <w:r w:rsidR="004D3F45">
        <w:rPr>
          <w:rFonts w:ascii="Arial" w:hAnsi="Arial" w:cs="Arial"/>
          <w:b/>
          <w:bCs/>
        </w:rPr>
        <w:t>Conflicts of Interest</w:t>
      </w:r>
    </w:p>
    <w:p w14:paraId="0A6454DD" w14:textId="06A2242F" w:rsidR="007B242C" w:rsidRPr="007B242C" w:rsidRDefault="007B242C" w:rsidP="007B242C">
      <w:pPr>
        <w:spacing w:line="480" w:lineRule="auto"/>
        <w:rPr>
          <w:rFonts w:ascii="Arial" w:hAnsi="Arial" w:cs="Arial"/>
        </w:rPr>
      </w:pPr>
      <w:r>
        <w:rPr>
          <w:rFonts w:ascii="Arial" w:hAnsi="Arial" w:cs="Arial"/>
        </w:rPr>
        <w:t xml:space="preserve">The authors declare no conflict of interest or competing interests. </w:t>
      </w:r>
    </w:p>
    <w:p w14:paraId="64A6B218" w14:textId="41748839" w:rsidR="007B242C" w:rsidRDefault="007B242C" w:rsidP="00122893">
      <w:pPr>
        <w:spacing w:line="480" w:lineRule="auto"/>
        <w:rPr>
          <w:rFonts w:ascii="Arial" w:hAnsi="Arial" w:cs="Arial"/>
        </w:rPr>
      </w:pPr>
    </w:p>
    <w:p w14:paraId="1CCDC579" w14:textId="4FB8FEFE" w:rsidR="004D3F45" w:rsidRDefault="0043715D" w:rsidP="00122893">
      <w:pPr>
        <w:spacing w:line="480" w:lineRule="auto"/>
        <w:rPr>
          <w:rFonts w:ascii="Arial" w:hAnsi="Arial" w:cs="Arial"/>
        </w:rPr>
      </w:pPr>
      <w:r>
        <w:rPr>
          <w:rFonts w:ascii="Arial" w:hAnsi="Arial" w:cs="Arial"/>
          <w:b/>
          <w:bCs/>
        </w:rPr>
        <w:lastRenderedPageBreak/>
        <w:t>9</w:t>
      </w:r>
      <w:r w:rsidR="004D3F45">
        <w:rPr>
          <w:rFonts w:ascii="Arial" w:hAnsi="Arial" w:cs="Arial"/>
          <w:b/>
          <w:bCs/>
        </w:rPr>
        <w:t xml:space="preserve">. Funding </w:t>
      </w:r>
    </w:p>
    <w:p w14:paraId="310E0509" w14:textId="6A07E4F4" w:rsidR="004D3F45" w:rsidRDefault="00F34016" w:rsidP="00122893">
      <w:pPr>
        <w:spacing w:line="480" w:lineRule="auto"/>
        <w:rPr>
          <w:rFonts w:ascii="Arial" w:hAnsi="Arial" w:cs="Arial"/>
        </w:rPr>
      </w:pPr>
      <w:r>
        <w:rPr>
          <w:rFonts w:ascii="Arial" w:hAnsi="Arial" w:cs="Arial"/>
        </w:rPr>
        <w:t>Our work was supported by the</w:t>
      </w:r>
      <w:r w:rsidR="00115132">
        <w:rPr>
          <w:rFonts w:ascii="Arial" w:hAnsi="Arial" w:cs="Arial"/>
        </w:rPr>
        <w:t xml:space="preserve"> Schlieder Endowed Professorship</w:t>
      </w:r>
      <w:r>
        <w:rPr>
          <w:rFonts w:ascii="Arial" w:hAnsi="Arial" w:cs="Arial"/>
        </w:rPr>
        <w:t xml:space="preserve"> [to CMM and KRP]</w:t>
      </w:r>
      <w:r w:rsidR="00AF0EDD">
        <w:rPr>
          <w:rFonts w:ascii="Arial" w:hAnsi="Arial" w:cs="Arial"/>
        </w:rPr>
        <w:t xml:space="preserve">, and </w:t>
      </w:r>
      <w:r w:rsidR="00EA5D19">
        <w:rPr>
          <w:rFonts w:ascii="Arial" w:hAnsi="Arial" w:cs="Arial"/>
        </w:rPr>
        <w:t xml:space="preserve">Southeastern Louisiana University’s Center for Environmental </w:t>
      </w:r>
      <w:r w:rsidR="00E2531B">
        <w:rPr>
          <w:rFonts w:ascii="Arial" w:hAnsi="Arial" w:cs="Arial"/>
        </w:rPr>
        <w:t>Research</w:t>
      </w:r>
      <w:r w:rsidR="00AF0EDD">
        <w:rPr>
          <w:rFonts w:ascii="Arial" w:hAnsi="Arial" w:cs="Arial"/>
        </w:rPr>
        <w:t xml:space="preserve"> and Department of Biological Sciences</w:t>
      </w:r>
      <w:r w:rsidR="004D3F45">
        <w:rPr>
          <w:rFonts w:ascii="Arial" w:hAnsi="Arial" w:cs="Arial"/>
        </w:rPr>
        <w:t>.</w:t>
      </w:r>
      <w:r>
        <w:rPr>
          <w:rFonts w:ascii="Arial" w:hAnsi="Arial" w:cs="Arial"/>
        </w:rPr>
        <w:t xml:space="preserve"> Our research received no specific grant from any funding agency in the public, commercial, or not-for-profit sectors.</w:t>
      </w:r>
    </w:p>
    <w:p w14:paraId="5A138A65" w14:textId="77777777" w:rsidR="004D3F45" w:rsidRPr="004D3F45" w:rsidRDefault="004D3F45" w:rsidP="00122893">
      <w:pPr>
        <w:spacing w:line="480" w:lineRule="auto"/>
        <w:rPr>
          <w:rFonts w:ascii="Arial" w:hAnsi="Arial" w:cs="Arial"/>
        </w:rPr>
      </w:pPr>
    </w:p>
    <w:p w14:paraId="70AF6745" w14:textId="142BB3FB" w:rsidR="002F400A" w:rsidRDefault="0043715D" w:rsidP="00122893">
      <w:pPr>
        <w:spacing w:line="480" w:lineRule="auto"/>
        <w:rPr>
          <w:rFonts w:ascii="Arial" w:hAnsi="Arial" w:cs="Arial"/>
        </w:rPr>
      </w:pPr>
      <w:r>
        <w:rPr>
          <w:rFonts w:ascii="Arial" w:hAnsi="Arial" w:cs="Arial"/>
          <w:b/>
          <w:bCs/>
        </w:rPr>
        <w:t>10</w:t>
      </w:r>
      <w:r w:rsidR="002F400A">
        <w:rPr>
          <w:rFonts w:ascii="Arial" w:hAnsi="Arial" w:cs="Arial"/>
          <w:b/>
          <w:bCs/>
        </w:rPr>
        <w:t>. Data Availability</w:t>
      </w:r>
    </w:p>
    <w:p w14:paraId="33127829" w14:textId="7C233AA0" w:rsidR="002F400A" w:rsidRPr="002F400A" w:rsidRDefault="002F400A" w:rsidP="00122893">
      <w:pPr>
        <w:spacing w:line="480" w:lineRule="auto"/>
        <w:rPr>
          <w:rFonts w:ascii="Arial" w:hAnsi="Arial" w:cs="Arial"/>
        </w:rPr>
      </w:pPr>
      <w:r>
        <w:rPr>
          <w:rFonts w:ascii="Arial" w:hAnsi="Arial" w:cs="Arial"/>
        </w:rPr>
        <w:t xml:space="preserve">Data and code </w:t>
      </w:r>
      <w:r w:rsidR="00E95E6A">
        <w:rPr>
          <w:rFonts w:ascii="Arial" w:hAnsi="Arial" w:cs="Arial"/>
        </w:rPr>
        <w:t xml:space="preserve">supporting this study's findings, following the standards set out by </w:t>
      </w:r>
      <w:r w:rsidR="00E95E6A">
        <w:rPr>
          <w:rFonts w:ascii="Arial" w:hAnsi="Arial" w:cs="Arial"/>
        </w:rPr>
        <w:fldChar w:fldCharType="begin"/>
      </w:r>
      <w:r w:rsidR="00E25081">
        <w:rPr>
          <w:rFonts w:ascii="Arial" w:hAnsi="Arial" w:cs="Arial"/>
        </w:rPr>
        <w:instrText xml:space="preserve"> ADDIN ZOTERO_ITEM CSL_CITATION {"citationID":"ViELvxj8","properties":{"formattedCitation":"(Jenkins {\\i{}et al.}, 2023)","plainCitation":"(Jenkins et al., 2023)","dontUpdate":true,"noteIndex":0},"citationItems":[{"id":493,"uris":["http://zotero.org/users/4161640/items/S62WWTT2"],"itemData":{"id":493,"type":"article-journal","abstract":"We call for journals to commit to requiring open data be archived in a format that will be simple and clear for readers to understand and use. If applied consistently, these requirements will allow contributors to be acknowledged for their work through citation of open data, and facilitate scientific progress.","container-title":"Ecology and Evolution","DOI":"10.1002/ece3.9961","ISSN":"2045-7758","issue":"5","journalAbbreviation":"Ecol. Evol.","license":"© 2023 The Authors. Ecology and Evolution published by John Wiley &amp; Sons Ltd.","note":"_eprint: https://onlinelibrary.wiley.com/doi/pdf/10.1002/ece3.9961","page":"e9961","source":"Wiley Online Library","title":"Reproducibility in ecology and evolution: minimum standards for data and code","title-short":"Reproducibility in ecology and evolution","volume":"13","author":[{"family":"Jenkins","given":"Gareth B."},{"family":"Beckerman","given":"Andrew P."},{"family":"Bellard","given":"Céline"},{"family":"Benítez-López","given":"Ana"},{"family":"Ellison","given":"Aaron M."},{"family":"Foote","given":"Christopher G."},{"family":"Hufton","given":"Andrew L."},{"family":"Lashley","given":"Marcus A."},{"family":"Lortie","given":"Christopher J."},{"family":"Ma","given":"Zhaoxue"},{"family":"Moore","given":"Allen J."},{"family":"Narum","given":"Shawn R."},{"family":"Nilsson","given":"Johan"},{"family":"O'Boyle","given":"Bridget"},{"family":"Provete","given":"Diogo B."},{"family":"Razgour","given":"Orly"},{"family":"Rieseberg","given":"Loren"},{"family":"Riginos","given":"Cynthia"},{"family":"Santini","given":"Luca"},{"family":"Sibbett","given":"Benjamin"},{"family":"Peres-Neto","given":"Pedro R."}],"issued":{"date-parts":[["2023"]]}}}],"schema":"https://github.com/citation-style-language/schema/raw/master/csl-citation.json"} </w:instrText>
      </w:r>
      <w:r w:rsidR="00E95E6A">
        <w:rPr>
          <w:rFonts w:ascii="Arial" w:hAnsi="Arial" w:cs="Arial"/>
        </w:rPr>
        <w:fldChar w:fldCharType="separate"/>
      </w:r>
      <w:r w:rsidR="00E95E6A" w:rsidRPr="00E95E6A">
        <w:rPr>
          <w:rFonts w:ascii="Arial" w:hAnsi="Arial" w:cs="Arial"/>
          <w:kern w:val="0"/>
        </w:rPr>
        <w:t xml:space="preserve">Jenkins </w:t>
      </w:r>
      <w:r w:rsidR="00E95E6A" w:rsidRPr="00E95E6A">
        <w:rPr>
          <w:rFonts w:ascii="Arial" w:hAnsi="Arial" w:cs="Arial"/>
          <w:i/>
          <w:iCs/>
          <w:kern w:val="0"/>
        </w:rPr>
        <w:t>et al.</w:t>
      </w:r>
      <w:r w:rsidR="00E95E6A" w:rsidRPr="00E95E6A">
        <w:rPr>
          <w:rFonts w:ascii="Arial" w:hAnsi="Arial" w:cs="Arial"/>
          <w:kern w:val="0"/>
        </w:rPr>
        <w:t xml:space="preserve"> </w:t>
      </w:r>
      <w:r w:rsidR="00E95E6A">
        <w:rPr>
          <w:rFonts w:ascii="Arial" w:hAnsi="Arial" w:cs="Arial"/>
          <w:kern w:val="0"/>
        </w:rPr>
        <w:t>(</w:t>
      </w:r>
      <w:r w:rsidR="00E95E6A" w:rsidRPr="00E95E6A">
        <w:rPr>
          <w:rFonts w:ascii="Arial" w:hAnsi="Arial" w:cs="Arial"/>
          <w:kern w:val="0"/>
        </w:rPr>
        <w:t>2023)</w:t>
      </w:r>
      <w:r w:rsidR="00E95E6A">
        <w:rPr>
          <w:rFonts w:ascii="Arial" w:hAnsi="Arial" w:cs="Arial"/>
        </w:rPr>
        <w:fldChar w:fldCharType="end"/>
      </w:r>
      <w:r w:rsidR="00E95E6A">
        <w:rPr>
          <w:rFonts w:ascii="Arial" w:hAnsi="Arial" w:cs="Arial"/>
        </w:rPr>
        <w:t xml:space="preserve">, </w:t>
      </w:r>
      <w:r>
        <w:rPr>
          <w:rFonts w:ascii="Arial" w:hAnsi="Arial" w:cs="Arial"/>
        </w:rPr>
        <w:t xml:space="preserve">are openly available on GitHub: </w:t>
      </w:r>
      <w:r w:rsidRPr="002F400A">
        <w:rPr>
          <w:rFonts w:ascii="Arial" w:hAnsi="Arial" w:cs="Arial"/>
          <w:i/>
          <w:iCs/>
        </w:rPr>
        <w:t xml:space="preserve">a </w:t>
      </w:r>
      <w:r>
        <w:rPr>
          <w:rFonts w:ascii="Arial" w:hAnsi="Arial" w:cs="Arial"/>
          <w:i/>
          <w:iCs/>
        </w:rPr>
        <w:t>link will be provided after the manuscript is accepted</w:t>
      </w:r>
      <w:r>
        <w:rPr>
          <w:rFonts w:ascii="Arial" w:hAnsi="Arial" w:cs="Arial"/>
        </w:rPr>
        <w:t>.</w:t>
      </w:r>
      <w:r w:rsidR="00CC348A">
        <w:rPr>
          <w:rFonts w:ascii="Arial" w:hAnsi="Arial" w:cs="Arial"/>
        </w:rPr>
        <w:t xml:space="preserve"> A Dryad Digital Repository will also be created and available after manuscript acceptance.</w:t>
      </w:r>
    </w:p>
    <w:p w14:paraId="0A912E1E" w14:textId="77777777" w:rsidR="00110DC8" w:rsidRDefault="00110DC8" w:rsidP="00122893">
      <w:pPr>
        <w:spacing w:line="480" w:lineRule="auto"/>
        <w:rPr>
          <w:ins w:id="87" w:author="Reviewer" w:date="2026-09-07T09:18:00Z" w16du:dateUtc="2026-09-07T14:18:00Z"/>
          <w:rFonts w:ascii="Arial" w:hAnsi="Arial" w:cs="Arial"/>
        </w:rPr>
      </w:pPr>
    </w:p>
    <w:p w14:paraId="3CDC9A8C" w14:textId="77777777" w:rsidR="00110DC8" w:rsidRDefault="00110DC8" w:rsidP="00122893">
      <w:pPr>
        <w:spacing w:line="480" w:lineRule="auto"/>
        <w:rPr>
          <w:ins w:id="88" w:author="Reviewer" w:date="2026-09-07T09:18:00Z" w16du:dateUtc="2026-09-07T14:18:00Z"/>
          <w:rFonts w:ascii="Arial" w:hAnsi="Arial" w:cs="Arial"/>
        </w:rPr>
        <w:sectPr w:rsidR="00110DC8" w:rsidSect="00122893">
          <w:footerReference w:type="even" r:id="rId7"/>
          <w:footerReference w:type="default" r:id="rId8"/>
          <w:pgSz w:w="12240" w:h="15840"/>
          <w:pgMar w:top="1440" w:right="1440" w:bottom="1440" w:left="1440" w:header="720" w:footer="720" w:gutter="0"/>
          <w:lnNumType w:countBy="1" w:restart="continuous"/>
          <w:cols w:space="720"/>
          <w:docGrid w:linePitch="360"/>
        </w:sectPr>
      </w:pPr>
    </w:p>
    <w:p w14:paraId="0F4D1F3A" w14:textId="23E4EB8F" w:rsidR="002F400A" w:rsidDel="00110DC8" w:rsidRDefault="002F400A" w:rsidP="00122893">
      <w:pPr>
        <w:spacing w:line="480" w:lineRule="auto"/>
        <w:rPr>
          <w:del w:id="89" w:author="Reviewer" w:date="2026-09-07T09:18:00Z" w16du:dateUtc="2026-09-07T14:18:00Z"/>
          <w:rFonts w:ascii="Arial" w:hAnsi="Arial" w:cs="Arial"/>
        </w:rPr>
      </w:pPr>
    </w:p>
    <w:p w14:paraId="191DADA6" w14:textId="30969A32" w:rsidR="00E26807" w:rsidRDefault="007C0C20" w:rsidP="00E26807">
      <w:pPr>
        <w:spacing w:line="480" w:lineRule="auto"/>
        <w:rPr>
          <w:rFonts w:ascii="Arial" w:hAnsi="Arial" w:cs="Arial"/>
        </w:rPr>
      </w:pPr>
      <w:r>
        <w:rPr>
          <w:rFonts w:ascii="Arial" w:hAnsi="Arial" w:cs="Arial"/>
          <w:b/>
          <w:bCs/>
        </w:rPr>
        <w:t>1</w:t>
      </w:r>
      <w:r w:rsidR="0043715D">
        <w:rPr>
          <w:rFonts w:ascii="Arial" w:hAnsi="Arial" w:cs="Arial"/>
          <w:b/>
          <w:bCs/>
        </w:rPr>
        <w:t>1</w:t>
      </w:r>
      <w:r w:rsidR="007B242C">
        <w:rPr>
          <w:rFonts w:ascii="Arial" w:hAnsi="Arial" w:cs="Arial"/>
          <w:b/>
          <w:bCs/>
        </w:rPr>
        <w:t>. References</w:t>
      </w:r>
    </w:p>
    <w:p w14:paraId="74DB7790" w14:textId="77777777" w:rsidR="000430F0" w:rsidRPr="00E2531B" w:rsidRDefault="00CD6FE5" w:rsidP="000430F0">
      <w:pPr>
        <w:pStyle w:val="Bibliography"/>
        <w:rPr>
          <w:rFonts w:ascii="Arial" w:hAnsi="Arial" w:cs="Arial"/>
        </w:rPr>
      </w:pPr>
      <w:r w:rsidRPr="009C312A">
        <w:rPr>
          <w:rFonts w:ascii="Arial" w:hAnsi="Arial" w:cs="Arial"/>
        </w:rPr>
        <w:fldChar w:fldCharType="begin"/>
      </w:r>
      <w:r w:rsidRPr="009C312A">
        <w:rPr>
          <w:rFonts w:ascii="Arial" w:hAnsi="Arial" w:cs="Arial"/>
        </w:rPr>
        <w:instrText xml:space="preserve"> ADDIN ZOTERO_BIBL {"uncited":[],"omitted":[],"custom":[]} CSL_BIBLIOGRAPHY </w:instrText>
      </w:r>
      <w:r w:rsidRPr="009C312A">
        <w:rPr>
          <w:rFonts w:ascii="Arial" w:hAnsi="Arial" w:cs="Arial"/>
        </w:rPr>
        <w:fldChar w:fldCharType="separate"/>
      </w:r>
      <w:r w:rsidR="000430F0" w:rsidRPr="00E2531B">
        <w:rPr>
          <w:rFonts w:ascii="Arial" w:hAnsi="Arial" w:cs="Arial"/>
        </w:rPr>
        <w:t xml:space="preserve">Abunada Z, Alazaiza MYD, Bashir MJK (2020) An overview of per- and polyfluoroalkyl substances (PFAS) in the environment: source, fate, risk and regulations. </w:t>
      </w:r>
      <w:r w:rsidR="000430F0" w:rsidRPr="00E2531B">
        <w:rPr>
          <w:rFonts w:ascii="Arial" w:hAnsi="Arial" w:cs="Arial"/>
          <w:i/>
          <w:iCs/>
        </w:rPr>
        <w:t>Water</w:t>
      </w:r>
      <w:r w:rsidR="000430F0" w:rsidRPr="00E2531B">
        <w:rPr>
          <w:rFonts w:ascii="Arial" w:hAnsi="Arial" w:cs="Arial"/>
        </w:rPr>
        <w:t xml:space="preserve"> 12: 3590.</w:t>
      </w:r>
    </w:p>
    <w:p w14:paraId="2286C8EC" w14:textId="77777777" w:rsidR="000430F0" w:rsidRPr="00E2531B" w:rsidRDefault="000430F0" w:rsidP="000430F0">
      <w:pPr>
        <w:pStyle w:val="Bibliography"/>
        <w:rPr>
          <w:rFonts w:ascii="Arial" w:hAnsi="Arial" w:cs="Arial"/>
        </w:rPr>
      </w:pPr>
      <w:r w:rsidRPr="00E2531B">
        <w:rPr>
          <w:rFonts w:ascii="Arial" w:hAnsi="Arial" w:cs="Arial"/>
        </w:rPr>
        <w:t xml:space="preserve">Aerts J, Metz JR, Ampe B, Decostere A, Flik G, De Saeger S (2015) Scales tell a story on the stress history of fish. </w:t>
      </w:r>
      <w:r w:rsidRPr="00E2531B">
        <w:rPr>
          <w:rFonts w:ascii="Arial" w:hAnsi="Arial" w:cs="Arial"/>
          <w:i/>
          <w:iCs/>
        </w:rPr>
        <w:t>PLoS One</w:t>
      </w:r>
      <w:r w:rsidRPr="00E2531B">
        <w:rPr>
          <w:rFonts w:ascii="Arial" w:hAnsi="Arial" w:cs="Arial"/>
        </w:rPr>
        <w:t xml:space="preserve"> 10: e0123411.</w:t>
      </w:r>
    </w:p>
    <w:p w14:paraId="27D6D815" w14:textId="77777777" w:rsidR="000430F0" w:rsidRPr="00E2531B" w:rsidRDefault="000430F0" w:rsidP="000430F0">
      <w:pPr>
        <w:pStyle w:val="Bibliography"/>
        <w:rPr>
          <w:rFonts w:ascii="Arial" w:hAnsi="Arial" w:cs="Arial"/>
        </w:rPr>
      </w:pPr>
      <w:r w:rsidRPr="00E2531B">
        <w:rPr>
          <w:rFonts w:ascii="Arial" w:hAnsi="Arial" w:cs="Arial"/>
        </w:rPr>
        <w:t xml:space="preserve">Ali H, Khan E, Ilahi I (2019) Environmental chemistry and ecotoxicology of hazardous heavy metals: environmental persistence, toxicity, and bioaccumulation. </w:t>
      </w:r>
      <w:r w:rsidRPr="00E2531B">
        <w:rPr>
          <w:rFonts w:ascii="Arial" w:hAnsi="Arial" w:cs="Arial"/>
          <w:i/>
          <w:iCs/>
        </w:rPr>
        <w:t>J Chem</w:t>
      </w:r>
      <w:r w:rsidRPr="00E2531B">
        <w:rPr>
          <w:rFonts w:ascii="Arial" w:hAnsi="Arial" w:cs="Arial"/>
        </w:rPr>
        <w:t xml:space="preserve"> 2019: 1–14.</w:t>
      </w:r>
    </w:p>
    <w:p w14:paraId="782C6901" w14:textId="77777777" w:rsidR="000430F0" w:rsidRPr="00E2531B" w:rsidRDefault="000430F0" w:rsidP="000430F0">
      <w:pPr>
        <w:pStyle w:val="Bibliography"/>
        <w:rPr>
          <w:rFonts w:ascii="Arial" w:hAnsi="Arial" w:cs="Arial"/>
        </w:rPr>
      </w:pPr>
      <w:r w:rsidRPr="00E2531B">
        <w:rPr>
          <w:rFonts w:ascii="Arial" w:hAnsi="Arial" w:cs="Arial"/>
        </w:rPr>
        <w:t xml:space="preserve">Alloway BJ, Jackson AP (1991) The behaviour of heavy metals in sewage sludge-amended soils. </w:t>
      </w:r>
      <w:r w:rsidRPr="00E2531B">
        <w:rPr>
          <w:rFonts w:ascii="Arial" w:hAnsi="Arial" w:cs="Arial"/>
          <w:i/>
          <w:iCs/>
        </w:rPr>
        <w:t>Sci Total Environ</w:t>
      </w:r>
      <w:r w:rsidRPr="00E2531B">
        <w:rPr>
          <w:rFonts w:ascii="Arial" w:hAnsi="Arial" w:cs="Arial"/>
        </w:rPr>
        <w:t xml:space="preserve"> 100: 151–176.</w:t>
      </w:r>
    </w:p>
    <w:p w14:paraId="5AC54139" w14:textId="77777777" w:rsidR="000430F0" w:rsidRPr="00E2531B" w:rsidRDefault="000430F0" w:rsidP="000430F0">
      <w:pPr>
        <w:pStyle w:val="Bibliography"/>
        <w:rPr>
          <w:rFonts w:ascii="Arial" w:hAnsi="Arial" w:cs="Arial"/>
        </w:rPr>
      </w:pPr>
      <w:r w:rsidRPr="00E2531B">
        <w:rPr>
          <w:rFonts w:ascii="Arial" w:hAnsi="Arial" w:cs="Arial"/>
        </w:rPr>
        <w:t>Anderson RO, Neumann RM (1996) Length, weight, and associated structural indices. In: Murphy BR, Willis DW, eds. Fisheries Techniques, 2nd Edition. Edition. American Fisheries Society, Bethesda, Maryland, USA, pp 447–482.</w:t>
      </w:r>
    </w:p>
    <w:p w14:paraId="5C641D45" w14:textId="77777777" w:rsidR="000430F0" w:rsidRPr="00E2531B" w:rsidRDefault="000430F0" w:rsidP="000430F0">
      <w:pPr>
        <w:pStyle w:val="Bibliography"/>
        <w:rPr>
          <w:rFonts w:ascii="Arial" w:hAnsi="Arial" w:cs="Arial"/>
        </w:rPr>
      </w:pPr>
      <w:r w:rsidRPr="00E2531B">
        <w:rPr>
          <w:rFonts w:ascii="Arial" w:hAnsi="Arial" w:cs="Arial"/>
        </w:rPr>
        <w:t xml:space="preserve">Anzecc A (2000) Australian and New Zealand guidelines for fresh and marine water quality. </w:t>
      </w:r>
      <w:r w:rsidRPr="00E2531B">
        <w:rPr>
          <w:rFonts w:ascii="Arial" w:hAnsi="Arial" w:cs="Arial"/>
          <w:i/>
          <w:iCs/>
        </w:rPr>
        <w:t>Australian and New Zealand Environment and Conservation Council and Agriculture and Resource Management Council of Australia and New Zealand, Canberra</w:t>
      </w:r>
      <w:r w:rsidRPr="00E2531B">
        <w:rPr>
          <w:rFonts w:ascii="Arial" w:hAnsi="Arial" w:cs="Arial"/>
        </w:rPr>
        <w:t xml:space="preserve"> 1: 1–314.</w:t>
      </w:r>
    </w:p>
    <w:p w14:paraId="07C3B9AF" w14:textId="77777777" w:rsidR="000430F0" w:rsidRDefault="000430F0" w:rsidP="000430F0">
      <w:pPr>
        <w:pStyle w:val="Bibliography"/>
        <w:rPr>
          <w:rFonts w:ascii="Arial" w:hAnsi="Arial" w:cs="Arial"/>
        </w:rPr>
      </w:pPr>
      <w:r w:rsidRPr="00E2531B">
        <w:rPr>
          <w:rFonts w:ascii="Arial" w:hAnsi="Arial" w:cs="Arial"/>
        </w:rPr>
        <w:t xml:space="preserve">Ask AV, Jenssen BM, Tartu S, Angelier F, Chastel O, Gabrielsen GW (2021) Per-and polyfluoroalkyl substances are positively associated with thyroid hormones in an arctic seabird. </w:t>
      </w:r>
      <w:r w:rsidRPr="00E2531B">
        <w:rPr>
          <w:rFonts w:ascii="Arial" w:hAnsi="Arial" w:cs="Arial"/>
          <w:i/>
          <w:iCs/>
        </w:rPr>
        <w:t>Environ Toxicol Chem</w:t>
      </w:r>
      <w:r w:rsidRPr="00E2531B">
        <w:rPr>
          <w:rFonts w:ascii="Arial" w:hAnsi="Arial" w:cs="Arial"/>
        </w:rPr>
        <w:t xml:space="preserve"> 40: 820–831.</w:t>
      </w:r>
    </w:p>
    <w:p w14:paraId="621FFA56" w14:textId="0CADD2ED" w:rsidR="00366BC8" w:rsidRPr="00366BC8" w:rsidRDefault="00366BC8" w:rsidP="00366BC8">
      <w:pPr>
        <w:pStyle w:val="Bibliography"/>
        <w:rPr>
          <w:rFonts w:ascii="Arial" w:hAnsi="Arial" w:cs="Arial"/>
        </w:rPr>
      </w:pPr>
      <w:r w:rsidRPr="00E2531B">
        <w:rPr>
          <w:rFonts w:ascii="Arial" w:hAnsi="Arial" w:cs="Arial"/>
        </w:rPr>
        <w:t>A</w:t>
      </w:r>
      <w:r>
        <w:rPr>
          <w:rFonts w:ascii="Arial" w:hAnsi="Arial" w:cs="Arial"/>
        </w:rPr>
        <w:t>tli G, Canli M.</w:t>
      </w:r>
      <w:r w:rsidRPr="00E2531B">
        <w:rPr>
          <w:rFonts w:ascii="Arial" w:hAnsi="Arial" w:cs="Arial"/>
        </w:rPr>
        <w:t xml:space="preserve"> (</w:t>
      </w:r>
      <w:r>
        <w:rPr>
          <w:rFonts w:ascii="Arial" w:hAnsi="Arial" w:cs="Arial"/>
        </w:rPr>
        <w:t>2010</w:t>
      </w:r>
      <w:r w:rsidRPr="00E2531B">
        <w:rPr>
          <w:rFonts w:ascii="Arial" w:hAnsi="Arial" w:cs="Arial"/>
        </w:rPr>
        <w:t xml:space="preserve">) </w:t>
      </w:r>
      <w:r>
        <w:rPr>
          <w:rFonts w:ascii="Arial" w:hAnsi="Arial" w:cs="Arial"/>
        </w:rPr>
        <w:t xml:space="preserve">Response of antioxidant system of freshwater fish </w:t>
      </w:r>
      <w:r>
        <w:rPr>
          <w:rFonts w:ascii="Arial" w:hAnsi="Arial" w:cs="Arial"/>
          <w:i/>
          <w:iCs/>
        </w:rPr>
        <w:t xml:space="preserve">Oreochromis niloticus </w:t>
      </w:r>
      <w:r>
        <w:rPr>
          <w:rFonts w:ascii="Arial" w:hAnsi="Arial" w:cs="Arial"/>
        </w:rPr>
        <w:t>to acute and chronic metal (Cd, Cu, Cr, Zn, Fe) exposures</w:t>
      </w:r>
      <w:r w:rsidRPr="00E2531B">
        <w:rPr>
          <w:rFonts w:ascii="Arial" w:hAnsi="Arial" w:cs="Arial"/>
        </w:rPr>
        <w:t xml:space="preserve">. </w:t>
      </w:r>
      <w:r>
        <w:rPr>
          <w:rFonts w:ascii="Arial" w:hAnsi="Arial" w:cs="Arial"/>
          <w:i/>
          <w:iCs/>
        </w:rPr>
        <w:t>Ecotoxicol. Environ. Saf.</w:t>
      </w:r>
      <w:r w:rsidRPr="00E2531B">
        <w:rPr>
          <w:rFonts w:ascii="Arial" w:hAnsi="Arial" w:cs="Arial"/>
        </w:rPr>
        <w:t xml:space="preserve"> </w:t>
      </w:r>
      <w:r>
        <w:rPr>
          <w:rFonts w:ascii="Arial" w:hAnsi="Arial" w:cs="Arial"/>
        </w:rPr>
        <w:t>73</w:t>
      </w:r>
      <w:r w:rsidRPr="00E2531B">
        <w:rPr>
          <w:rFonts w:ascii="Arial" w:hAnsi="Arial" w:cs="Arial"/>
        </w:rPr>
        <w:t xml:space="preserve">: </w:t>
      </w:r>
      <w:r>
        <w:rPr>
          <w:rFonts w:ascii="Arial" w:hAnsi="Arial" w:cs="Arial"/>
        </w:rPr>
        <w:t>1884</w:t>
      </w:r>
      <w:r w:rsidRPr="00E2531B">
        <w:rPr>
          <w:rFonts w:ascii="Arial" w:hAnsi="Arial" w:cs="Arial"/>
        </w:rPr>
        <w:t>–</w:t>
      </w:r>
      <w:r>
        <w:rPr>
          <w:rFonts w:ascii="Arial" w:hAnsi="Arial" w:cs="Arial"/>
        </w:rPr>
        <w:t>1889</w:t>
      </w:r>
      <w:r w:rsidRPr="00E2531B">
        <w:rPr>
          <w:rFonts w:ascii="Arial" w:hAnsi="Arial" w:cs="Arial"/>
        </w:rPr>
        <w:t>.</w:t>
      </w:r>
    </w:p>
    <w:p w14:paraId="7AB72B56" w14:textId="77777777" w:rsidR="000430F0" w:rsidRPr="00E2531B" w:rsidRDefault="000430F0" w:rsidP="000430F0">
      <w:pPr>
        <w:pStyle w:val="Bibliography"/>
        <w:rPr>
          <w:rFonts w:ascii="Arial" w:hAnsi="Arial" w:cs="Arial"/>
        </w:rPr>
      </w:pPr>
      <w:r w:rsidRPr="00E2531B">
        <w:rPr>
          <w:rFonts w:ascii="Arial" w:hAnsi="Arial" w:cs="Arial"/>
        </w:rPr>
        <w:t xml:space="preserve">Baker MR, Gobush KS, Vynne CH (2013) Review of factors influencing stress hormones in fish and wildlife. </w:t>
      </w:r>
      <w:r w:rsidRPr="00E2531B">
        <w:rPr>
          <w:rFonts w:ascii="Arial" w:hAnsi="Arial" w:cs="Arial"/>
          <w:i/>
          <w:iCs/>
        </w:rPr>
        <w:t>J Nat Conserv</w:t>
      </w:r>
      <w:r w:rsidRPr="00E2531B">
        <w:rPr>
          <w:rFonts w:ascii="Arial" w:hAnsi="Arial" w:cs="Arial"/>
        </w:rPr>
        <w:t xml:space="preserve"> 21: 309–318.</w:t>
      </w:r>
    </w:p>
    <w:p w14:paraId="76902C85" w14:textId="77777777" w:rsidR="000430F0" w:rsidRDefault="000430F0" w:rsidP="000430F0">
      <w:pPr>
        <w:pStyle w:val="Bibliography"/>
        <w:rPr>
          <w:rFonts w:ascii="Arial" w:hAnsi="Arial" w:cs="Arial"/>
        </w:rPr>
      </w:pPr>
      <w:r w:rsidRPr="00E2531B">
        <w:rPr>
          <w:rFonts w:ascii="Arial" w:hAnsi="Arial" w:cs="Arial"/>
        </w:rPr>
        <w:t xml:space="preserve">Barlow PM, Reichard EG (2010) Saltwater intrusion in coastal regions of North America. </w:t>
      </w:r>
      <w:r w:rsidRPr="00E2531B">
        <w:rPr>
          <w:rFonts w:ascii="Arial" w:hAnsi="Arial" w:cs="Arial"/>
          <w:i/>
          <w:iCs/>
        </w:rPr>
        <w:t>Hydrogeol J</w:t>
      </w:r>
      <w:r w:rsidRPr="00E2531B">
        <w:rPr>
          <w:rFonts w:ascii="Arial" w:hAnsi="Arial" w:cs="Arial"/>
        </w:rPr>
        <w:t xml:space="preserve"> 18: 247–260.</w:t>
      </w:r>
    </w:p>
    <w:p w14:paraId="0F800A37" w14:textId="2357C57D" w:rsidR="00961D66" w:rsidRDefault="00961D66" w:rsidP="00961D66">
      <w:pPr>
        <w:pStyle w:val="Bibliography"/>
        <w:rPr>
          <w:rFonts w:ascii="Arial" w:hAnsi="Arial" w:cs="Arial"/>
        </w:rPr>
      </w:pPr>
      <w:r w:rsidRPr="00E2531B">
        <w:rPr>
          <w:rFonts w:ascii="Arial" w:hAnsi="Arial" w:cs="Arial"/>
        </w:rPr>
        <w:t>Bar</w:t>
      </w:r>
      <w:r>
        <w:rPr>
          <w:rFonts w:ascii="Arial" w:hAnsi="Arial" w:cs="Arial"/>
        </w:rPr>
        <w:t>ton BA</w:t>
      </w:r>
      <w:r w:rsidRPr="00E2531B">
        <w:rPr>
          <w:rFonts w:ascii="Arial" w:hAnsi="Arial" w:cs="Arial"/>
        </w:rPr>
        <w:t xml:space="preserve"> (</w:t>
      </w:r>
      <w:r>
        <w:rPr>
          <w:rFonts w:ascii="Arial" w:hAnsi="Arial" w:cs="Arial"/>
        </w:rPr>
        <w:t>2002</w:t>
      </w:r>
      <w:r w:rsidRPr="00E2531B">
        <w:rPr>
          <w:rFonts w:ascii="Arial" w:hAnsi="Arial" w:cs="Arial"/>
        </w:rPr>
        <w:t xml:space="preserve">) </w:t>
      </w:r>
      <w:r>
        <w:rPr>
          <w:rFonts w:ascii="Arial" w:hAnsi="Arial" w:cs="Arial"/>
        </w:rPr>
        <w:t>Stress in fishes: a diversity of responses with particular reference to changes in circulating corticosteroids</w:t>
      </w:r>
      <w:r w:rsidRPr="00E2531B">
        <w:rPr>
          <w:rFonts w:ascii="Arial" w:hAnsi="Arial" w:cs="Arial"/>
        </w:rPr>
        <w:t xml:space="preserve">. </w:t>
      </w:r>
      <w:r>
        <w:rPr>
          <w:rFonts w:ascii="Arial" w:hAnsi="Arial" w:cs="Arial"/>
          <w:i/>
          <w:iCs/>
        </w:rPr>
        <w:t>Integr Comp Biol</w:t>
      </w:r>
      <w:r w:rsidRPr="00E2531B">
        <w:rPr>
          <w:rFonts w:ascii="Arial" w:hAnsi="Arial" w:cs="Arial"/>
        </w:rPr>
        <w:t xml:space="preserve"> </w:t>
      </w:r>
      <w:r>
        <w:rPr>
          <w:rFonts w:ascii="Arial" w:hAnsi="Arial" w:cs="Arial"/>
        </w:rPr>
        <w:t>42(3)</w:t>
      </w:r>
      <w:r w:rsidRPr="00E2531B">
        <w:rPr>
          <w:rFonts w:ascii="Arial" w:hAnsi="Arial" w:cs="Arial"/>
        </w:rPr>
        <w:t xml:space="preserve">: </w:t>
      </w:r>
      <w:r>
        <w:rPr>
          <w:rFonts w:ascii="Arial" w:hAnsi="Arial" w:cs="Arial"/>
        </w:rPr>
        <w:t>517–525</w:t>
      </w:r>
      <w:r w:rsidRPr="00E2531B">
        <w:rPr>
          <w:rFonts w:ascii="Arial" w:hAnsi="Arial" w:cs="Arial"/>
        </w:rPr>
        <w:t>.</w:t>
      </w:r>
    </w:p>
    <w:p w14:paraId="733FD2A1" w14:textId="77BED10A" w:rsidR="00A20B51" w:rsidRPr="00E2531B" w:rsidRDefault="00A20B51" w:rsidP="00A20B51">
      <w:pPr>
        <w:pStyle w:val="Bibliography"/>
        <w:rPr>
          <w:rFonts w:ascii="Arial" w:hAnsi="Arial" w:cs="Arial"/>
        </w:rPr>
      </w:pPr>
      <w:r w:rsidRPr="00E2531B">
        <w:rPr>
          <w:rFonts w:ascii="Arial" w:hAnsi="Arial" w:cs="Arial"/>
        </w:rPr>
        <w:t>B</w:t>
      </w:r>
      <w:r>
        <w:rPr>
          <w:rFonts w:ascii="Arial" w:hAnsi="Arial" w:cs="Arial"/>
        </w:rPr>
        <w:t>era T, Kumar SV, Devi MS, Kumar V, Behera BK, Das BK (2022) Effect of heavy metals in fish reproduction: a review</w:t>
      </w:r>
      <w:r w:rsidRPr="00E2531B">
        <w:rPr>
          <w:rFonts w:ascii="Arial" w:hAnsi="Arial" w:cs="Arial"/>
        </w:rPr>
        <w:t xml:space="preserve">. </w:t>
      </w:r>
      <w:r>
        <w:rPr>
          <w:rFonts w:ascii="Arial" w:hAnsi="Arial" w:cs="Arial"/>
          <w:i/>
          <w:iCs/>
        </w:rPr>
        <w:t>J Environ Biol</w:t>
      </w:r>
      <w:r w:rsidRPr="00E2531B">
        <w:rPr>
          <w:rFonts w:ascii="Arial" w:hAnsi="Arial" w:cs="Arial"/>
        </w:rPr>
        <w:t xml:space="preserve"> </w:t>
      </w:r>
      <w:r>
        <w:rPr>
          <w:rFonts w:ascii="Arial" w:hAnsi="Arial" w:cs="Arial"/>
        </w:rPr>
        <w:t>43: 631–642</w:t>
      </w:r>
      <w:r w:rsidRPr="00E2531B">
        <w:rPr>
          <w:rFonts w:ascii="Arial" w:hAnsi="Arial" w:cs="Arial"/>
        </w:rPr>
        <w:t>.</w:t>
      </w:r>
    </w:p>
    <w:p w14:paraId="1408E700" w14:textId="77777777" w:rsidR="000430F0" w:rsidRPr="00E2531B" w:rsidRDefault="000430F0" w:rsidP="000430F0">
      <w:pPr>
        <w:pStyle w:val="Bibliography"/>
        <w:rPr>
          <w:rFonts w:ascii="Arial" w:hAnsi="Arial" w:cs="Arial"/>
        </w:rPr>
      </w:pPr>
      <w:r w:rsidRPr="00E2531B">
        <w:rPr>
          <w:rFonts w:ascii="Arial" w:hAnsi="Arial" w:cs="Arial"/>
        </w:rPr>
        <w:lastRenderedPageBreak/>
        <w:t xml:space="preserve">Bhattachan A, Jurjonas MD, Morris PR, Taillie PJ, Smart LS, Emanuel RE, Seekamp EL (2019) Linking residential saltwater intrusion risk perceptions to physical exposure of climate change impacts in rural coastal communities of North Carolina. </w:t>
      </w:r>
      <w:r w:rsidRPr="00E2531B">
        <w:rPr>
          <w:rFonts w:ascii="Arial" w:hAnsi="Arial" w:cs="Arial"/>
          <w:i/>
          <w:iCs/>
        </w:rPr>
        <w:t>Nat Hazards</w:t>
      </w:r>
      <w:r w:rsidRPr="00E2531B">
        <w:rPr>
          <w:rFonts w:ascii="Arial" w:hAnsi="Arial" w:cs="Arial"/>
        </w:rPr>
        <w:t xml:space="preserve"> 97: 1277–1295.</w:t>
      </w:r>
    </w:p>
    <w:p w14:paraId="79466F6F" w14:textId="77777777" w:rsidR="000430F0" w:rsidRPr="00E2531B" w:rsidRDefault="000430F0" w:rsidP="000430F0">
      <w:pPr>
        <w:pStyle w:val="Bibliography"/>
        <w:rPr>
          <w:rFonts w:ascii="Arial" w:hAnsi="Arial" w:cs="Arial"/>
        </w:rPr>
      </w:pPr>
      <w:r w:rsidRPr="00E2531B">
        <w:rPr>
          <w:rFonts w:ascii="Arial" w:hAnsi="Arial" w:cs="Arial"/>
        </w:rPr>
        <w:t>Birgersson L, Jouve J, Jönsson E, Asker N, Andreasson F, Golovko O, Ahrens L, Sturve J (2021) Thyroid function and immune status in perch (</w:t>
      </w:r>
      <w:r w:rsidRPr="00E2531B">
        <w:rPr>
          <w:rFonts w:ascii="Arial" w:hAnsi="Arial" w:cs="Arial"/>
          <w:i/>
          <w:iCs/>
        </w:rPr>
        <w:t>Perca fluviatilis</w:t>
      </w:r>
      <w:r w:rsidRPr="00E2531B">
        <w:rPr>
          <w:rFonts w:ascii="Arial" w:hAnsi="Arial" w:cs="Arial"/>
        </w:rPr>
        <w:t xml:space="preserve">) from lakes contaminated with PFASs or PCBs. </w:t>
      </w:r>
      <w:r w:rsidRPr="00E2531B">
        <w:rPr>
          <w:rFonts w:ascii="Arial" w:hAnsi="Arial" w:cs="Arial"/>
          <w:i/>
          <w:iCs/>
        </w:rPr>
        <w:t>Ecotoxicol Environ Saf</w:t>
      </w:r>
      <w:r w:rsidRPr="00E2531B">
        <w:rPr>
          <w:rFonts w:ascii="Arial" w:hAnsi="Arial" w:cs="Arial"/>
        </w:rPr>
        <w:t xml:space="preserve"> 222: 112495.</w:t>
      </w:r>
    </w:p>
    <w:p w14:paraId="1E2DFEAC" w14:textId="11E6DF02" w:rsidR="000430F0" w:rsidRDefault="000430F0" w:rsidP="000430F0">
      <w:pPr>
        <w:pStyle w:val="Bibliography"/>
        <w:rPr>
          <w:rFonts w:ascii="Arial" w:hAnsi="Arial" w:cs="Arial"/>
        </w:rPr>
      </w:pPr>
      <w:r w:rsidRPr="00E2531B">
        <w:rPr>
          <w:rFonts w:ascii="Arial" w:hAnsi="Arial" w:cs="Arial"/>
        </w:rPr>
        <w:t>B</w:t>
      </w:r>
      <w:r w:rsidR="007069B9">
        <w:rPr>
          <w:rFonts w:ascii="Arial" w:hAnsi="Arial" w:cs="Arial"/>
        </w:rPr>
        <w:t xml:space="preserve">oeuf G, Payan P (2001) How should salinity influence fish growth? </w:t>
      </w:r>
      <w:r w:rsidR="007069B9" w:rsidRPr="008B24EF">
        <w:rPr>
          <w:rFonts w:ascii="Arial" w:hAnsi="Arial" w:cs="Arial"/>
          <w:i/>
          <w:iCs/>
        </w:rPr>
        <w:t xml:space="preserve">Comp Biochem Physiol C Toxicol Pharmacol </w:t>
      </w:r>
      <w:r w:rsidR="007069B9">
        <w:rPr>
          <w:rFonts w:ascii="Arial" w:hAnsi="Arial" w:cs="Arial"/>
        </w:rPr>
        <w:t>4(130): 411–423.</w:t>
      </w:r>
    </w:p>
    <w:p w14:paraId="05A653F2" w14:textId="60A5CF11" w:rsidR="007069B9" w:rsidRPr="007069B9" w:rsidRDefault="007069B9" w:rsidP="007069B9">
      <w:pPr>
        <w:pStyle w:val="Bibliography"/>
        <w:rPr>
          <w:rFonts w:ascii="Arial" w:hAnsi="Arial" w:cs="Arial"/>
        </w:rPr>
      </w:pPr>
      <w:r w:rsidRPr="00E2531B">
        <w:rPr>
          <w:rFonts w:ascii="Arial" w:hAnsi="Arial" w:cs="Arial"/>
        </w:rPr>
        <w:t xml:space="preserve">Brendel S, Fetter É, Staude C, Vierke L, Biegel-Engler A (2018) Short-chain perfluoroalkyl acids: environmental concerns and a regulatory strategy under REACH. </w:t>
      </w:r>
      <w:r w:rsidRPr="00E2531B">
        <w:rPr>
          <w:rFonts w:ascii="Arial" w:hAnsi="Arial" w:cs="Arial"/>
          <w:i/>
          <w:iCs/>
        </w:rPr>
        <w:t>Environ Sci Eur</w:t>
      </w:r>
      <w:r w:rsidRPr="00E2531B">
        <w:rPr>
          <w:rFonts w:ascii="Arial" w:hAnsi="Arial" w:cs="Arial"/>
        </w:rPr>
        <w:t xml:space="preserve"> 30: 9.</w:t>
      </w:r>
    </w:p>
    <w:p w14:paraId="658FBE03" w14:textId="77777777" w:rsidR="000430F0" w:rsidRPr="00E2531B" w:rsidRDefault="000430F0" w:rsidP="000430F0">
      <w:pPr>
        <w:pStyle w:val="Bibliography"/>
        <w:rPr>
          <w:rFonts w:ascii="Arial" w:hAnsi="Arial" w:cs="Arial"/>
        </w:rPr>
      </w:pPr>
      <w:r w:rsidRPr="00E2531B">
        <w:rPr>
          <w:rFonts w:ascii="Arial" w:hAnsi="Arial" w:cs="Arial"/>
        </w:rPr>
        <w:t xml:space="preserve">Brosset P, Cooke SJ, Schull Q, Trenkel VM, Soudant P, Lebigre C (2021) Physiological biomarkers and fisheries management. </w:t>
      </w:r>
      <w:r w:rsidRPr="00E2531B">
        <w:rPr>
          <w:rFonts w:ascii="Arial" w:hAnsi="Arial" w:cs="Arial"/>
          <w:i/>
          <w:iCs/>
        </w:rPr>
        <w:t>Rev Fish Biol Fisheries</w:t>
      </w:r>
      <w:r w:rsidRPr="00E2531B">
        <w:rPr>
          <w:rFonts w:ascii="Arial" w:hAnsi="Arial" w:cs="Arial"/>
        </w:rPr>
        <w:t xml:space="preserve"> 31: 797–819.</w:t>
      </w:r>
    </w:p>
    <w:p w14:paraId="09F60623" w14:textId="77777777" w:rsidR="000430F0" w:rsidRPr="00E2531B" w:rsidRDefault="000430F0" w:rsidP="000430F0">
      <w:pPr>
        <w:pStyle w:val="Bibliography"/>
        <w:rPr>
          <w:rFonts w:ascii="Arial" w:hAnsi="Arial" w:cs="Arial"/>
        </w:rPr>
      </w:pPr>
      <w:r w:rsidRPr="00E2531B">
        <w:rPr>
          <w:rFonts w:ascii="Arial" w:hAnsi="Arial" w:cs="Arial"/>
        </w:rPr>
        <w:t xml:space="preserve">Cai Y, Yin Y, Li Yueru, Guan L, Zhang P, Qin Y, Wang Y, Li Yuehong (2020) Cadmium exposure affects growth performance, energy metabolism, and neuropeptide expression in Carassius auratus gibelio. </w:t>
      </w:r>
      <w:r w:rsidRPr="00E2531B">
        <w:rPr>
          <w:rFonts w:ascii="Arial" w:hAnsi="Arial" w:cs="Arial"/>
          <w:i/>
          <w:iCs/>
        </w:rPr>
        <w:t>FPB</w:t>
      </w:r>
      <w:r w:rsidRPr="00E2531B">
        <w:rPr>
          <w:rFonts w:ascii="Arial" w:hAnsi="Arial" w:cs="Arial"/>
        </w:rPr>
        <w:t xml:space="preserve"> 46: 187–197.</w:t>
      </w:r>
    </w:p>
    <w:p w14:paraId="093A882F" w14:textId="77777777" w:rsidR="000430F0" w:rsidRPr="00E2531B" w:rsidRDefault="000430F0" w:rsidP="000430F0">
      <w:pPr>
        <w:pStyle w:val="Bibliography"/>
        <w:rPr>
          <w:rFonts w:ascii="Arial" w:hAnsi="Arial" w:cs="Arial"/>
        </w:rPr>
      </w:pPr>
      <w:r w:rsidRPr="00E2531B">
        <w:rPr>
          <w:rFonts w:ascii="Arial" w:hAnsi="Arial" w:cs="Arial"/>
        </w:rPr>
        <w:t xml:space="preserve">Cao X, Guo Q, Liu W (2024) Research on the patterns of seawater intrusion in coastal aquifers induced by sea level rise under the influence of multiple factors. </w:t>
      </w:r>
      <w:r w:rsidRPr="00E2531B">
        <w:rPr>
          <w:rFonts w:ascii="Arial" w:hAnsi="Arial" w:cs="Arial"/>
          <w:i/>
          <w:iCs/>
        </w:rPr>
        <w:t>Water</w:t>
      </w:r>
      <w:r w:rsidRPr="00E2531B">
        <w:rPr>
          <w:rFonts w:ascii="Arial" w:hAnsi="Arial" w:cs="Arial"/>
        </w:rPr>
        <w:t xml:space="preserve"> 16: 3457.</w:t>
      </w:r>
    </w:p>
    <w:p w14:paraId="2480B765" w14:textId="77777777" w:rsidR="000430F0" w:rsidRPr="00E2531B" w:rsidRDefault="000430F0" w:rsidP="000430F0">
      <w:pPr>
        <w:pStyle w:val="Bibliography"/>
        <w:rPr>
          <w:rFonts w:ascii="Arial" w:hAnsi="Arial" w:cs="Arial"/>
        </w:rPr>
      </w:pPr>
      <w:r w:rsidRPr="00E2531B">
        <w:rPr>
          <w:rFonts w:ascii="Arial" w:hAnsi="Arial" w:cs="Arial"/>
        </w:rPr>
        <w:t xml:space="preserve">Chambers WS, Hopkins JG, Richards SM (2021) A review of per-and polyfluorinated alkyl substance impairment of reproduction. </w:t>
      </w:r>
      <w:r w:rsidRPr="00E2531B">
        <w:rPr>
          <w:rFonts w:ascii="Arial" w:hAnsi="Arial" w:cs="Arial"/>
          <w:i/>
          <w:iCs/>
        </w:rPr>
        <w:t>Front Toxicol</w:t>
      </w:r>
      <w:r w:rsidRPr="00E2531B">
        <w:rPr>
          <w:rFonts w:ascii="Arial" w:hAnsi="Arial" w:cs="Arial"/>
        </w:rPr>
        <w:t xml:space="preserve"> 3: 732436.</w:t>
      </w:r>
    </w:p>
    <w:p w14:paraId="50A87E93" w14:textId="77777777" w:rsidR="000430F0" w:rsidRPr="00E2531B" w:rsidRDefault="000430F0" w:rsidP="000430F0">
      <w:pPr>
        <w:pStyle w:val="Bibliography"/>
        <w:rPr>
          <w:rFonts w:ascii="Arial" w:hAnsi="Arial" w:cs="Arial"/>
        </w:rPr>
      </w:pPr>
      <w:r w:rsidRPr="00E2531B">
        <w:rPr>
          <w:rFonts w:ascii="Arial" w:hAnsi="Arial" w:cs="Arial"/>
        </w:rPr>
        <w:t xml:space="preserve">Coleman TS, Eckelbecker RW, Carlson AK, DeVries DR, Wright RA, Staton BA, Parker SW, Chittam CR, Lovell RG, Catalano MJ (2024) Evaluation of shoreline rotenone application to control largemouth bass recruitment in small impoundments. </w:t>
      </w:r>
      <w:r w:rsidRPr="00E2531B">
        <w:rPr>
          <w:rFonts w:ascii="Arial" w:hAnsi="Arial" w:cs="Arial"/>
          <w:i/>
          <w:iCs/>
        </w:rPr>
        <w:t>N Am J Fish Manag</w:t>
      </w:r>
      <w:r w:rsidRPr="00E2531B">
        <w:rPr>
          <w:rFonts w:ascii="Arial" w:hAnsi="Arial" w:cs="Arial"/>
        </w:rPr>
        <w:t xml:space="preserve"> 44: 57–69.</w:t>
      </w:r>
    </w:p>
    <w:p w14:paraId="610B3517" w14:textId="77777777" w:rsidR="000430F0" w:rsidRPr="00E2531B" w:rsidRDefault="000430F0" w:rsidP="000430F0">
      <w:pPr>
        <w:pStyle w:val="Bibliography"/>
        <w:rPr>
          <w:rFonts w:ascii="Arial" w:hAnsi="Arial" w:cs="Arial"/>
        </w:rPr>
      </w:pPr>
      <w:r w:rsidRPr="00E2531B">
        <w:rPr>
          <w:rFonts w:ascii="Arial" w:hAnsi="Arial" w:cs="Arial"/>
        </w:rPr>
        <w:t xml:space="preserve">Cooke SJ, Blumstein DT, Buchholz R, Caro T, Fernandez-Juricic E, Franklin CE, Metcalfe J, O’Connor CM, St. Clair CC, Sutherland WJ, </w:t>
      </w:r>
      <w:r w:rsidRPr="00E2531B">
        <w:rPr>
          <w:rFonts w:ascii="Arial" w:hAnsi="Arial" w:cs="Arial"/>
          <w:i/>
          <w:iCs/>
        </w:rPr>
        <w:t>et al.</w:t>
      </w:r>
      <w:r w:rsidRPr="00E2531B">
        <w:rPr>
          <w:rFonts w:ascii="Arial" w:hAnsi="Arial" w:cs="Arial"/>
        </w:rPr>
        <w:t xml:space="preserve"> (2014) Physiology, behavior, and conservation. </w:t>
      </w:r>
      <w:r w:rsidRPr="00E2531B">
        <w:rPr>
          <w:rFonts w:ascii="Arial" w:hAnsi="Arial" w:cs="Arial"/>
          <w:i/>
          <w:iCs/>
        </w:rPr>
        <w:t>Physiol Biochem Zool</w:t>
      </w:r>
      <w:r w:rsidRPr="00E2531B">
        <w:rPr>
          <w:rFonts w:ascii="Arial" w:hAnsi="Arial" w:cs="Arial"/>
        </w:rPr>
        <w:t xml:space="preserve"> 87: 1–14.</w:t>
      </w:r>
    </w:p>
    <w:p w14:paraId="06008B40" w14:textId="77777777" w:rsidR="000430F0" w:rsidRPr="00E2531B" w:rsidRDefault="000430F0" w:rsidP="000430F0">
      <w:pPr>
        <w:pStyle w:val="Bibliography"/>
        <w:rPr>
          <w:rFonts w:ascii="Arial" w:hAnsi="Arial" w:cs="Arial"/>
        </w:rPr>
      </w:pPr>
      <w:r w:rsidRPr="00E2531B">
        <w:rPr>
          <w:rFonts w:ascii="Arial" w:hAnsi="Arial" w:cs="Arial"/>
        </w:rPr>
        <w:t xml:space="preserve">Cooke SJ, Sack L, Franklin CE, Farrell AP, Beardall J, Wikelski M, Chown SL (2013) What is conservation physiology? Perspectives on an increasingly integrated and essential science. </w:t>
      </w:r>
      <w:r w:rsidRPr="00E2531B">
        <w:rPr>
          <w:rFonts w:ascii="Arial" w:hAnsi="Arial" w:cs="Arial"/>
          <w:i/>
          <w:iCs/>
        </w:rPr>
        <w:t>Conserv Physiol</w:t>
      </w:r>
      <w:r w:rsidRPr="00E2531B">
        <w:rPr>
          <w:rFonts w:ascii="Arial" w:hAnsi="Arial" w:cs="Arial"/>
        </w:rPr>
        <w:t xml:space="preserve"> 1: cot001–cot001.</w:t>
      </w:r>
    </w:p>
    <w:p w14:paraId="5DEACC32" w14:textId="77777777" w:rsidR="000430F0" w:rsidRPr="00E2531B" w:rsidRDefault="000430F0" w:rsidP="000430F0">
      <w:pPr>
        <w:pStyle w:val="Bibliography"/>
        <w:rPr>
          <w:rFonts w:ascii="Arial" w:hAnsi="Arial" w:cs="Arial"/>
        </w:rPr>
      </w:pPr>
      <w:r w:rsidRPr="00E2531B">
        <w:rPr>
          <w:rFonts w:ascii="Arial" w:hAnsi="Arial" w:cs="Arial"/>
        </w:rPr>
        <w:t xml:space="preserve">Coperchini F, Croce L, Ricci G, Magri F, Rotondi M, Imbriani M, Chiovato L (2021) Thyroid disrupting effects of old and new generation PFAS. </w:t>
      </w:r>
      <w:r w:rsidRPr="00E2531B">
        <w:rPr>
          <w:rFonts w:ascii="Arial" w:hAnsi="Arial" w:cs="Arial"/>
          <w:i/>
          <w:iCs/>
        </w:rPr>
        <w:t>Front Endocrinol</w:t>
      </w:r>
      <w:r w:rsidRPr="00E2531B">
        <w:rPr>
          <w:rFonts w:ascii="Arial" w:hAnsi="Arial" w:cs="Arial"/>
        </w:rPr>
        <w:t xml:space="preserve"> 11. doi:10.3389/fendo.2020.612320</w:t>
      </w:r>
    </w:p>
    <w:p w14:paraId="13A891FA" w14:textId="77777777" w:rsidR="000430F0" w:rsidRPr="00E2531B" w:rsidRDefault="000430F0" w:rsidP="000430F0">
      <w:pPr>
        <w:pStyle w:val="Bibliography"/>
        <w:rPr>
          <w:rFonts w:ascii="Arial" w:hAnsi="Arial" w:cs="Arial"/>
        </w:rPr>
      </w:pPr>
      <w:r w:rsidRPr="00E2531B">
        <w:rPr>
          <w:rFonts w:ascii="Arial" w:hAnsi="Arial" w:cs="Arial"/>
        </w:rPr>
        <w:lastRenderedPageBreak/>
        <w:t xml:space="preserve">Coperchini F, Teliti M, Greco A, Croce L, Rotondi M (2024) Per-polyfluoroalkyl substances (PFAS) as thyroid disruptors: is there evidence for multi-transgenerational effects? </w:t>
      </w:r>
      <w:r w:rsidRPr="00E2531B">
        <w:rPr>
          <w:rFonts w:ascii="Arial" w:hAnsi="Arial" w:cs="Arial"/>
          <w:i/>
          <w:iCs/>
        </w:rPr>
        <w:t>Expert Rev Endocrinol Metab</w:t>
      </w:r>
      <w:r w:rsidRPr="00E2531B">
        <w:rPr>
          <w:rFonts w:ascii="Arial" w:hAnsi="Arial" w:cs="Arial"/>
        </w:rPr>
        <w:t xml:space="preserve"> 19: 307–315.</w:t>
      </w:r>
    </w:p>
    <w:p w14:paraId="44F4E84E" w14:textId="77777777" w:rsidR="000430F0" w:rsidRPr="00E2531B" w:rsidRDefault="000430F0" w:rsidP="000430F0">
      <w:pPr>
        <w:pStyle w:val="Bibliography"/>
        <w:rPr>
          <w:rFonts w:ascii="Arial" w:hAnsi="Arial" w:cs="Arial"/>
        </w:rPr>
      </w:pPr>
      <w:r w:rsidRPr="00E2531B">
        <w:rPr>
          <w:rFonts w:ascii="Arial" w:hAnsi="Arial" w:cs="Arial"/>
        </w:rPr>
        <w:t xml:space="preserve">Cornelius Ruhs E, Becker DJ, Oakey SJ, Ogunsina O, Fenton MB, Simmons NB, Martin LB, Downs CJ (2021) Body size affects immune cell proportions in birds and non-volant mammals, but not bats. </w:t>
      </w:r>
      <w:r w:rsidRPr="00E2531B">
        <w:rPr>
          <w:rFonts w:ascii="Arial" w:hAnsi="Arial" w:cs="Arial"/>
          <w:i/>
          <w:iCs/>
        </w:rPr>
        <w:t>J Exp Biol</w:t>
      </w:r>
      <w:r w:rsidRPr="00E2531B">
        <w:rPr>
          <w:rFonts w:ascii="Arial" w:hAnsi="Arial" w:cs="Arial"/>
        </w:rPr>
        <w:t xml:space="preserve"> 224: jeb241109.</w:t>
      </w:r>
    </w:p>
    <w:p w14:paraId="0280D2EE" w14:textId="77777777" w:rsidR="000430F0" w:rsidRPr="00E2531B" w:rsidRDefault="000430F0" w:rsidP="000430F0">
      <w:pPr>
        <w:pStyle w:val="Bibliography"/>
        <w:rPr>
          <w:rFonts w:ascii="Arial" w:hAnsi="Arial" w:cs="Arial"/>
        </w:rPr>
      </w:pPr>
      <w:r w:rsidRPr="00E2531B">
        <w:rPr>
          <w:rFonts w:ascii="Arial" w:hAnsi="Arial" w:cs="Arial"/>
        </w:rPr>
        <w:t xml:space="preserve">Corrêa SADS, Abessa DMDS, Santos LGD, Da Silva EB, Seriani R (2017) Differential blood counting in fish as a non-destructive biomarker of water contamination exposure. </w:t>
      </w:r>
      <w:r w:rsidRPr="00E2531B">
        <w:rPr>
          <w:rFonts w:ascii="Arial" w:hAnsi="Arial" w:cs="Arial"/>
          <w:i/>
          <w:iCs/>
        </w:rPr>
        <w:t>Toxicol Environ Chem</w:t>
      </w:r>
      <w:r w:rsidRPr="00E2531B">
        <w:rPr>
          <w:rFonts w:ascii="Arial" w:hAnsi="Arial" w:cs="Arial"/>
        </w:rPr>
        <w:t xml:space="preserve"> 99: 482–491.</w:t>
      </w:r>
    </w:p>
    <w:p w14:paraId="232898BA" w14:textId="77777777" w:rsidR="000430F0" w:rsidRPr="00E2531B" w:rsidRDefault="000430F0" w:rsidP="000430F0">
      <w:pPr>
        <w:pStyle w:val="Bibliography"/>
        <w:rPr>
          <w:rFonts w:ascii="Arial" w:hAnsi="Arial" w:cs="Arial"/>
        </w:rPr>
      </w:pPr>
      <w:r w:rsidRPr="00E2531B">
        <w:rPr>
          <w:rFonts w:ascii="Arial" w:hAnsi="Arial" w:cs="Arial"/>
        </w:rPr>
        <w:t xml:space="preserve">Correia AT, Rebelo D, Marques J, Nunes B (2019) Effects of the chronic exposure to cerium dioxide nanoparticles in Oncorhynchus mykiss: Assessment of oxidative stress, neurotoxicity and histological alterations. </w:t>
      </w:r>
      <w:r w:rsidRPr="00E2531B">
        <w:rPr>
          <w:rFonts w:ascii="Arial" w:hAnsi="Arial" w:cs="Arial"/>
          <w:i/>
          <w:iCs/>
        </w:rPr>
        <w:t>Environ Toxicol Pharmacol</w:t>
      </w:r>
      <w:r w:rsidRPr="00E2531B">
        <w:rPr>
          <w:rFonts w:ascii="Arial" w:hAnsi="Arial" w:cs="Arial"/>
        </w:rPr>
        <w:t xml:space="preserve"> 68: 27–36.</w:t>
      </w:r>
    </w:p>
    <w:p w14:paraId="6777EE1D" w14:textId="77777777" w:rsidR="000430F0" w:rsidRPr="00E2531B" w:rsidRDefault="000430F0" w:rsidP="000430F0">
      <w:pPr>
        <w:pStyle w:val="Bibliography"/>
        <w:rPr>
          <w:rFonts w:ascii="Arial" w:hAnsi="Arial" w:cs="Arial"/>
        </w:rPr>
      </w:pPr>
      <w:r w:rsidRPr="00E2531B">
        <w:rPr>
          <w:rFonts w:ascii="Arial" w:hAnsi="Arial" w:cs="Arial"/>
        </w:rPr>
        <w:t xml:space="preserve">Cossa D (1988) Cadmium in </w:t>
      </w:r>
      <w:r w:rsidRPr="00E2531B">
        <w:rPr>
          <w:rFonts w:ascii="Arial" w:hAnsi="Arial" w:cs="Arial"/>
          <w:i/>
          <w:iCs/>
        </w:rPr>
        <w:t>Mytilus</w:t>
      </w:r>
      <w:r w:rsidRPr="00E2531B">
        <w:rPr>
          <w:rFonts w:ascii="Arial" w:hAnsi="Arial" w:cs="Arial"/>
        </w:rPr>
        <w:t xml:space="preserve"> spp.: worldwide survey and relationship between seawater and mussel content. </w:t>
      </w:r>
      <w:r w:rsidRPr="00E2531B">
        <w:rPr>
          <w:rFonts w:ascii="Arial" w:hAnsi="Arial" w:cs="Arial"/>
          <w:i/>
          <w:iCs/>
        </w:rPr>
        <w:t>Mar Environ Res</w:t>
      </w:r>
      <w:r w:rsidRPr="00E2531B">
        <w:rPr>
          <w:rFonts w:ascii="Arial" w:hAnsi="Arial" w:cs="Arial"/>
        </w:rPr>
        <w:t xml:space="preserve"> 26: 265–284.</w:t>
      </w:r>
    </w:p>
    <w:p w14:paraId="7EF6B782" w14:textId="77777777" w:rsidR="000430F0" w:rsidRPr="00E2531B" w:rsidRDefault="000430F0" w:rsidP="000430F0">
      <w:pPr>
        <w:pStyle w:val="Bibliography"/>
        <w:rPr>
          <w:rFonts w:ascii="Arial" w:hAnsi="Arial" w:cs="Arial"/>
        </w:rPr>
      </w:pPr>
      <w:r w:rsidRPr="00E2531B">
        <w:rPr>
          <w:rFonts w:ascii="Arial" w:hAnsi="Arial" w:cs="Arial"/>
        </w:rPr>
        <w:t xml:space="preserve">Costello E, Rock S, Stratakis N, Eckel SP, Walker DI, Valvi D, Cserbik D, Jenkins T, Xanthakos SA, Kohli R, </w:t>
      </w:r>
      <w:r w:rsidRPr="00E2531B">
        <w:rPr>
          <w:rFonts w:ascii="Arial" w:hAnsi="Arial" w:cs="Arial"/>
          <w:i/>
          <w:iCs/>
        </w:rPr>
        <w:t>et al.</w:t>
      </w:r>
      <w:r w:rsidRPr="00E2531B">
        <w:rPr>
          <w:rFonts w:ascii="Arial" w:hAnsi="Arial" w:cs="Arial"/>
        </w:rPr>
        <w:t xml:space="preserve"> (2022) Exposure to per-and polyfluoroalkyl substances and markers of liver injury: a systematic review and meta-analysis. </w:t>
      </w:r>
      <w:r w:rsidRPr="00E2531B">
        <w:rPr>
          <w:rFonts w:ascii="Arial" w:hAnsi="Arial" w:cs="Arial"/>
          <w:i/>
          <w:iCs/>
        </w:rPr>
        <w:t>Environ Health Perspect</w:t>
      </w:r>
      <w:r w:rsidRPr="00E2531B">
        <w:rPr>
          <w:rFonts w:ascii="Arial" w:hAnsi="Arial" w:cs="Arial"/>
        </w:rPr>
        <w:t xml:space="preserve"> 130: 046001.</w:t>
      </w:r>
    </w:p>
    <w:p w14:paraId="59EAE26C" w14:textId="77777777" w:rsidR="000430F0" w:rsidRPr="00E2531B" w:rsidRDefault="000430F0" w:rsidP="000430F0">
      <w:pPr>
        <w:pStyle w:val="Bibliography"/>
        <w:rPr>
          <w:rFonts w:ascii="Arial" w:hAnsi="Arial" w:cs="Arial"/>
        </w:rPr>
      </w:pPr>
      <w:r w:rsidRPr="00E2531B">
        <w:rPr>
          <w:rFonts w:ascii="Arial" w:hAnsi="Arial" w:cs="Arial"/>
        </w:rPr>
        <w:t xml:space="preserve">Croteau M-N, Luoma SN, Stewart AR (2005) Trophic transfer of metals along freshwater food webs: evidence of cadmium biomagnification in nature. </w:t>
      </w:r>
      <w:r w:rsidRPr="00E2531B">
        <w:rPr>
          <w:rFonts w:ascii="Arial" w:hAnsi="Arial" w:cs="Arial"/>
          <w:i/>
          <w:iCs/>
        </w:rPr>
        <w:t>Limnol Oceanogr</w:t>
      </w:r>
      <w:r w:rsidRPr="00E2531B">
        <w:rPr>
          <w:rFonts w:ascii="Arial" w:hAnsi="Arial" w:cs="Arial"/>
        </w:rPr>
        <w:t xml:space="preserve"> 50: 1511–1519.</w:t>
      </w:r>
    </w:p>
    <w:p w14:paraId="22FD2E2A" w14:textId="77777777" w:rsidR="000430F0" w:rsidRPr="00E2531B" w:rsidRDefault="000430F0" w:rsidP="000430F0">
      <w:pPr>
        <w:pStyle w:val="Bibliography"/>
        <w:rPr>
          <w:rFonts w:ascii="Arial" w:hAnsi="Arial" w:cs="Arial"/>
        </w:rPr>
      </w:pPr>
      <w:r w:rsidRPr="00E2531B">
        <w:rPr>
          <w:rFonts w:ascii="Arial" w:hAnsi="Arial" w:cs="Arial"/>
        </w:rPr>
        <w:t xml:space="preserve">Davis AK (2005) Effect of handling time and repeated sampling on avian white blood cell counts. </w:t>
      </w:r>
      <w:r w:rsidRPr="00E2531B">
        <w:rPr>
          <w:rFonts w:ascii="Arial" w:hAnsi="Arial" w:cs="Arial"/>
          <w:i/>
          <w:iCs/>
        </w:rPr>
        <w:t>J Field Ornithol</w:t>
      </w:r>
      <w:r w:rsidRPr="00E2531B">
        <w:rPr>
          <w:rFonts w:ascii="Arial" w:hAnsi="Arial" w:cs="Arial"/>
        </w:rPr>
        <w:t xml:space="preserve"> 76: 334–338.</w:t>
      </w:r>
    </w:p>
    <w:p w14:paraId="65E0CE6F" w14:textId="77777777" w:rsidR="000430F0" w:rsidRPr="00E2531B" w:rsidRDefault="000430F0" w:rsidP="000430F0">
      <w:pPr>
        <w:pStyle w:val="Bibliography"/>
        <w:rPr>
          <w:rFonts w:ascii="Arial" w:hAnsi="Arial" w:cs="Arial"/>
        </w:rPr>
      </w:pPr>
      <w:r w:rsidRPr="00E2531B">
        <w:rPr>
          <w:rFonts w:ascii="Arial" w:hAnsi="Arial" w:cs="Arial"/>
        </w:rPr>
        <w:t xml:space="preserve">Davis AK, Maney DL, Maerz JC (2008) The use of leukocyte profiles to measure stress in vertebrates: a review for ecologists. </w:t>
      </w:r>
      <w:r w:rsidRPr="00E2531B">
        <w:rPr>
          <w:rFonts w:ascii="Arial" w:hAnsi="Arial" w:cs="Arial"/>
          <w:i/>
          <w:iCs/>
        </w:rPr>
        <w:t>Funct Ecol</w:t>
      </w:r>
      <w:r w:rsidRPr="00E2531B">
        <w:rPr>
          <w:rFonts w:ascii="Arial" w:hAnsi="Arial" w:cs="Arial"/>
        </w:rPr>
        <w:t xml:space="preserve"> 22: 760–772.</w:t>
      </w:r>
    </w:p>
    <w:p w14:paraId="7C5C559B" w14:textId="77777777" w:rsidR="000430F0" w:rsidRPr="00E2531B" w:rsidRDefault="000430F0" w:rsidP="000430F0">
      <w:pPr>
        <w:pStyle w:val="Bibliography"/>
        <w:rPr>
          <w:rFonts w:ascii="Arial" w:hAnsi="Arial" w:cs="Arial"/>
        </w:rPr>
      </w:pPr>
      <w:r w:rsidRPr="00E2531B">
        <w:rPr>
          <w:rFonts w:ascii="Arial" w:hAnsi="Arial" w:cs="Arial"/>
        </w:rPr>
        <w:t xml:space="preserve">Delignette-Muller ML, Dutang C (2015) fitdistrplus: an R package for fitting distributions. </w:t>
      </w:r>
      <w:r w:rsidRPr="00E2531B">
        <w:rPr>
          <w:rFonts w:ascii="Arial" w:hAnsi="Arial" w:cs="Arial"/>
          <w:i/>
          <w:iCs/>
        </w:rPr>
        <w:t>J Stat Softw</w:t>
      </w:r>
      <w:r w:rsidRPr="00E2531B">
        <w:rPr>
          <w:rFonts w:ascii="Arial" w:hAnsi="Arial" w:cs="Arial"/>
        </w:rPr>
        <w:t xml:space="preserve"> 64: 1–34.</w:t>
      </w:r>
    </w:p>
    <w:p w14:paraId="12F718D3" w14:textId="77777777" w:rsidR="000430F0" w:rsidRPr="00E2531B" w:rsidRDefault="000430F0" w:rsidP="000430F0">
      <w:pPr>
        <w:pStyle w:val="Bibliography"/>
        <w:rPr>
          <w:rFonts w:ascii="Arial" w:hAnsi="Arial" w:cs="Arial"/>
        </w:rPr>
      </w:pPr>
      <w:r w:rsidRPr="00E2531B">
        <w:rPr>
          <w:rFonts w:ascii="Arial" w:hAnsi="Arial" w:cs="Arial"/>
        </w:rPr>
        <w:t xml:space="preserve">Downs CJ, Dochtermann NA, Ball R, Klasing KC, Martin LB (2020) The effects of body mass on immune cell concentrations of mammals. </w:t>
      </w:r>
      <w:r w:rsidRPr="00E2531B">
        <w:rPr>
          <w:rFonts w:ascii="Arial" w:hAnsi="Arial" w:cs="Arial"/>
          <w:i/>
          <w:iCs/>
        </w:rPr>
        <w:t>Am Nat</w:t>
      </w:r>
      <w:r w:rsidRPr="00E2531B">
        <w:rPr>
          <w:rFonts w:ascii="Arial" w:hAnsi="Arial" w:cs="Arial"/>
        </w:rPr>
        <w:t xml:space="preserve"> 195: 107–114.</w:t>
      </w:r>
    </w:p>
    <w:p w14:paraId="47EBDBD5" w14:textId="77777777" w:rsidR="000430F0" w:rsidRPr="00E2531B" w:rsidRDefault="000430F0" w:rsidP="000430F0">
      <w:pPr>
        <w:pStyle w:val="Bibliography"/>
        <w:rPr>
          <w:rFonts w:ascii="Arial" w:hAnsi="Arial" w:cs="Arial"/>
        </w:rPr>
      </w:pPr>
      <w:r w:rsidRPr="00E2531B">
        <w:rPr>
          <w:rFonts w:ascii="Arial" w:hAnsi="Arial" w:cs="Arial"/>
        </w:rPr>
        <w:t xml:space="preserve">Edo GI, Samuel PO, Oloni GO, Ezekiel GO, Ikpekoro VO, Obasohan P, Ongulu J, Otunuya CF, Opiti AR, Ajakaye RS, </w:t>
      </w:r>
      <w:r w:rsidRPr="00E2531B">
        <w:rPr>
          <w:rFonts w:ascii="Arial" w:hAnsi="Arial" w:cs="Arial"/>
          <w:i/>
          <w:iCs/>
        </w:rPr>
        <w:t>et al.</w:t>
      </w:r>
      <w:r w:rsidRPr="00E2531B">
        <w:rPr>
          <w:rFonts w:ascii="Arial" w:hAnsi="Arial" w:cs="Arial"/>
        </w:rPr>
        <w:t xml:space="preserve"> (2024) Environmental persistence, bioaccumulation, and ecotoxicology of heavy metals. </w:t>
      </w:r>
      <w:r w:rsidRPr="00E2531B">
        <w:rPr>
          <w:rFonts w:ascii="Arial" w:hAnsi="Arial" w:cs="Arial"/>
          <w:i/>
          <w:iCs/>
        </w:rPr>
        <w:t>Chem Ecol</w:t>
      </w:r>
      <w:r w:rsidRPr="00E2531B">
        <w:rPr>
          <w:rFonts w:ascii="Arial" w:hAnsi="Arial" w:cs="Arial"/>
        </w:rPr>
        <w:t xml:space="preserve"> 40: 322–349.</w:t>
      </w:r>
    </w:p>
    <w:p w14:paraId="3E5D4D7A" w14:textId="77777777" w:rsidR="000430F0" w:rsidRPr="00E2531B" w:rsidRDefault="000430F0" w:rsidP="000430F0">
      <w:pPr>
        <w:pStyle w:val="Bibliography"/>
        <w:rPr>
          <w:rFonts w:ascii="Arial" w:hAnsi="Arial" w:cs="Arial"/>
        </w:rPr>
      </w:pPr>
      <w:r w:rsidRPr="00E2531B">
        <w:rPr>
          <w:rFonts w:ascii="Arial" w:hAnsi="Arial" w:cs="Arial"/>
        </w:rPr>
        <w:t xml:space="preserve">Everds NE, Snyder PW, Bailey KL, Bolon B, Creasy DM, Foley GL, Rosol TJ, Sellers T (2013) Interpreting stress responses during routine toxicity studies: a review of the biology, impact, and assessment. </w:t>
      </w:r>
      <w:r w:rsidRPr="00E2531B">
        <w:rPr>
          <w:rFonts w:ascii="Arial" w:hAnsi="Arial" w:cs="Arial"/>
          <w:i/>
          <w:iCs/>
        </w:rPr>
        <w:t>Toxicol Pathol</w:t>
      </w:r>
      <w:r w:rsidRPr="00E2531B">
        <w:rPr>
          <w:rFonts w:ascii="Arial" w:hAnsi="Arial" w:cs="Arial"/>
        </w:rPr>
        <w:t xml:space="preserve"> 41: 560–614.</w:t>
      </w:r>
    </w:p>
    <w:p w14:paraId="1C7205A8" w14:textId="77777777" w:rsidR="000430F0" w:rsidRPr="00E2531B" w:rsidRDefault="000430F0" w:rsidP="000430F0">
      <w:pPr>
        <w:pStyle w:val="Bibliography"/>
        <w:rPr>
          <w:rFonts w:ascii="Arial" w:hAnsi="Arial" w:cs="Arial"/>
        </w:rPr>
      </w:pPr>
      <w:r w:rsidRPr="00E2531B">
        <w:rPr>
          <w:rFonts w:ascii="Arial" w:hAnsi="Arial" w:cs="Arial"/>
        </w:rPr>
        <w:lastRenderedPageBreak/>
        <w:t xml:space="preserve">Fang C, Huang Q, Ye T, Chen Y, Liu L, Kang M, Lin Y, Shen H, Dong S (2013) Embryonic exposure to PFOS induces immunosuppression in the fish larvae of marine medaka. </w:t>
      </w:r>
      <w:r w:rsidRPr="00E2531B">
        <w:rPr>
          <w:rFonts w:ascii="Arial" w:hAnsi="Arial" w:cs="Arial"/>
          <w:i/>
          <w:iCs/>
        </w:rPr>
        <w:t>Ecotoxicol Environ Saf</w:t>
      </w:r>
      <w:r w:rsidRPr="00E2531B">
        <w:rPr>
          <w:rFonts w:ascii="Arial" w:hAnsi="Arial" w:cs="Arial"/>
        </w:rPr>
        <w:t xml:space="preserve"> 92: 104–111.</w:t>
      </w:r>
    </w:p>
    <w:p w14:paraId="5D4FCAAE" w14:textId="77777777" w:rsidR="000430F0" w:rsidRPr="00E2531B" w:rsidRDefault="000430F0" w:rsidP="000430F0">
      <w:pPr>
        <w:pStyle w:val="Bibliography"/>
        <w:rPr>
          <w:rFonts w:ascii="Arial" w:hAnsi="Arial" w:cs="Arial"/>
        </w:rPr>
      </w:pPr>
      <w:r w:rsidRPr="00E2531B">
        <w:rPr>
          <w:rFonts w:ascii="Arial" w:hAnsi="Arial" w:cs="Arial"/>
        </w:rPr>
        <w:t>Fang Q, Yuan M, Sun Z, Xue Y, Chong C-M, Wang X (2026) Temporal effects of perfluorononanoic acid (PFNA) exposure on metabolic disorders and gut-liver axis injury in large yellow croaker (</w:t>
      </w:r>
      <w:r w:rsidRPr="00E2531B">
        <w:rPr>
          <w:rFonts w:ascii="Arial" w:hAnsi="Arial" w:cs="Arial"/>
          <w:i/>
          <w:iCs/>
        </w:rPr>
        <w:t>Larimichthys crocea</w:t>
      </w:r>
      <w:r w:rsidRPr="00E2531B">
        <w:rPr>
          <w:rFonts w:ascii="Arial" w:hAnsi="Arial" w:cs="Arial"/>
        </w:rPr>
        <w:t xml:space="preserve">). </w:t>
      </w:r>
      <w:r w:rsidRPr="00E2531B">
        <w:rPr>
          <w:rFonts w:ascii="Arial" w:hAnsi="Arial" w:cs="Arial"/>
          <w:i/>
          <w:iCs/>
        </w:rPr>
        <w:t>Environ Res</w:t>
      </w:r>
      <w:r w:rsidRPr="00E2531B">
        <w:rPr>
          <w:rFonts w:ascii="Arial" w:hAnsi="Arial" w:cs="Arial"/>
        </w:rPr>
        <w:t xml:space="preserve"> 288: 123211.</w:t>
      </w:r>
    </w:p>
    <w:p w14:paraId="25DCE135" w14:textId="77777777" w:rsidR="000430F0" w:rsidRPr="00E2531B" w:rsidRDefault="000430F0" w:rsidP="000430F0">
      <w:pPr>
        <w:pStyle w:val="Bibliography"/>
        <w:rPr>
          <w:rFonts w:ascii="Arial" w:hAnsi="Arial" w:cs="Arial"/>
        </w:rPr>
      </w:pPr>
      <w:r w:rsidRPr="00E2531B">
        <w:rPr>
          <w:rFonts w:ascii="Arial" w:hAnsi="Arial" w:cs="Arial"/>
        </w:rPr>
        <w:t>Feder ME (1987) New Directions in Ecological Physiology. Cambridge University Press.</w:t>
      </w:r>
    </w:p>
    <w:p w14:paraId="332A33D0" w14:textId="77777777" w:rsidR="000430F0" w:rsidRPr="00E2531B" w:rsidRDefault="000430F0" w:rsidP="000430F0">
      <w:pPr>
        <w:pStyle w:val="Bibliography"/>
        <w:rPr>
          <w:rFonts w:ascii="Arial" w:hAnsi="Arial" w:cs="Arial"/>
        </w:rPr>
      </w:pPr>
      <w:r w:rsidRPr="00E2531B">
        <w:rPr>
          <w:rFonts w:ascii="Arial" w:hAnsi="Arial" w:cs="Arial"/>
        </w:rPr>
        <w:t>Gaines LGT (2023) Historical and current usage of per</w:t>
      </w:r>
      <w:r w:rsidRPr="00E2531B">
        <w:rPr>
          <w:rFonts w:ascii="Cambria Math" w:hAnsi="Cambria Math" w:cs="Cambria Math"/>
        </w:rPr>
        <w:t>‐</w:t>
      </w:r>
      <w:r w:rsidRPr="00E2531B">
        <w:rPr>
          <w:rFonts w:ascii="Arial" w:hAnsi="Arial" w:cs="Arial"/>
        </w:rPr>
        <w:t xml:space="preserve"> and polyfluoroalkyl substances (PFAS): a literature review. </w:t>
      </w:r>
      <w:r w:rsidRPr="00E2531B">
        <w:rPr>
          <w:rFonts w:ascii="Arial" w:hAnsi="Arial" w:cs="Arial"/>
          <w:i/>
          <w:iCs/>
        </w:rPr>
        <w:t>American J Industrial Med</w:t>
      </w:r>
      <w:r w:rsidRPr="00E2531B">
        <w:rPr>
          <w:rFonts w:ascii="Arial" w:hAnsi="Arial" w:cs="Arial"/>
        </w:rPr>
        <w:t xml:space="preserve"> 66: 353–378.</w:t>
      </w:r>
    </w:p>
    <w:p w14:paraId="649B31D6" w14:textId="77777777" w:rsidR="000430F0" w:rsidRPr="00E2531B" w:rsidRDefault="000430F0" w:rsidP="000430F0">
      <w:pPr>
        <w:pStyle w:val="Bibliography"/>
        <w:rPr>
          <w:rFonts w:ascii="Arial" w:hAnsi="Arial" w:cs="Arial"/>
        </w:rPr>
      </w:pPr>
      <w:r w:rsidRPr="00E2531B">
        <w:rPr>
          <w:rFonts w:ascii="Arial" w:hAnsi="Arial" w:cs="Arial"/>
        </w:rPr>
        <w:t xml:space="preserve">Gill TS, Pant JC (1985) Erythrocytic and leukocytic responses to cadmium poisoning in a freshwater fish, </w:t>
      </w:r>
      <w:r w:rsidRPr="00E2531B">
        <w:rPr>
          <w:rFonts w:ascii="Arial" w:hAnsi="Arial" w:cs="Arial"/>
          <w:i/>
          <w:iCs/>
        </w:rPr>
        <w:t>Puntius conchonius</w:t>
      </w:r>
      <w:r w:rsidRPr="00E2531B">
        <w:rPr>
          <w:rFonts w:ascii="Arial" w:hAnsi="Arial" w:cs="Arial"/>
        </w:rPr>
        <w:t xml:space="preserve"> ham. </w:t>
      </w:r>
      <w:r w:rsidRPr="00E2531B">
        <w:rPr>
          <w:rFonts w:ascii="Arial" w:hAnsi="Arial" w:cs="Arial"/>
          <w:i/>
          <w:iCs/>
        </w:rPr>
        <w:t>Environ Res</w:t>
      </w:r>
      <w:r w:rsidRPr="00E2531B">
        <w:rPr>
          <w:rFonts w:ascii="Arial" w:hAnsi="Arial" w:cs="Arial"/>
        </w:rPr>
        <w:t xml:space="preserve"> 36: 327–337.</w:t>
      </w:r>
    </w:p>
    <w:p w14:paraId="30D3D14F" w14:textId="77777777" w:rsidR="000430F0" w:rsidRPr="00E2531B" w:rsidRDefault="000430F0" w:rsidP="000430F0">
      <w:pPr>
        <w:pStyle w:val="Bibliography"/>
        <w:rPr>
          <w:rFonts w:ascii="Arial" w:hAnsi="Arial" w:cs="Arial"/>
        </w:rPr>
      </w:pPr>
      <w:r w:rsidRPr="00E2531B">
        <w:rPr>
          <w:rFonts w:ascii="Arial" w:hAnsi="Arial" w:cs="Arial"/>
        </w:rPr>
        <w:t xml:space="preserve">Goessling JM, Kennedy H, Mendonça MT, Wilson AE (2015) A meta-analysis of plasma corticosterone and heterophil : lymphocyte ratios – is there conservation of physiological stress responses over time? </w:t>
      </w:r>
      <w:r w:rsidRPr="00E2531B">
        <w:rPr>
          <w:rFonts w:ascii="Arial" w:hAnsi="Arial" w:cs="Arial"/>
          <w:i/>
          <w:iCs/>
        </w:rPr>
        <w:t>Funct Ecol</w:t>
      </w:r>
      <w:r w:rsidRPr="00E2531B">
        <w:rPr>
          <w:rFonts w:ascii="Arial" w:hAnsi="Arial" w:cs="Arial"/>
        </w:rPr>
        <w:t xml:space="preserve"> 29: 1189–1196.</w:t>
      </w:r>
    </w:p>
    <w:p w14:paraId="11B2A16D" w14:textId="77777777" w:rsidR="000430F0" w:rsidRPr="00E2531B" w:rsidRDefault="000430F0" w:rsidP="000430F0">
      <w:pPr>
        <w:pStyle w:val="Bibliography"/>
        <w:rPr>
          <w:rFonts w:ascii="Arial" w:hAnsi="Arial" w:cs="Arial"/>
        </w:rPr>
      </w:pPr>
      <w:r w:rsidRPr="00E2531B">
        <w:rPr>
          <w:rFonts w:ascii="Arial" w:hAnsi="Arial" w:cs="Arial"/>
        </w:rPr>
        <w:t xml:space="preserve">Guillette TC, McCord J, Guillette M, Polera ME, Rachels KT, Morgeson C, Kotlarz N, Knappe DRU, Reading BJ, Strynar M, </w:t>
      </w:r>
      <w:r w:rsidRPr="00E2531B">
        <w:rPr>
          <w:rFonts w:ascii="Arial" w:hAnsi="Arial" w:cs="Arial"/>
          <w:i/>
          <w:iCs/>
        </w:rPr>
        <w:t>et al.</w:t>
      </w:r>
      <w:r w:rsidRPr="00E2531B">
        <w:rPr>
          <w:rFonts w:ascii="Arial" w:hAnsi="Arial" w:cs="Arial"/>
        </w:rPr>
        <w:t xml:space="preserve"> (2020) Elevated levels of per- and polyfluoroalkyl substances in Cape Fear River Striped Bass (</w:t>
      </w:r>
      <w:r w:rsidRPr="00E2531B">
        <w:rPr>
          <w:rFonts w:ascii="Arial" w:hAnsi="Arial" w:cs="Arial"/>
          <w:i/>
          <w:iCs/>
        </w:rPr>
        <w:t>Morone saxatilis</w:t>
      </w:r>
      <w:r w:rsidRPr="00E2531B">
        <w:rPr>
          <w:rFonts w:ascii="Arial" w:hAnsi="Arial" w:cs="Arial"/>
        </w:rPr>
        <w:t xml:space="preserve">) are associated with biomarkers of altered immune and liver function. </w:t>
      </w:r>
      <w:r w:rsidRPr="00E2531B">
        <w:rPr>
          <w:rFonts w:ascii="Arial" w:hAnsi="Arial" w:cs="Arial"/>
          <w:i/>
          <w:iCs/>
        </w:rPr>
        <w:t>Environ Int</w:t>
      </w:r>
      <w:r w:rsidRPr="00E2531B">
        <w:rPr>
          <w:rFonts w:ascii="Arial" w:hAnsi="Arial" w:cs="Arial"/>
        </w:rPr>
        <w:t xml:space="preserve"> 136: 105358.</w:t>
      </w:r>
    </w:p>
    <w:p w14:paraId="5EADFAA7" w14:textId="6E8BA6ED" w:rsidR="00FE164D" w:rsidRPr="00E2531B" w:rsidRDefault="00FE164D" w:rsidP="00FE164D">
      <w:pPr>
        <w:pStyle w:val="Bibliography"/>
        <w:rPr>
          <w:rFonts w:ascii="Arial" w:hAnsi="Arial" w:cs="Arial"/>
        </w:rPr>
      </w:pPr>
      <w:r w:rsidRPr="00E2531B">
        <w:rPr>
          <w:rFonts w:ascii="Arial" w:hAnsi="Arial" w:cs="Arial"/>
        </w:rPr>
        <w:t>Ha</w:t>
      </w:r>
      <w:r>
        <w:rPr>
          <w:rFonts w:ascii="Arial" w:hAnsi="Arial" w:cs="Arial"/>
        </w:rPr>
        <w:t xml:space="preserve">nson KC, Cooke SJ </w:t>
      </w:r>
      <w:r w:rsidRPr="00E2531B">
        <w:rPr>
          <w:rFonts w:ascii="Arial" w:hAnsi="Arial" w:cs="Arial"/>
        </w:rPr>
        <w:t>(</w:t>
      </w:r>
      <w:r>
        <w:rPr>
          <w:rFonts w:ascii="Arial" w:hAnsi="Arial" w:cs="Arial"/>
        </w:rPr>
        <w:t>2009</w:t>
      </w:r>
      <w:r w:rsidRPr="00E2531B">
        <w:rPr>
          <w:rFonts w:ascii="Arial" w:hAnsi="Arial" w:cs="Arial"/>
        </w:rPr>
        <w:t xml:space="preserve">) </w:t>
      </w:r>
      <w:r w:rsidRPr="00FE164D">
        <w:rPr>
          <w:rFonts w:ascii="Arial" w:hAnsi="Arial" w:cs="Arial"/>
        </w:rPr>
        <w:t>Nutritional condition and physiology of paternal care in two congeneric species of black bass (</w:t>
      </w:r>
      <w:r w:rsidRPr="008B24EF">
        <w:rPr>
          <w:rFonts w:ascii="Arial" w:hAnsi="Arial" w:cs="Arial"/>
          <w:i/>
          <w:iCs/>
        </w:rPr>
        <w:t>Micropterus</w:t>
      </w:r>
      <w:r w:rsidRPr="00FE164D">
        <w:rPr>
          <w:rFonts w:ascii="Arial" w:hAnsi="Arial" w:cs="Arial"/>
        </w:rPr>
        <w:t xml:space="preserve"> spp.) relative to stage of offspring development. </w:t>
      </w:r>
      <w:r w:rsidRPr="008B24EF">
        <w:rPr>
          <w:rFonts w:ascii="Arial" w:hAnsi="Arial" w:cs="Arial"/>
          <w:i/>
          <w:iCs/>
        </w:rPr>
        <w:t>J Comp Physiol B</w:t>
      </w:r>
      <w:r w:rsidRPr="00FE164D">
        <w:rPr>
          <w:rFonts w:ascii="Arial" w:hAnsi="Arial" w:cs="Arial"/>
        </w:rPr>
        <w:t xml:space="preserve"> 179</w:t>
      </w:r>
      <w:r>
        <w:rPr>
          <w:rFonts w:ascii="Arial" w:hAnsi="Arial" w:cs="Arial"/>
        </w:rPr>
        <w:t xml:space="preserve">: </w:t>
      </w:r>
      <w:r w:rsidRPr="00FE164D">
        <w:rPr>
          <w:rFonts w:ascii="Arial" w:hAnsi="Arial" w:cs="Arial"/>
        </w:rPr>
        <w:t>253–266</w:t>
      </w:r>
      <w:r w:rsidRPr="00E2531B">
        <w:rPr>
          <w:rFonts w:ascii="Arial" w:hAnsi="Arial" w:cs="Arial"/>
        </w:rPr>
        <w:t>.</w:t>
      </w:r>
    </w:p>
    <w:p w14:paraId="2B038213" w14:textId="77777777" w:rsidR="000430F0" w:rsidRPr="00E2531B" w:rsidRDefault="000430F0" w:rsidP="000430F0">
      <w:pPr>
        <w:pStyle w:val="Bibliography"/>
        <w:rPr>
          <w:rFonts w:ascii="Arial" w:hAnsi="Arial" w:cs="Arial"/>
        </w:rPr>
      </w:pPr>
      <w:r w:rsidRPr="00E2531B">
        <w:rPr>
          <w:rFonts w:ascii="Arial" w:hAnsi="Arial" w:cs="Arial"/>
        </w:rPr>
        <w:t xml:space="preserve">Hertika AMS, Arfiati D, Lusiana ED, Putra RB (2022) Effect of environmental factors on blood counts of Gambusia affinis caught at brantas river watershed, Indonesia. </w:t>
      </w:r>
      <w:r w:rsidRPr="00E2531B">
        <w:rPr>
          <w:rFonts w:ascii="Arial" w:hAnsi="Arial" w:cs="Arial"/>
          <w:i/>
          <w:iCs/>
        </w:rPr>
        <w:t>F1000Research</w:t>
      </w:r>
      <w:r w:rsidRPr="00E2531B">
        <w:rPr>
          <w:rFonts w:ascii="Arial" w:hAnsi="Arial" w:cs="Arial"/>
        </w:rPr>
        <w:t xml:space="preserve"> 10: 1169.</w:t>
      </w:r>
    </w:p>
    <w:p w14:paraId="40A1D1C4" w14:textId="77777777" w:rsidR="000430F0" w:rsidRPr="00E2531B" w:rsidRDefault="000430F0" w:rsidP="000430F0">
      <w:pPr>
        <w:pStyle w:val="Bibliography"/>
        <w:rPr>
          <w:rFonts w:ascii="Arial" w:hAnsi="Arial" w:cs="Arial"/>
        </w:rPr>
      </w:pPr>
      <w:r w:rsidRPr="00E2531B">
        <w:rPr>
          <w:rFonts w:ascii="Arial" w:hAnsi="Arial" w:cs="Arial"/>
        </w:rPr>
        <w:t xml:space="preserve">Hertika AMS, Musa M, Amron K, Putra RBDS, Alfarisi MA, Putra AFR, Halimah MF, Wijanata IBP (2025) Analysis of fish hematological profiles as bioindicators of water pollution in fish conservation areas, East Java, Indonesia. </w:t>
      </w:r>
      <w:r w:rsidRPr="00E2531B">
        <w:rPr>
          <w:rFonts w:ascii="Arial" w:hAnsi="Arial" w:cs="Arial"/>
          <w:i/>
          <w:iCs/>
        </w:rPr>
        <w:t>Water Environ Res</w:t>
      </w:r>
      <w:r w:rsidRPr="00E2531B">
        <w:rPr>
          <w:rFonts w:ascii="Arial" w:hAnsi="Arial" w:cs="Arial"/>
        </w:rPr>
        <w:t xml:space="preserve"> 97: e70126.</w:t>
      </w:r>
    </w:p>
    <w:p w14:paraId="1AF93541" w14:textId="77777777" w:rsidR="000430F0" w:rsidRPr="00E2531B" w:rsidRDefault="000430F0" w:rsidP="000430F0">
      <w:pPr>
        <w:pStyle w:val="Bibliography"/>
        <w:rPr>
          <w:rFonts w:ascii="Arial" w:hAnsi="Arial" w:cs="Arial"/>
        </w:rPr>
      </w:pPr>
      <w:r w:rsidRPr="00E2531B">
        <w:rPr>
          <w:rFonts w:ascii="Arial" w:hAnsi="Arial" w:cs="Arial"/>
        </w:rPr>
        <w:t xml:space="preserve">Hontela A, Rasmussen JB, Audet C, Chevalier G (1992) Impaired cortisol stress response in fish from environments polluted by PAHs, PCBs, and mercury. </w:t>
      </w:r>
      <w:r w:rsidRPr="00E2531B">
        <w:rPr>
          <w:rFonts w:ascii="Arial" w:hAnsi="Arial" w:cs="Arial"/>
          <w:i/>
          <w:iCs/>
        </w:rPr>
        <w:t>Arch Environ Contam Toxicol</w:t>
      </w:r>
      <w:r w:rsidRPr="00E2531B">
        <w:rPr>
          <w:rFonts w:ascii="Arial" w:hAnsi="Arial" w:cs="Arial"/>
        </w:rPr>
        <w:t xml:space="preserve"> 22: 278–283.</w:t>
      </w:r>
    </w:p>
    <w:p w14:paraId="657CCB6A" w14:textId="77777777" w:rsidR="000430F0" w:rsidRPr="00E2531B" w:rsidRDefault="000430F0" w:rsidP="000430F0">
      <w:pPr>
        <w:pStyle w:val="Bibliography"/>
        <w:rPr>
          <w:rFonts w:ascii="Arial" w:hAnsi="Arial" w:cs="Arial"/>
        </w:rPr>
      </w:pPr>
      <w:r w:rsidRPr="00E2531B">
        <w:rPr>
          <w:rFonts w:ascii="Arial" w:hAnsi="Arial" w:cs="Arial"/>
        </w:rPr>
        <w:t xml:space="preserve">Houwen B (2002) Blood film preparation and staining procedures. </w:t>
      </w:r>
      <w:r w:rsidRPr="00E2531B">
        <w:rPr>
          <w:rFonts w:ascii="Arial" w:hAnsi="Arial" w:cs="Arial"/>
          <w:i/>
          <w:iCs/>
        </w:rPr>
        <w:t>Clin Lab Med</w:t>
      </w:r>
      <w:r w:rsidRPr="00E2531B">
        <w:rPr>
          <w:rFonts w:ascii="Arial" w:hAnsi="Arial" w:cs="Arial"/>
        </w:rPr>
        <w:t xml:space="preserve"> 22: 1–14.</w:t>
      </w:r>
    </w:p>
    <w:p w14:paraId="7F948250" w14:textId="77777777" w:rsidR="000430F0" w:rsidRPr="00E2531B" w:rsidRDefault="000430F0" w:rsidP="000430F0">
      <w:pPr>
        <w:pStyle w:val="Bibliography"/>
        <w:rPr>
          <w:rFonts w:ascii="Arial" w:hAnsi="Arial" w:cs="Arial"/>
        </w:rPr>
      </w:pPr>
      <w:r w:rsidRPr="00E2531B">
        <w:rPr>
          <w:rFonts w:ascii="Arial" w:hAnsi="Arial" w:cs="Arial"/>
        </w:rPr>
        <w:lastRenderedPageBreak/>
        <w:t xml:space="preserve">Hu F, Yin L, Dong F, Zheng M, Zhao Y, Fu S, Zhang W, Chen X (2021) Effects of long-term cadmium exposure on growth, antioxidant defense and DNA methylation in juvenile Nile tilapia (Oreochromis niloticus). </w:t>
      </w:r>
      <w:r w:rsidRPr="00E2531B">
        <w:rPr>
          <w:rFonts w:ascii="Arial" w:hAnsi="Arial" w:cs="Arial"/>
          <w:i/>
          <w:iCs/>
        </w:rPr>
        <w:t>Aquat Toxicol</w:t>
      </w:r>
      <w:r w:rsidRPr="00E2531B">
        <w:rPr>
          <w:rFonts w:ascii="Arial" w:hAnsi="Arial" w:cs="Arial"/>
        </w:rPr>
        <w:t xml:space="preserve"> 241: 106014.</w:t>
      </w:r>
    </w:p>
    <w:p w14:paraId="5D882F24" w14:textId="77777777" w:rsidR="000430F0" w:rsidRDefault="000430F0" w:rsidP="000430F0">
      <w:pPr>
        <w:pStyle w:val="Bibliography"/>
        <w:rPr>
          <w:rFonts w:ascii="Arial" w:hAnsi="Arial" w:cs="Arial"/>
        </w:rPr>
      </w:pPr>
      <w:r w:rsidRPr="00E2531B">
        <w:rPr>
          <w:rFonts w:ascii="Arial" w:hAnsi="Arial" w:cs="Arial"/>
        </w:rPr>
        <w:t xml:space="preserve">Jaffer NS, Rabee AM, Al-Chalabi SMM (2017) Biochemical and hematological parameters and histological alterations in fish Cyprinus carpio L. as biomarkers for water pollution with chlorpyrifos. </w:t>
      </w:r>
      <w:r w:rsidRPr="00E2531B">
        <w:rPr>
          <w:rFonts w:ascii="Arial" w:hAnsi="Arial" w:cs="Arial"/>
          <w:i/>
          <w:iCs/>
        </w:rPr>
        <w:t>Hum Ecol Risk Assess</w:t>
      </w:r>
      <w:r w:rsidRPr="00E2531B">
        <w:rPr>
          <w:rFonts w:ascii="Arial" w:hAnsi="Arial" w:cs="Arial"/>
        </w:rPr>
        <w:t xml:space="preserve"> 23: 605–616.</w:t>
      </w:r>
    </w:p>
    <w:p w14:paraId="2AB71699" w14:textId="36DA2550" w:rsidR="00C357C4" w:rsidRDefault="00C357C4" w:rsidP="00C357C4">
      <w:pPr>
        <w:pStyle w:val="Bibliography"/>
        <w:rPr>
          <w:rFonts w:ascii="Arial" w:hAnsi="Arial" w:cs="Arial"/>
        </w:rPr>
      </w:pPr>
      <w:r w:rsidRPr="00E2531B">
        <w:rPr>
          <w:rFonts w:ascii="Arial" w:hAnsi="Arial" w:cs="Arial"/>
        </w:rPr>
        <w:t>J</w:t>
      </w:r>
      <w:r w:rsidRPr="00C357C4">
        <w:rPr>
          <w:rFonts w:ascii="Arial" w:hAnsi="Arial" w:cs="Arial"/>
        </w:rPr>
        <w:t>aved M, Usmani N</w:t>
      </w:r>
      <w:r>
        <w:rPr>
          <w:rFonts w:ascii="Arial" w:hAnsi="Arial" w:cs="Arial"/>
        </w:rPr>
        <w:t xml:space="preserve"> (2019)</w:t>
      </w:r>
      <w:r w:rsidRPr="00C357C4">
        <w:rPr>
          <w:rFonts w:ascii="Arial" w:hAnsi="Arial" w:cs="Arial"/>
        </w:rPr>
        <w:t xml:space="preserve"> An </w:t>
      </w:r>
      <w:r>
        <w:rPr>
          <w:rFonts w:ascii="Arial" w:hAnsi="Arial" w:cs="Arial"/>
        </w:rPr>
        <w:t>o</w:t>
      </w:r>
      <w:r w:rsidRPr="00C357C4">
        <w:rPr>
          <w:rFonts w:ascii="Arial" w:hAnsi="Arial" w:cs="Arial"/>
        </w:rPr>
        <w:t xml:space="preserve">verview of the </w:t>
      </w:r>
      <w:r>
        <w:rPr>
          <w:rFonts w:ascii="Arial" w:hAnsi="Arial" w:cs="Arial"/>
        </w:rPr>
        <w:t>a</w:t>
      </w:r>
      <w:r w:rsidRPr="00C357C4">
        <w:rPr>
          <w:rFonts w:ascii="Arial" w:hAnsi="Arial" w:cs="Arial"/>
        </w:rPr>
        <w:t xml:space="preserve">dverse </w:t>
      </w:r>
      <w:r>
        <w:rPr>
          <w:rFonts w:ascii="Arial" w:hAnsi="Arial" w:cs="Arial"/>
        </w:rPr>
        <w:t>e</w:t>
      </w:r>
      <w:r w:rsidRPr="00C357C4">
        <w:rPr>
          <w:rFonts w:ascii="Arial" w:hAnsi="Arial" w:cs="Arial"/>
        </w:rPr>
        <w:t xml:space="preserve">ffects of </w:t>
      </w:r>
      <w:r>
        <w:rPr>
          <w:rFonts w:ascii="Arial" w:hAnsi="Arial" w:cs="Arial"/>
        </w:rPr>
        <w:t>h</w:t>
      </w:r>
      <w:r w:rsidRPr="00C357C4">
        <w:rPr>
          <w:rFonts w:ascii="Arial" w:hAnsi="Arial" w:cs="Arial"/>
        </w:rPr>
        <w:t xml:space="preserve">eavy </w:t>
      </w:r>
      <w:r>
        <w:rPr>
          <w:rFonts w:ascii="Arial" w:hAnsi="Arial" w:cs="Arial"/>
        </w:rPr>
        <w:t>m</w:t>
      </w:r>
      <w:r w:rsidRPr="00C357C4">
        <w:rPr>
          <w:rFonts w:ascii="Arial" w:hAnsi="Arial" w:cs="Arial"/>
        </w:rPr>
        <w:t xml:space="preserve">etal </w:t>
      </w:r>
      <w:r>
        <w:rPr>
          <w:rFonts w:ascii="Arial" w:hAnsi="Arial" w:cs="Arial"/>
        </w:rPr>
        <w:t>c</w:t>
      </w:r>
      <w:r w:rsidRPr="00C357C4">
        <w:rPr>
          <w:rFonts w:ascii="Arial" w:hAnsi="Arial" w:cs="Arial"/>
        </w:rPr>
        <w:t xml:space="preserve">ontamination on </w:t>
      </w:r>
      <w:r>
        <w:rPr>
          <w:rFonts w:ascii="Arial" w:hAnsi="Arial" w:cs="Arial"/>
        </w:rPr>
        <w:t>f</w:t>
      </w:r>
      <w:r w:rsidRPr="00C357C4">
        <w:rPr>
          <w:rFonts w:ascii="Arial" w:hAnsi="Arial" w:cs="Arial"/>
        </w:rPr>
        <w:t xml:space="preserve">ish </w:t>
      </w:r>
      <w:r>
        <w:rPr>
          <w:rFonts w:ascii="Arial" w:hAnsi="Arial" w:cs="Arial"/>
        </w:rPr>
        <w:t>h</w:t>
      </w:r>
      <w:r w:rsidRPr="00C357C4">
        <w:rPr>
          <w:rFonts w:ascii="Arial" w:hAnsi="Arial" w:cs="Arial"/>
        </w:rPr>
        <w:t xml:space="preserve">ealth. </w:t>
      </w:r>
      <w:r w:rsidRPr="008B24EF">
        <w:rPr>
          <w:rFonts w:ascii="Arial" w:hAnsi="Arial" w:cs="Arial"/>
          <w:i/>
          <w:iCs/>
        </w:rPr>
        <w:t>Proc Natl Acad Sci, India, Sect B Biol Sci</w:t>
      </w:r>
      <w:r w:rsidRPr="00C357C4">
        <w:rPr>
          <w:rFonts w:ascii="Arial" w:hAnsi="Arial" w:cs="Arial"/>
        </w:rPr>
        <w:t xml:space="preserve"> 89, 389–403</w:t>
      </w:r>
      <w:r w:rsidRPr="00E2531B">
        <w:rPr>
          <w:rFonts w:ascii="Arial" w:hAnsi="Arial" w:cs="Arial"/>
        </w:rPr>
        <w:t>.</w:t>
      </w:r>
    </w:p>
    <w:p w14:paraId="6AC77D98" w14:textId="56BCC6B3" w:rsidR="00366BC8" w:rsidRPr="00366BC8" w:rsidRDefault="00366BC8" w:rsidP="00366BC8">
      <w:pPr>
        <w:pStyle w:val="Bibliography"/>
        <w:rPr>
          <w:rFonts w:ascii="Arial" w:hAnsi="Arial" w:cs="Arial"/>
        </w:rPr>
      </w:pPr>
      <w:r w:rsidRPr="00E2531B">
        <w:rPr>
          <w:rFonts w:ascii="Arial" w:hAnsi="Arial" w:cs="Arial"/>
        </w:rPr>
        <w:t xml:space="preserve">Jenkins GB, Beckerman AP, Bellard C, Benítez-López A, Ellison AM, Foote CG, Hufton AL, Lashley MA, Lortie CJ, Ma Z, </w:t>
      </w:r>
      <w:r w:rsidRPr="00E2531B">
        <w:rPr>
          <w:rFonts w:ascii="Arial" w:hAnsi="Arial" w:cs="Arial"/>
          <w:i/>
          <w:iCs/>
        </w:rPr>
        <w:t>et al.</w:t>
      </w:r>
      <w:r w:rsidRPr="00E2531B">
        <w:rPr>
          <w:rFonts w:ascii="Arial" w:hAnsi="Arial" w:cs="Arial"/>
        </w:rPr>
        <w:t xml:space="preserve"> (2023) Reproducibility in ecology and evolution: minimum standards for data and code. </w:t>
      </w:r>
      <w:r w:rsidRPr="00E2531B">
        <w:rPr>
          <w:rFonts w:ascii="Arial" w:hAnsi="Arial" w:cs="Arial"/>
          <w:i/>
          <w:iCs/>
        </w:rPr>
        <w:t>Ecol Evol</w:t>
      </w:r>
      <w:r w:rsidRPr="00E2531B">
        <w:rPr>
          <w:rFonts w:ascii="Arial" w:hAnsi="Arial" w:cs="Arial"/>
        </w:rPr>
        <w:t xml:space="preserve"> 13: e9961.</w:t>
      </w:r>
    </w:p>
    <w:p w14:paraId="2EBD5A61" w14:textId="24FE5E23" w:rsidR="0092470C" w:rsidRDefault="0092470C" w:rsidP="0092470C">
      <w:pPr>
        <w:pStyle w:val="Bibliography"/>
        <w:rPr>
          <w:rFonts w:ascii="Arial" w:hAnsi="Arial" w:cs="Arial"/>
        </w:rPr>
      </w:pPr>
      <w:r w:rsidRPr="00E2531B">
        <w:rPr>
          <w:rFonts w:ascii="Arial" w:hAnsi="Arial" w:cs="Arial"/>
        </w:rPr>
        <w:t>Je</w:t>
      </w:r>
      <w:r>
        <w:rPr>
          <w:rFonts w:ascii="Arial" w:hAnsi="Arial" w:cs="Arial"/>
        </w:rPr>
        <w:t>zierska B,</w:t>
      </w:r>
      <w:r w:rsidR="00907F96">
        <w:rPr>
          <w:rFonts w:ascii="Arial" w:hAnsi="Arial" w:cs="Arial"/>
        </w:rPr>
        <w:t xml:space="preserve"> </w:t>
      </w:r>
      <w:r w:rsidR="00907F96" w:rsidRPr="00907F96">
        <w:rPr>
          <w:rFonts w:ascii="Arial" w:hAnsi="Arial" w:cs="Arial"/>
        </w:rPr>
        <w:t>Ł</w:t>
      </w:r>
      <w:r w:rsidR="00907F96">
        <w:rPr>
          <w:rFonts w:ascii="Arial" w:hAnsi="Arial" w:cs="Arial"/>
        </w:rPr>
        <w:t>ugowska K, Witeska M</w:t>
      </w:r>
      <w:r w:rsidRPr="00E2531B">
        <w:rPr>
          <w:rFonts w:ascii="Arial" w:hAnsi="Arial" w:cs="Arial"/>
        </w:rPr>
        <w:t xml:space="preserve"> (</w:t>
      </w:r>
      <w:r w:rsidR="0011228D">
        <w:rPr>
          <w:rFonts w:ascii="Arial" w:hAnsi="Arial" w:cs="Arial"/>
        </w:rPr>
        <w:t>2009</w:t>
      </w:r>
      <w:r w:rsidRPr="00E2531B">
        <w:rPr>
          <w:rFonts w:ascii="Arial" w:hAnsi="Arial" w:cs="Arial"/>
        </w:rPr>
        <w:t>)</w:t>
      </w:r>
      <w:r w:rsidR="00907F96">
        <w:rPr>
          <w:rFonts w:ascii="Arial" w:hAnsi="Arial" w:cs="Arial"/>
        </w:rPr>
        <w:t xml:space="preserve"> The effects of heavy metals on embryonic development of fish (a review). </w:t>
      </w:r>
      <w:r w:rsidR="00907F96">
        <w:rPr>
          <w:rFonts w:ascii="Arial" w:hAnsi="Arial" w:cs="Arial"/>
          <w:i/>
          <w:iCs/>
        </w:rPr>
        <w:t>Fish Physiol Biochem</w:t>
      </w:r>
      <w:r w:rsidR="00907F96">
        <w:rPr>
          <w:rFonts w:ascii="Arial" w:hAnsi="Arial" w:cs="Arial"/>
        </w:rPr>
        <w:t xml:space="preserve"> 35: 625–640</w:t>
      </w:r>
      <w:r w:rsidRPr="00E2531B">
        <w:rPr>
          <w:rFonts w:ascii="Arial" w:hAnsi="Arial" w:cs="Arial"/>
        </w:rPr>
        <w:t>.</w:t>
      </w:r>
    </w:p>
    <w:p w14:paraId="4C855883" w14:textId="6A183493" w:rsidR="000430F0" w:rsidRDefault="000430F0" w:rsidP="000430F0">
      <w:pPr>
        <w:pStyle w:val="Bibliography"/>
        <w:rPr>
          <w:rFonts w:ascii="Arial" w:hAnsi="Arial" w:cs="Arial"/>
        </w:rPr>
      </w:pPr>
      <w:r w:rsidRPr="00E2531B">
        <w:rPr>
          <w:rFonts w:ascii="Arial" w:hAnsi="Arial" w:cs="Arial"/>
        </w:rPr>
        <w:t>Je</w:t>
      </w:r>
      <w:r w:rsidR="00366BC8">
        <w:rPr>
          <w:rFonts w:ascii="Arial" w:hAnsi="Arial" w:cs="Arial"/>
        </w:rPr>
        <w:t>zierska B, Witeska M</w:t>
      </w:r>
      <w:r w:rsidRPr="00E2531B">
        <w:rPr>
          <w:rFonts w:ascii="Arial" w:hAnsi="Arial" w:cs="Arial"/>
        </w:rPr>
        <w:t xml:space="preserve"> (</w:t>
      </w:r>
      <w:r w:rsidR="00366BC8">
        <w:rPr>
          <w:rFonts w:ascii="Arial" w:hAnsi="Arial" w:cs="Arial"/>
        </w:rPr>
        <w:t>2006</w:t>
      </w:r>
      <w:r w:rsidRPr="00E2531B">
        <w:rPr>
          <w:rFonts w:ascii="Arial" w:hAnsi="Arial" w:cs="Arial"/>
        </w:rPr>
        <w:t>)</w:t>
      </w:r>
      <w:r w:rsidR="00366BC8">
        <w:rPr>
          <w:rFonts w:ascii="Arial" w:hAnsi="Arial" w:cs="Arial"/>
        </w:rPr>
        <w:t xml:space="preserve"> The metal uptake and accumulation in fish living in polluted waters. In Soil and water pollution monitoring, protection and remediation </w:t>
      </w:r>
      <w:r w:rsidR="0092470C">
        <w:rPr>
          <w:rFonts w:ascii="Arial" w:hAnsi="Arial" w:cs="Arial"/>
        </w:rPr>
        <w:t>107–114. Dordrecht: Springer Netherlands</w:t>
      </w:r>
      <w:r w:rsidRPr="00E2531B">
        <w:rPr>
          <w:rFonts w:ascii="Arial" w:hAnsi="Arial" w:cs="Arial"/>
        </w:rPr>
        <w:t>.</w:t>
      </w:r>
    </w:p>
    <w:p w14:paraId="32A16AAA" w14:textId="77777777" w:rsidR="000430F0" w:rsidRPr="00E2531B" w:rsidRDefault="000430F0" w:rsidP="000430F0">
      <w:pPr>
        <w:pStyle w:val="Bibliography"/>
        <w:rPr>
          <w:rFonts w:ascii="Arial" w:hAnsi="Arial" w:cs="Arial"/>
        </w:rPr>
      </w:pPr>
      <w:r w:rsidRPr="00E2531B">
        <w:rPr>
          <w:rFonts w:ascii="Arial" w:hAnsi="Arial" w:cs="Arial"/>
        </w:rPr>
        <w:t xml:space="preserve">Kahlon SK, Sharma G, Julka JM, Kumar A, Sharma S, Stadler FJ (2018) Impact of heavy metals and nanoparticles on aquatic biota. </w:t>
      </w:r>
      <w:r w:rsidRPr="00E2531B">
        <w:rPr>
          <w:rFonts w:ascii="Arial" w:hAnsi="Arial" w:cs="Arial"/>
          <w:i/>
          <w:iCs/>
        </w:rPr>
        <w:t>Environ Chem Lett</w:t>
      </w:r>
      <w:r w:rsidRPr="00E2531B">
        <w:rPr>
          <w:rFonts w:ascii="Arial" w:hAnsi="Arial" w:cs="Arial"/>
        </w:rPr>
        <w:t xml:space="preserve"> 16: 919–946.</w:t>
      </w:r>
    </w:p>
    <w:p w14:paraId="7585C3C3" w14:textId="77777777" w:rsidR="000430F0" w:rsidRDefault="000430F0" w:rsidP="000430F0">
      <w:pPr>
        <w:pStyle w:val="Bibliography"/>
        <w:rPr>
          <w:rFonts w:ascii="Arial" w:hAnsi="Arial" w:cs="Arial"/>
        </w:rPr>
      </w:pPr>
      <w:r w:rsidRPr="00E2531B">
        <w:rPr>
          <w:rFonts w:ascii="Arial" w:hAnsi="Arial" w:cs="Arial"/>
        </w:rPr>
        <w:t xml:space="preserve">Kern EM, Langerhans RB (2019) Urbanization alters swimming performance of a stream fish. </w:t>
      </w:r>
      <w:r w:rsidRPr="00E2531B">
        <w:rPr>
          <w:rFonts w:ascii="Arial" w:hAnsi="Arial" w:cs="Arial"/>
          <w:i/>
          <w:iCs/>
        </w:rPr>
        <w:t>Front Ecol Evol</w:t>
      </w:r>
      <w:r w:rsidRPr="00E2531B">
        <w:rPr>
          <w:rFonts w:ascii="Arial" w:hAnsi="Arial" w:cs="Arial"/>
        </w:rPr>
        <w:t xml:space="preserve"> 6: 229.</w:t>
      </w:r>
    </w:p>
    <w:p w14:paraId="3ED84EFF" w14:textId="0BC92D2A" w:rsidR="00C75FF8" w:rsidRPr="00E2531B" w:rsidRDefault="00C75FF8" w:rsidP="00C75FF8">
      <w:pPr>
        <w:pStyle w:val="Bibliography"/>
        <w:rPr>
          <w:rFonts w:ascii="Arial" w:hAnsi="Arial" w:cs="Arial"/>
        </w:rPr>
      </w:pPr>
      <w:r w:rsidRPr="00E2531B">
        <w:rPr>
          <w:rFonts w:ascii="Arial" w:hAnsi="Arial" w:cs="Arial"/>
        </w:rPr>
        <w:t>K</w:t>
      </w:r>
      <w:r w:rsidR="00FE164D" w:rsidRPr="00FE164D">
        <w:rPr>
          <w:rFonts w:ascii="Arial" w:hAnsi="Arial" w:cs="Arial"/>
        </w:rPr>
        <w:t>ieffer JD</w:t>
      </w:r>
      <w:r w:rsidR="00FE164D">
        <w:rPr>
          <w:rFonts w:ascii="Arial" w:hAnsi="Arial" w:cs="Arial"/>
        </w:rPr>
        <w:t>,</w:t>
      </w:r>
      <w:r w:rsidR="00FE164D" w:rsidRPr="00FE164D">
        <w:rPr>
          <w:rFonts w:ascii="Arial" w:hAnsi="Arial" w:cs="Arial"/>
        </w:rPr>
        <w:t xml:space="preserve"> Cooke </w:t>
      </w:r>
      <w:r w:rsidR="00FE164D">
        <w:rPr>
          <w:rFonts w:ascii="Arial" w:hAnsi="Arial" w:cs="Arial"/>
        </w:rPr>
        <w:t>S</w:t>
      </w:r>
      <w:r w:rsidR="00FE164D" w:rsidRPr="00FE164D">
        <w:rPr>
          <w:rFonts w:ascii="Arial" w:hAnsi="Arial" w:cs="Arial"/>
        </w:rPr>
        <w:t xml:space="preserve">J (2009) Physiology and organismal performance of centrarchids. </w:t>
      </w:r>
      <w:r w:rsidR="00FE164D" w:rsidRPr="008B24EF">
        <w:rPr>
          <w:rFonts w:ascii="Arial" w:hAnsi="Arial" w:cs="Arial"/>
          <w:i/>
          <w:iCs/>
        </w:rPr>
        <w:t>Centrarchid fishes: Diversity, biology, and conservation</w:t>
      </w:r>
      <w:r w:rsidRPr="00E2531B">
        <w:rPr>
          <w:rFonts w:ascii="Arial" w:hAnsi="Arial" w:cs="Arial"/>
        </w:rPr>
        <w:t>.</w:t>
      </w:r>
    </w:p>
    <w:p w14:paraId="27B3FF09" w14:textId="77777777" w:rsidR="000430F0" w:rsidRPr="00E2531B" w:rsidRDefault="000430F0" w:rsidP="000430F0">
      <w:pPr>
        <w:pStyle w:val="Bibliography"/>
        <w:rPr>
          <w:rFonts w:ascii="Arial" w:hAnsi="Arial" w:cs="Arial"/>
        </w:rPr>
      </w:pPr>
      <w:r w:rsidRPr="00E2531B">
        <w:rPr>
          <w:rFonts w:ascii="Arial" w:hAnsi="Arial" w:cs="Arial"/>
        </w:rPr>
        <w:t>Kim D, Taylor AT, Near TJ (2022) Phylogenomics and species delimitation of the economically important Black Basses (</w:t>
      </w:r>
      <w:r w:rsidRPr="00E2531B">
        <w:rPr>
          <w:rFonts w:ascii="Arial" w:hAnsi="Arial" w:cs="Arial"/>
          <w:i/>
          <w:iCs/>
        </w:rPr>
        <w:t>Micropterus</w:t>
      </w:r>
      <w:r w:rsidRPr="00E2531B">
        <w:rPr>
          <w:rFonts w:ascii="Arial" w:hAnsi="Arial" w:cs="Arial"/>
        </w:rPr>
        <w:t xml:space="preserve">). </w:t>
      </w:r>
      <w:r w:rsidRPr="00E2531B">
        <w:rPr>
          <w:rFonts w:ascii="Arial" w:hAnsi="Arial" w:cs="Arial"/>
          <w:i/>
          <w:iCs/>
        </w:rPr>
        <w:t>Sci Rep</w:t>
      </w:r>
      <w:r w:rsidRPr="00E2531B">
        <w:rPr>
          <w:rFonts w:ascii="Arial" w:hAnsi="Arial" w:cs="Arial"/>
        </w:rPr>
        <w:t xml:space="preserve"> 12: 9113.</w:t>
      </w:r>
    </w:p>
    <w:p w14:paraId="58D25F54" w14:textId="77777777" w:rsidR="000430F0" w:rsidRPr="00E2531B" w:rsidRDefault="000430F0" w:rsidP="000430F0">
      <w:pPr>
        <w:pStyle w:val="Bibliography"/>
        <w:rPr>
          <w:rFonts w:ascii="Arial" w:hAnsi="Arial" w:cs="Arial"/>
        </w:rPr>
      </w:pPr>
      <w:r w:rsidRPr="00E2531B">
        <w:rPr>
          <w:rFonts w:ascii="Arial" w:hAnsi="Arial" w:cs="Arial"/>
        </w:rPr>
        <w:t xml:space="preserve">Kurwadkar S, Dane J, Kanel SR, Nadagouda MN, Cawdrey RW, Ambade B, Struckhoff GC, Wilkin R (2022) </w:t>
      </w:r>
      <w:r w:rsidRPr="00E2531B">
        <w:rPr>
          <w:rFonts w:ascii="Arial" w:hAnsi="Arial" w:cs="Arial"/>
          <w:i/>
          <w:iCs/>
        </w:rPr>
        <w:t>Per</w:t>
      </w:r>
      <w:r w:rsidRPr="00E2531B">
        <w:rPr>
          <w:rFonts w:ascii="Arial" w:hAnsi="Arial" w:cs="Arial"/>
        </w:rPr>
        <w:t xml:space="preserve">- and polyfluoroalkyl substances in water and wastewater: a critical review of their global occurrence and distribution. </w:t>
      </w:r>
      <w:r w:rsidRPr="00E2531B">
        <w:rPr>
          <w:rFonts w:ascii="Arial" w:hAnsi="Arial" w:cs="Arial"/>
          <w:i/>
          <w:iCs/>
        </w:rPr>
        <w:t>Sci Total Environ</w:t>
      </w:r>
      <w:r w:rsidRPr="00E2531B">
        <w:rPr>
          <w:rFonts w:ascii="Arial" w:hAnsi="Arial" w:cs="Arial"/>
        </w:rPr>
        <w:t xml:space="preserve"> 809: 151003.</w:t>
      </w:r>
    </w:p>
    <w:p w14:paraId="19A005CA" w14:textId="77777777" w:rsidR="000430F0" w:rsidRPr="00E2531B" w:rsidRDefault="000430F0" w:rsidP="000430F0">
      <w:pPr>
        <w:pStyle w:val="Bibliography"/>
        <w:rPr>
          <w:rFonts w:ascii="Arial" w:hAnsi="Arial" w:cs="Arial"/>
        </w:rPr>
      </w:pPr>
      <w:r w:rsidRPr="00E2531B">
        <w:rPr>
          <w:rFonts w:ascii="Arial" w:hAnsi="Arial" w:cs="Arial"/>
        </w:rPr>
        <w:t xml:space="preserve">Lacépède BGE (1802) </w:t>
      </w:r>
      <w:r w:rsidRPr="00E2531B">
        <w:rPr>
          <w:rFonts w:ascii="Arial" w:hAnsi="Arial" w:cs="Arial"/>
          <w:i/>
          <w:iCs/>
        </w:rPr>
        <w:t>Histoire Naturelle Des Poissons V. 4</w:t>
      </w:r>
      <w:r w:rsidRPr="00E2531B">
        <w:rPr>
          <w:rFonts w:ascii="Arial" w:hAnsi="Arial" w:cs="Arial"/>
        </w:rPr>
        <w:t>.</w:t>
      </w:r>
    </w:p>
    <w:p w14:paraId="2B0ADBEB" w14:textId="77777777" w:rsidR="000430F0" w:rsidRPr="00E2531B" w:rsidRDefault="000430F0" w:rsidP="000430F0">
      <w:pPr>
        <w:pStyle w:val="Bibliography"/>
        <w:rPr>
          <w:rFonts w:ascii="Arial" w:hAnsi="Arial" w:cs="Arial"/>
        </w:rPr>
      </w:pPr>
      <w:r w:rsidRPr="00E2531B">
        <w:rPr>
          <w:rFonts w:ascii="Arial" w:hAnsi="Arial" w:cs="Arial"/>
        </w:rPr>
        <w:t xml:space="preserve">Lawrence MJ, Raby GD, Teffer AK, Jeffries KM, Danylchuk AJ, Eliason EJ, Hasler CT, Clark TD, Cooke SJ (2020) Best practices for non-lethal blood sampling of fish via the caudal vasculature. </w:t>
      </w:r>
      <w:r w:rsidRPr="00E2531B">
        <w:rPr>
          <w:rFonts w:ascii="Arial" w:hAnsi="Arial" w:cs="Arial"/>
          <w:i/>
          <w:iCs/>
        </w:rPr>
        <w:t>J Fish Biol</w:t>
      </w:r>
      <w:r w:rsidRPr="00E2531B">
        <w:rPr>
          <w:rFonts w:ascii="Arial" w:hAnsi="Arial" w:cs="Arial"/>
        </w:rPr>
        <w:t xml:space="preserve"> 97: 4–15.</w:t>
      </w:r>
    </w:p>
    <w:p w14:paraId="5AA38F6D" w14:textId="77777777" w:rsidR="000430F0" w:rsidRPr="00E2531B" w:rsidRDefault="000430F0" w:rsidP="000430F0">
      <w:pPr>
        <w:pStyle w:val="Bibliography"/>
        <w:rPr>
          <w:rFonts w:ascii="Arial" w:hAnsi="Arial" w:cs="Arial"/>
        </w:rPr>
      </w:pPr>
      <w:r w:rsidRPr="00E2531B">
        <w:rPr>
          <w:rFonts w:ascii="Arial" w:hAnsi="Arial" w:cs="Arial"/>
        </w:rPr>
        <w:lastRenderedPageBreak/>
        <w:t xml:space="preserve">Lescord GL, Kidd KA, De Silva AO, Williamson M, Spencer C, Wang X, Muir DCG (2015) Perfluorinated and polyfluorinated compounds in lake food webs from the Canadian High Arctic. </w:t>
      </w:r>
      <w:r w:rsidRPr="00E2531B">
        <w:rPr>
          <w:rFonts w:ascii="Arial" w:hAnsi="Arial" w:cs="Arial"/>
          <w:i/>
          <w:iCs/>
        </w:rPr>
        <w:t>Environ Sci Technol</w:t>
      </w:r>
      <w:r w:rsidRPr="00E2531B">
        <w:rPr>
          <w:rFonts w:ascii="Arial" w:hAnsi="Arial" w:cs="Arial"/>
        </w:rPr>
        <w:t xml:space="preserve"> 49: 2694–2702.</w:t>
      </w:r>
    </w:p>
    <w:p w14:paraId="4FC22642" w14:textId="77777777" w:rsidR="000430F0" w:rsidRPr="00E2531B" w:rsidRDefault="000430F0" w:rsidP="000430F0">
      <w:pPr>
        <w:pStyle w:val="Bibliography"/>
        <w:rPr>
          <w:rFonts w:ascii="Arial" w:hAnsi="Arial" w:cs="Arial"/>
        </w:rPr>
      </w:pPr>
      <w:r w:rsidRPr="00E2531B">
        <w:rPr>
          <w:rFonts w:ascii="Arial" w:hAnsi="Arial" w:cs="Arial"/>
        </w:rPr>
        <w:t xml:space="preserve">Lesueur CA (1822) Descriptions of the five new species of the genus </w:t>
      </w:r>
      <w:r w:rsidRPr="00E2531B">
        <w:rPr>
          <w:rFonts w:ascii="Arial" w:hAnsi="Arial" w:cs="Arial"/>
          <w:i/>
          <w:iCs/>
        </w:rPr>
        <w:t>Cichla</w:t>
      </w:r>
      <w:r w:rsidRPr="00E2531B">
        <w:rPr>
          <w:rFonts w:ascii="Arial" w:hAnsi="Arial" w:cs="Arial"/>
        </w:rPr>
        <w:t xml:space="preserve"> of Cuvier. </w:t>
      </w:r>
      <w:r w:rsidRPr="00E2531B">
        <w:rPr>
          <w:rFonts w:ascii="Arial" w:hAnsi="Arial" w:cs="Arial"/>
          <w:i/>
          <w:iCs/>
        </w:rPr>
        <w:t>J Acad Nat Sci Phila</w:t>
      </w:r>
      <w:r w:rsidRPr="00E2531B">
        <w:rPr>
          <w:rFonts w:ascii="Arial" w:hAnsi="Arial" w:cs="Arial"/>
        </w:rPr>
        <w:t xml:space="preserve"> 2: 214–221.</w:t>
      </w:r>
    </w:p>
    <w:p w14:paraId="66428DC3" w14:textId="77777777" w:rsidR="000430F0" w:rsidRPr="00E2531B" w:rsidRDefault="000430F0" w:rsidP="000430F0">
      <w:pPr>
        <w:pStyle w:val="Bibliography"/>
        <w:rPr>
          <w:rFonts w:ascii="Arial" w:hAnsi="Arial" w:cs="Arial"/>
        </w:rPr>
      </w:pPr>
      <w:r w:rsidRPr="00E2531B">
        <w:rPr>
          <w:rFonts w:ascii="Arial" w:hAnsi="Arial" w:cs="Arial"/>
        </w:rPr>
        <w:t xml:space="preserve">Lewis RW, Andrus AK, Arroyo J, Brescia S, Botham PA, Corvaro M, Daston GP, Hofmann T, Rodriguez C, Sewell F, </w:t>
      </w:r>
      <w:r w:rsidRPr="00E2531B">
        <w:rPr>
          <w:rFonts w:ascii="Arial" w:hAnsi="Arial" w:cs="Arial"/>
          <w:i/>
          <w:iCs/>
        </w:rPr>
        <w:t>et al.</w:t>
      </w:r>
      <w:r w:rsidRPr="00E2531B">
        <w:rPr>
          <w:rFonts w:ascii="Arial" w:hAnsi="Arial" w:cs="Arial"/>
        </w:rPr>
        <w:t xml:space="preserve"> (2024) Considerations for the development of guidance on dose level selection for developmental and reproductive toxicity studies. </w:t>
      </w:r>
      <w:r w:rsidRPr="00E2531B">
        <w:rPr>
          <w:rFonts w:ascii="Arial" w:hAnsi="Arial" w:cs="Arial"/>
          <w:i/>
          <w:iCs/>
        </w:rPr>
        <w:t>RTP</w:t>
      </w:r>
      <w:r w:rsidRPr="00E2531B">
        <w:rPr>
          <w:rFonts w:ascii="Arial" w:hAnsi="Arial" w:cs="Arial"/>
        </w:rPr>
        <w:t xml:space="preserve"> 148: 105585.</w:t>
      </w:r>
    </w:p>
    <w:p w14:paraId="22455F3D" w14:textId="77777777" w:rsidR="000430F0" w:rsidRPr="00E2531B" w:rsidRDefault="000430F0" w:rsidP="000430F0">
      <w:pPr>
        <w:pStyle w:val="Bibliography"/>
        <w:rPr>
          <w:rFonts w:ascii="Arial" w:hAnsi="Arial" w:cs="Arial"/>
        </w:rPr>
      </w:pPr>
      <w:r w:rsidRPr="00E2531B">
        <w:rPr>
          <w:rFonts w:ascii="Arial" w:hAnsi="Arial" w:cs="Arial"/>
        </w:rPr>
        <w:t xml:space="preserve">Liu Y, Chen Q, Li Y, Bi L, Jin L, Peng R (2022) Toxic effects of cadmium on fish. </w:t>
      </w:r>
      <w:r w:rsidRPr="00E2531B">
        <w:rPr>
          <w:rFonts w:ascii="Arial" w:hAnsi="Arial" w:cs="Arial"/>
          <w:i/>
          <w:iCs/>
        </w:rPr>
        <w:t>Toxics</w:t>
      </w:r>
      <w:r w:rsidRPr="00E2531B">
        <w:rPr>
          <w:rFonts w:ascii="Arial" w:hAnsi="Arial" w:cs="Arial"/>
        </w:rPr>
        <w:t xml:space="preserve"> 10: 622.</w:t>
      </w:r>
    </w:p>
    <w:p w14:paraId="5A636221" w14:textId="77777777" w:rsidR="000430F0" w:rsidRPr="00E2531B" w:rsidRDefault="000430F0" w:rsidP="000430F0">
      <w:pPr>
        <w:pStyle w:val="Bibliography"/>
        <w:rPr>
          <w:rFonts w:ascii="Arial" w:hAnsi="Arial" w:cs="Arial"/>
        </w:rPr>
      </w:pPr>
      <w:r w:rsidRPr="00E2531B">
        <w:rPr>
          <w:rFonts w:ascii="Arial" w:hAnsi="Arial" w:cs="Arial"/>
        </w:rPr>
        <w:t xml:space="preserve">Ludsin SA, DeVries DR (1997) First-year recruitment of largemouth bass: the interdependency of early life stages. </w:t>
      </w:r>
      <w:r w:rsidRPr="00E2531B">
        <w:rPr>
          <w:rFonts w:ascii="Arial" w:hAnsi="Arial" w:cs="Arial"/>
          <w:i/>
          <w:iCs/>
        </w:rPr>
        <w:t>Ecol Appl</w:t>
      </w:r>
      <w:r w:rsidRPr="00E2531B">
        <w:rPr>
          <w:rFonts w:ascii="Arial" w:hAnsi="Arial" w:cs="Arial"/>
        </w:rPr>
        <w:t xml:space="preserve"> 7: 1024–1038.</w:t>
      </w:r>
    </w:p>
    <w:p w14:paraId="31B863F5" w14:textId="77777777" w:rsidR="000430F0" w:rsidRPr="00E2531B" w:rsidRDefault="000430F0" w:rsidP="000430F0">
      <w:pPr>
        <w:pStyle w:val="Bibliography"/>
        <w:rPr>
          <w:rFonts w:ascii="Arial" w:hAnsi="Arial" w:cs="Arial"/>
        </w:rPr>
      </w:pPr>
      <w:r w:rsidRPr="00E2531B">
        <w:rPr>
          <w:rFonts w:ascii="Arial" w:hAnsi="Arial" w:cs="Arial"/>
        </w:rPr>
        <w:t xml:space="preserve">Mallett MC, Thiem JD, Butler GL, Kennard MJ (2024) A systematic review of approaches to assess fish health responses to anthropogenic threats in freshwater ecosystems. </w:t>
      </w:r>
      <w:r w:rsidRPr="00E2531B">
        <w:rPr>
          <w:rFonts w:ascii="Arial" w:hAnsi="Arial" w:cs="Arial"/>
          <w:i/>
          <w:iCs/>
        </w:rPr>
        <w:t>Conserv Physiol</w:t>
      </w:r>
      <w:r w:rsidRPr="00E2531B">
        <w:rPr>
          <w:rFonts w:ascii="Arial" w:hAnsi="Arial" w:cs="Arial"/>
        </w:rPr>
        <w:t xml:space="preserve"> 12: coae022.</w:t>
      </w:r>
    </w:p>
    <w:p w14:paraId="5B15AD0F" w14:textId="68ECD6DA" w:rsidR="000430F0" w:rsidRDefault="000430F0" w:rsidP="000430F0">
      <w:pPr>
        <w:pStyle w:val="Bibliography"/>
        <w:rPr>
          <w:rFonts w:ascii="Arial" w:hAnsi="Arial" w:cs="Arial"/>
        </w:rPr>
      </w:pPr>
      <w:r w:rsidRPr="00E2531B">
        <w:rPr>
          <w:rFonts w:ascii="Arial" w:hAnsi="Arial" w:cs="Arial"/>
        </w:rPr>
        <w:t>M</w:t>
      </w:r>
      <w:r w:rsidR="00587D97">
        <w:rPr>
          <w:rFonts w:ascii="Arial" w:hAnsi="Arial" w:cs="Arial"/>
        </w:rPr>
        <w:t>cGillycuddy M, Warton DI, Popovic G, Bolker BM</w:t>
      </w:r>
      <w:r w:rsidRPr="00E2531B">
        <w:rPr>
          <w:rFonts w:ascii="Arial" w:hAnsi="Arial" w:cs="Arial"/>
        </w:rPr>
        <w:t xml:space="preserve"> (20</w:t>
      </w:r>
      <w:r w:rsidR="00587D97">
        <w:rPr>
          <w:rFonts w:ascii="Arial" w:hAnsi="Arial" w:cs="Arial"/>
        </w:rPr>
        <w:t>25</w:t>
      </w:r>
      <w:r w:rsidRPr="00E2531B">
        <w:rPr>
          <w:rFonts w:ascii="Arial" w:hAnsi="Arial" w:cs="Arial"/>
        </w:rPr>
        <w:t>)</w:t>
      </w:r>
      <w:r w:rsidR="00587D97">
        <w:rPr>
          <w:rFonts w:ascii="Arial" w:hAnsi="Arial" w:cs="Arial"/>
        </w:rPr>
        <w:t xml:space="preserve"> Parsimoniously fitting large multivariate random effects in glmmTMB</w:t>
      </w:r>
      <w:r w:rsidRPr="00E2531B">
        <w:rPr>
          <w:rFonts w:ascii="Arial" w:hAnsi="Arial" w:cs="Arial"/>
        </w:rPr>
        <w:t>.</w:t>
      </w:r>
      <w:r w:rsidR="00587D97">
        <w:rPr>
          <w:rFonts w:ascii="Arial" w:hAnsi="Arial" w:cs="Arial"/>
        </w:rPr>
        <w:t xml:space="preserve"> </w:t>
      </w:r>
      <w:r w:rsidR="00587D97">
        <w:rPr>
          <w:rFonts w:ascii="Arial" w:hAnsi="Arial" w:cs="Arial"/>
          <w:i/>
          <w:iCs/>
        </w:rPr>
        <w:t>J Stat Softw</w:t>
      </w:r>
      <w:r w:rsidRPr="00E2531B">
        <w:rPr>
          <w:rFonts w:ascii="Arial" w:hAnsi="Arial" w:cs="Arial"/>
        </w:rPr>
        <w:t xml:space="preserve"> </w:t>
      </w:r>
      <w:r w:rsidR="00587D97">
        <w:rPr>
          <w:rFonts w:ascii="Arial" w:hAnsi="Arial" w:cs="Arial"/>
        </w:rPr>
        <w:t>112(1)</w:t>
      </w:r>
      <w:r w:rsidRPr="00E2531B">
        <w:rPr>
          <w:rFonts w:ascii="Arial" w:hAnsi="Arial" w:cs="Arial"/>
        </w:rPr>
        <w:t xml:space="preserve">: </w:t>
      </w:r>
      <w:r w:rsidR="00587D97">
        <w:rPr>
          <w:rFonts w:ascii="Arial" w:hAnsi="Arial" w:cs="Arial"/>
        </w:rPr>
        <w:t>1</w:t>
      </w:r>
      <w:r w:rsidRPr="00E2531B">
        <w:rPr>
          <w:rFonts w:ascii="Arial" w:hAnsi="Arial" w:cs="Arial"/>
        </w:rPr>
        <w:t>–</w:t>
      </w:r>
      <w:r w:rsidR="00587D97">
        <w:rPr>
          <w:rFonts w:ascii="Arial" w:hAnsi="Arial" w:cs="Arial"/>
        </w:rPr>
        <w:t>19</w:t>
      </w:r>
      <w:r w:rsidRPr="00E2531B">
        <w:rPr>
          <w:rFonts w:ascii="Arial" w:hAnsi="Arial" w:cs="Arial"/>
        </w:rPr>
        <w:t>.</w:t>
      </w:r>
    </w:p>
    <w:p w14:paraId="699D03AB" w14:textId="77777777" w:rsidR="000430F0" w:rsidRPr="00E2531B" w:rsidRDefault="000430F0" w:rsidP="000430F0">
      <w:pPr>
        <w:pStyle w:val="Bibliography"/>
        <w:rPr>
          <w:rFonts w:ascii="Arial" w:hAnsi="Arial" w:cs="Arial"/>
        </w:rPr>
      </w:pPr>
      <w:r w:rsidRPr="00E2531B">
        <w:rPr>
          <w:rFonts w:ascii="Arial" w:hAnsi="Arial" w:cs="Arial"/>
        </w:rPr>
        <w:t>Murray CM, Easter M, Merchant M, Cooper A, Crother BI (2013) Can reproductive allometry assess population marginality in crocodilians? a comparative analysis of Gulf Coast American Alligator (</w:t>
      </w:r>
      <w:r w:rsidRPr="00E2531B">
        <w:rPr>
          <w:rFonts w:ascii="Arial" w:hAnsi="Arial" w:cs="Arial"/>
          <w:i/>
          <w:iCs/>
        </w:rPr>
        <w:t>Alligator mississippiensis</w:t>
      </w:r>
      <w:r w:rsidRPr="00E2531B">
        <w:rPr>
          <w:rFonts w:ascii="Arial" w:hAnsi="Arial" w:cs="Arial"/>
        </w:rPr>
        <w:t xml:space="preserve">) populations. </w:t>
      </w:r>
      <w:r w:rsidRPr="00E2531B">
        <w:rPr>
          <w:rFonts w:ascii="Arial" w:hAnsi="Arial" w:cs="Arial"/>
          <w:i/>
          <w:iCs/>
        </w:rPr>
        <w:t>Ichthyol Herpetol</w:t>
      </w:r>
      <w:r w:rsidRPr="00E2531B">
        <w:rPr>
          <w:rFonts w:ascii="Arial" w:hAnsi="Arial" w:cs="Arial"/>
        </w:rPr>
        <w:t xml:space="preserve"> 2013: 268–276.</w:t>
      </w:r>
    </w:p>
    <w:p w14:paraId="47F5619C" w14:textId="77777777" w:rsidR="000430F0" w:rsidRPr="00E2531B" w:rsidRDefault="000430F0" w:rsidP="000430F0">
      <w:pPr>
        <w:pStyle w:val="Bibliography"/>
        <w:rPr>
          <w:rFonts w:ascii="Arial" w:hAnsi="Arial" w:cs="Arial"/>
        </w:rPr>
      </w:pPr>
      <w:r w:rsidRPr="00E2531B">
        <w:rPr>
          <w:rFonts w:ascii="Arial" w:hAnsi="Arial" w:cs="Arial"/>
        </w:rPr>
        <w:t xml:space="preserve">Mussabek D, Söderman A, Imura T, Persson KM, Nakagawa K, Ahrens L, Berndtsson R (2023) PFAS in the drinking water source: analysis of the contamination levels, origin, and emission rates. </w:t>
      </w:r>
      <w:r w:rsidRPr="00E2531B">
        <w:rPr>
          <w:rFonts w:ascii="Arial" w:hAnsi="Arial" w:cs="Arial"/>
          <w:i/>
          <w:iCs/>
        </w:rPr>
        <w:t>Water</w:t>
      </w:r>
      <w:r w:rsidRPr="00E2531B">
        <w:rPr>
          <w:rFonts w:ascii="Arial" w:hAnsi="Arial" w:cs="Arial"/>
        </w:rPr>
        <w:t xml:space="preserve"> 15: 137.</w:t>
      </w:r>
    </w:p>
    <w:p w14:paraId="2BAE7617" w14:textId="77777777" w:rsidR="000430F0" w:rsidRPr="00E2531B" w:rsidRDefault="000430F0" w:rsidP="000430F0">
      <w:pPr>
        <w:pStyle w:val="Bibliography"/>
        <w:rPr>
          <w:rFonts w:ascii="Arial" w:hAnsi="Arial" w:cs="Arial"/>
        </w:rPr>
      </w:pPr>
      <w:r w:rsidRPr="00E2531B">
        <w:rPr>
          <w:rFonts w:ascii="Arial" w:hAnsi="Arial" w:cs="Arial"/>
        </w:rPr>
        <w:t xml:space="preserve">Naidenko SV, Alshinetskiy MV (2020) Size matters: zoo data analysis shows that the white blood cell ratio differs between large and small felids. </w:t>
      </w:r>
      <w:r w:rsidRPr="00E2531B">
        <w:rPr>
          <w:rFonts w:ascii="Arial" w:hAnsi="Arial" w:cs="Arial"/>
          <w:i/>
          <w:iCs/>
        </w:rPr>
        <w:t>Animals</w:t>
      </w:r>
      <w:r w:rsidRPr="00E2531B">
        <w:rPr>
          <w:rFonts w:ascii="Arial" w:hAnsi="Arial" w:cs="Arial"/>
        </w:rPr>
        <w:t xml:space="preserve"> 10: 940.</w:t>
      </w:r>
    </w:p>
    <w:p w14:paraId="5EF510B8" w14:textId="77777777" w:rsidR="000430F0" w:rsidRPr="00E2531B" w:rsidRDefault="000430F0" w:rsidP="000430F0">
      <w:pPr>
        <w:pStyle w:val="Bibliography"/>
        <w:rPr>
          <w:rFonts w:ascii="Arial" w:hAnsi="Arial" w:cs="Arial"/>
        </w:rPr>
      </w:pPr>
      <w:r w:rsidRPr="00E2531B">
        <w:rPr>
          <w:rFonts w:ascii="Arial" w:hAnsi="Arial" w:cs="Arial"/>
        </w:rPr>
        <w:t xml:space="preserve">Nayak S, Sahoo G, Das II, Mohanty AK, Kumar R, Sahoo L, Sundaray JK (2023) Poly- and perfluoroalkyl substances (PFAS): do they matter to aquatic ecosystems? </w:t>
      </w:r>
      <w:r w:rsidRPr="00E2531B">
        <w:rPr>
          <w:rFonts w:ascii="Arial" w:hAnsi="Arial" w:cs="Arial"/>
          <w:i/>
          <w:iCs/>
        </w:rPr>
        <w:t>Toxics</w:t>
      </w:r>
      <w:r w:rsidRPr="00E2531B">
        <w:rPr>
          <w:rFonts w:ascii="Arial" w:hAnsi="Arial" w:cs="Arial"/>
        </w:rPr>
        <w:t xml:space="preserve"> 11: 543.</w:t>
      </w:r>
    </w:p>
    <w:p w14:paraId="7A8F3DCE" w14:textId="77777777" w:rsidR="000430F0" w:rsidRPr="00E2531B" w:rsidRDefault="000430F0" w:rsidP="000430F0">
      <w:pPr>
        <w:pStyle w:val="Bibliography"/>
        <w:rPr>
          <w:rFonts w:ascii="Arial" w:hAnsi="Arial" w:cs="Arial"/>
        </w:rPr>
      </w:pPr>
      <w:r w:rsidRPr="00E2531B">
        <w:rPr>
          <w:rFonts w:ascii="Arial" w:hAnsi="Arial" w:cs="Arial"/>
        </w:rPr>
        <w:t>Neumann RM, Allen MS (2007) Chapter 9: Size structure. In: Guy CS, Brown ML, eds. Analysis and Interpretation of Freshwater Fisheries Data. American Fisheries Society, Bethesda, USA, pp 375–421.</w:t>
      </w:r>
    </w:p>
    <w:p w14:paraId="0C1AB5EF" w14:textId="77777777" w:rsidR="000430F0" w:rsidRPr="00E2531B" w:rsidRDefault="000430F0" w:rsidP="000430F0">
      <w:pPr>
        <w:pStyle w:val="Bibliography"/>
        <w:rPr>
          <w:rFonts w:ascii="Arial" w:hAnsi="Arial" w:cs="Arial"/>
        </w:rPr>
      </w:pPr>
      <w:r w:rsidRPr="00E2531B">
        <w:rPr>
          <w:rFonts w:ascii="Arial" w:hAnsi="Arial" w:cs="Arial"/>
        </w:rPr>
        <w:t xml:space="preserve">Norris AJ, DeVries DR, Wright RA (2010) Coastal estuaries as habitat for a freshwater fish species: exploring population-level effects of salinity on largemouth bass. </w:t>
      </w:r>
      <w:r w:rsidRPr="00E2531B">
        <w:rPr>
          <w:rFonts w:ascii="Arial" w:hAnsi="Arial" w:cs="Arial"/>
          <w:i/>
          <w:iCs/>
        </w:rPr>
        <w:t>Trans Am Fish Soc</w:t>
      </w:r>
      <w:r w:rsidRPr="00E2531B">
        <w:rPr>
          <w:rFonts w:ascii="Arial" w:hAnsi="Arial" w:cs="Arial"/>
        </w:rPr>
        <w:t xml:space="preserve"> 139: 610–625.</w:t>
      </w:r>
    </w:p>
    <w:p w14:paraId="73C3E2D0" w14:textId="77777777" w:rsidR="000430F0" w:rsidRPr="00E2531B" w:rsidRDefault="000430F0" w:rsidP="000430F0">
      <w:pPr>
        <w:pStyle w:val="Bibliography"/>
        <w:rPr>
          <w:rFonts w:ascii="Arial" w:hAnsi="Arial" w:cs="Arial"/>
        </w:rPr>
      </w:pPr>
      <w:r w:rsidRPr="00E2531B">
        <w:rPr>
          <w:rFonts w:ascii="Arial" w:hAnsi="Arial" w:cs="Arial"/>
        </w:rPr>
        <w:lastRenderedPageBreak/>
        <w:t xml:space="preserve">Pan C-G, Ying G-G, Zhao J-L, Liu Y-S, Jiang Y-X, Zhang Q-Q (2014) Spatiotemporal distribution and mass loadings of perfluoroalkyl substances in the Yangtze River of China. </w:t>
      </w:r>
      <w:r w:rsidRPr="00E2531B">
        <w:rPr>
          <w:rFonts w:ascii="Arial" w:hAnsi="Arial" w:cs="Arial"/>
          <w:i/>
          <w:iCs/>
        </w:rPr>
        <w:t>Sci Total Environ</w:t>
      </w:r>
      <w:r w:rsidRPr="00E2531B">
        <w:rPr>
          <w:rFonts w:ascii="Arial" w:hAnsi="Arial" w:cs="Arial"/>
        </w:rPr>
        <w:t xml:space="preserve"> 493: 580–587.</w:t>
      </w:r>
    </w:p>
    <w:p w14:paraId="3CE13F06" w14:textId="77777777" w:rsidR="000430F0" w:rsidRPr="00E2531B" w:rsidRDefault="000430F0" w:rsidP="000430F0">
      <w:pPr>
        <w:pStyle w:val="Bibliography"/>
        <w:rPr>
          <w:rFonts w:ascii="Arial" w:hAnsi="Arial" w:cs="Arial"/>
        </w:rPr>
      </w:pPr>
      <w:r w:rsidRPr="00E2531B">
        <w:rPr>
          <w:rFonts w:ascii="Arial" w:hAnsi="Arial" w:cs="Arial"/>
        </w:rPr>
        <w:t>Pankhurst N, Van Der Kraak G (1997) Effects of stress on reproduction and growth of fish. In: Fish Stress and Health in Aquaculture. pp 73–93.</w:t>
      </w:r>
    </w:p>
    <w:p w14:paraId="0FB3AD7B" w14:textId="77777777" w:rsidR="000430F0" w:rsidRPr="00E2531B" w:rsidRDefault="000430F0" w:rsidP="000430F0">
      <w:pPr>
        <w:pStyle w:val="Bibliography"/>
        <w:rPr>
          <w:rFonts w:ascii="Arial" w:hAnsi="Arial" w:cs="Arial"/>
        </w:rPr>
      </w:pPr>
      <w:r w:rsidRPr="00E2531B">
        <w:rPr>
          <w:rFonts w:ascii="Arial" w:hAnsi="Arial" w:cs="Arial"/>
        </w:rPr>
        <w:t>Pinheiro JPS, Windsor FM, Wilson RW, Tyler CR (2021) Global variation in freshwater physico</w:t>
      </w:r>
      <w:r w:rsidRPr="00E2531B">
        <w:rPr>
          <w:rFonts w:ascii="Cambria Math" w:hAnsi="Cambria Math" w:cs="Cambria Math"/>
        </w:rPr>
        <w:t>‐</w:t>
      </w:r>
      <w:r w:rsidRPr="00E2531B">
        <w:rPr>
          <w:rFonts w:ascii="Arial" w:hAnsi="Arial" w:cs="Arial"/>
        </w:rPr>
        <w:t xml:space="preserve">chemistry and its influence on chemical toxicity in aquatic wildlife. </w:t>
      </w:r>
      <w:r w:rsidRPr="00E2531B">
        <w:rPr>
          <w:rFonts w:ascii="Arial" w:hAnsi="Arial" w:cs="Arial"/>
          <w:i/>
          <w:iCs/>
        </w:rPr>
        <w:t>Biol Rev</w:t>
      </w:r>
      <w:r w:rsidRPr="00E2531B">
        <w:rPr>
          <w:rFonts w:ascii="Arial" w:hAnsi="Arial" w:cs="Arial"/>
        </w:rPr>
        <w:t xml:space="preserve"> 96: 1528–1546.</w:t>
      </w:r>
    </w:p>
    <w:p w14:paraId="7B12F011" w14:textId="77777777" w:rsidR="000430F0" w:rsidRPr="00E2531B" w:rsidRDefault="000430F0" w:rsidP="000430F0">
      <w:pPr>
        <w:pStyle w:val="Bibliography"/>
        <w:rPr>
          <w:rFonts w:ascii="Arial" w:hAnsi="Arial" w:cs="Arial"/>
        </w:rPr>
      </w:pPr>
      <w:r w:rsidRPr="00E2531B">
        <w:rPr>
          <w:rFonts w:ascii="Arial" w:hAnsi="Arial" w:cs="Arial"/>
        </w:rPr>
        <w:t xml:space="preserve">Piva E, Schumann S, Dotteschini S, Brocca G, Radaelli G, Marion A, Irato P, Bertotto D, Santovito G (2022) Antioxidant responses induced by PFAS exposure in freshwater fish in the Veneto Region. </w:t>
      </w:r>
      <w:r w:rsidRPr="00E2531B">
        <w:rPr>
          <w:rFonts w:ascii="Arial" w:hAnsi="Arial" w:cs="Arial"/>
          <w:i/>
          <w:iCs/>
        </w:rPr>
        <w:t>Antioxid</w:t>
      </w:r>
      <w:r w:rsidRPr="00E2531B">
        <w:rPr>
          <w:rFonts w:ascii="Arial" w:hAnsi="Arial" w:cs="Arial"/>
        </w:rPr>
        <w:t xml:space="preserve"> 11: 1115.</w:t>
      </w:r>
    </w:p>
    <w:p w14:paraId="2090B8B5" w14:textId="77777777" w:rsidR="000430F0" w:rsidRPr="00E2531B" w:rsidRDefault="000430F0" w:rsidP="000430F0">
      <w:pPr>
        <w:pStyle w:val="Bibliography"/>
        <w:rPr>
          <w:rFonts w:ascii="Arial" w:hAnsi="Arial" w:cs="Arial"/>
        </w:rPr>
      </w:pPr>
      <w:r w:rsidRPr="00E2531B">
        <w:rPr>
          <w:rFonts w:ascii="Arial" w:hAnsi="Arial" w:cs="Arial"/>
        </w:rPr>
        <w:t>Posit team (2025) RStudio: Integrated Development Environment for R. Posit Software, PBC, Boston, MA.</w:t>
      </w:r>
    </w:p>
    <w:p w14:paraId="1870CD65" w14:textId="77777777" w:rsidR="000430F0" w:rsidRPr="00E2531B" w:rsidRDefault="000430F0" w:rsidP="000430F0">
      <w:pPr>
        <w:pStyle w:val="Bibliography"/>
        <w:rPr>
          <w:rFonts w:ascii="Arial" w:hAnsi="Arial" w:cs="Arial"/>
        </w:rPr>
      </w:pPr>
      <w:r w:rsidRPr="00E2531B">
        <w:rPr>
          <w:rFonts w:ascii="Arial" w:hAnsi="Arial" w:cs="Arial"/>
        </w:rPr>
        <w:t xml:space="preserve">Qazi MR, Bogdanska J, Butenhoff JL, Nelson BD, DePierre JW, Abedi-Valugerdi M (2009) High-dose, short-term exposure of mice to perfluorooctanesulfonate (PFOS) or perfluorooctanoate (PFOA) affects the number of circulating neutrophils differently, but enhances the inflammatory responses of macrophages to lipopolysaccharide (LPS) in a similar fashion. </w:t>
      </w:r>
      <w:r w:rsidRPr="00E2531B">
        <w:rPr>
          <w:rFonts w:ascii="Arial" w:hAnsi="Arial" w:cs="Arial"/>
          <w:i/>
          <w:iCs/>
        </w:rPr>
        <w:t>Toxicol</w:t>
      </w:r>
      <w:r w:rsidRPr="00E2531B">
        <w:rPr>
          <w:rFonts w:ascii="Arial" w:hAnsi="Arial" w:cs="Arial"/>
        </w:rPr>
        <w:t xml:space="preserve"> 262: 207–214.</w:t>
      </w:r>
    </w:p>
    <w:p w14:paraId="3A84578F" w14:textId="77777777" w:rsidR="000430F0" w:rsidRPr="00E2531B" w:rsidRDefault="000430F0" w:rsidP="000430F0">
      <w:pPr>
        <w:pStyle w:val="Bibliography"/>
        <w:rPr>
          <w:rFonts w:ascii="Arial" w:hAnsi="Arial" w:cs="Arial"/>
        </w:rPr>
      </w:pPr>
      <w:r w:rsidRPr="00E2531B">
        <w:rPr>
          <w:rFonts w:ascii="Arial" w:hAnsi="Arial" w:cs="Arial"/>
        </w:rPr>
        <w:t>R Core Team (2025) R: A Language and Environment for Statistical Computing. R Foundation for Statistical Computing, Vienna, Austria.</w:t>
      </w:r>
    </w:p>
    <w:p w14:paraId="021FE7D0" w14:textId="77777777" w:rsidR="000430F0" w:rsidRPr="00E2531B" w:rsidRDefault="000430F0" w:rsidP="000430F0">
      <w:pPr>
        <w:pStyle w:val="Bibliography"/>
        <w:rPr>
          <w:rFonts w:ascii="Arial" w:hAnsi="Arial" w:cs="Arial"/>
        </w:rPr>
      </w:pPr>
      <w:r w:rsidRPr="00E2531B">
        <w:rPr>
          <w:rFonts w:ascii="Arial" w:hAnsi="Arial" w:cs="Arial"/>
        </w:rPr>
        <w:t xml:space="preserve">Ritter L Keith Solomon, Paul Sibley, Ken Hall, Patricia Keen, Gevan Mattu, Beth Linton (2002) Sources, pathways, and relative risks of contaminants in surface water and groundwater: a perspective prepared for the Walkerton inquiry. </w:t>
      </w:r>
      <w:r w:rsidRPr="00E2531B">
        <w:rPr>
          <w:rFonts w:ascii="Arial" w:hAnsi="Arial" w:cs="Arial"/>
          <w:i/>
          <w:iCs/>
        </w:rPr>
        <w:t>J Toxicol Environ Health</w:t>
      </w:r>
      <w:r w:rsidRPr="00E2531B">
        <w:rPr>
          <w:rFonts w:ascii="Arial" w:hAnsi="Arial" w:cs="Arial"/>
        </w:rPr>
        <w:t xml:space="preserve"> 65: 1–142.</w:t>
      </w:r>
    </w:p>
    <w:p w14:paraId="1D0CC864" w14:textId="77777777" w:rsidR="000430F0" w:rsidRPr="00E2531B" w:rsidRDefault="000430F0" w:rsidP="000430F0">
      <w:pPr>
        <w:pStyle w:val="Bibliography"/>
        <w:rPr>
          <w:rFonts w:ascii="Arial" w:hAnsi="Arial" w:cs="Arial"/>
        </w:rPr>
      </w:pPr>
      <w:r w:rsidRPr="00E2531B">
        <w:rPr>
          <w:rFonts w:ascii="Arial" w:hAnsi="Arial" w:cs="Arial"/>
        </w:rPr>
        <w:t xml:space="preserve">Rodgers EM, Poletto JB, Gomez Isaza DF, Van Eenennaam JP, Connon RE, Todgham AE, Seesholtz A, Heublein JC, Cech JJ, Kelly JT, </w:t>
      </w:r>
      <w:r w:rsidRPr="00E2531B">
        <w:rPr>
          <w:rFonts w:ascii="Arial" w:hAnsi="Arial" w:cs="Arial"/>
          <w:i/>
          <w:iCs/>
        </w:rPr>
        <w:t>et al.</w:t>
      </w:r>
      <w:r w:rsidRPr="00E2531B">
        <w:rPr>
          <w:rFonts w:ascii="Arial" w:hAnsi="Arial" w:cs="Arial"/>
        </w:rPr>
        <w:t xml:space="preserve"> (2019) Integrating physiological data with the conservation and management of fishes: a meta-analytical review using the threatened green sturgeon (</w:t>
      </w:r>
      <w:r w:rsidRPr="00E2531B">
        <w:rPr>
          <w:rFonts w:ascii="Arial" w:hAnsi="Arial" w:cs="Arial"/>
          <w:i/>
          <w:iCs/>
        </w:rPr>
        <w:t>Acipenser medirostris</w:t>
      </w:r>
      <w:r w:rsidRPr="00E2531B">
        <w:rPr>
          <w:rFonts w:ascii="Arial" w:hAnsi="Arial" w:cs="Arial"/>
        </w:rPr>
        <w:t xml:space="preserve">). </w:t>
      </w:r>
      <w:r w:rsidRPr="00E2531B">
        <w:rPr>
          <w:rFonts w:ascii="Arial" w:hAnsi="Arial" w:cs="Arial"/>
          <w:i/>
          <w:iCs/>
        </w:rPr>
        <w:t>Conserv Physiol</w:t>
      </w:r>
      <w:r w:rsidRPr="00E2531B">
        <w:rPr>
          <w:rFonts w:ascii="Arial" w:hAnsi="Arial" w:cs="Arial"/>
        </w:rPr>
        <w:t xml:space="preserve"> 7: coz035.</w:t>
      </w:r>
    </w:p>
    <w:p w14:paraId="5FEDC12D" w14:textId="77777777" w:rsidR="000430F0" w:rsidRPr="00E2531B" w:rsidRDefault="000430F0" w:rsidP="000430F0">
      <w:pPr>
        <w:pStyle w:val="Bibliography"/>
        <w:rPr>
          <w:rFonts w:ascii="Arial" w:hAnsi="Arial" w:cs="Arial"/>
        </w:rPr>
      </w:pPr>
      <w:r w:rsidRPr="00E2531B">
        <w:rPr>
          <w:rFonts w:ascii="Arial" w:hAnsi="Arial" w:cs="Arial"/>
        </w:rPr>
        <w:t xml:space="preserve">Schreck CB (2010) Stress and fish reproduction: the roles of allostasis and hormesis. </w:t>
      </w:r>
      <w:r w:rsidRPr="00E2531B">
        <w:rPr>
          <w:rFonts w:ascii="Arial" w:hAnsi="Arial" w:cs="Arial"/>
          <w:i/>
          <w:iCs/>
        </w:rPr>
        <w:t>Gen Comp Endocrinol</w:t>
      </w:r>
      <w:r w:rsidRPr="00E2531B">
        <w:rPr>
          <w:rFonts w:ascii="Arial" w:hAnsi="Arial" w:cs="Arial"/>
        </w:rPr>
        <w:t xml:space="preserve"> 165: 549–556.</w:t>
      </w:r>
    </w:p>
    <w:p w14:paraId="3486A61B" w14:textId="77777777" w:rsidR="000430F0" w:rsidRPr="00E2531B" w:rsidRDefault="000430F0" w:rsidP="000430F0">
      <w:pPr>
        <w:pStyle w:val="Bibliography"/>
        <w:rPr>
          <w:rFonts w:ascii="Arial" w:hAnsi="Arial" w:cs="Arial"/>
        </w:rPr>
      </w:pPr>
      <w:r w:rsidRPr="00E2531B">
        <w:rPr>
          <w:rFonts w:ascii="Arial" w:hAnsi="Arial" w:cs="Arial"/>
        </w:rPr>
        <w:t xml:space="preserve">Schumann S, Negrato E, Piva E, Pietropoli E, Bonato M, Irato P, Marion A, Santovito G, Bertotto D (2024) Cortisol levels reveal species-specific stress condition in fish from PFAS polluted rivers. </w:t>
      </w:r>
      <w:r w:rsidRPr="00E2531B">
        <w:rPr>
          <w:rFonts w:ascii="Arial" w:hAnsi="Arial" w:cs="Arial"/>
          <w:i/>
          <w:iCs/>
        </w:rPr>
        <w:t>Chemosphere</w:t>
      </w:r>
      <w:r w:rsidRPr="00E2531B">
        <w:rPr>
          <w:rFonts w:ascii="Arial" w:hAnsi="Arial" w:cs="Arial"/>
        </w:rPr>
        <w:t xml:space="preserve"> 363: 142925.</w:t>
      </w:r>
    </w:p>
    <w:p w14:paraId="2C9F3632" w14:textId="77777777" w:rsidR="000430F0" w:rsidRPr="00E2531B" w:rsidRDefault="000430F0" w:rsidP="000430F0">
      <w:pPr>
        <w:pStyle w:val="Bibliography"/>
        <w:rPr>
          <w:rFonts w:ascii="Arial" w:hAnsi="Arial" w:cs="Arial"/>
        </w:rPr>
      </w:pPr>
      <w:r w:rsidRPr="00E2531B">
        <w:rPr>
          <w:rFonts w:ascii="Arial" w:hAnsi="Arial" w:cs="Arial"/>
        </w:rPr>
        <w:t xml:space="preserve">Schymanski EL, Zhang J, Thiessen PA, Chirsir P, Kondic T, Bolton EE (2023) Per- and polyfluoroalkyl substances (PFAS) in PubChem: 7 million and growing. </w:t>
      </w:r>
      <w:r w:rsidRPr="00E2531B">
        <w:rPr>
          <w:rFonts w:ascii="Arial" w:hAnsi="Arial" w:cs="Arial"/>
          <w:i/>
          <w:iCs/>
        </w:rPr>
        <w:t>Environ Sci Technol</w:t>
      </w:r>
      <w:r w:rsidRPr="00E2531B">
        <w:rPr>
          <w:rFonts w:ascii="Arial" w:hAnsi="Arial" w:cs="Arial"/>
        </w:rPr>
        <w:t xml:space="preserve"> 57: 16918–16928.</w:t>
      </w:r>
    </w:p>
    <w:p w14:paraId="72EEF494" w14:textId="77777777" w:rsidR="000430F0" w:rsidRPr="00E2531B" w:rsidRDefault="000430F0" w:rsidP="000430F0">
      <w:pPr>
        <w:pStyle w:val="Bibliography"/>
        <w:rPr>
          <w:rFonts w:ascii="Arial" w:hAnsi="Arial" w:cs="Arial"/>
        </w:rPr>
      </w:pPr>
      <w:r w:rsidRPr="00E2531B">
        <w:rPr>
          <w:rFonts w:ascii="Arial" w:hAnsi="Arial" w:cs="Arial"/>
        </w:rPr>
        <w:lastRenderedPageBreak/>
        <w:t xml:space="preserve">Seriani R, Abessa DMS, Moreira LB, Cabrera JPG, Sanches JQ, Silva CLS, Amorim FA, Rivero DHRF, Silva FL, Fitorra LS, </w:t>
      </w:r>
      <w:r w:rsidRPr="00E2531B">
        <w:rPr>
          <w:rFonts w:ascii="Arial" w:hAnsi="Arial" w:cs="Arial"/>
          <w:i/>
          <w:iCs/>
        </w:rPr>
        <w:t>et al.</w:t>
      </w:r>
      <w:r w:rsidRPr="00E2531B">
        <w:rPr>
          <w:rFonts w:ascii="Arial" w:hAnsi="Arial" w:cs="Arial"/>
        </w:rPr>
        <w:t xml:space="preserve"> (2015a) In vitro mucus transportability, cytogenotoxicity, and hematological changes as non-destructive physiological biomarkers in fish chronically exposed to metals. </w:t>
      </w:r>
      <w:r w:rsidRPr="00E2531B">
        <w:rPr>
          <w:rFonts w:ascii="Arial" w:hAnsi="Arial" w:cs="Arial"/>
          <w:i/>
          <w:iCs/>
        </w:rPr>
        <w:t>Ecotoxicol Environ Saf</w:t>
      </w:r>
      <w:r w:rsidRPr="00E2531B">
        <w:rPr>
          <w:rFonts w:ascii="Arial" w:hAnsi="Arial" w:cs="Arial"/>
        </w:rPr>
        <w:t xml:space="preserve"> 112: 162–168.</w:t>
      </w:r>
    </w:p>
    <w:p w14:paraId="5429B87E" w14:textId="77777777" w:rsidR="000430F0" w:rsidRPr="00E2531B" w:rsidRDefault="000430F0" w:rsidP="000430F0">
      <w:pPr>
        <w:pStyle w:val="Bibliography"/>
        <w:rPr>
          <w:rFonts w:ascii="Arial" w:hAnsi="Arial" w:cs="Arial"/>
        </w:rPr>
      </w:pPr>
      <w:r w:rsidRPr="00E2531B">
        <w:rPr>
          <w:rFonts w:ascii="Arial" w:hAnsi="Arial" w:cs="Arial"/>
        </w:rPr>
        <w:t xml:space="preserve">Seriani R, França JG, Lombardi JV, Brito JM, Ranzani-Paiva MJT (2015b) Hematological changes and cytogenotoxicity in the tilapia Oreochromis niloticus caused by sub-chronic exposures to mercury and selenium. </w:t>
      </w:r>
      <w:r w:rsidRPr="00E2531B">
        <w:rPr>
          <w:rFonts w:ascii="Arial" w:hAnsi="Arial" w:cs="Arial"/>
          <w:i/>
          <w:iCs/>
        </w:rPr>
        <w:t>Fish Physiol Biochem</w:t>
      </w:r>
      <w:r w:rsidRPr="00E2531B">
        <w:rPr>
          <w:rFonts w:ascii="Arial" w:hAnsi="Arial" w:cs="Arial"/>
        </w:rPr>
        <w:t xml:space="preserve"> 41: 311–322.</w:t>
      </w:r>
    </w:p>
    <w:p w14:paraId="5F9794CF" w14:textId="77777777" w:rsidR="000430F0" w:rsidRDefault="000430F0" w:rsidP="000430F0">
      <w:pPr>
        <w:pStyle w:val="Bibliography"/>
        <w:rPr>
          <w:rFonts w:ascii="Arial" w:hAnsi="Arial" w:cs="Arial"/>
        </w:rPr>
      </w:pPr>
      <w:r w:rsidRPr="00E2531B">
        <w:rPr>
          <w:rFonts w:ascii="Arial" w:hAnsi="Arial" w:cs="Arial"/>
        </w:rPr>
        <w:t xml:space="preserve">Shahjahan M, Uddin MH, Bain V, Haque MM (2018) Increased water temperature altered hemato-biochemical parameters and structure of peripheral erythrocytes in striped catfish Pangasianodon hypophthalmus. </w:t>
      </w:r>
      <w:r w:rsidRPr="00E2531B">
        <w:rPr>
          <w:rFonts w:ascii="Arial" w:hAnsi="Arial" w:cs="Arial"/>
          <w:i/>
          <w:iCs/>
        </w:rPr>
        <w:t>FISH</w:t>
      </w:r>
      <w:r w:rsidRPr="00E2531B">
        <w:rPr>
          <w:rFonts w:ascii="Arial" w:hAnsi="Arial" w:cs="Arial"/>
        </w:rPr>
        <w:t xml:space="preserve"> 44: 1309–1318.</w:t>
      </w:r>
    </w:p>
    <w:p w14:paraId="4B25A154" w14:textId="44FEEF24" w:rsidR="00A20B51" w:rsidRPr="00E2531B" w:rsidRDefault="00A20B51" w:rsidP="00A20B51">
      <w:pPr>
        <w:pStyle w:val="Bibliography"/>
        <w:rPr>
          <w:rFonts w:ascii="Arial" w:hAnsi="Arial" w:cs="Arial"/>
        </w:rPr>
      </w:pPr>
      <w:r w:rsidRPr="00E2531B">
        <w:rPr>
          <w:rFonts w:ascii="Arial" w:hAnsi="Arial" w:cs="Arial"/>
        </w:rPr>
        <w:t xml:space="preserve">Shahjahan M, </w:t>
      </w:r>
      <w:r>
        <w:rPr>
          <w:rFonts w:ascii="Arial" w:hAnsi="Arial" w:cs="Arial"/>
        </w:rPr>
        <w:t>Taslima K, Rahman MS, Al-Emran M, Alam SI, Faggio C</w:t>
      </w:r>
      <w:r w:rsidRPr="00E2531B">
        <w:rPr>
          <w:rFonts w:ascii="Arial" w:hAnsi="Arial" w:cs="Arial"/>
        </w:rPr>
        <w:t xml:space="preserve"> (20</w:t>
      </w:r>
      <w:r>
        <w:rPr>
          <w:rFonts w:ascii="Arial" w:hAnsi="Arial" w:cs="Arial"/>
        </w:rPr>
        <w:t>22</w:t>
      </w:r>
      <w:r w:rsidRPr="00E2531B">
        <w:rPr>
          <w:rFonts w:ascii="Arial" w:hAnsi="Arial" w:cs="Arial"/>
        </w:rPr>
        <w:t xml:space="preserve">) </w:t>
      </w:r>
      <w:r w:rsidR="00C357C4">
        <w:rPr>
          <w:rFonts w:ascii="Arial" w:hAnsi="Arial" w:cs="Arial"/>
        </w:rPr>
        <w:t>Effects of heavy metals on fish physiology – a review</w:t>
      </w:r>
      <w:r w:rsidRPr="00E2531B">
        <w:rPr>
          <w:rFonts w:ascii="Arial" w:hAnsi="Arial" w:cs="Arial"/>
        </w:rPr>
        <w:t xml:space="preserve">. </w:t>
      </w:r>
      <w:r w:rsidR="00C357C4">
        <w:rPr>
          <w:rFonts w:ascii="Arial" w:hAnsi="Arial" w:cs="Arial"/>
          <w:i/>
          <w:iCs/>
        </w:rPr>
        <w:t>Chemosphere</w:t>
      </w:r>
      <w:r w:rsidRPr="00E2531B">
        <w:rPr>
          <w:rFonts w:ascii="Arial" w:hAnsi="Arial" w:cs="Arial"/>
        </w:rPr>
        <w:t xml:space="preserve"> </w:t>
      </w:r>
      <w:r w:rsidR="00C357C4">
        <w:rPr>
          <w:rFonts w:ascii="Arial" w:hAnsi="Arial" w:cs="Arial"/>
        </w:rPr>
        <w:t>300: 134519</w:t>
      </w:r>
      <w:r w:rsidRPr="00E2531B">
        <w:rPr>
          <w:rFonts w:ascii="Arial" w:hAnsi="Arial" w:cs="Arial"/>
        </w:rPr>
        <w:t>.</w:t>
      </w:r>
    </w:p>
    <w:p w14:paraId="5534BDA3" w14:textId="77777777" w:rsidR="000430F0" w:rsidRPr="00E2531B" w:rsidRDefault="000430F0" w:rsidP="000430F0">
      <w:pPr>
        <w:pStyle w:val="Bibliography"/>
        <w:rPr>
          <w:rFonts w:ascii="Arial" w:hAnsi="Arial" w:cs="Arial"/>
        </w:rPr>
      </w:pPr>
      <w:r w:rsidRPr="00E2531B">
        <w:rPr>
          <w:rFonts w:ascii="Arial" w:hAnsi="Arial" w:cs="Arial"/>
        </w:rPr>
        <w:t xml:space="preserve">Sharma M, Kant R, Sharma AK, Sharma AK (2025) Exploring the impact of heavy metals toxicity in the aquatic ecosystem. </w:t>
      </w:r>
      <w:r w:rsidRPr="00E2531B">
        <w:rPr>
          <w:rFonts w:ascii="Arial" w:hAnsi="Arial" w:cs="Arial"/>
          <w:i/>
          <w:iCs/>
        </w:rPr>
        <w:t>Int J Energ Water Res</w:t>
      </w:r>
      <w:r w:rsidRPr="00E2531B">
        <w:rPr>
          <w:rFonts w:ascii="Arial" w:hAnsi="Arial" w:cs="Arial"/>
        </w:rPr>
        <w:t xml:space="preserve"> 9: 267–280.</w:t>
      </w:r>
    </w:p>
    <w:p w14:paraId="0BA572C8" w14:textId="77777777" w:rsidR="000430F0" w:rsidRPr="00E2531B" w:rsidRDefault="000430F0" w:rsidP="000430F0">
      <w:pPr>
        <w:pStyle w:val="Bibliography"/>
        <w:rPr>
          <w:rFonts w:ascii="Arial" w:hAnsi="Arial" w:cs="Arial"/>
        </w:rPr>
      </w:pPr>
      <w:r w:rsidRPr="00E2531B">
        <w:rPr>
          <w:rFonts w:ascii="Arial" w:hAnsi="Arial" w:cs="Arial"/>
        </w:rPr>
        <w:t xml:space="preserve">Sloman KA, Wilson RW (2005) Anthropogenic impacts upon behaviour and physiology. </w:t>
      </w:r>
      <w:r w:rsidRPr="00E2531B">
        <w:rPr>
          <w:rFonts w:ascii="Arial" w:hAnsi="Arial" w:cs="Arial"/>
          <w:i/>
          <w:iCs/>
        </w:rPr>
        <w:t>Fish Physiol</w:t>
      </w:r>
      <w:r w:rsidRPr="00E2531B">
        <w:rPr>
          <w:rFonts w:ascii="Arial" w:hAnsi="Arial" w:cs="Arial"/>
        </w:rPr>
        <w:t xml:space="preserve"> 24: 413–468.</w:t>
      </w:r>
    </w:p>
    <w:p w14:paraId="653117DA" w14:textId="77777777" w:rsidR="000430F0" w:rsidRPr="00E2531B" w:rsidRDefault="000430F0" w:rsidP="000430F0">
      <w:pPr>
        <w:pStyle w:val="Bibliography"/>
        <w:rPr>
          <w:rFonts w:ascii="Arial" w:hAnsi="Arial" w:cs="Arial"/>
        </w:rPr>
      </w:pPr>
      <w:r w:rsidRPr="00E2531B">
        <w:rPr>
          <w:rFonts w:ascii="Arial" w:hAnsi="Arial" w:cs="Arial"/>
        </w:rPr>
        <w:t xml:space="preserve">Song R, Yao X, Jing F, Yang W, Wu J, Zhang H, Zhang P, Xie Y, Pan X, Zhao L, </w:t>
      </w:r>
      <w:r w:rsidRPr="00E2531B">
        <w:rPr>
          <w:rFonts w:ascii="Arial" w:hAnsi="Arial" w:cs="Arial"/>
          <w:i/>
          <w:iCs/>
        </w:rPr>
        <w:t>et al.</w:t>
      </w:r>
      <w:r w:rsidRPr="00E2531B">
        <w:rPr>
          <w:rFonts w:ascii="Arial" w:hAnsi="Arial" w:cs="Arial"/>
        </w:rPr>
        <w:t xml:space="preserve"> (2024) Effects of five lipid sources on growth, hematological parameters, immunity and muscle quality in juvenile largemouth bass (</w:t>
      </w:r>
      <w:r w:rsidRPr="00E2531B">
        <w:rPr>
          <w:rFonts w:ascii="Arial" w:hAnsi="Arial" w:cs="Arial"/>
          <w:i/>
          <w:iCs/>
        </w:rPr>
        <w:t>Micropterus salmoides</w:t>
      </w:r>
      <w:r w:rsidRPr="00E2531B">
        <w:rPr>
          <w:rFonts w:ascii="Arial" w:hAnsi="Arial" w:cs="Arial"/>
        </w:rPr>
        <w:t xml:space="preserve">). </w:t>
      </w:r>
      <w:r w:rsidRPr="00E2531B">
        <w:rPr>
          <w:rFonts w:ascii="Arial" w:hAnsi="Arial" w:cs="Arial"/>
          <w:i/>
          <w:iCs/>
        </w:rPr>
        <w:t>Animals</w:t>
      </w:r>
      <w:r w:rsidRPr="00E2531B">
        <w:rPr>
          <w:rFonts w:ascii="Arial" w:hAnsi="Arial" w:cs="Arial"/>
        </w:rPr>
        <w:t xml:space="preserve"> 14: 781.</w:t>
      </w:r>
    </w:p>
    <w:p w14:paraId="1C678B0F" w14:textId="77777777" w:rsidR="000430F0" w:rsidRPr="00E2531B" w:rsidRDefault="000430F0" w:rsidP="000430F0">
      <w:pPr>
        <w:pStyle w:val="Bibliography"/>
        <w:rPr>
          <w:rFonts w:ascii="Arial" w:hAnsi="Arial" w:cs="Arial"/>
        </w:rPr>
      </w:pPr>
      <w:r w:rsidRPr="00E2531B">
        <w:rPr>
          <w:rFonts w:ascii="Arial" w:hAnsi="Arial" w:cs="Arial"/>
        </w:rPr>
        <w:t xml:space="preserve">Starnes HM, Rock KD, Jackson TW, Belcher SM (2022) A critical review and meta-analysis of impacts of per- and polyfluorinated substances on the brain and behavior. </w:t>
      </w:r>
      <w:r w:rsidRPr="00E2531B">
        <w:rPr>
          <w:rFonts w:ascii="Arial" w:hAnsi="Arial" w:cs="Arial"/>
          <w:i/>
          <w:iCs/>
        </w:rPr>
        <w:t>Front Toxicol</w:t>
      </w:r>
      <w:r w:rsidRPr="00E2531B">
        <w:rPr>
          <w:rFonts w:ascii="Arial" w:hAnsi="Arial" w:cs="Arial"/>
        </w:rPr>
        <w:t xml:space="preserve"> 4. doi:10.3389/ftox.2022.881584</w:t>
      </w:r>
    </w:p>
    <w:p w14:paraId="4B4E6EED" w14:textId="77777777" w:rsidR="000430F0" w:rsidRPr="00E2531B" w:rsidRDefault="000430F0" w:rsidP="000430F0">
      <w:pPr>
        <w:pStyle w:val="Bibliography"/>
        <w:rPr>
          <w:rFonts w:ascii="Arial" w:hAnsi="Arial" w:cs="Arial"/>
        </w:rPr>
      </w:pPr>
      <w:r w:rsidRPr="00E2531B">
        <w:rPr>
          <w:rFonts w:ascii="Arial" w:hAnsi="Arial" w:cs="Arial"/>
        </w:rPr>
        <w:t xml:space="preserve">Steenland K, Winquist A (2021) PFAS and cancer, a scoping review of the epidemiologic evidence. </w:t>
      </w:r>
      <w:r w:rsidRPr="00E2531B">
        <w:rPr>
          <w:rFonts w:ascii="Arial" w:hAnsi="Arial" w:cs="Arial"/>
          <w:i/>
          <w:iCs/>
        </w:rPr>
        <w:t>Environmental research</w:t>
      </w:r>
      <w:r w:rsidRPr="00E2531B">
        <w:rPr>
          <w:rFonts w:ascii="Arial" w:hAnsi="Arial" w:cs="Arial"/>
        </w:rPr>
        <w:t xml:space="preserve"> 194: 110690.</w:t>
      </w:r>
    </w:p>
    <w:p w14:paraId="465A6D54" w14:textId="77777777" w:rsidR="000430F0" w:rsidRPr="00E2531B" w:rsidRDefault="000430F0" w:rsidP="000430F0">
      <w:pPr>
        <w:pStyle w:val="Bibliography"/>
        <w:rPr>
          <w:rFonts w:ascii="Arial" w:hAnsi="Arial" w:cs="Arial"/>
        </w:rPr>
      </w:pPr>
      <w:r w:rsidRPr="00E2531B">
        <w:rPr>
          <w:rFonts w:ascii="Arial" w:hAnsi="Arial" w:cs="Arial"/>
        </w:rPr>
        <w:t xml:space="preserve">Taylor AT, Long JM, Tringali MD, Barthel BL (2019) Conservation of black bass diversity: an emerging management paradigm. </w:t>
      </w:r>
      <w:r w:rsidRPr="00E2531B">
        <w:rPr>
          <w:rFonts w:ascii="Arial" w:hAnsi="Arial" w:cs="Arial"/>
          <w:i/>
          <w:iCs/>
        </w:rPr>
        <w:t>Fisheries</w:t>
      </w:r>
      <w:r w:rsidRPr="00E2531B">
        <w:rPr>
          <w:rFonts w:ascii="Arial" w:hAnsi="Arial" w:cs="Arial"/>
        </w:rPr>
        <w:t xml:space="preserve"> 44: 20–36.</w:t>
      </w:r>
    </w:p>
    <w:p w14:paraId="1621151F" w14:textId="77777777" w:rsidR="000430F0" w:rsidRPr="00E2531B" w:rsidRDefault="000430F0" w:rsidP="000430F0">
      <w:pPr>
        <w:pStyle w:val="Bibliography"/>
        <w:rPr>
          <w:rFonts w:ascii="Arial" w:hAnsi="Arial" w:cs="Arial"/>
        </w:rPr>
      </w:pPr>
      <w:r w:rsidRPr="00E2531B">
        <w:rPr>
          <w:rFonts w:ascii="Arial" w:hAnsi="Arial" w:cs="Arial"/>
        </w:rPr>
        <w:t>Tringali MD, Long JM, Birdsong TW, Allen MS, eds. (2015) Black Bass Diversity: Multidisciplinary Science for Conservation. American Fisheries Society, Bethesda, Maryland, USA.</w:t>
      </w:r>
    </w:p>
    <w:p w14:paraId="0E34056E" w14:textId="77777777" w:rsidR="000430F0" w:rsidRPr="00E2531B" w:rsidRDefault="000430F0" w:rsidP="000430F0">
      <w:pPr>
        <w:pStyle w:val="Bibliography"/>
        <w:rPr>
          <w:rFonts w:ascii="Arial" w:hAnsi="Arial" w:cs="Arial"/>
        </w:rPr>
      </w:pPr>
      <w:r w:rsidRPr="00E2531B">
        <w:rPr>
          <w:rFonts w:ascii="Arial" w:hAnsi="Arial" w:cs="Arial"/>
        </w:rPr>
        <w:t xml:space="preserve">Tully K, Gedan K, Epanchin-Niell R, Strong A, Bernhardt ES, BenDor T, Mitchell M, Kominoski J, Jordan TE, Neubauer SC, </w:t>
      </w:r>
      <w:r w:rsidRPr="00E2531B">
        <w:rPr>
          <w:rFonts w:ascii="Arial" w:hAnsi="Arial" w:cs="Arial"/>
          <w:i/>
          <w:iCs/>
        </w:rPr>
        <w:t>et al.</w:t>
      </w:r>
      <w:r w:rsidRPr="00E2531B">
        <w:rPr>
          <w:rFonts w:ascii="Arial" w:hAnsi="Arial" w:cs="Arial"/>
        </w:rPr>
        <w:t xml:space="preserve"> (2019) The invisible flood: the chemistry, ecology, and social implications of coastal saltwater intrusion. </w:t>
      </w:r>
      <w:r w:rsidRPr="00E2531B">
        <w:rPr>
          <w:rFonts w:ascii="Arial" w:hAnsi="Arial" w:cs="Arial"/>
          <w:i/>
          <w:iCs/>
        </w:rPr>
        <w:t>Biosci</w:t>
      </w:r>
      <w:r w:rsidRPr="00E2531B">
        <w:rPr>
          <w:rFonts w:ascii="Arial" w:hAnsi="Arial" w:cs="Arial"/>
        </w:rPr>
        <w:t xml:space="preserve"> 69: 368–378.</w:t>
      </w:r>
    </w:p>
    <w:p w14:paraId="13EFB237" w14:textId="77777777" w:rsidR="000430F0" w:rsidRPr="00E2531B" w:rsidRDefault="000430F0" w:rsidP="000430F0">
      <w:pPr>
        <w:pStyle w:val="Bibliography"/>
        <w:rPr>
          <w:rFonts w:ascii="Arial" w:hAnsi="Arial" w:cs="Arial"/>
        </w:rPr>
      </w:pPr>
      <w:r w:rsidRPr="00E2531B">
        <w:rPr>
          <w:rFonts w:ascii="Arial" w:hAnsi="Arial" w:cs="Arial"/>
        </w:rPr>
        <w:lastRenderedPageBreak/>
        <w:t xml:space="preserve">Velasco AM, Pérez-Ruzafa A, Martínez-Paz JM, Marcos C (2018) Ecosystem services and main environmental risks in a coastal lagoon (Mar Menor, Murcia, SE Spain): The public perception. </w:t>
      </w:r>
      <w:r w:rsidRPr="00E2531B">
        <w:rPr>
          <w:rFonts w:ascii="Arial" w:hAnsi="Arial" w:cs="Arial"/>
          <w:i/>
          <w:iCs/>
        </w:rPr>
        <w:t>J Nat Conserv</w:t>
      </w:r>
      <w:r w:rsidRPr="00E2531B">
        <w:rPr>
          <w:rFonts w:ascii="Arial" w:hAnsi="Arial" w:cs="Arial"/>
        </w:rPr>
        <w:t xml:space="preserve"> 43: 180–189.</w:t>
      </w:r>
    </w:p>
    <w:p w14:paraId="6D94A3FF" w14:textId="77777777" w:rsidR="000430F0" w:rsidRPr="00E2531B" w:rsidRDefault="000430F0" w:rsidP="000430F0">
      <w:pPr>
        <w:pStyle w:val="Bibliography"/>
        <w:rPr>
          <w:rFonts w:ascii="Arial" w:hAnsi="Arial" w:cs="Arial"/>
        </w:rPr>
      </w:pPr>
      <w:r w:rsidRPr="00E2531B">
        <w:rPr>
          <w:rFonts w:ascii="Arial" w:hAnsi="Arial" w:cs="Arial"/>
        </w:rPr>
        <w:t xml:space="preserve">Viadero NM, Massie JA, Eggenberger CW, James WR, Boucek RE, Rezek RJ, Santos RO, Rehage JS (2025) Between a dry marsh and a salty place: estuarine habitat suitability for a freshwater fish (Florida Bass) and implications for ecosystem restoration and climate change. </w:t>
      </w:r>
      <w:r w:rsidRPr="00E2531B">
        <w:rPr>
          <w:rFonts w:ascii="Arial" w:hAnsi="Arial" w:cs="Arial"/>
          <w:i/>
          <w:iCs/>
        </w:rPr>
        <w:t>E&amp;C</w:t>
      </w:r>
      <w:r w:rsidRPr="00E2531B">
        <w:rPr>
          <w:rFonts w:ascii="Arial" w:hAnsi="Arial" w:cs="Arial"/>
        </w:rPr>
        <w:t xml:space="preserve"> 48: 124.</w:t>
      </w:r>
    </w:p>
    <w:p w14:paraId="7A645A6E" w14:textId="77777777" w:rsidR="000430F0" w:rsidRDefault="000430F0" w:rsidP="000430F0">
      <w:pPr>
        <w:pStyle w:val="Bibliography"/>
        <w:rPr>
          <w:rFonts w:ascii="Arial" w:hAnsi="Arial" w:cs="Arial"/>
        </w:rPr>
      </w:pPr>
      <w:r w:rsidRPr="00E2531B">
        <w:rPr>
          <w:rFonts w:ascii="Arial" w:hAnsi="Arial" w:cs="Arial"/>
        </w:rPr>
        <w:t xml:space="preserve">Walsh HL, Blazer VS, Lord E, Hurley ST, LeBlanc DR (2025) Occurrence and tissue distribution of per-and polyfluoroalkyl substances (PFAS) in fishes from waterbodies with point and non-point sources in Massachusetts, USA. </w:t>
      </w:r>
      <w:r w:rsidRPr="00E2531B">
        <w:rPr>
          <w:rFonts w:ascii="Arial" w:hAnsi="Arial" w:cs="Arial"/>
          <w:i/>
          <w:iCs/>
        </w:rPr>
        <w:t>Aquat Toxicol</w:t>
      </w:r>
      <w:r w:rsidRPr="00E2531B">
        <w:rPr>
          <w:rFonts w:ascii="Arial" w:hAnsi="Arial" w:cs="Arial"/>
        </w:rPr>
        <w:t xml:space="preserve"> 107499.</w:t>
      </w:r>
    </w:p>
    <w:p w14:paraId="554B8539" w14:textId="564A91A4" w:rsidR="007069B9" w:rsidRPr="00E2531B" w:rsidRDefault="007069B9" w:rsidP="007069B9">
      <w:pPr>
        <w:pStyle w:val="Bibliography"/>
        <w:rPr>
          <w:rFonts w:ascii="Arial" w:hAnsi="Arial" w:cs="Arial"/>
        </w:rPr>
      </w:pPr>
      <w:r w:rsidRPr="00E2531B">
        <w:rPr>
          <w:rFonts w:ascii="Arial" w:hAnsi="Arial" w:cs="Arial"/>
        </w:rPr>
        <w:t xml:space="preserve">Wang </w:t>
      </w:r>
      <w:r>
        <w:rPr>
          <w:rFonts w:ascii="Arial" w:hAnsi="Arial" w:cs="Arial"/>
        </w:rPr>
        <w:t>D</w:t>
      </w:r>
      <w:r w:rsidRPr="00E2531B">
        <w:rPr>
          <w:rFonts w:ascii="Arial" w:hAnsi="Arial" w:cs="Arial"/>
        </w:rPr>
        <w:t>,</w:t>
      </w:r>
      <w:r w:rsidR="0034494A">
        <w:rPr>
          <w:rFonts w:ascii="Arial" w:hAnsi="Arial" w:cs="Arial"/>
        </w:rPr>
        <w:t xml:space="preserve"> Cao Q, Zhu W, Hu Y, Zhang X, Yin S, Wang T</w:t>
      </w:r>
      <w:r>
        <w:rPr>
          <w:rFonts w:ascii="Arial" w:hAnsi="Arial" w:cs="Arial"/>
        </w:rPr>
        <w:t xml:space="preserve"> </w:t>
      </w:r>
      <w:r w:rsidRPr="00E2531B">
        <w:rPr>
          <w:rFonts w:ascii="Arial" w:hAnsi="Arial" w:cs="Arial"/>
        </w:rPr>
        <w:t>(201</w:t>
      </w:r>
      <w:r w:rsidR="0034494A">
        <w:rPr>
          <w:rFonts w:ascii="Arial" w:hAnsi="Arial" w:cs="Arial"/>
        </w:rPr>
        <w:t>9</w:t>
      </w:r>
      <w:r w:rsidRPr="00E2531B">
        <w:rPr>
          <w:rFonts w:ascii="Arial" w:hAnsi="Arial" w:cs="Arial"/>
        </w:rPr>
        <w:t xml:space="preserve">) </w:t>
      </w:r>
      <w:r w:rsidR="0034494A" w:rsidRPr="0034494A">
        <w:rPr>
          <w:rFonts w:ascii="Arial" w:hAnsi="Arial" w:cs="Arial"/>
        </w:rPr>
        <w:t xml:space="preserve">Individual and combined effects of salinity and lipopolysaccharides on the immune response of juvenile </w:t>
      </w:r>
      <w:r w:rsidR="0034494A" w:rsidRPr="008B24EF">
        <w:rPr>
          <w:rFonts w:ascii="Arial" w:hAnsi="Arial" w:cs="Arial"/>
          <w:i/>
          <w:iCs/>
        </w:rPr>
        <w:t>Takifugu fasciatus</w:t>
      </w:r>
      <w:r w:rsidRPr="00E2531B">
        <w:rPr>
          <w:rFonts w:ascii="Arial" w:hAnsi="Arial" w:cs="Arial"/>
        </w:rPr>
        <w:t xml:space="preserve">. </w:t>
      </w:r>
      <w:r w:rsidR="0034494A">
        <w:rPr>
          <w:rFonts w:ascii="Arial" w:hAnsi="Arial" w:cs="Arial"/>
          <w:i/>
          <w:iCs/>
        </w:rPr>
        <w:t>Fish Physiol Biochem</w:t>
      </w:r>
      <w:r w:rsidRPr="00E2531B">
        <w:rPr>
          <w:rFonts w:ascii="Arial" w:hAnsi="Arial" w:cs="Arial"/>
        </w:rPr>
        <w:t xml:space="preserve"> </w:t>
      </w:r>
      <w:r w:rsidR="0034494A">
        <w:rPr>
          <w:rFonts w:ascii="Arial" w:hAnsi="Arial" w:cs="Arial"/>
        </w:rPr>
        <w:t>45: 965–976</w:t>
      </w:r>
      <w:r w:rsidRPr="00E2531B">
        <w:rPr>
          <w:rFonts w:ascii="Arial" w:hAnsi="Arial" w:cs="Arial"/>
        </w:rPr>
        <w:t>.</w:t>
      </w:r>
    </w:p>
    <w:p w14:paraId="76EE2445" w14:textId="77777777" w:rsidR="000430F0" w:rsidRPr="00E2531B" w:rsidRDefault="000430F0" w:rsidP="000430F0">
      <w:pPr>
        <w:pStyle w:val="Bibliography"/>
        <w:rPr>
          <w:rFonts w:ascii="Arial" w:hAnsi="Arial" w:cs="Arial"/>
        </w:rPr>
      </w:pPr>
      <w:r w:rsidRPr="00E2531B">
        <w:rPr>
          <w:rFonts w:ascii="Arial" w:hAnsi="Arial" w:cs="Arial"/>
        </w:rPr>
        <w:t xml:space="preserve">Wang Z, Cousins IT, Scheringer M, Hungerbühler K (2013) Fluorinated alternatives to long-chain perfluoroalkyl carboxylic acids (PFCAs), perfluoroalkane sulfonic acids (PFSAs) and their potential precursors. </w:t>
      </w:r>
      <w:r w:rsidRPr="00E2531B">
        <w:rPr>
          <w:rFonts w:ascii="Arial" w:hAnsi="Arial" w:cs="Arial"/>
          <w:i/>
          <w:iCs/>
        </w:rPr>
        <w:t>Environ Int</w:t>
      </w:r>
      <w:r w:rsidRPr="00E2531B">
        <w:rPr>
          <w:rFonts w:ascii="Arial" w:hAnsi="Arial" w:cs="Arial"/>
        </w:rPr>
        <w:t xml:space="preserve"> 60: 242–248.</w:t>
      </w:r>
    </w:p>
    <w:p w14:paraId="75F6143A" w14:textId="77777777" w:rsidR="000430F0" w:rsidRPr="00E2531B" w:rsidRDefault="000430F0" w:rsidP="000430F0">
      <w:pPr>
        <w:pStyle w:val="Bibliography"/>
        <w:rPr>
          <w:rFonts w:ascii="Arial" w:hAnsi="Arial" w:cs="Arial"/>
        </w:rPr>
      </w:pPr>
      <w:r w:rsidRPr="00E2531B">
        <w:rPr>
          <w:rFonts w:ascii="Arial" w:hAnsi="Arial" w:cs="Arial"/>
        </w:rPr>
        <w:t>Watson JW, Hyder K, Boyd R, Thorpe R, Weltersbach MS, Ferter K, Cooke SJ, Roy S, M. Sibly R (2020) Assessing the sublethal impacts of anthropogenic stressors on fish: an energy</w:t>
      </w:r>
      <w:r w:rsidRPr="00E2531B">
        <w:rPr>
          <w:rFonts w:ascii="Cambria Math" w:hAnsi="Cambria Math" w:cs="Cambria Math"/>
        </w:rPr>
        <w:t>‐</w:t>
      </w:r>
      <w:r w:rsidRPr="00E2531B">
        <w:rPr>
          <w:rFonts w:ascii="Arial" w:hAnsi="Arial" w:cs="Arial"/>
        </w:rPr>
        <w:t xml:space="preserve">budget approach. </w:t>
      </w:r>
      <w:r w:rsidRPr="00E2531B">
        <w:rPr>
          <w:rFonts w:ascii="Arial" w:hAnsi="Arial" w:cs="Arial"/>
          <w:i/>
          <w:iCs/>
        </w:rPr>
        <w:t>Fish Fish</w:t>
      </w:r>
      <w:r w:rsidRPr="00E2531B">
        <w:rPr>
          <w:rFonts w:ascii="Arial" w:hAnsi="Arial" w:cs="Arial"/>
        </w:rPr>
        <w:t xml:space="preserve"> 21: 1034–1045.</w:t>
      </w:r>
    </w:p>
    <w:p w14:paraId="218231E3" w14:textId="77777777" w:rsidR="000430F0" w:rsidRPr="00E2531B" w:rsidRDefault="000430F0" w:rsidP="000430F0">
      <w:pPr>
        <w:pStyle w:val="Bibliography"/>
        <w:rPr>
          <w:rFonts w:ascii="Arial" w:hAnsi="Arial" w:cs="Arial"/>
        </w:rPr>
      </w:pPr>
      <w:r w:rsidRPr="00E2531B">
        <w:rPr>
          <w:rFonts w:ascii="Arial" w:hAnsi="Arial" w:cs="Arial"/>
        </w:rPr>
        <w:t xml:space="preserve">Wikelski M, Cooke SJ (2006) Conservation physiology. </w:t>
      </w:r>
      <w:r w:rsidRPr="00E2531B">
        <w:rPr>
          <w:rFonts w:ascii="Arial" w:hAnsi="Arial" w:cs="Arial"/>
          <w:i/>
          <w:iCs/>
        </w:rPr>
        <w:t>Trends Ecol Evol</w:t>
      </w:r>
      <w:r w:rsidRPr="00E2531B">
        <w:rPr>
          <w:rFonts w:ascii="Arial" w:hAnsi="Arial" w:cs="Arial"/>
        </w:rPr>
        <w:t xml:space="preserve"> 21: 38–46.</w:t>
      </w:r>
    </w:p>
    <w:p w14:paraId="1AC0901C" w14:textId="4E20DC86" w:rsidR="000430F0" w:rsidRPr="00E2531B" w:rsidRDefault="000430F0" w:rsidP="000430F0">
      <w:pPr>
        <w:pStyle w:val="Bibliography"/>
        <w:rPr>
          <w:rFonts w:ascii="Arial" w:hAnsi="Arial" w:cs="Arial"/>
        </w:rPr>
      </w:pPr>
      <w:r w:rsidRPr="00E2531B">
        <w:rPr>
          <w:rFonts w:ascii="Arial" w:hAnsi="Arial" w:cs="Arial"/>
        </w:rPr>
        <w:t>Wilson RW, Bergman HL, Wood CM (1994) Metabolic costs and physiological consequences of acclimation to aluminum in juvenile rainbow trout (</w:t>
      </w:r>
      <w:r w:rsidRPr="00E2531B">
        <w:rPr>
          <w:rFonts w:ascii="Arial" w:hAnsi="Arial" w:cs="Arial"/>
          <w:i/>
          <w:iCs/>
        </w:rPr>
        <w:t>Oncorhynchus mykiss</w:t>
      </w:r>
      <w:r w:rsidRPr="00E2531B">
        <w:rPr>
          <w:rFonts w:ascii="Arial" w:hAnsi="Arial" w:cs="Arial"/>
        </w:rPr>
        <w:t>)</w:t>
      </w:r>
      <w:r w:rsidR="00FE164D">
        <w:rPr>
          <w:rFonts w:ascii="Arial" w:hAnsi="Arial" w:cs="Arial"/>
        </w:rPr>
        <w:t xml:space="preserve"> </w:t>
      </w:r>
      <w:r w:rsidRPr="00E2531B">
        <w:rPr>
          <w:rFonts w:ascii="Arial" w:hAnsi="Arial" w:cs="Arial"/>
        </w:rPr>
        <w:t xml:space="preserve">gill morphology, swimming performance, and aerobic scope. </w:t>
      </w:r>
      <w:r w:rsidRPr="00E2531B">
        <w:rPr>
          <w:rFonts w:ascii="Arial" w:hAnsi="Arial" w:cs="Arial"/>
          <w:i/>
          <w:iCs/>
        </w:rPr>
        <w:t>Can J Fish Aquat Sci</w:t>
      </w:r>
      <w:r w:rsidRPr="00E2531B">
        <w:rPr>
          <w:rFonts w:ascii="Arial" w:hAnsi="Arial" w:cs="Arial"/>
        </w:rPr>
        <w:t xml:space="preserve"> 51: 536–544.</w:t>
      </w:r>
    </w:p>
    <w:p w14:paraId="68652FF3" w14:textId="77777777" w:rsidR="000430F0" w:rsidRPr="00E2531B" w:rsidRDefault="000430F0" w:rsidP="000430F0">
      <w:pPr>
        <w:pStyle w:val="Bibliography"/>
        <w:rPr>
          <w:rFonts w:ascii="Arial" w:hAnsi="Arial" w:cs="Arial"/>
        </w:rPr>
      </w:pPr>
      <w:r w:rsidRPr="00E2531B">
        <w:rPr>
          <w:rFonts w:ascii="Arial" w:hAnsi="Arial" w:cs="Arial"/>
        </w:rPr>
        <w:t xml:space="preserve">Witeska M, Kondera E, Bojarski B (2023) Hematological and hematopoietic analysis in fish toxicology—a review. </w:t>
      </w:r>
      <w:r w:rsidRPr="00E2531B">
        <w:rPr>
          <w:rFonts w:ascii="Arial" w:hAnsi="Arial" w:cs="Arial"/>
          <w:i/>
          <w:iCs/>
        </w:rPr>
        <w:t>Anim</w:t>
      </w:r>
      <w:r w:rsidRPr="00E2531B">
        <w:rPr>
          <w:rFonts w:ascii="Arial" w:hAnsi="Arial" w:cs="Arial"/>
        </w:rPr>
        <w:t xml:space="preserve"> 13: 2625.</w:t>
      </w:r>
    </w:p>
    <w:p w14:paraId="0CED7CCF" w14:textId="77777777" w:rsidR="000430F0" w:rsidRPr="00E2531B" w:rsidRDefault="000430F0" w:rsidP="000430F0">
      <w:pPr>
        <w:pStyle w:val="Bibliography"/>
        <w:rPr>
          <w:rFonts w:ascii="Arial" w:hAnsi="Arial" w:cs="Arial"/>
        </w:rPr>
      </w:pPr>
      <w:r w:rsidRPr="00E2531B">
        <w:rPr>
          <w:rFonts w:ascii="Arial" w:hAnsi="Arial" w:cs="Arial"/>
        </w:rPr>
        <w:t xml:space="preserve">Wu X, Cobbina SJ, Mao G, Xu H, Zhang Z, Yang L (2016) A review of toxicity and mechanisms of individual and mixtures of heavy metals in the environment. </w:t>
      </w:r>
      <w:r w:rsidRPr="00E2531B">
        <w:rPr>
          <w:rFonts w:ascii="Arial" w:hAnsi="Arial" w:cs="Arial"/>
          <w:i/>
          <w:iCs/>
        </w:rPr>
        <w:t>Environ Sci Pollut Res</w:t>
      </w:r>
      <w:r w:rsidRPr="00E2531B">
        <w:rPr>
          <w:rFonts w:ascii="Arial" w:hAnsi="Arial" w:cs="Arial"/>
        </w:rPr>
        <w:t xml:space="preserve"> 23: 8244–8259.</w:t>
      </w:r>
    </w:p>
    <w:p w14:paraId="0DD9CA86" w14:textId="77777777" w:rsidR="000430F0" w:rsidRPr="00E2531B" w:rsidRDefault="000430F0" w:rsidP="000430F0">
      <w:pPr>
        <w:pStyle w:val="Bibliography"/>
        <w:rPr>
          <w:rFonts w:ascii="Arial" w:hAnsi="Arial" w:cs="Arial"/>
        </w:rPr>
      </w:pPr>
      <w:r w:rsidRPr="00E2531B">
        <w:rPr>
          <w:rFonts w:ascii="Arial" w:hAnsi="Arial" w:cs="Arial"/>
        </w:rPr>
        <w:t>Xie Y, Shao X, Zhang P, Zhang H, Yu J, Yao X, Fu Y, Wei J, Wu C (2024) High starch induces hematological variations, metabolic changes, oxidative stress, inflammatory responses, and histopathological lesions in largemouth bass (</w:t>
      </w:r>
      <w:r w:rsidRPr="00E2531B">
        <w:rPr>
          <w:rFonts w:ascii="Arial" w:hAnsi="Arial" w:cs="Arial"/>
          <w:i/>
          <w:iCs/>
        </w:rPr>
        <w:t>Micropterus salmoides</w:t>
      </w:r>
      <w:r w:rsidRPr="00E2531B">
        <w:rPr>
          <w:rFonts w:ascii="Arial" w:hAnsi="Arial" w:cs="Arial"/>
        </w:rPr>
        <w:t xml:space="preserve">). </w:t>
      </w:r>
      <w:r w:rsidRPr="00E2531B">
        <w:rPr>
          <w:rFonts w:ascii="Arial" w:hAnsi="Arial" w:cs="Arial"/>
          <w:i/>
          <w:iCs/>
        </w:rPr>
        <w:t>Metabolites</w:t>
      </w:r>
      <w:r w:rsidRPr="00E2531B">
        <w:rPr>
          <w:rFonts w:ascii="Arial" w:hAnsi="Arial" w:cs="Arial"/>
        </w:rPr>
        <w:t xml:space="preserve"> 14: 236.</w:t>
      </w:r>
    </w:p>
    <w:p w14:paraId="773B286E" w14:textId="77777777" w:rsidR="000430F0" w:rsidRPr="000430F0" w:rsidRDefault="000430F0" w:rsidP="000430F0">
      <w:pPr>
        <w:pStyle w:val="Bibliography"/>
      </w:pPr>
      <w:r w:rsidRPr="00E2531B">
        <w:rPr>
          <w:rFonts w:ascii="Arial" w:hAnsi="Arial" w:cs="Arial"/>
        </w:rPr>
        <w:t xml:space="preserve">Yi H, Chen X, Liu S, Han L, Liang J, Su Y, Lai H, Bi S, Liu X, Zhang Y, </w:t>
      </w:r>
      <w:r w:rsidRPr="00E2531B">
        <w:rPr>
          <w:rFonts w:ascii="Arial" w:hAnsi="Arial" w:cs="Arial"/>
          <w:i/>
          <w:iCs/>
        </w:rPr>
        <w:t>et al.</w:t>
      </w:r>
      <w:r w:rsidRPr="00E2531B">
        <w:rPr>
          <w:rFonts w:ascii="Arial" w:hAnsi="Arial" w:cs="Arial"/>
        </w:rPr>
        <w:t xml:space="preserve"> (2021) Growth, osmoregulatory and hypothalamic–pituitary–somatotropic (HPS) axis </w:t>
      </w:r>
      <w:r w:rsidRPr="00E2531B">
        <w:rPr>
          <w:rFonts w:ascii="Arial" w:hAnsi="Arial" w:cs="Arial"/>
        </w:rPr>
        <w:lastRenderedPageBreak/>
        <w:t xml:space="preserve">response of the juvenile largemouth bass (Micropterus salmoides), reared under different salinities. </w:t>
      </w:r>
      <w:r w:rsidRPr="00E2531B">
        <w:rPr>
          <w:rFonts w:ascii="Arial" w:hAnsi="Arial" w:cs="Arial"/>
          <w:i/>
          <w:iCs/>
        </w:rPr>
        <w:t>Aquac Rep</w:t>
      </w:r>
      <w:r w:rsidRPr="00E2531B">
        <w:rPr>
          <w:rFonts w:ascii="Arial" w:hAnsi="Arial" w:cs="Arial"/>
        </w:rPr>
        <w:t xml:space="preserve"> 20: 100727.</w:t>
      </w:r>
    </w:p>
    <w:p w14:paraId="707610BE" w14:textId="338AF52E" w:rsidR="004D3F45" w:rsidRDefault="00CD6FE5" w:rsidP="000430F0">
      <w:pPr>
        <w:pStyle w:val="Bibliography"/>
        <w:rPr>
          <w:rFonts w:ascii="Arial" w:hAnsi="Arial" w:cs="Arial"/>
        </w:rPr>
      </w:pPr>
      <w:r w:rsidRPr="009C312A">
        <w:rPr>
          <w:rFonts w:ascii="Arial" w:hAnsi="Arial" w:cs="Arial"/>
        </w:rPr>
        <w:fldChar w:fldCharType="end"/>
      </w:r>
      <w:r w:rsidR="004D3F45">
        <w:rPr>
          <w:rFonts w:ascii="Arial" w:hAnsi="Arial" w:cs="Arial"/>
        </w:rPr>
        <w:br w:type="page"/>
      </w:r>
    </w:p>
    <w:p w14:paraId="7C6D4DDE" w14:textId="5441C0A9" w:rsidR="004D3F45" w:rsidRDefault="004D3F45" w:rsidP="004D3F45">
      <w:pPr>
        <w:spacing w:line="480" w:lineRule="auto"/>
        <w:rPr>
          <w:rFonts w:ascii="Arial" w:hAnsi="Arial" w:cs="Arial"/>
        </w:rPr>
      </w:pPr>
      <w:r>
        <w:rPr>
          <w:rFonts w:ascii="Arial" w:hAnsi="Arial" w:cs="Arial"/>
          <w:b/>
          <w:bCs/>
        </w:rPr>
        <w:lastRenderedPageBreak/>
        <w:t>1</w:t>
      </w:r>
      <w:r w:rsidR="0043715D">
        <w:rPr>
          <w:rFonts w:ascii="Arial" w:hAnsi="Arial" w:cs="Arial"/>
          <w:b/>
          <w:bCs/>
        </w:rPr>
        <w:t>2</w:t>
      </w:r>
      <w:r>
        <w:rPr>
          <w:rFonts w:ascii="Arial" w:hAnsi="Arial" w:cs="Arial"/>
          <w:b/>
          <w:bCs/>
        </w:rPr>
        <w:t>. Tables</w:t>
      </w:r>
    </w:p>
    <w:p w14:paraId="63522275" w14:textId="12950198" w:rsidR="007F1402" w:rsidRDefault="007F1402" w:rsidP="004D3F45">
      <w:pPr>
        <w:spacing w:line="480" w:lineRule="auto"/>
        <w:rPr>
          <w:rFonts w:ascii="Arial" w:hAnsi="Arial" w:cs="Arial"/>
        </w:rPr>
      </w:pPr>
      <w:r>
        <w:rPr>
          <w:rFonts w:ascii="Arial" w:hAnsi="Arial" w:cs="Arial"/>
        </w:rPr>
        <w:t xml:space="preserve">Table 1. </w:t>
      </w:r>
      <w:r w:rsidR="00602394" w:rsidRPr="00602394">
        <w:rPr>
          <w:rFonts w:ascii="Arial" w:hAnsi="Arial" w:cs="Arial"/>
        </w:rPr>
        <w:t>Number of largemouth bass contributing blood samples within each</w:t>
      </w:r>
      <w:ins w:id="90" w:author="Reviewer" w:date="2026-09-07T09:09:00Z" w16du:dateUtc="2026-09-07T14:09:00Z">
        <w:r w:rsidR="002279DA">
          <w:rPr>
            <w:rFonts w:ascii="Arial" w:hAnsi="Arial" w:cs="Arial"/>
          </w:rPr>
          <w:t xml:space="preserve"> </w:t>
        </w:r>
      </w:ins>
      <w:del w:id="91" w:author="Reviewer" w:date="2026-09-07T09:12:00Z" w16du:dateUtc="2026-09-07T14:12:00Z">
        <w:r w:rsidR="00602394" w:rsidRPr="00602394" w:rsidDel="002279DA">
          <w:rPr>
            <w:rFonts w:ascii="Arial" w:hAnsi="Arial" w:cs="Arial"/>
          </w:rPr>
          <w:delText xml:space="preserve"> </w:delText>
        </w:r>
      </w:del>
      <w:r w:rsidR="00602394" w:rsidRPr="00602394">
        <w:rPr>
          <w:rFonts w:ascii="Arial" w:hAnsi="Arial" w:cs="Arial"/>
        </w:rPr>
        <w:t>group</w:t>
      </w:r>
      <w:ins w:id="92" w:author="Reviewer" w:date="2026-09-07T09:08:00Z" w16du:dateUtc="2026-09-07T14:08:00Z">
        <w:r w:rsidR="002279DA">
          <w:rPr>
            <w:rFonts w:ascii="Arial" w:hAnsi="Arial" w:cs="Arial"/>
          </w:rPr>
          <w:t>—</w:t>
        </w:r>
        <w:r w:rsidR="002279DA" w:rsidRPr="00122893">
          <w:rPr>
            <w:rFonts w:ascii="Arial" w:eastAsia="Times New Roman" w:hAnsi="Arial" w:cs="Arial"/>
            <w:color w:val="000000"/>
            <w:kern w:val="0"/>
            <w14:ligatures w14:val="none"/>
          </w:rPr>
          <w:t xml:space="preserve">control, </w:t>
        </w:r>
      </w:ins>
      <w:ins w:id="93" w:author="Reviewer" w:date="2026-09-07T09:09:00Z" w16du:dateUtc="2026-09-07T14:09:00Z">
        <w:r w:rsidR="002279DA">
          <w:rPr>
            <w:rFonts w:ascii="Arial" w:eastAsia="Times New Roman" w:hAnsi="Arial" w:cs="Arial"/>
            <w:color w:val="000000"/>
            <w:kern w:val="0"/>
            <w14:ligatures w14:val="none"/>
          </w:rPr>
          <w:t>cadmium [Cd]</w:t>
        </w:r>
      </w:ins>
      <w:ins w:id="94" w:author="Reviewer" w:date="2026-09-07T09:08:00Z" w16du:dateUtc="2026-09-07T14:08:00Z">
        <w:r w:rsidR="002279DA" w:rsidRPr="00122893">
          <w:rPr>
            <w:rFonts w:ascii="Arial" w:eastAsia="Times New Roman" w:hAnsi="Arial" w:cs="Arial"/>
            <w:color w:val="000000"/>
            <w:kern w:val="0"/>
            <w14:ligatures w14:val="none"/>
          </w:rPr>
          <w:t xml:space="preserve"> low </w:t>
        </w:r>
        <w:r w:rsidR="002279DA">
          <w:rPr>
            <w:rFonts w:ascii="Arial" w:eastAsia="Times New Roman" w:hAnsi="Arial" w:cs="Arial"/>
            <w:color w:val="000000"/>
            <w:kern w:val="0"/>
            <w14:ligatures w14:val="none"/>
          </w:rPr>
          <w:t xml:space="preserve">(0.034 ppm), </w:t>
        </w:r>
      </w:ins>
      <w:ins w:id="95" w:author="Reviewer" w:date="2026-09-07T09:09:00Z" w16du:dateUtc="2026-09-07T14:09:00Z">
        <w:r w:rsidR="002279DA">
          <w:rPr>
            <w:rFonts w:ascii="Arial" w:eastAsia="Times New Roman" w:hAnsi="Arial" w:cs="Arial"/>
            <w:color w:val="000000"/>
            <w:kern w:val="0"/>
            <w14:ligatures w14:val="none"/>
          </w:rPr>
          <w:t>cadmium</w:t>
        </w:r>
      </w:ins>
      <w:ins w:id="96" w:author="Reviewer" w:date="2026-09-07T09:08:00Z" w16du:dateUtc="2026-09-07T14:08:00Z">
        <w:r w:rsidR="002279DA">
          <w:rPr>
            <w:rFonts w:ascii="Arial" w:eastAsia="Times New Roman" w:hAnsi="Arial" w:cs="Arial"/>
            <w:color w:val="000000"/>
            <w:kern w:val="0"/>
            <w14:ligatures w14:val="none"/>
          </w:rPr>
          <w:t xml:space="preserve"> high (0.34 ppm),</w:t>
        </w:r>
      </w:ins>
      <w:ins w:id="97" w:author="Reviewer" w:date="2026-09-07T09:09:00Z" w16du:dateUtc="2026-09-07T14:09:00Z">
        <w:r w:rsidR="002279DA">
          <w:rPr>
            <w:rFonts w:ascii="Arial" w:eastAsia="Times New Roman" w:hAnsi="Arial" w:cs="Arial"/>
            <w:color w:val="000000"/>
            <w:kern w:val="0"/>
            <w14:ligatures w14:val="none"/>
          </w:rPr>
          <w:t xml:space="preserve"> </w:t>
        </w:r>
        <w:r w:rsidR="002279DA" w:rsidRPr="00292FF5">
          <w:rPr>
            <w:rFonts w:ascii="Arial" w:eastAsia="Times New Roman" w:hAnsi="Arial" w:cs="Arial"/>
            <w:color w:val="000000"/>
            <w:kern w:val="0"/>
            <w14:ligatures w14:val="none"/>
          </w:rPr>
          <w:t>perfluoropentanoic acid</w:t>
        </w:r>
      </w:ins>
      <w:ins w:id="98" w:author="Reviewer" w:date="2026-09-07T09:10:00Z" w16du:dateUtc="2026-09-07T14:10:00Z">
        <w:r w:rsidR="002279DA">
          <w:rPr>
            <w:rFonts w:ascii="Arial" w:eastAsia="Times New Roman" w:hAnsi="Arial" w:cs="Arial"/>
            <w:color w:val="000000"/>
            <w:kern w:val="0"/>
            <w14:ligatures w14:val="none"/>
          </w:rPr>
          <w:t xml:space="preserve"> [</w:t>
        </w:r>
        <w:proofErr w:type="spellStart"/>
        <w:r w:rsidR="002279DA">
          <w:rPr>
            <w:rFonts w:ascii="Arial" w:eastAsia="Times New Roman" w:hAnsi="Arial" w:cs="Arial"/>
            <w:color w:val="000000"/>
            <w:kern w:val="0"/>
            <w14:ligatures w14:val="none"/>
          </w:rPr>
          <w:t>PFPeA</w:t>
        </w:r>
        <w:proofErr w:type="spellEnd"/>
        <w:r w:rsidR="002279DA">
          <w:rPr>
            <w:rFonts w:ascii="Arial" w:eastAsia="Times New Roman" w:hAnsi="Arial" w:cs="Arial"/>
            <w:color w:val="000000"/>
            <w:kern w:val="0"/>
            <w14:ligatures w14:val="none"/>
          </w:rPr>
          <w:t>]</w:t>
        </w:r>
      </w:ins>
      <w:ins w:id="99" w:author="Reviewer" w:date="2026-09-07T09:08:00Z" w16du:dateUtc="2026-09-07T14:08:00Z">
        <w:r w:rsidR="002279DA">
          <w:rPr>
            <w:rFonts w:ascii="Arial" w:eastAsia="Times New Roman" w:hAnsi="Arial" w:cs="Arial"/>
            <w:color w:val="000000"/>
            <w:kern w:val="0"/>
            <w14:ligatures w14:val="none"/>
          </w:rPr>
          <w:t xml:space="preserve"> low (3.4 mg/L), </w:t>
        </w:r>
      </w:ins>
      <w:ins w:id="100" w:author="Reviewer" w:date="2026-09-07T09:09:00Z" w16du:dateUtc="2026-09-07T14:09:00Z">
        <w:r w:rsidR="002279DA" w:rsidRPr="00292FF5">
          <w:rPr>
            <w:rFonts w:ascii="Arial" w:eastAsia="Times New Roman" w:hAnsi="Arial" w:cs="Arial"/>
            <w:color w:val="000000"/>
            <w:kern w:val="0"/>
            <w14:ligatures w14:val="none"/>
          </w:rPr>
          <w:t>perfluoropentanoic acid</w:t>
        </w:r>
      </w:ins>
      <w:ins w:id="101" w:author="Reviewer" w:date="2026-09-07T09:08:00Z" w16du:dateUtc="2026-09-07T14:08:00Z">
        <w:r w:rsidR="002279DA">
          <w:rPr>
            <w:rFonts w:ascii="Arial" w:eastAsia="Times New Roman" w:hAnsi="Arial" w:cs="Arial"/>
            <w:color w:val="000000"/>
            <w:kern w:val="0"/>
            <w14:ligatures w14:val="none"/>
          </w:rPr>
          <w:t xml:space="preserve"> high (34 mg/L)—</w:t>
        </w:r>
      </w:ins>
      <w:del w:id="102" w:author="Reviewer" w:date="2026-09-07T09:08:00Z" w16du:dateUtc="2026-09-07T14:08:00Z">
        <w:r w:rsidR="00602394" w:rsidRPr="00602394" w:rsidDel="002279DA">
          <w:rPr>
            <w:rFonts w:ascii="Arial" w:hAnsi="Arial" w:cs="Arial"/>
          </w:rPr>
          <w:delText xml:space="preserve"> </w:delText>
        </w:r>
      </w:del>
      <w:r w:rsidR="00602394" w:rsidRPr="00602394">
        <w:rPr>
          <w:rFonts w:ascii="Arial" w:hAnsi="Arial" w:cs="Arial"/>
        </w:rPr>
        <w:t>during each sampling period. Blood sample 1 was collected before contaminant exposure, blood sample 2 after contaminant exposure, blood sample 3 three hours after salinity exposure, and blood sample 4 seven days after salinity exposure. Mortality reduced sample sizes in several treatment groups following the first sampling period</w:t>
      </w:r>
      <w:r w:rsidR="00602394">
        <w:rPr>
          <w:rFonts w:ascii="Arial" w:hAnsi="Arial" w:cs="Arial"/>
        </w:rPr>
        <w:t>.</w:t>
      </w:r>
    </w:p>
    <w:tbl>
      <w:tblPr>
        <w:tblStyle w:val="TableGrid"/>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1440"/>
        <w:gridCol w:w="1440"/>
        <w:gridCol w:w="1440"/>
        <w:gridCol w:w="1440"/>
      </w:tblGrid>
      <w:tr w:rsidR="007F1402" w:rsidRPr="00C14026" w14:paraId="1B0B3DCE" w14:textId="77777777" w:rsidTr="003B0C6A">
        <w:trPr>
          <w:trHeight w:val="360"/>
          <w:jc w:val="center"/>
        </w:trPr>
        <w:tc>
          <w:tcPr>
            <w:tcW w:w="1440" w:type="dxa"/>
            <w:tcBorders>
              <w:top w:val="single" w:sz="4" w:space="0" w:color="auto"/>
              <w:bottom w:val="single" w:sz="4" w:space="0" w:color="auto"/>
            </w:tcBorders>
            <w:vAlign w:val="center"/>
          </w:tcPr>
          <w:p w14:paraId="5D5EFEDD" w14:textId="4EC1BB70" w:rsidR="007F1402" w:rsidRPr="00C14026" w:rsidRDefault="007F1402" w:rsidP="003B0C6A">
            <w:pPr>
              <w:jc w:val="center"/>
              <w:rPr>
                <w:rFonts w:ascii="Arial" w:hAnsi="Arial" w:cs="Arial"/>
                <w:sz w:val="20"/>
                <w:szCs w:val="20"/>
              </w:rPr>
            </w:pPr>
            <w:r>
              <w:rPr>
                <w:rFonts w:ascii="Arial" w:hAnsi="Arial" w:cs="Arial"/>
                <w:sz w:val="20"/>
                <w:szCs w:val="20"/>
              </w:rPr>
              <w:t>Group</w:t>
            </w:r>
          </w:p>
        </w:tc>
        <w:tc>
          <w:tcPr>
            <w:tcW w:w="1440" w:type="dxa"/>
            <w:tcBorders>
              <w:top w:val="single" w:sz="4" w:space="0" w:color="auto"/>
              <w:bottom w:val="single" w:sz="4" w:space="0" w:color="auto"/>
            </w:tcBorders>
            <w:vAlign w:val="center"/>
          </w:tcPr>
          <w:p w14:paraId="20645D99" w14:textId="688A78D8" w:rsidR="007F1402" w:rsidRPr="00C14026" w:rsidRDefault="007F1402" w:rsidP="003B0C6A">
            <w:pPr>
              <w:jc w:val="center"/>
              <w:rPr>
                <w:rFonts w:ascii="Arial" w:hAnsi="Arial" w:cs="Arial"/>
                <w:sz w:val="20"/>
                <w:szCs w:val="20"/>
              </w:rPr>
            </w:pPr>
            <w:r>
              <w:rPr>
                <w:rFonts w:ascii="Arial" w:hAnsi="Arial" w:cs="Arial"/>
                <w:sz w:val="20"/>
                <w:szCs w:val="20"/>
              </w:rPr>
              <w:t>Blood 1</w:t>
            </w:r>
          </w:p>
        </w:tc>
        <w:tc>
          <w:tcPr>
            <w:tcW w:w="1440" w:type="dxa"/>
            <w:tcBorders>
              <w:top w:val="single" w:sz="4" w:space="0" w:color="auto"/>
              <w:bottom w:val="single" w:sz="4" w:space="0" w:color="auto"/>
            </w:tcBorders>
            <w:vAlign w:val="center"/>
          </w:tcPr>
          <w:p w14:paraId="45676CFB" w14:textId="478F22B2" w:rsidR="007F1402" w:rsidRPr="00C14026" w:rsidRDefault="007F1402" w:rsidP="003B0C6A">
            <w:pPr>
              <w:jc w:val="center"/>
              <w:rPr>
                <w:rFonts w:ascii="Arial" w:hAnsi="Arial" w:cs="Arial"/>
                <w:sz w:val="20"/>
                <w:szCs w:val="20"/>
              </w:rPr>
            </w:pPr>
            <w:r>
              <w:rPr>
                <w:rFonts w:ascii="Arial" w:hAnsi="Arial" w:cs="Arial"/>
                <w:sz w:val="20"/>
                <w:szCs w:val="20"/>
              </w:rPr>
              <w:t>Blood 2</w:t>
            </w:r>
          </w:p>
        </w:tc>
        <w:tc>
          <w:tcPr>
            <w:tcW w:w="1440" w:type="dxa"/>
            <w:tcBorders>
              <w:top w:val="single" w:sz="4" w:space="0" w:color="auto"/>
              <w:bottom w:val="single" w:sz="4" w:space="0" w:color="auto"/>
            </w:tcBorders>
            <w:vAlign w:val="center"/>
          </w:tcPr>
          <w:p w14:paraId="2BCCAE14" w14:textId="39D5E935" w:rsidR="007F1402" w:rsidRPr="00C14026" w:rsidRDefault="007F1402" w:rsidP="003B0C6A">
            <w:pPr>
              <w:jc w:val="center"/>
              <w:rPr>
                <w:rFonts w:ascii="Arial" w:hAnsi="Arial" w:cs="Arial"/>
                <w:sz w:val="20"/>
                <w:szCs w:val="20"/>
              </w:rPr>
            </w:pPr>
            <w:r>
              <w:rPr>
                <w:rFonts w:ascii="Arial" w:hAnsi="Arial" w:cs="Arial"/>
                <w:sz w:val="20"/>
                <w:szCs w:val="20"/>
              </w:rPr>
              <w:t>Blood 3</w:t>
            </w:r>
          </w:p>
        </w:tc>
        <w:tc>
          <w:tcPr>
            <w:tcW w:w="1440" w:type="dxa"/>
            <w:tcBorders>
              <w:top w:val="single" w:sz="4" w:space="0" w:color="auto"/>
              <w:bottom w:val="single" w:sz="4" w:space="0" w:color="auto"/>
            </w:tcBorders>
            <w:vAlign w:val="center"/>
          </w:tcPr>
          <w:p w14:paraId="663F0763" w14:textId="29E3E186" w:rsidR="007F1402" w:rsidRPr="00C14026" w:rsidRDefault="007F1402" w:rsidP="003B0C6A">
            <w:pPr>
              <w:jc w:val="center"/>
              <w:rPr>
                <w:rFonts w:ascii="Arial" w:hAnsi="Arial" w:cs="Arial"/>
                <w:sz w:val="20"/>
                <w:szCs w:val="20"/>
              </w:rPr>
            </w:pPr>
            <w:r>
              <w:rPr>
                <w:rFonts w:ascii="Arial" w:hAnsi="Arial" w:cs="Arial"/>
                <w:sz w:val="20"/>
                <w:szCs w:val="20"/>
              </w:rPr>
              <w:t>Blood 4</w:t>
            </w:r>
          </w:p>
        </w:tc>
      </w:tr>
      <w:tr w:rsidR="007F1402" w:rsidRPr="00C14026" w14:paraId="5FF72C8A" w14:textId="77777777" w:rsidTr="003B0C6A">
        <w:trPr>
          <w:trHeight w:val="360"/>
          <w:jc w:val="center"/>
        </w:trPr>
        <w:tc>
          <w:tcPr>
            <w:tcW w:w="1440" w:type="dxa"/>
            <w:tcBorders>
              <w:top w:val="single" w:sz="4" w:space="0" w:color="auto"/>
            </w:tcBorders>
            <w:vAlign w:val="center"/>
          </w:tcPr>
          <w:p w14:paraId="194EBD56" w14:textId="321AB457" w:rsidR="007F1402" w:rsidRPr="00C14026" w:rsidRDefault="007F1402" w:rsidP="003B0C6A">
            <w:pPr>
              <w:rPr>
                <w:rFonts w:ascii="Arial" w:hAnsi="Arial" w:cs="Arial"/>
                <w:sz w:val="20"/>
                <w:szCs w:val="20"/>
              </w:rPr>
            </w:pPr>
            <w:r>
              <w:rPr>
                <w:rFonts w:ascii="Arial" w:hAnsi="Arial" w:cs="Arial"/>
                <w:sz w:val="20"/>
                <w:szCs w:val="20"/>
              </w:rPr>
              <w:t>Control</w:t>
            </w:r>
          </w:p>
        </w:tc>
        <w:tc>
          <w:tcPr>
            <w:tcW w:w="1440" w:type="dxa"/>
            <w:tcBorders>
              <w:top w:val="single" w:sz="4" w:space="0" w:color="auto"/>
            </w:tcBorders>
            <w:vAlign w:val="center"/>
          </w:tcPr>
          <w:p w14:paraId="7CC25A3D" w14:textId="44A46257" w:rsidR="007F1402" w:rsidRPr="00C14026" w:rsidRDefault="007F1402" w:rsidP="003B0C6A">
            <w:pPr>
              <w:jc w:val="center"/>
              <w:rPr>
                <w:rFonts w:ascii="Arial" w:hAnsi="Arial" w:cs="Arial"/>
                <w:sz w:val="20"/>
                <w:szCs w:val="20"/>
              </w:rPr>
            </w:pPr>
            <w:r>
              <w:rPr>
                <w:rFonts w:ascii="Arial" w:hAnsi="Arial" w:cs="Arial"/>
                <w:sz w:val="20"/>
                <w:szCs w:val="20"/>
              </w:rPr>
              <w:t>3</w:t>
            </w:r>
          </w:p>
        </w:tc>
        <w:tc>
          <w:tcPr>
            <w:tcW w:w="1440" w:type="dxa"/>
            <w:tcBorders>
              <w:top w:val="single" w:sz="4" w:space="0" w:color="auto"/>
            </w:tcBorders>
            <w:vAlign w:val="center"/>
          </w:tcPr>
          <w:p w14:paraId="470CD9BC" w14:textId="5EA009FD" w:rsidR="007F1402" w:rsidRPr="00C14026" w:rsidRDefault="007F1402" w:rsidP="003B0C6A">
            <w:pPr>
              <w:jc w:val="center"/>
              <w:rPr>
                <w:rFonts w:ascii="Arial" w:hAnsi="Arial" w:cs="Arial"/>
                <w:sz w:val="20"/>
                <w:szCs w:val="20"/>
              </w:rPr>
            </w:pPr>
            <w:r>
              <w:rPr>
                <w:rFonts w:ascii="Arial" w:hAnsi="Arial" w:cs="Arial"/>
                <w:sz w:val="20"/>
                <w:szCs w:val="20"/>
              </w:rPr>
              <w:t>2</w:t>
            </w:r>
          </w:p>
        </w:tc>
        <w:tc>
          <w:tcPr>
            <w:tcW w:w="1440" w:type="dxa"/>
            <w:tcBorders>
              <w:top w:val="single" w:sz="4" w:space="0" w:color="auto"/>
            </w:tcBorders>
            <w:vAlign w:val="center"/>
          </w:tcPr>
          <w:p w14:paraId="5309D9A3" w14:textId="4DF19752" w:rsidR="007F1402" w:rsidRPr="00C14026" w:rsidRDefault="007F1402" w:rsidP="003B0C6A">
            <w:pPr>
              <w:jc w:val="center"/>
              <w:rPr>
                <w:rFonts w:ascii="Arial" w:hAnsi="Arial" w:cs="Arial"/>
                <w:sz w:val="20"/>
                <w:szCs w:val="20"/>
              </w:rPr>
            </w:pPr>
            <w:r>
              <w:rPr>
                <w:rFonts w:ascii="Arial" w:hAnsi="Arial" w:cs="Arial"/>
                <w:sz w:val="20"/>
                <w:szCs w:val="20"/>
              </w:rPr>
              <w:t>2</w:t>
            </w:r>
          </w:p>
        </w:tc>
        <w:tc>
          <w:tcPr>
            <w:tcW w:w="1440" w:type="dxa"/>
            <w:tcBorders>
              <w:top w:val="single" w:sz="4" w:space="0" w:color="auto"/>
            </w:tcBorders>
            <w:vAlign w:val="center"/>
          </w:tcPr>
          <w:p w14:paraId="3BEF21F9" w14:textId="35AB27A6" w:rsidR="007F1402" w:rsidRPr="00C14026" w:rsidRDefault="007F1402" w:rsidP="003B0C6A">
            <w:pPr>
              <w:jc w:val="center"/>
              <w:rPr>
                <w:rFonts w:ascii="Arial" w:hAnsi="Arial" w:cs="Arial"/>
                <w:sz w:val="20"/>
                <w:szCs w:val="20"/>
              </w:rPr>
            </w:pPr>
            <w:r>
              <w:rPr>
                <w:rFonts w:ascii="Arial" w:hAnsi="Arial" w:cs="Arial"/>
                <w:sz w:val="20"/>
                <w:szCs w:val="20"/>
              </w:rPr>
              <w:t>2</w:t>
            </w:r>
          </w:p>
        </w:tc>
      </w:tr>
      <w:tr w:rsidR="007F1402" w:rsidRPr="00C14026" w14:paraId="7D0C297A" w14:textId="77777777" w:rsidTr="003B0C6A">
        <w:trPr>
          <w:trHeight w:val="360"/>
          <w:jc w:val="center"/>
        </w:trPr>
        <w:tc>
          <w:tcPr>
            <w:tcW w:w="1440" w:type="dxa"/>
            <w:vAlign w:val="center"/>
          </w:tcPr>
          <w:p w14:paraId="2874973B" w14:textId="6FC4925B" w:rsidR="007F1402" w:rsidRPr="00C14026" w:rsidRDefault="007F1402" w:rsidP="003B0C6A">
            <w:pPr>
              <w:rPr>
                <w:rFonts w:ascii="Arial" w:hAnsi="Arial" w:cs="Arial"/>
                <w:sz w:val="20"/>
                <w:szCs w:val="20"/>
              </w:rPr>
            </w:pPr>
            <w:r>
              <w:rPr>
                <w:rFonts w:ascii="Arial" w:hAnsi="Arial" w:cs="Arial"/>
                <w:sz w:val="20"/>
                <w:szCs w:val="20"/>
              </w:rPr>
              <w:t>Cd low</w:t>
            </w:r>
          </w:p>
        </w:tc>
        <w:tc>
          <w:tcPr>
            <w:tcW w:w="1440" w:type="dxa"/>
            <w:vAlign w:val="center"/>
          </w:tcPr>
          <w:p w14:paraId="1BDA77E5" w14:textId="4FE94289" w:rsidR="007F1402" w:rsidRPr="00C14026" w:rsidRDefault="007F1402" w:rsidP="003B0C6A">
            <w:pPr>
              <w:jc w:val="center"/>
              <w:rPr>
                <w:rFonts w:ascii="Arial" w:hAnsi="Arial" w:cs="Arial"/>
                <w:sz w:val="20"/>
                <w:szCs w:val="20"/>
              </w:rPr>
            </w:pPr>
            <w:r>
              <w:rPr>
                <w:rFonts w:ascii="Arial" w:hAnsi="Arial" w:cs="Arial"/>
                <w:sz w:val="20"/>
                <w:szCs w:val="20"/>
              </w:rPr>
              <w:t>3</w:t>
            </w:r>
          </w:p>
        </w:tc>
        <w:tc>
          <w:tcPr>
            <w:tcW w:w="1440" w:type="dxa"/>
            <w:vAlign w:val="center"/>
          </w:tcPr>
          <w:p w14:paraId="27364E48" w14:textId="31ABF8F9" w:rsidR="007F1402" w:rsidRPr="00C14026" w:rsidRDefault="007F1402" w:rsidP="003B0C6A">
            <w:pPr>
              <w:jc w:val="center"/>
              <w:rPr>
                <w:rFonts w:ascii="Arial" w:hAnsi="Arial" w:cs="Arial"/>
                <w:sz w:val="20"/>
                <w:szCs w:val="20"/>
              </w:rPr>
            </w:pPr>
            <w:r>
              <w:rPr>
                <w:rFonts w:ascii="Arial" w:hAnsi="Arial" w:cs="Arial"/>
                <w:sz w:val="20"/>
                <w:szCs w:val="20"/>
              </w:rPr>
              <w:t>3</w:t>
            </w:r>
          </w:p>
        </w:tc>
        <w:tc>
          <w:tcPr>
            <w:tcW w:w="1440" w:type="dxa"/>
            <w:vAlign w:val="center"/>
          </w:tcPr>
          <w:p w14:paraId="6965DB92" w14:textId="36EDE647" w:rsidR="007F1402" w:rsidRPr="00C14026" w:rsidRDefault="007F1402" w:rsidP="003B0C6A">
            <w:pPr>
              <w:jc w:val="center"/>
              <w:rPr>
                <w:rFonts w:ascii="Arial" w:hAnsi="Arial" w:cs="Arial"/>
                <w:sz w:val="20"/>
                <w:szCs w:val="20"/>
              </w:rPr>
            </w:pPr>
            <w:r>
              <w:rPr>
                <w:rFonts w:ascii="Arial" w:hAnsi="Arial" w:cs="Arial"/>
                <w:sz w:val="20"/>
                <w:szCs w:val="20"/>
              </w:rPr>
              <w:t>3</w:t>
            </w:r>
          </w:p>
        </w:tc>
        <w:tc>
          <w:tcPr>
            <w:tcW w:w="1440" w:type="dxa"/>
            <w:vAlign w:val="center"/>
          </w:tcPr>
          <w:p w14:paraId="03A571D2" w14:textId="5F3A0D85" w:rsidR="007F1402" w:rsidRPr="00C14026" w:rsidRDefault="007F1402" w:rsidP="003B0C6A">
            <w:pPr>
              <w:jc w:val="center"/>
              <w:rPr>
                <w:rFonts w:ascii="Arial" w:hAnsi="Arial" w:cs="Arial"/>
                <w:sz w:val="20"/>
                <w:szCs w:val="20"/>
              </w:rPr>
            </w:pPr>
            <w:r>
              <w:rPr>
                <w:rFonts w:ascii="Arial" w:hAnsi="Arial" w:cs="Arial"/>
                <w:sz w:val="20"/>
                <w:szCs w:val="20"/>
              </w:rPr>
              <w:t>3</w:t>
            </w:r>
          </w:p>
        </w:tc>
      </w:tr>
      <w:tr w:rsidR="007F1402" w:rsidRPr="00C14026" w14:paraId="696EB3E0" w14:textId="77777777" w:rsidTr="003B0C6A">
        <w:trPr>
          <w:trHeight w:val="360"/>
          <w:jc w:val="center"/>
        </w:trPr>
        <w:tc>
          <w:tcPr>
            <w:tcW w:w="1440" w:type="dxa"/>
            <w:vAlign w:val="center"/>
          </w:tcPr>
          <w:p w14:paraId="56A02342" w14:textId="79AACA9F" w:rsidR="007F1402" w:rsidRPr="00C14026" w:rsidRDefault="007F1402" w:rsidP="003B0C6A">
            <w:pPr>
              <w:rPr>
                <w:rFonts w:ascii="Arial" w:hAnsi="Arial" w:cs="Arial"/>
                <w:sz w:val="20"/>
                <w:szCs w:val="20"/>
              </w:rPr>
            </w:pPr>
            <w:r>
              <w:rPr>
                <w:rFonts w:ascii="Arial" w:hAnsi="Arial" w:cs="Arial"/>
                <w:sz w:val="20"/>
                <w:szCs w:val="20"/>
              </w:rPr>
              <w:t>Cd high</w:t>
            </w:r>
          </w:p>
        </w:tc>
        <w:tc>
          <w:tcPr>
            <w:tcW w:w="1440" w:type="dxa"/>
            <w:vAlign w:val="center"/>
          </w:tcPr>
          <w:p w14:paraId="58757111" w14:textId="5C541B47" w:rsidR="007F1402" w:rsidRPr="00C14026" w:rsidRDefault="007F1402" w:rsidP="003B0C6A">
            <w:pPr>
              <w:jc w:val="center"/>
              <w:rPr>
                <w:rFonts w:ascii="Arial" w:hAnsi="Arial" w:cs="Arial"/>
                <w:sz w:val="20"/>
                <w:szCs w:val="20"/>
              </w:rPr>
            </w:pPr>
            <w:r>
              <w:rPr>
                <w:rFonts w:ascii="Arial" w:hAnsi="Arial" w:cs="Arial"/>
                <w:sz w:val="20"/>
                <w:szCs w:val="20"/>
              </w:rPr>
              <w:t>3</w:t>
            </w:r>
          </w:p>
        </w:tc>
        <w:tc>
          <w:tcPr>
            <w:tcW w:w="1440" w:type="dxa"/>
            <w:vAlign w:val="center"/>
          </w:tcPr>
          <w:p w14:paraId="2C7F8E11" w14:textId="60A0E4DF" w:rsidR="007F1402" w:rsidRPr="00C14026" w:rsidRDefault="007F1402" w:rsidP="003B0C6A">
            <w:pPr>
              <w:jc w:val="center"/>
              <w:rPr>
                <w:rFonts w:ascii="Arial" w:hAnsi="Arial" w:cs="Arial"/>
                <w:sz w:val="20"/>
                <w:szCs w:val="20"/>
              </w:rPr>
            </w:pPr>
            <w:r>
              <w:rPr>
                <w:rFonts w:ascii="Arial" w:hAnsi="Arial" w:cs="Arial"/>
                <w:sz w:val="20"/>
                <w:szCs w:val="20"/>
              </w:rPr>
              <w:t>2</w:t>
            </w:r>
          </w:p>
        </w:tc>
        <w:tc>
          <w:tcPr>
            <w:tcW w:w="1440" w:type="dxa"/>
            <w:vAlign w:val="center"/>
          </w:tcPr>
          <w:p w14:paraId="3479E370" w14:textId="2FC39CE8" w:rsidR="007F1402" w:rsidRPr="00C14026" w:rsidRDefault="007F1402" w:rsidP="003B0C6A">
            <w:pPr>
              <w:jc w:val="center"/>
              <w:rPr>
                <w:rFonts w:ascii="Arial" w:hAnsi="Arial" w:cs="Arial"/>
                <w:sz w:val="20"/>
                <w:szCs w:val="20"/>
              </w:rPr>
            </w:pPr>
            <w:r>
              <w:rPr>
                <w:rFonts w:ascii="Arial" w:hAnsi="Arial" w:cs="Arial"/>
                <w:sz w:val="20"/>
                <w:szCs w:val="20"/>
              </w:rPr>
              <w:t>2</w:t>
            </w:r>
          </w:p>
        </w:tc>
        <w:tc>
          <w:tcPr>
            <w:tcW w:w="1440" w:type="dxa"/>
            <w:vAlign w:val="center"/>
          </w:tcPr>
          <w:p w14:paraId="4317218B" w14:textId="596A0611" w:rsidR="007F1402" w:rsidRPr="00C14026" w:rsidRDefault="007F1402" w:rsidP="003B0C6A">
            <w:pPr>
              <w:jc w:val="center"/>
              <w:rPr>
                <w:rFonts w:ascii="Arial" w:hAnsi="Arial" w:cs="Arial"/>
                <w:sz w:val="20"/>
                <w:szCs w:val="20"/>
              </w:rPr>
            </w:pPr>
            <w:r>
              <w:rPr>
                <w:rFonts w:ascii="Arial" w:hAnsi="Arial" w:cs="Arial"/>
                <w:sz w:val="20"/>
                <w:szCs w:val="20"/>
              </w:rPr>
              <w:t>2</w:t>
            </w:r>
          </w:p>
        </w:tc>
      </w:tr>
      <w:tr w:rsidR="007F1402" w:rsidRPr="00C14026" w14:paraId="3DC33541" w14:textId="77777777" w:rsidTr="003B0C6A">
        <w:trPr>
          <w:trHeight w:val="360"/>
          <w:jc w:val="center"/>
        </w:trPr>
        <w:tc>
          <w:tcPr>
            <w:tcW w:w="1440" w:type="dxa"/>
            <w:tcBorders>
              <w:bottom w:val="nil"/>
            </w:tcBorders>
            <w:vAlign w:val="center"/>
          </w:tcPr>
          <w:p w14:paraId="56F7852B" w14:textId="187A1F30" w:rsidR="007F1402" w:rsidRPr="00C14026" w:rsidRDefault="007F1402" w:rsidP="003B0C6A">
            <w:pPr>
              <w:rPr>
                <w:rFonts w:ascii="Arial" w:hAnsi="Arial" w:cs="Arial"/>
                <w:sz w:val="20"/>
                <w:szCs w:val="20"/>
              </w:rPr>
            </w:pPr>
            <w:proofErr w:type="spellStart"/>
            <w:r>
              <w:rPr>
                <w:rFonts w:ascii="Arial" w:hAnsi="Arial" w:cs="Arial"/>
                <w:sz w:val="20"/>
                <w:szCs w:val="20"/>
              </w:rPr>
              <w:t>PFPeA</w:t>
            </w:r>
            <w:proofErr w:type="spellEnd"/>
            <w:r>
              <w:rPr>
                <w:rFonts w:ascii="Arial" w:hAnsi="Arial" w:cs="Arial"/>
                <w:sz w:val="20"/>
                <w:szCs w:val="20"/>
              </w:rPr>
              <w:t xml:space="preserve"> low</w:t>
            </w:r>
          </w:p>
        </w:tc>
        <w:tc>
          <w:tcPr>
            <w:tcW w:w="1440" w:type="dxa"/>
            <w:tcBorders>
              <w:bottom w:val="nil"/>
            </w:tcBorders>
            <w:vAlign w:val="center"/>
          </w:tcPr>
          <w:p w14:paraId="70BCB8EE" w14:textId="2D39E854" w:rsidR="007F1402" w:rsidRPr="00C14026" w:rsidRDefault="007F1402" w:rsidP="003B0C6A">
            <w:pPr>
              <w:jc w:val="center"/>
              <w:rPr>
                <w:rFonts w:ascii="Arial" w:hAnsi="Arial" w:cs="Arial"/>
                <w:sz w:val="20"/>
                <w:szCs w:val="20"/>
              </w:rPr>
            </w:pPr>
            <w:r>
              <w:rPr>
                <w:rFonts w:ascii="Arial" w:hAnsi="Arial" w:cs="Arial"/>
                <w:sz w:val="20"/>
                <w:szCs w:val="20"/>
              </w:rPr>
              <w:t>3</w:t>
            </w:r>
          </w:p>
        </w:tc>
        <w:tc>
          <w:tcPr>
            <w:tcW w:w="1440" w:type="dxa"/>
            <w:tcBorders>
              <w:bottom w:val="nil"/>
            </w:tcBorders>
            <w:vAlign w:val="center"/>
          </w:tcPr>
          <w:p w14:paraId="130F7B66" w14:textId="69E92834" w:rsidR="007F1402" w:rsidRPr="00C14026" w:rsidRDefault="007F1402" w:rsidP="003B0C6A">
            <w:pPr>
              <w:jc w:val="center"/>
              <w:rPr>
                <w:rFonts w:ascii="Arial" w:hAnsi="Arial" w:cs="Arial"/>
                <w:sz w:val="20"/>
                <w:szCs w:val="20"/>
              </w:rPr>
            </w:pPr>
            <w:r>
              <w:rPr>
                <w:rFonts w:ascii="Arial" w:hAnsi="Arial" w:cs="Arial"/>
                <w:sz w:val="20"/>
                <w:szCs w:val="20"/>
              </w:rPr>
              <w:t>2</w:t>
            </w:r>
          </w:p>
        </w:tc>
        <w:tc>
          <w:tcPr>
            <w:tcW w:w="1440" w:type="dxa"/>
            <w:tcBorders>
              <w:bottom w:val="nil"/>
            </w:tcBorders>
            <w:vAlign w:val="center"/>
          </w:tcPr>
          <w:p w14:paraId="53FDB1F9" w14:textId="03D4F449" w:rsidR="007F1402" w:rsidRPr="00C14026" w:rsidRDefault="007F1402" w:rsidP="003B0C6A">
            <w:pPr>
              <w:jc w:val="center"/>
              <w:rPr>
                <w:rFonts w:ascii="Arial" w:hAnsi="Arial" w:cs="Arial"/>
                <w:sz w:val="20"/>
                <w:szCs w:val="20"/>
              </w:rPr>
            </w:pPr>
            <w:r>
              <w:rPr>
                <w:rFonts w:ascii="Arial" w:hAnsi="Arial" w:cs="Arial"/>
                <w:sz w:val="20"/>
                <w:szCs w:val="20"/>
              </w:rPr>
              <w:t>2</w:t>
            </w:r>
          </w:p>
        </w:tc>
        <w:tc>
          <w:tcPr>
            <w:tcW w:w="1440" w:type="dxa"/>
            <w:tcBorders>
              <w:bottom w:val="nil"/>
            </w:tcBorders>
            <w:vAlign w:val="center"/>
          </w:tcPr>
          <w:p w14:paraId="46A186F5" w14:textId="0D6D4261" w:rsidR="007F1402" w:rsidRPr="00C14026" w:rsidRDefault="007F1402" w:rsidP="003B0C6A">
            <w:pPr>
              <w:jc w:val="center"/>
              <w:rPr>
                <w:rFonts w:ascii="Arial" w:hAnsi="Arial" w:cs="Arial"/>
                <w:sz w:val="20"/>
                <w:szCs w:val="20"/>
              </w:rPr>
            </w:pPr>
            <w:r>
              <w:rPr>
                <w:rFonts w:ascii="Arial" w:hAnsi="Arial" w:cs="Arial"/>
                <w:sz w:val="20"/>
                <w:szCs w:val="20"/>
              </w:rPr>
              <w:t>2</w:t>
            </w:r>
          </w:p>
        </w:tc>
      </w:tr>
      <w:tr w:rsidR="007F1402" w:rsidRPr="00C14026" w14:paraId="12CB9792" w14:textId="77777777" w:rsidTr="003B0C6A">
        <w:trPr>
          <w:trHeight w:val="360"/>
          <w:jc w:val="center"/>
        </w:trPr>
        <w:tc>
          <w:tcPr>
            <w:tcW w:w="1440" w:type="dxa"/>
            <w:tcBorders>
              <w:top w:val="nil"/>
              <w:bottom w:val="single" w:sz="4" w:space="0" w:color="auto"/>
            </w:tcBorders>
            <w:vAlign w:val="center"/>
          </w:tcPr>
          <w:p w14:paraId="04DEC6B3" w14:textId="57D56615" w:rsidR="007F1402" w:rsidRPr="00C14026" w:rsidRDefault="007F1402" w:rsidP="003B0C6A">
            <w:pPr>
              <w:rPr>
                <w:rFonts w:ascii="Arial" w:hAnsi="Arial" w:cs="Arial"/>
                <w:sz w:val="20"/>
                <w:szCs w:val="20"/>
              </w:rPr>
            </w:pPr>
            <w:proofErr w:type="spellStart"/>
            <w:r>
              <w:rPr>
                <w:rFonts w:ascii="Arial" w:hAnsi="Arial" w:cs="Arial"/>
                <w:sz w:val="20"/>
                <w:szCs w:val="20"/>
              </w:rPr>
              <w:t>PFPeA</w:t>
            </w:r>
            <w:proofErr w:type="spellEnd"/>
            <w:r>
              <w:rPr>
                <w:rFonts w:ascii="Arial" w:hAnsi="Arial" w:cs="Arial"/>
                <w:sz w:val="20"/>
                <w:szCs w:val="20"/>
              </w:rPr>
              <w:t xml:space="preserve"> high</w:t>
            </w:r>
          </w:p>
        </w:tc>
        <w:tc>
          <w:tcPr>
            <w:tcW w:w="1440" w:type="dxa"/>
            <w:tcBorders>
              <w:top w:val="nil"/>
              <w:bottom w:val="single" w:sz="4" w:space="0" w:color="auto"/>
            </w:tcBorders>
            <w:vAlign w:val="center"/>
          </w:tcPr>
          <w:p w14:paraId="71796A76" w14:textId="30D9120F" w:rsidR="007F1402" w:rsidRPr="00C14026" w:rsidRDefault="007F1402" w:rsidP="003B0C6A">
            <w:pPr>
              <w:jc w:val="center"/>
              <w:rPr>
                <w:rFonts w:ascii="Arial" w:hAnsi="Arial" w:cs="Arial"/>
                <w:sz w:val="20"/>
                <w:szCs w:val="20"/>
              </w:rPr>
            </w:pPr>
            <w:r>
              <w:rPr>
                <w:rFonts w:ascii="Arial" w:hAnsi="Arial" w:cs="Arial"/>
                <w:sz w:val="20"/>
                <w:szCs w:val="20"/>
              </w:rPr>
              <w:t>3</w:t>
            </w:r>
          </w:p>
        </w:tc>
        <w:tc>
          <w:tcPr>
            <w:tcW w:w="1440" w:type="dxa"/>
            <w:tcBorders>
              <w:top w:val="nil"/>
              <w:bottom w:val="single" w:sz="4" w:space="0" w:color="auto"/>
            </w:tcBorders>
            <w:vAlign w:val="center"/>
          </w:tcPr>
          <w:p w14:paraId="59F61BDD" w14:textId="47A8F84C" w:rsidR="007F1402" w:rsidRPr="00C14026" w:rsidRDefault="007F1402" w:rsidP="003B0C6A">
            <w:pPr>
              <w:jc w:val="center"/>
              <w:rPr>
                <w:rFonts w:ascii="Arial" w:hAnsi="Arial" w:cs="Arial"/>
                <w:sz w:val="20"/>
                <w:szCs w:val="20"/>
              </w:rPr>
            </w:pPr>
            <w:r>
              <w:rPr>
                <w:rFonts w:ascii="Arial" w:hAnsi="Arial" w:cs="Arial"/>
                <w:sz w:val="20"/>
                <w:szCs w:val="20"/>
              </w:rPr>
              <w:t>2</w:t>
            </w:r>
          </w:p>
        </w:tc>
        <w:tc>
          <w:tcPr>
            <w:tcW w:w="1440" w:type="dxa"/>
            <w:tcBorders>
              <w:top w:val="nil"/>
              <w:bottom w:val="single" w:sz="4" w:space="0" w:color="auto"/>
            </w:tcBorders>
            <w:vAlign w:val="center"/>
          </w:tcPr>
          <w:p w14:paraId="5197D5CF" w14:textId="3BB70DA8" w:rsidR="007F1402" w:rsidRPr="00C14026" w:rsidRDefault="007F1402" w:rsidP="003B0C6A">
            <w:pPr>
              <w:jc w:val="center"/>
              <w:rPr>
                <w:rFonts w:ascii="Arial" w:hAnsi="Arial" w:cs="Arial"/>
                <w:sz w:val="20"/>
                <w:szCs w:val="20"/>
              </w:rPr>
            </w:pPr>
            <w:r>
              <w:rPr>
                <w:rFonts w:ascii="Arial" w:hAnsi="Arial" w:cs="Arial"/>
                <w:sz w:val="20"/>
                <w:szCs w:val="20"/>
              </w:rPr>
              <w:t>2</w:t>
            </w:r>
          </w:p>
        </w:tc>
        <w:tc>
          <w:tcPr>
            <w:tcW w:w="1440" w:type="dxa"/>
            <w:tcBorders>
              <w:top w:val="nil"/>
              <w:bottom w:val="single" w:sz="4" w:space="0" w:color="auto"/>
            </w:tcBorders>
            <w:vAlign w:val="center"/>
          </w:tcPr>
          <w:p w14:paraId="48F24EF3" w14:textId="4311ACFE" w:rsidR="007F1402" w:rsidRPr="00C14026" w:rsidRDefault="007F1402" w:rsidP="003B0C6A">
            <w:pPr>
              <w:jc w:val="center"/>
              <w:rPr>
                <w:rFonts w:ascii="Arial" w:hAnsi="Arial" w:cs="Arial"/>
                <w:sz w:val="20"/>
                <w:szCs w:val="20"/>
              </w:rPr>
            </w:pPr>
            <w:r>
              <w:rPr>
                <w:rFonts w:ascii="Arial" w:hAnsi="Arial" w:cs="Arial"/>
                <w:sz w:val="20"/>
                <w:szCs w:val="20"/>
              </w:rPr>
              <w:t>2</w:t>
            </w:r>
          </w:p>
        </w:tc>
      </w:tr>
    </w:tbl>
    <w:p w14:paraId="6166C1E0" w14:textId="77777777" w:rsidR="007F1402" w:rsidRDefault="007F1402" w:rsidP="004D3F45">
      <w:pPr>
        <w:spacing w:line="480" w:lineRule="auto"/>
        <w:rPr>
          <w:rFonts w:ascii="Arial" w:hAnsi="Arial" w:cs="Arial"/>
        </w:rPr>
      </w:pPr>
    </w:p>
    <w:p w14:paraId="2885E49F" w14:textId="03BE7CC7" w:rsidR="007F1402" w:rsidRDefault="007F1402">
      <w:pPr>
        <w:rPr>
          <w:rFonts w:ascii="Arial" w:hAnsi="Arial" w:cs="Arial"/>
        </w:rPr>
      </w:pPr>
      <w:r>
        <w:rPr>
          <w:rFonts w:ascii="Arial" w:hAnsi="Arial" w:cs="Arial"/>
        </w:rPr>
        <w:br w:type="page"/>
      </w:r>
    </w:p>
    <w:p w14:paraId="4CCCD231" w14:textId="29D7D297" w:rsidR="004D3F45" w:rsidRPr="00EB0471" w:rsidRDefault="004D3F45" w:rsidP="004D3F45">
      <w:pPr>
        <w:spacing w:line="480" w:lineRule="auto"/>
        <w:rPr>
          <w:rFonts w:ascii="Arial" w:eastAsia="Times New Roman" w:hAnsi="Arial" w:cs="Arial"/>
          <w:color w:val="000000"/>
          <w:kern w:val="0"/>
          <w14:ligatures w14:val="none"/>
        </w:rPr>
      </w:pPr>
      <w:r>
        <w:rPr>
          <w:rFonts w:ascii="Arial" w:hAnsi="Arial" w:cs="Arial"/>
        </w:rPr>
        <w:lastRenderedPageBreak/>
        <w:t xml:space="preserve">Table </w:t>
      </w:r>
      <w:r w:rsidR="007F1402">
        <w:rPr>
          <w:rFonts w:ascii="Arial" w:hAnsi="Arial" w:cs="Arial"/>
        </w:rPr>
        <w:t>2</w:t>
      </w:r>
      <w:r>
        <w:rPr>
          <w:rFonts w:ascii="Arial" w:hAnsi="Arial" w:cs="Arial"/>
        </w:rPr>
        <w:t xml:space="preserve">. Water quality summary statistics (minimum [min], mean, maximum [max], and 95% confidence intervals [CI]) among aquaculture tanks throughout the study (see Figure 3). The water quality variables included </w:t>
      </w:r>
      <w:r w:rsidRPr="00122893">
        <w:rPr>
          <w:rFonts w:ascii="Arial" w:eastAsia="Times New Roman" w:hAnsi="Arial" w:cs="Arial"/>
          <w:color w:val="000000"/>
          <w:kern w:val="0"/>
          <w14:ligatures w14:val="none"/>
        </w:rPr>
        <w:t>temperature</w:t>
      </w:r>
      <w:r>
        <w:rPr>
          <w:rFonts w:ascii="Arial" w:eastAsia="Times New Roman" w:hAnsi="Arial" w:cs="Arial"/>
          <w:color w:val="000000"/>
          <w:kern w:val="0"/>
          <w14:ligatures w14:val="none"/>
        </w:rPr>
        <w:t xml:space="preserve"> (</w:t>
      </w:r>
      <w:ins w:id="103" w:author="Reviewer" w:date="2026-09-07T09:11:00Z" w16du:dateUtc="2026-09-07T14:11:00Z">
        <w:r w:rsidR="002279DA">
          <w:rPr>
            <w:rFonts w:ascii="Arial" w:eastAsia="Times New Roman" w:hAnsi="Arial" w:cs="Arial"/>
            <w:color w:val="000000"/>
            <w:kern w:val="0"/>
            <w14:ligatures w14:val="none"/>
          </w:rPr>
          <w:t>T</w:t>
        </w:r>
      </w:ins>
      <w:del w:id="104" w:author="Reviewer" w:date="2026-09-07T09:11:00Z" w16du:dateUtc="2026-09-07T14:11:00Z">
        <w:r w:rsidDel="002279DA">
          <w:rPr>
            <w:rFonts w:ascii="Arial" w:eastAsia="Times New Roman" w:hAnsi="Arial" w:cs="Arial"/>
            <w:color w:val="000000"/>
            <w:kern w:val="0"/>
            <w14:ligatures w14:val="none"/>
          </w:rPr>
          <w:delText>t</w:delText>
        </w:r>
      </w:del>
      <w:r>
        <w:rPr>
          <w:rFonts w:ascii="Arial" w:eastAsia="Times New Roman" w:hAnsi="Arial" w:cs="Arial"/>
          <w:color w:val="000000"/>
          <w:kern w:val="0"/>
          <w14:ligatures w14:val="none"/>
        </w:rPr>
        <w:t>emp; °C</w:t>
      </w:r>
      <w:r w:rsidRPr="00122893">
        <w:rPr>
          <w:rFonts w:ascii="Arial" w:eastAsia="Times New Roman" w:hAnsi="Arial" w:cs="Arial"/>
          <w:color w:val="000000"/>
          <w:kern w:val="0"/>
          <w14:ligatures w14:val="none"/>
        </w:rPr>
        <w:t>), dissolved oxygen (</w:t>
      </w:r>
      <w:r>
        <w:rPr>
          <w:rFonts w:ascii="Arial" w:eastAsia="Times New Roman" w:hAnsi="Arial" w:cs="Arial"/>
          <w:color w:val="000000"/>
          <w:kern w:val="0"/>
          <w14:ligatures w14:val="none"/>
        </w:rPr>
        <w:t xml:space="preserve">DO; </w:t>
      </w:r>
      <w:r w:rsidRPr="00122893">
        <w:rPr>
          <w:rFonts w:ascii="Arial" w:eastAsia="Times New Roman" w:hAnsi="Arial" w:cs="Arial"/>
          <w:color w:val="000000"/>
          <w:kern w:val="0"/>
          <w14:ligatures w14:val="none"/>
        </w:rPr>
        <w:t>mg/L), pH, and salinity (</w:t>
      </w:r>
      <w:r w:rsidR="005E1EBB">
        <w:rPr>
          <w:rFonts w:ascii="Arial" w:eastAsia="Times New Roman" w:hAnsi="Arial" w:cs="Arial"/>
          <w:color w:val="000000"/>
          <w:kern w:val="0"/>
          <w14:ligatures w14:val="none"/>
        </w:rPr>
        <w:t xml:space="preserve">Salt; </w:t>
      </w:r>
      <w:r w:rsidRPr="00122893">
        <w:rPr>
          <w:rFonts w:ascii="Arial" w:eastAsia="Times New Roman" w:hAnsi="Arial" w:cs="Arial"/>
          <w:color w:val="000000"/>
          <w:kern w:val="0"/>
          <w14:ligatures w14:val="none"/>
        </w:rPr>
        <w:t>ppt)</w:t>
      </w:r>
      <w:r>
        <w:rPr>
          <w:rFonts w:ascii="Arial" w:eastAsia="Times New Roman" w:hAnsi="Arial" w:cs="Arial"/>
          <w:color w:val="000000"/>
          <w:kern w:val="0"/>
          <w14:ligatures w14:val="none"/>
        </w:rPr>
        <w:t xml:space="preserve">, measured </w:t>
      </w:r>
      <w:r w:rsidRPr="00122893">
        <w:rPr>
          <w:rFonts w:ascii="Arial" w:eastAsia="Times New Roman" w:hAnsi="Arial" w:cs="Arial"/>
          <w:color w:val="000000"/>
          <w:kern w:val="0"/>
          <w14:ligatures w14:val="none"/>
        </w:rPr>
        <w:t>using a YSI Pro DSS</w:t>
      </w:r>
      <w:r>
        <w:rPr>
          <w:rFonts w:ascii="Arial" w:eastAsia="Times New Roman" w:hAnsi="Arial" w:cs="Arial"/>
          <w:color w:val="000000"/>
          <w:kern w:val="0"/>
          <w14:ligatures w14:val="none"/>
        </w:rPr>
        <w:t xml:space="preserve">. Note that “Pre-Salt” refers to </w:t>
      </w:r>
      <w:r w:rsidRPr="00122893">
        <w:rPr>
          <w:rFonts w:ascii="Arial" w:eastAsia="Times New Roman" w:hAnsi="Arial" w:cs="Arial"/>
          <w:color w:val="000000"/>
          <w:kern w:val="0"/>
          <w14:ligatures w14:val="none"/>
        </w:rPr>
        <w:t>all</w:t>
      </w:r>
      <w:r>
        <w:rPr>
          <w:rFonts w:ascii="Arial" w:eastAsia="Times New Roman" w:hAnsi="Arial" w:cs="Arial"/>
          <w:color w:val="000000"/>
          <w:kern w:val="0"/>
          <w14:ligatures w14:val="none"/>
        </w:rPr>
        <w:t xml:space="preserve"> samples</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collected before</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the salinity</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increase (</w:t>
      </w:r>
      <w:r w:rsidRPr="00122893">
        <w:rPr>
          <w:rFonts w:ascii="Arial" w:eastAsia="Times New Roman" w:hAnsi="Arial" w:cs="Arial"/>
          <w:color w:val="000000"/>
          <w:kern w:val="0"/>
          <w14:ligatures w14:val="none"/>
        </w:rPr>
        <w:t>days 2, 3, 10, 11, 14, and 15</w:t>
      </w:r>
      <w:r>
        <w:rPr>
          <w:rFonts w:ascii="Arial" w:eastAsia="Times New Roman" w:hAnsi="Arial" w:cs="Arial"/>
          <w:color w:val="000000"/>
          <w:kern w:val="0"/>
          <w14:ligatures w14:val="none"/>
        </w:rPr>
        <w:t>), while “Post-Salt” denotes the</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samples</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from day</w:t>
      </w:r>
      <w:r w:rsidR="00E708EA">
        <w:rPr>
          <w:rFonts w:ascii="Arial" w:eastAsia="Times New Roman" w:hAnsi="Arial" w:cs="Arial"/>
          <w:color w:val="000000"/>
          <w:kern w:val="0"/>
          <w14:ligatures w14:val="none"/>
        </w:rPr>
        <w:t>s 15 and</w:t>
      </w:r>
      <w:r>
        <w:rPr>
          <w:rFonts w:ascii="Arial" w:eastAsia="Times New Roman" w:hAnsi="Arial" w:cs="Arial"/>
          <w:color w:val="000000"/>
          <w:kern w:val="0"/>
          <w14:ligatures w14:val="none"/>
        </w:rPr>
        <w:t xml:space="preserve"> 17,</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which</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confirmed</w:t>
      </w:r>
      <w:r w:rsidRPr="00122893">
        <w:rPr>
          <w:rFonts w:ascii="Arial" w:eastAsia="Times New Roman" w:hAnsi="Arial" w:cs="Arial"/>
          <w:color w:val="000000"/>
          <w:kern w:val="0"/>
          <w14:ligatures w14:val="none"/>
        </w:rPr>
        <w:t xml:space="preserve"> the intentional salinity increase</w:t>
      </w:r>
      <w:r>
        <w:rPr>
          <w:rFonts w:ascii="Arial" w:eastAsia="Times New Roman" w:hAnsi="Arial" w:cs="Arial"/>
          <w:color w:val="000000"/>
          <w:kern w:val="0"/>
          <w14:ligatures w14:val="none"/>
        </w:rPr>
        <w:t xml:space="preserve">. All numeric values are maintained to at least two decimal places while preserving two significant figures. </w:t>
      </w:r>
    </w:p>
    <w:tbl>
      <w:tblPr>
        <w:tblStyle w:val="TableGrid"/>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1440"/>
        <w:gridCol w:w="1440"/>
        <w:gridCol w:w="1440"/>
        <w:gridCol w:w="1440"/>
      </w:tblGrid>
      <w:tr w:rsidR="004D3F45" w:rsidRPr="00C14026" w14:paraId="0F104339" w14:textId="77777777" w:rsidTr="00596240">
        <w:trPr>
          <w:trHeight w:val="360"/>
          <w:jc w:val="center"/>
        </w:trPr>
        <w:tc>
          <w:tcPr>
            <w:tcW w:w="1440" w:type="dxa"/>
            <w:tcBorders>
              <w:top w:val="single" w:sz="4" w:space="0" w:color="auto"/>
              <w:bottom w:val="single" w:sz="4" w:space="0" w:color="auto"/>
            </w:tcBorders>
            <w:vAlign w:val="center"/>
          </w:tcPr>
          <w:p w14:paraId="30096295"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Variable</w:t>
            </w:r>
          </w:p>
        </w:tc>
        <w:tc>
          <w:tcPr>
            <w:tcW w:w="1440" w:type="dxa"/>
            <w:tcBorders>
              <w:top w:val="single" w:sz="4" w:space="0" w:color="auto"/>
              <w:bottom w:val="single" w:sz="4" w:space="0" w:color="auto"/>
            </w:tcBorders>
            <w:vAlign w:val="center"/>
          </w:tcPr>
          <w:p w14:paraId="7317B010"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Min</w:t>
            </w:r>
          </w:p>
        </w:tc>
        <w:tc>
          <w:tcPr>
            <w:tcW w:w="1440" w:type="dxa"/>
            <w:tcBorders>
              <w:top w:val="single" w:sz="4" w:space="0" w:color="auto"/>
              <w:bottom w:val="single" w:sz="4" w:space="0" w:color="auto"/>
            </w:tcBorders>
            <w:vAlign w:val="center"/>
          </w:tcPr>
          <w:p w14:paraId="6ECA5005"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Mean</w:t>
            </w:r>
          </w:p>
        </w:tc>
        <w:tc>
          <w:tcPr>
            <w:tcW w:w="1440" w:type="dxa"/>
            <w:tcBorders>
              <w:top w:val="single" w:sz="4" w:space="0" w:color="auto"/>
              <w:bottom w:val="single" w:sz="4" w:space="0" w:color="auto"/>
            </w:tcBorders>
            <w:vAlign w:val="center"/>
          </w:tcPr>
          <w:p w14:paraId="626CB38B"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Max</w:t>
            </w:r>
          </w:p>
        </w:tc>
        <w:tc>
          <w:tcPr>
            <w:tcW w:w="1440" w:type="dxa"/>
            <w:tcBorders>
              <w:top w:val="single" w:sz="4" w:space="0" w:color="auto"/>
              <w:bottom w:val="single" w:sz="4" w:space="0" w:color="auto"/>
            </w:tcBorders>
            <w:vAlign w:val="center"/>
          </w:tcPr>
          <w:p w14:paraId="7F30D2B4"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95% CI</w:t>
            </w:r>
          </w:p>
        </w:tc>
      </w:tr>
      <w:tr w:rsidR="004D3F45" w:rsidRPr="00C14026" w14:paraId="31E56151" w14:textId="77777777" w:rsidTr="00596240">
        <w:trPr>
          <w:trHeight w:val="360"/>
          <w:jc w:val="center"/>
        </w:trPr>
        <w:tc>
          <w:tcPr>
            <w:tcW w:w="1440" w:type="dxa"/>
            <w:tcBorders>
              <w:top w:val="single" w:sz="4" w:space="0" w:color="auto"/>
            </w:tcBorders>
            <w:vAlign w:val="center"/>
          </w:tcPr>
          <w:p w14:paraId="7DEF9089" w14:textId="77777777" w:rsidR="004D3F45" w:rsidRPr="00C14026" w:rsidRDefault="004D3F45" w:rsidP="00596240">
            <w:pPr>
              <w:rPr>
                <w:rFonts w:ascii="Arial" w:hAnsi="Arial" w:cs="Arial"/>
                <w:sz w:val="20"/>
                <w:szCs w:val="20"/>
              </w:rPr>
            </w:pPr>
            <w:r w:rsidRPr="00C14026">
              <w:rPr>
                <w:rFonts w:ascii="Arial" w:hAnsi="Arial" w:cs="Arial"/>
                <w:sz w:val="20"/>
                <w:szCs w:val="20"/>
              </w:rPr>
              <w:t>Temp</w:t>
            </w:r>
          </w:p>
        </w:tc>
        <w:tc>
          <w:tcPr>
            <w:tcW w:w="1440" w:type="dxa"/>
            <w:tcBorders>
              <w:top w:val="single" w:sz="4" w:space="0" w:color="auto"/>
            </w:tcBorders>
            <w:vAlign w:val="center"/>
          </w:tcPr>
          <w:p w14:paraId="6A88C5C3" w14:textId="77777777" w:rsidR="004D3F45" w:rsidRPr="00C14026" w:rsidRDefault="004D3F45" w:rsidP="00596240">
            <w:pPr>
              <w:jc w:val="center"/>
              <w:rPr>
                <w:rFonts w:ascii="Arial" w:hAnsi="Arial" w:cs="Arial"/>
                <w:sz w:val="20"/>
                <w:szCs w:val="20"/>
              </w:rPr>
            </w:pPr>
            <w:r>
              <w:rPr>
                <w:rFonts w:ascii="Arial" w:hAnsi="Arial" w:cs="Arial"/>
                <w:sz w:val="20"/>
                <w:szCs w:val="20"/>
              </w:rPr>
              <w:t>18.83</w:t>
            </w:r>
          </w:p>
        </w:tc>
        <w:tc>
          <w:tcPr>
            <w:tcW w:w="1440" w:type="dxa"/>
            <w:tcBorders>
              <w:top w:val="single" w:sz="4" w:space="0" w:color="auto"/>
            </w:tcBorders>
            <w:vAlign w:val="center"/>
          </w:tcPr>
          <w:p w14:paraId="1C17BC8F" w14:textId="77777777" w:rsidR="004D3F45" w:rsidRPr="00C14026" w:rsidRDefault="004D3F45" w:rsidP="00596240">
            <w:pPr>
              <w:jc w:val="center"/>
              <w:rPr>
                <w:rFonts w:ascii="Arial" w:hAnsi="Arial" w:cs="Arial"/>
                <w:sz w:val="20"/>
                <w:szCs w:val="20"/>
              </w:rPr>
            </w:pPr>
            <w:r>
              <w:rPr>
                <w:rFonts w:ascii="Arial" w:hAnsi="Arial" w:cs="Arial"/>
                <w:sz w:val="20"/>
                <w:szCs w:val="20"/>
              </w:rPr>
              <w:t>20.10</w:t>
            </w:r>
          </w:p>
        </w:tc>
        <w:tc>
          <w:tcPr>
            <w:tcW w:w="1440" w:type="dxa"/>
            <w:tcBorders>
              <w:top w:val="single" w:sz="4" w:space="0" w:color="auto"/>
            </w:tcBorders>
            <w:vAlign w:val="center"/>
          </w:tcPr>
          <w:p w14:paraId="55A970F2" w14:textId="77777777" w:rsidR="004D3F45" w:rsidRPr="00C14026" w:rsidRDefault="004D3F45" w:rsidP="00596240">
            <w:pPr>
              <w:jc w:val="center"/>
              <w:rPr>
                <w:rFonts w:ascii="Arial" w:hAnsi="Arial" w:cs="Arial"/>
                <w:sz w:val="20"/>
                <w:szCs w:val="20"/>
              </w:rPr>
            </w:pPr>
            <w:r>
              <w:rPr>
                <w:rFonts w:ascii="Arial" w:hAnsi="Arial" w:cs="Arial"/>
                <w:sz w:val="20"/>
                <w:szCs w:val="20"/>
              </w:rPr>
              <w:t>22.11</w:t>
            </w:r>
          </w:p>
        </w:tc>
        <w:tc>
          <w:tcPr>
            <w:tcW w:w="1440" w:type="dxa"/>
            <w:tcBorders>
              <w:top w:val="single" w:sz="4" w:space="0" w:color="auto"/>
            </w:tcBorders>
            <w:vAlign w:val="center"/>
          </w:tcPr>
          <w:p w14:paraId="605EDA31"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w:t>
            </w:r>
            <w:r>
              <w:rPr>
                <w:rFonts w:ascii="Arial" w:hAnsi="Arial" w:cs="Arial"/>
                <w:sz w:val="20"/>
                <w:szCs w:val="20"/>
              </w:rPr>
              <w:t>0.16</w:t>
            </w:r>
          </w:p>
        </w:tc>
      </w:tr>
      <w:tr w:rsidR="004D3F45" w:rsidRPr="00C14026" w14:paraId="78DFBE79" w14:textId="77777777" w:rsidTr="00596240">
        <w:trPr>
          <w:trHeight w:val="360"/>
          <w:jc w:val="center"/>
        </w:trPr>
        <w:tc>
          <w:tcPr>
            <w:tcW w:w="1440" w:type="dxa"/>
            <w:vAlign w:val="center"/>
          </w:tcPr>
          <w:p w14:paraId="47D34042" w14:textId="77777777" w:rsidR="004D3F45" w:rsidRPr="00C14026" w:rsidRDefault="004D3F45" w:rsidP="00596240">
            <w:pPr>
              <w:rPr>
                <w:rFonts w:ascii="Arial" w:hAnsi="Arial" w:cs="Arial"/>
                <w:sz w:val="20"/>
                <w:szCs w:val="20"/>
              </w:rPr>
            </w:pPr>
            <w:r w:rsidRPr="00C14026">
              <w:rPr>
                <w:rFonts w:ascii="Arial" w:hAnsi="Arial" w:cs="Arial"/>
                <w:sz w:val="20"/>
                <w:szCs w:val="20"/>
              </w:rPr>
              <w:t>DO</w:t>
            </w:r>
          </w:p>
        </w:tc>
        <w:tc>
          <w:tcPr>
            <w:tcW w:w="1440" w:type="dxa"/>
            <w:vAlign w:val="center"/>
          </w:tcPr>
          <w:p w14:paraId="0E550A08" w14:textId="77777777" w:rsidR="004D3F45" w:rsidRPr="00C14026" w:rsidRDefault="004D3F45" w:rsidP="00596240">
            <w:pPr>
              <w:jc w:val="center"/>
              <w:rPr>
                <w:rFonts w:ascii="Arial" w:hAnsi="Arial" w:cs="Arial"/>
                <w:sz w:val="20"/>
                <w:szCs w:val="20"/>
              </w:rPr>
            </w:pPr>
            <w:r>
              <w:rPr>
                <w:rFonts w:ascii="Arial" w:hAnsi="Arial" w:cs="Arial"/>
                <w:sz w:val="20"/>
                <w:szCs w:val="20"/>
              </w:rPr>
              <w:t>8.22</w:t>
            </w:r>
          </w:p>
        </w:tc>
        <w:tc>
          <w:tcPr>
            <w:tcW w:w="1440" w:type="dxa"/>
            <w:vAlign w:val="center"/>
          </w:tcPr>
          <w:p w14:paraId="6F6E9784" w14:textId="77777777" w:rsidR="004D3F45" w:rsidRPr="00C14026" w:rsidRDefault="004D3F45" w:rsidP="00596240">
            <w:pPr>
              <w:jc w:val="center"/>
              <w:rPr>
                <w:rFonts w:ascii="Arial" w:hAnsi="Arial" w:cs="Arial"/>
                <w:sz w:val="20"/>
                <w:szCs w:val="20"/>
              </w:rPr>
            </w:pPr>
            <w:r>
              <w:rPr>
                <w:rFonts w:ascii="Arial" w:hAnsi="Arial" w:cs="Arial"/>
                <w:sz w:val="20"/>
                <w:szCs w:val="20"/>
              </w:rPr>
              <w:t>8.85</w:t>
            </w:r>
          </w:p>
        </w:tc>
        <w:tc>
          <w:tcPr>
            <w:tcW w:w="1440" w:type="dxa"/>
            <w:vAlign w:val="center"/>
          </w:tcPr>
          <w:p w14:paraId="00B78F27" w14:textId="77777777" w:rsidR="004D3F45" w:rsidRPr="00C14026" w:rsidRDefault="004D3F45" w:rsidP="00596240">
            <w:pPr>
              <w:jc w:val="center"/>
              <w:rPr>
                <w:rFonts w:ascii="Arial" w:hAnsi="Arial" w:cs="Arial"/>
                <w:sz w:val="20"/>
                <w:szCs w:val="20"/>
              </w:rPr>
            </w:pPr>
            <w:r>
              <w:rPr>
                <w:rFonts w:ascii="Arial" w:hAnsi="Arial" w:cs="Arial"/>
                <w:sz w:val="20"/>
                <w:szCs w:val="20"/>
              </w:rPr>
              <w:t>9.30</w:t>
            </w:r>
          </w:p>
        </w:tc>
        <w:tc>
          <w:tcPr>
            <w:tcW w:w="1440" w:type="dxa"/>
            <w:vAlign w:val="center"/>
          </w:tcPr>
          <w:p w14:paraId="1CFB89BC"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w:t>
            </w:r>
            <w:r>
              <w:rPr>
                <w:rFonts w:ascii="Arial" w:hAnsi="Arial" w:cs="Arial"/>
                <w:sz w:val="20"/>
                <w:szCs w:val="20"/>
              </w:rPr>
              <w:t>0.056</w:t>
            </w:r>
          </w:p>
        </w:tc>
      </w:tr>
      <w:tr w:rsidR="004D3F45" w:rsidRPr="00C14026" w14:paraId="61372703" w14:textId="77777777" w:rsidTr="00596240">
        <w:trPr>
          <w:trHeight w:val="360"/>
          <w:jc w:val="center"/>
        </w:trPr>
        <w:tc>
          <w:tcPr>
            <w:tcW w:w="1440" w:type="dxa"/>
            <w:vAlign w:val="center"/>
          </w:tcPr>
          <w:p w14:paraId="3A9B10BF" w14:textId="77777777" w:rsidR="004D3F45" w:rsidRPr="00C14026" w:rsidRDefault="004D3F45" w:rsidP="00596240">
            <w:pPr>
              <w:rPr>
                <w:rFonts w:ascii="Arial" w:hAnsi="Arial" w:cs="Arial"/>
                <w:sz w:val="20"/>
                <w:szCs w:val="20"/>
              </w:rPr>
            </w:pPr>
            <w:r w:rsidRPr="00C14026">
              <w:rPr>
                <w:rFonts w:ascii="Arial" w:hAnsi="Arial" w:cs="Arial"/>
                <w:sz w:val="20"/>
                <w:szCs w:val="20"/>
              </w:rPr>
              <w:t>pH</w:t>
            </w:r>
          </w:p>
        </w:tc>
        <w:tc>
          <w:tcPr>
            <w:tcW w:w="1440" w:type="dxa"/>
            <w:vAlign w:val="center"/>
          </w:tcPr>
          <w:p w14:paraId="69DE36F1" w14:textId="77777777" w:rsidR="004D3F45" w:rsidRPr="00C14026" w:rsidRDefault="004D3F45" w:rsidP="00596240">
            <w:pPr>
              <w:jc w:val="center"/>
              <w:rPr>
                <w:rFonts w:ascii="Arial" w:hAnsi="Arial" w:cs="Arial"/>
                <w:sz w:val="20"/>
                <w:szCs w:val="20"/>
              </w:rPr>
            </w:pPr>
            <w:r>
              <w:rPr>
                <w:rFonts w:ascii="Arial" w:hAnsi="Arial" w:cs="Arial"/>
                <w:sz w:val="20"/>
                <w:szCs w:val="20"/>
              </w:rPr>
              <w:t>8.02</w:t>
            </w:r>
          </w:p>
        </w:tc>
        <w:tc>
          <w:tcPr>
            <w:tcW w:w="1440" w:type="dxa"/>
            <w:vAlign w:val="center"/>
          </w:tcPr>
          <w:p w14:paraId="0CEEA74D" w14:textId="77777777" w:rsidR="004D3F45" w:rsidRPr="00C14026" w:rsidRDefault="004D3F45" w:rsidP="00596240">
            <w:pPr>
              <w:jc w:val="center"/>
              <w:rPr>
                <w:rFonts w:ascii="Arial" w:hAnsi="Arial" w:cs="Arial"/>
                <w:sz w:val="20"/>
                <w:szCs w:val="20"/>
              </w:rPr>
            </w:pPr>
            <w:r>
              <w:rPr>
                <w:rFonts w:ascii="Arial" w:hAnsi="Arial" w:cs="Arial"/>
                <w:sz w:val="20"/>
                <w:szCs w:val="20"/>
              </w:rPr>
              <w:t>8.47</w:t>
            </w:r>
          </w:p>
        </w:tc>
        <w:tc>
          <w:tcPr>
            <w:tcW w:w="1440" w:type="dxa"/>
            <w:vAlign w:val="center"/>
          </w:tcPr>
          <w:p w14:paraId="3A94F017" w14:textId="77777777" w:rsidR="004D3F45" w:rsidRPr="00C14026" w:rsidRDefault="004D3F45" w:rsidP="00596240">
            <w:pPr>
              <w:jc w:val="center"/>
              <w:rPr>
                <w:rFonts w:ascii="Arial" w:hAnsi="Arial" w:cs="Arial"/>
                <w:sz w:val="20"/>
                <w:szCs w:val="20"/>
              </w:rPr>
            </w:pPr>
            <w:r>
              <w:rPr>
                <w:rFonts w:ascii="Arial" w:hAnsi="Arial" w:cs="Arial"/>
                <w:sz w:val="20"/>
                <w:szCs w:val="20"/>
              </w:rPr>
              <w:t>8.85</w:t>
            </w:r>
          </w:p>
        </w:tc>
        <w:tc>
          <w:tcPr>
            <w:tcW w:w="1440" w:type="dxa"/>
            <w:vAlign w:val="center"/>
          </w:tcPr>
          <w:p w14:paraId="7ECB8841"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w:t>
            </w:r>
            <w:r>
              <w:rPr>
                <w:rFonts w:ascii="Arial" w:hAnsi="Arial" w:cs="Arial"/>
                <w:sz w:val="20"/>
                <w:szCs w:val="20"/>
              </w:rPr>
              <w:t>0.035</w:t>
            </w:r>
          </w:p>
        </w:tc>
      </w:tr>
      <w:tr w:rsidR="004D3F45" w:rsidRPr="00C14026" w14:paraId="2436CF09" w14:textId="77777777" w:rsidTr="00596240">
        <w:trPr>
          <w:trHeight w:val="360"/>
          <w:jc w:val="center"/>
        </w:trPr>
        <w:tc>
          <w:tcPr>
            <w:tcW w:w="1440" w:type="dxa"/>
            <w:tcBorders>
              <w:bottom w:val="nil"/>
            </w:tcBorders>
            <w:vAlign w:val="center"/>
          </w:tcPr>
          <w:p w14:paraId="1BE0929B" w14:textId="77777777" w:rsidR="004D3F45" w:rsidRPr="00C14026" w:rsidRDefault="004D3F45" w:rsidP="00596240">
            <w:pPr>
              <w:rPr>
                <w:rFonts w:ascii="Arial" w:hAnsi="Arial" w:cs="Arial"/>
                <w:sz w:val="20"/>
                <w:szCs w:val="20"/>
              </w:rPr>
            </w:pPr>
            <w:r w:rsidRPr="00C14026">
              <w:rPr>
                <w:rFonts w:ascii="Arial" w:hAnsi="Arial" w:cs="Arial"/>
                <w:sz w:val="20"/>
                <w:szCs w:val="20"/>
              </w:rPr>
              <w:t>Pre-Salt</w:t>
            </w:r>
          </w:p>
        </w:tc>
        <w:tc>
          <w:tcPr>
            <w:tcW w:w="1440" w:type="dxa"/>
            <w:tcBorders>
              <w:bottom w:val="nil"/>
            </w:tcBorders>
            <w:vAlign w:val="center"/>
          </w:tcPr>
          <w:p w14:paraId="11650919" w14:textId="77777777" w:rsidR="004D3F45" w:rsidRPr="00C14026" w:rsidRDefault="004D3F45" w:rsidP="00596240">
            <w:pPr>
              <w:jc w:val="center"/>
              <w:rPr>
                <w:rFonts w:ascii="Arial" w:hAnsi="Arial" w:cs="Arial"/>
                <w:sz w:val="20"/>
                <w:szCs w:val="20"/>
              </w:rPr>
            </w:pPr>
            <w:r>
              <w:rPr>
                <w:rFonts w:ascii="Arial" w:hAnsi="Arial" w:cs="Arial"/>
                <w:sz w:val="20"/>
                <w:szCs w:val="20"/>
              </w:rPr>
              <w:t>0.11</w:t>
            </w:r>
          </w:p>
        </w:tc>
        <w:tc>
          <w:tcPr>
            <w:tcW w:w="1440" w:type="dxa"/>
            <w:tcBorders>
              <w:bottom w:val="nil"/>
            </w:tcBorders>
            <w:vAlign w:val="center"/>
          </w:tcPr>
          <w:p w14:paraId="6C1AADD1" w14:textId="77777777" w:rsidR="004D3F45" w:rsidRPr="00C14026" w:rsidRDefault="004D3F45" w:rsidP="00596240">
            <w:pPr>
              <w:jc w:val="center"/>
              <w:rPr>
                <w:rFonts w:ascii="Arial" w:hAnsi="Arial" w:cs="Arial"/>
                <w:sz w:val="20"/>
                <w:szCs w:val="20"/>
              </w:rPr>
            </w:pPr>
            <w:r>
              <w:rPr>
                <w:rFonts w:ascii="Arial" w:hAnsi="Arial" w:cs="Arial"/>
                <w:sz w:val="20"/>
                <w:szCs w:val="20"/>
              </w:rPr>
              <w:t>0.13</w:t>
            </w:r>
          </w:p>
        </w:tc>
        <w:tc>
          <w:tcPr>
            <w:tcW w:w="1440" w:type="dxa"/>
            <w:tcBorders>
              <w:bottom w:val="nil"/>
            </w:tcBorders>
            <w:vAlign w:val="center"/>
          </w:tcPr>
          <w:p w14:paraId="568B0B6F" w14:textId="77777777" w:rsidR="004D3F45" w:rsidRPr="00C14026" w:rsidRDefault="004D3F45" w:rsidP="00596240">
            <w:pPr>
              <w:jc w:val="center"/>
              <w:rPr>
                <w:rFonts w:ascii="Arial" w:hAnsi="Arial" w:cs="Arial"/>
                <w:sz w:val="20"/>
                <w:szCs w:val="20"/>
              </w:rPr>
            </w:pPr>
            <w:r>
              <w:rPr>
                <w:rFonts w:ascii="Arial" w:hAnsi="Arial" w:cs="Arial"/>
                <w:sz w:val="20"/>
                <w:szCs w:val="20"/>
              </w:rPr>
              <w:t>0.16</w:t>
            </w:r>
          </w:p>
        </w:tc>
        <w:tc>
          <w:tcPr>
            <w:tcW w:w="1440" w:type="dxa"/>
            <w:tcBorders>
              <w:bottom w:val="nil"/>
            </w:tcBorders>
            <w:vAlign w:val="center"/>
          </w:tcPr>
          <w:p w14:paraId="2F42795E"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w:t>
            </w:r>
            <w:r>
              <w:rPr>
                <w:rFonts w:ascii="Arial" w:hAnsi="Arial" w:cs="Arial"/>
                <w:sz w:val="20"/>
                <w:szCs w:val="20"/>
              </w:rPr>
              <w:t>0.0024</w:t>
            </w:r>
          </w:p>
        </w:tc>
      </w:tr>
      <w:tr w:rsidR="004D3F45" w:rsidRPr="00C14026" w14:paraId="03EE07B3" w14:textId="77777777" w:rsidTr="00596240">
        <w:trPr>
          <w:trHeight w:val="360"/>
          <w:jc w:val="center"/>
        </w:trPr>
        <w:tc>
          <w:tcPr>
            <w:tcW w:w="1440" w:type="dxa"/>
            <w:tcBorders>
              <w:top w:val="nil"/>
              <w:bottom w:val="single" w:sz="4" w:space="0" w:color="auto"/>
            </w:tcBorders>
            <w:vAlign w:val="center"/>
          </w:tcPr>
          <w:p w14:paraId="65B15579" w14:textId="77777777" w:rsidR="004D3F45" w:rsidRPr="00C14026" w:rsidRDefault="004D3F45" w:rsidP="00596240">
            <w:pPr>
              <w:rPr>
                <w:rFonts w:ascii="Arial" w:hAnsi="Arial" w:cs="Arial"/>
                <w:sz w:val="20"/>
                <w:szCs w:val="20"/>
              </w:rPr>
            </w:pPr>
            <w:r w:rsidRPr="00C14026">
              <w:rPr>
                <w:rFonts w:ascii="Arial" w:hAnsi="Arial" w:cs="Arial"/>
                <w:sz w:val="20"/>
                <w:szCs w:val="20"/>
              </w:rPr>
              <w:t>Post-Salt</w:t>
            </w:r>
          </w:p>
        </w:tc>
        <w:tc>
          <w:tcPr>
            <w:tcW w:w="1440" w:type="dxa"/>
            <w:tcBorders>
              <w:top w:val="nil"/>
              <w:bottom w:val="single" w:sz="4" w:space="0" w:color="auto"/>
            </w:tcBorders>
            <w:vAlign w:val="center"/>
          </w:tcPr>
          <w:p w14:paraId="5F28EE8D" w14:textId="77777777" w:rsidR="004D3F45" w:rsidRPr="00C14026" w:rsidRDefault="004D3F45" w:rsidP="00596240">
            <w:pPr>
              <w:jc w:val="center"/>
              <w:rPr>
                <w:rFonts w:ascii="Arial" w:hAnsi="Arial" w:cs="Arial"/>
                <w:sz w:val="20"/>
                <w:szCs w:val="20"/>
              </w:rPr>
            </w:pPr>
            <w:r>
              <w:rPr>
                <w:rFonts w:ascii="Arial" w:hAnsi="Arial" w:cs="Arial"/>
                <w:sz w:val="20"/>
                <w:szCs w:val="20"/>
              </w:rPr>
              <w:t>4.65</w:t>
            </w:r>
          </w:p>
        </w:tc>
        <w:tc>
          <w:tcPr>
            <w:tcW w:w="1440" w:type="dxa"/>
            <w:tcBorders>
              <w:top w:val="nil"/>
              <w:bottom w:val="single" w:sz="4" w:space="0" w:color="auto"/>
            </w:tcBorders>
            <w:vAlign w:val="center"/>
          </w:tcPr>
          <w:p w14:paraId="40549122" w14:textId="77777777" w:rsidR="004D3F45" w:rsidRPr="00C14026" w:rsidRDefault="004D3F45" w:rsidP="00596240">
            <w:pPr>
              <w:jc w:val="center"/>
              <w:rPr>
                <w:rFonts w:ascii="Arial" w:hAnsi="Arial" w:cs="Arial"/>
                <w:sz w:val="20"/>
                <w:szCs w:val="20"/>
              </w:rPr>
            </w:pPr>
            <w:r>
              <w:rPr>
                <w:rFonts w:ascii="Arial" w:hAnsi="Arial" w:cs="Arial"/>
                <w:sz w:val="20"/>
                <w:szCs w:val="20"/>
              </w:rPr>
              <w:t>4.96</w:t>
            </w:r>
          </w:p>
        </w:tc>
        <w:tc>
          <w:tcPr>
            <w:tcW w:w="1440" w:type="dxa"/>
            <w:tcBorders>
              <w:top w:val="nil"/>
              <w:bottom w:val="single" w:sz="4" w:space="0" w:color="auto"/>
            </w:tcBorders>
            <w:vAlign w:val="center"/>
          </w:tcPr>
          <w:p w14:paraId="07508D23" w14:textId="77777777" w:rsidR="004D3F45" w:rsidRPr="00C14026" w:rsidRDefault="004D3F45" w:rsidP="00596240">
            <w:pPr>
              <w:jc w:val="center"/>
              <w:rPr>
                <w:rFonts w:ascii="Arial" w:hAnsi="Arial" w:cs="Arial"/>
                <w:sz w:val="20"/>
                <w:szCs w:val="20"/>
              </w:rPr>
            </w:pPr>
            <w:r>
              <w:rPr>
                <w:rFonts w:ascii="Arial" w:hAnsi="Arial" w:cs="Arial"/>
                <w:sz w:val="20"/>
                <w:szCs w:val="20"/>
              </w:rPr>
              <w:t>5.22</w:t>
            </w:r>
          </w:p>
        </w:tc>
        <w:tc>
          <w:tcPr>
            <w:tcW w:w="1440" w:type="dxa"/>
            <w:tcBorders>
              <w:top w:val="nil"/>
              <w:bottom w:val="single" w:sz="4" w:space="0" w:color="auto"/>
            </w:tcBorders>
            <w:vAlign w:val="center"/>
          </w:tcPr>
          <w:p w14:paraId="38432BA4"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w:t>
            </w:r>
            <w:r>
              <w:rPr>
                <w:rFonts w:ascii="Arial" w:hAnsi="Arial" w:cs="Arial"/>
                <w:sz w:val="20"/>
                <w:szCs w:val="20"/>
              </w:rPr>
              <w:t>0.099</w:t>
            </w:r>
          </w:p>
        </w:tc>
      </w:tr>
    </w:tbl>
    <w:p w14:paraId="3DF08A70" w14:textId="77777777" w:rsidR="004D3F45" w:rsidRDefault="004D3F45" w:rsidP="004D3F45">
      <w:pPr>
        <w:spacing w:line="480" w:lineRule="auto"/>
        <w:rPr>
          <w:rFonts w:ascii="Arial" w:hAnsi="Arial" w:cs="Arial"/>
        </w:rPr>
      </w:pPr>
    </w:p>
    <w:p w14:paraId="62DA2E71" w14:textId="423FCA1A" w:rsidR="00CD6FE5" w:rsidRDefault="00CD6FE5">
      <w:pPr>
        <w:rPr>
          <w:rFonts w:ascii="Arial" w:hAnsi="Arial" w:cs="Arial"/>
        </w:rPr>
      </w:pPr>
      <w:r>
        <w:rPr>
          <w:rFonts w:ascii="Arial" w:hAnsi="Arial" w:cs="Arial"/>
        </w:rPr>
        <w:br w:type="page"/>
      </w:r>
    </w:p>
    <w:p w14:paraId="53F054EA" w14:textId="43FBB9D5" w:rsidR="004D3F45" w:rsidRDefault="004D3F45" w:rsidP="004D3F45">
      <w:pPr>
        <w:spacing w:line="480" w:lineRule="auto"/>
        <w:rPr>
          <w:rFonts w:ascii="Arial" w:hAnsi="Arial" w:cs="Arial"/>
        </w:rPr>
      </w:pPr>
      <w:r>
        <w:rPr>
          <w:rFonts w:ascii="Arial" w:hAnsi="Arial" w:cs="Arial"/>
        </w:rPr>
        <w:lastRenderedPageBreak/>
        <w:t xml:space="preserve">Table </w:t>
      </w:r>
      <w:r w:rsidR="007F1402">
        <w:rPr>
          <w:rFonts w:ascii="Arial" w:hAnsi="Arial" w:cs="Arial"/>
        </w:rPr>
        <w:t>3</w:t>
      </w:r>
      <w:r>
        <w:rPr>
          <w:rFonts w:ascii="Arial" w:hAnsi="Arial" w:cs="Arial"/>
        </w:rPr>
        <w:t xml:space="preserve">. The estimated effect sizes of a known environmental stressor (abrupt salinity increase) on </w:t>
      </w:r>
      <w:r w:rsidR="00602394">
        <w:rPr>
          <w:rFonts w:ascii="Arial" w:hAnsi="Arial" w:cs="Arial"/>
        </w:rPr>
        <w:t xml:space="preserve">largemouth </w:t>
      </w:r>
      <w:r>
        <w:rPr>
          <w:rFonts w:ascii="Arial" w:hAnsi="Arial" w:cs="Arial"/>
        </w:rPr>
        <w:t xml:space="preserve">bass </w:t>
      </w:r>
      <w:r>
        <w:rPr>
          <w:rFonts w:ascii="Arial" w:eastAsia="Times New Roman" w:hAnsi="Arial" w:cs="Arial"/>
          <w:color w:val="000000"/>
          <w:kern w:val="0"/>
          <w14:ligatures w14:val="none"/>
        </w:rPr>
        <w:t xml:space="preserve">neutrophil-to-lymphocyte ratios </w:t>
      </w:r>
      <w:r>
        <w:rPr>
          <w:rFonts w:ascii="Arial" w:hAnsi="Arial" w:cs="Arial"/>
        </w:rPr>
        <w:t xml:space="preserve">among the five groups (control and </w:t>
      </w:r>
      <w:r w:rsidRPr="00122893">
        <w:rPr>
          <w:rFonts w:ascii="Arial" w:eastAsia="Times New Roman" w:hAnsi="Arial" w:cs="Arial"/>
          <w:color w:val="000000"/>
          <w:kern w:val="0"/>
          <w14:ligatures w14:val="none"/>
        </w:rPr>
        <w:t xml:space="preserve">low and high levels of </w:t>
      </w:r>
      <w:r>
        <w:rPr>
          <w:rFonts w:ascii="Arial" w:eastAsia="Times New Roman" w:hAnsi="Arial" w:cs="Arial"/>
          <w:color w:val="000000"/>
          <w:kern w:val="0"/>
          <w14:ligatures w14:val="none"/>
        </w:rPr>
        <w:t>cadmium [</w:t>
      </w:r>
      <w:r w:rsidRPr="00292FF5">
        <w:rPr>
          <w:rFonts w:ascii="Arial" w:eastAsia="Times New Roman" w:hAnsi="Arial" w:cs="Arial"/>
          <w:color w:val="000000"/>
          <w:kern w:val="0"/>
          <w14:ligatures w14:val="none"/>
        </w:rPr>
        <w:t>Cd</w:t>
      </w:r>
      <w:r>
        <w:rPr>
          <w:rFonts w:ascii="Arial" w:eastAsia="Times New Roman" w:hAnsi="Arial" w:cs="Arial"/>
          <w:color w:val="000000"/>
          <w:kern w:val="0"/>
          <w14:ligatures w14:val="none"/>
        </w:rPr>
        <w:t>]</w:t>
      </w:r>
      <w:r w:rsidRPr="00292FF5">
        <w:rPr>
          <w:rFonts w:ascii="Arial" w:eastAsia="Times New Roman" w:hAnsi="Arial" w:cs="Arial"/>
          <w:color w:val="000000"/>
          <w:kern w:val="0"/>
          <w14:ligatures w14:val="none"/>
        </w:rPr>
        <w:t xml:space="preserve"> and perfluoropentanoic acid </w:t>
      </w:r>
      <w:r>
        <w:rPr>
          <w:rFonts w:ascii="Arial" w:eastAsia="Times New Roman" w:hAnsi="Arial" w:cs="Arial"/>
          <w:color w:val="000000"/>
          <w:kern w:val="0"/>
          <w14:ligatures w14:val="none"/>
        </w:rPr>
        <w:t>[</w:t>
      </w:r>
      <w:proofErr w:type="spellStart"/>
      <w:r w:rsidRPr="00292FF5">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w:t>
      </w:r>
      <w:r>
        <w:rPr>
          <w:rFonts w:ascii="Arial" w:hAnsi="Arial" w:cs="Arial"/>
        </w:rPr>
        <w:t xml:space="preserve"> between blood samples 2 and 3 from the </w:t>
      </w:r>
      <w:r w:rsidR="00582001">
        <w:rPr>
          <w:rFonts w:ascii="Arial" w:eastAsia="Times New Roman" w:hAnsi="Arial" w:cs="Arial"/>
          <w:color w:val="000000"/>
          <w:kern w:val="0"/>
          <w14:ligatures w14:val="none"/>
        </w:rPr>
        <w:t xml:space="preserve">generalized linear mixed-effects model </w:t>
      </w:r>
      <w:r>
        <w:rPr>
          <w:rFonts w:ascii="Arial" w:hAnsi="Arial" w:cs="Arial"/>
        </w:rPr>
        <w:t xml:space="preserve">(Figure 4). The effect size is </w:t>
      </w:r>
      <w:r w:rsidR="00602394">
        <w:rPr>
          <w:rFonts w:ascii="Arial" w:hAnsi="Arial" w:cs="Arial"/>
        </w:rPr>
        <w:t>express</w:t>
      </w:r>
      <w:r>
        <w:rPr>
          <w:rFonts w:ascii="Arial" w:hAnsi="Arial" w:cs="Arial"/>
        </w:rPr>
        <w:t xml:space="preserve">ed </w:t>
      </w:r>
      <w:r w:rsidR="00602394">
        <w:rPr>
          <w:rFonts w:ascii="Arial" w:hAnsi="Arial" w:cs="Arial"/>
        </w:rPr>
        <w:t>as</w:t>
      </w:r>
      <w:r>
        <w:rPr>
          <w:rFonts w:ascii="Arial" w:hAnsi="Arial" w:cs="Arial"/>
        </w:rPr>
        <w:t xml:space="preserve"> a percentage increase from blood 2 to blood 3 (e.g., the control bass NLR increased </w:t>
      </w:r>
      <w:r w:rsidR="00602394">
        <w:rPr>
          <w:rFonts w:ascii="Arial" w:hAnsi="Arial" w:cs="Arial"/>
        </w:rPr>
        <w:t xml:space="preserve">by </w:t>
      </w:r>
      <w:r>
        <w:rPr>
          <w:rFonts w:ascii="Arial" w:hAnsi="Arial" w:cs="Arial"/>
        </w:rPr>
        <w:t>158% [46–357%; 95% CL] from blood 2 to blood 3). The 95% confidence limits</w:t>
      </w:r>
      <w:ins w:id="105" w:author="Reviewer" w:date="2026-09-07T09:28:00Z" w16du:dateUtc="2026-09-07T14:28:00Z">
        <w:r w:rsidR="00D73BA8">
          <w:rPr>
            <w:rFonts w:ascii="Arial" w:hAnsi="Arial" w:cs="Arial"/>
          </w:rPr>
          <w:t xml:space="preserve"> (CL)</w:t>
        </w:r>
      </w:ins>
      <w:r>
        <w:rPr>
          <w:rFonts w:ascii="Arial" w:hAnsi="Arial" w:cs="Arial"/>
        </w:rPr>
        <w:t xml:space="preserve"> represent the lower and upper bounds, separated by a comma, </w:t>
      </w:r>
      <w:r w:rsidR="007F1402">
        <w:rPr>
          <w:rFonts w:ascii="Arial" w:hAnsi="Arial" w:cs="Arial"/>
        </w:rPr>
        <w:t>such that</w:t>
      </w:r>
      <w:r>
        <w:rPr>
          <w:rFonts w:ascii="Arial" w:hAnsi="Arial" w:cs="Arial"/>
        </w:rPr>
        <w:t xml:space="preserve"> 95% of </w:t>
      </w:r>
      <w:r w:rsidR="007F1402">
        <w:rPr>
          <w:rFonts w:ascii="Arial" w:hAnsi="Arial" w:cs="Arial"/>
        </w:rPr>
        <w:t>repeated</w:t>
      </w:r>
      <w:r>
        <w:rPr>
          <w:rFonts w:ascii="Arial" w:hAnsi="Arial" w:cs="Arial"/>
        </w:rPr>
        <w:t xml:space="preserve"> </w:t>
      </w:r>
      <w:r w:rsidR="007F1402">
        <w:rPr>
          <w:rFonts w:ascii="Arial" w:hAnsi="Arial" w:cs="Arial"/>
        </w:rPr>
        <w:t>studie</w:t>
      </w:r>
      <w:r>
        <w:rPr>
          <w:rFonts w:ascii="Arial" w:hAnsi="Arial" w:cs="Arial"/>
        </w:rPr>
        <w:t xml:space="preserve">s would contain the true effect size. The Z value is reported with the numerator and denominator degrees of freedom. Bolded groups represent statistically significant changes from blood samples 2 to 3. </w:t>
      </w:r>
    </w:p>
    <w:tbl>
      <w:tblPr>
        <w:tblStyle w:val="TableGrid"/>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1440"/>
        <w:gridCol w:w="1440"/>
        <w:gridCol w:w="1440"/>
        <w:gridCol w:w="1440"/>
      </w:tblGrid>
      <w:tr w:rsidR="004D3F45" w:rsidRPr="00C14026" w14:paraId="497B9AF9" w14:textId="77777777" w:rsidTr="00596240">
        <w:trPr>
          <w:trHeight w:val="360"/>
          <w:jc w:val="center"/>
        </w:trPr>
        <w:tc>
          <w:tcPr>
            <w:tcW w:w="1440" w:type="dxa"/>
            <w:tcBorders>
              <w:top w:val="single" w:sz="4" w:space="0" w:color="auto"/>
              <w:bottom w:val="single" w:sz="4" w:space="0" w:color="auto"/>
            </w:tcBorders>
            <w:vAlign w:val="center"/>
          </w:tcPr>
          <w:p w14:paraId="45F67ECE" w14:textId="77777777" w:rsidR="004D3F45" w:rsidRPr="00C14026" w:rsidRDefault="004D3F45" w:rsidP="00596240">
            <w:pPr>
              <w:jc w:val="center"/>
              <w:rPr>
                <w:rFonts w:ascii="Arial" w:hAnsi="Arial" w:cs="Arial"/>
                <w:sz w:val="20"/>
                <w:szCs w:val="20"/>
              </w:rPr>
            </w:pPr>
            <w:r>
              <w:rPr>
                <w:rFonts w:ascii="Arial" w:hAnsi="Arial" w:cs="Arial"/>
                <w:sz w:val="20"/>
                <w:szCs w:val="20"/>
              </w:rPr>
              <w:t>Group</w:t>
            </w:r>
          </w:p>
        </w:tc>
        <w:tc>
          <w:tcPr>
            <w:tcW w:w="1440" w:type="dxa"/>
            <w:tcBorders>
              <w:top w:val="single" w:sz="4" w:space="0" w:color="auto"/>
              <w:bottom w:val="single" w:sz="4" w:space="0" w:color="auto"/>
            </w:tcBorders>
            <w:vAlign w:val="center"/>
          </w:tcPr>
          <w:p w14:paraId="1C6B90F6" w14:textId="77777777" w:rsidR="004D3F45" w:rsidRPr="00C14026" w:rsidRDefault="004D3F45" w:rsidP="00596240">
            <w:pPr>
              <w:jc w:val="center"/>
              <w:rPr>
                <w:rFonts w:ascii="Arial" w:hAnsi="Arial" w:cs="Arial"/>
                <w:sz w:val="20"/>
                <w:szCs w:val="20"/>
              </w:rPr>
            </w:pPr>
            <w:r>
              <w:rPr>
                <w:rFonts w:ascii="Arial" w:hAnsi="Arial" w:cs="Arial"/>
                <w:sz w:val="20"/>
                <w:szCs w:val="20"/>
              </w:rPr>
              <w:t>Effect Size</w:t>
            </w:r>
          </w:p>
        </w:tc>
        <w:tc>
          <w:tcPr>
            <w:tcW w:w="1440" w:type="dxa"/>
            <w:tcBorders>
              <w:top w:val="single" w:sz="4" w:space="0" w:color="auto"/>
              <w:bottom w:val="single" w:sz="4" w:space="0" w:color="auto"/>
            </w:tcBorders>
            <w:vAlign w:val="center"/>
          </w:tcPr>
          <w:p w14:paraId="65A4E4F6" w14:textId="77777777" w:rsidR="004D3F45" w:rsidRPr="00C14026" w:rsidRDefault="004D3F45" w:rsidP="00596240">
            <w:pPr>
              <w:jc w:val="center"/>
              <w:rPr>
                <w:rFonts w:ascii="Arial" w:hAnsi="Arial" w:cs="Arial"/>
                <w:sz w:val="20"/>
                <w:szCs w:val="20"/>
              </w:rPr>
            </w:pPr>
            <w:r>
              <w:rPr>
                <w:rFonts w:ascii="Arial" w:hAnsi="Arial" w:cs="Arial"/>
                <w:sz w:val="20"/>
                <w:szCs w:val="20"/>
              </w:rPr>
              <w:t>95% CL</w:t>
            </w:r>
          </w:p>
        </w:tc>
        <w:tc>
          <w:tcPr>
            <w:tcW w:w="1440" w:type="dxa"/>
            <w:tcBorders>
              <w:top w:val="single" w:sz="4" w:space="0" w:color="auto"/>
              <w:bottom w:val="single" w:sz="4" w:space="0" w:color="auto"/>
            </w:tcBorders>
            <w:vAlign w:val="center"/>
          </w:tcPr>
          <w:p w14:paraId="01F0A908" w14:textId="77777777" w:rsidR="004D3F45" w:rsidRPr="00C14026" w:rsidRDefault="004D3F45" w:rsidP="00596240">
            <w:pPr>
              <w:jc w:val="center"/>
              <w:rPr>
                <w:rFonts w:ascii="Arial" w:hAnsi="Arial" w:cs="Arial"/>
                <w:sz w:val="20"/>
                <w:szCs w:val="20"/>
              </w:rPr>
            </w:pPr>
            <w:r>
              <w:rPr>
                <w:rFonts w:ascii="Arial" w:hAnsi="Arial" w:cs="Arial"/>
                <w:sz w:val="20"/>
                <w:szCs w:val="20"/>
              </w:rPr>
              <w:t>Z</w:t>
            </w:r>
          </w:p>
        </w:tc>
        <w:tc>
          <w:tcPr>
            <w:tcW w:w="1440" w:type="dxa"/>
            <w:tcBorders>
              <w:top w:val="single" w:sz="4" w:space="0" w:color="auto"/>
              <w:bottom w:val="single" w:sz="4" w:space="0" w:color="auto"/>
            </w:tcBorders>
            <w:vAlign w:val="center"/>
          </w:tcPr>
          <w:p w14:paraId="08914E75" w14:textId="77777777" w:rsidR="004D3F45" w:rsidRPr="00F02F5F" w:rsidRDefault="004D3F45" w:rsidP="00596240">
            <w:pPr>
              <w:jc w:val="center"/>
              <w:rPr>
                <w:rFonts w:ascii="Arial" w:hAnsi="Arial" w:cs="Arial"/>
                <w:i/>
                <w:iCs/>
                <w:sz w:val="20"/>
                <w:szCs w:val="20"/>
              </w:rPr>
            </w:pPr>
            <w:r>
              <w:rPr>
                <w:rFonts w:ascii="Arial" w:hAnsi="Arial" w:cs="Arial"/>
                <w:i/>
                <w:iCs/>
                <w:sz w:val="20"/>
                <w:szCs w:val="20"/>
              </w:rPr>
              <w:t>p</w:t>
            </w:r>
          </w:p>
        </w:tc>
      </w:tr>
      <w:tr w:rsidR="004D3F45" w:rsidRPr="00C14026" w14:paraId="53BA6F71" w14:textId="77777777" w:rsidTr="00596240">
        <w:trPr>
          <w:trHeight w:val="360"/>
          <w:jc w:val="center"/>
        </w:trPr>
        <w:tc>
          <w:tcPr>
            <w:tcW w:w="1440" w:type="dxa"/>
            <w:tcBorders>
              <w:top w:val="single" w:sz="4" w:space="0" w:color="auto"/>
            </w:tcBorders>
            <w:vAlign w:val="center"/>
          </w:tcPr>
          <w:p w14:paraId="25F52355" w14:textId="77777777" w:rsidR="004D3F45" w:rsidRPr="00FE700C" w:rsidRDefault="004D3F45" w:rsidP="00596240">
            <w:pPr>
              <w:rPr>
                <w:rFonts w:ascii="Arial" w:hAnsi="Arial" w:cs="Arial"/>
                <w:b/>
                <w:bCs/>
                <w:sz w:val="20"/>
                <w:szCs w:val="20"/>
              </w:rPr>
            </w:pPr>
            <w:r w:rsidRPr="00FE700C">
              <w:rPr>
                <w:rFonts w:ascii="Arial" w:hAnsi="Arial" w:cs="Arial"/>
                <w:b/>
                <w:bCs/>
                <w:sz w:val="20"/>
                <w:szCs w:val="20"/>
              </w:rPr>
              <w:t>Control</w:t>
            </w:r>
          </w:p>
        </w:tc>
        <w:tc>
          <w:tcPr>
            <w:tcW w:w="1440" w:type="dxa"/>
            <w:tcBorders>
              <w:top w:val="single" w:sz="4" w:space="0" w:color="auto"/>
            </w:tcBorders>
            <w:vAlign w:val="center"/>
          </w:tcPr>
          <w:p w14:paraId="4859391D" w14:textId="77777777" w:rsidR="004D3F45" w:rsidRPr="00C14026" w:rsidRDefault="004D3F45" w:rsidP="00596240">
            <w:pPr>
              <w:jc w:val="center"/>
              <w:rPr>
                <w:rFonts w:ascii="Arial" w:hAnsi="Arial" w:cs="Arial"/>
                <w:sz w:val="20"/>
                <w:szCs w:val="20"/>
              </w:rPr>
            </w:pPr>
            <w:r>
              <w:rPr>
                <w:rFonts w:ascii="Arial" w:hAnsi="Arial" w:cs="Arial"/>
                <w:sz w:val="20"/>
                <w:szCs w:val="20"/>
              </w:rPr>
              <w:t>158%</w:t>
            </w:r>
          </w:p>
        </w:tc>
        <w:tc>
          <w:tcPr>
            <w:tcW w:w="1440" w:type="dxa"/>
            <w:tcBorders>
              <w:top w:val="single" w:sz="4" w:space="0" w:color="auto"/>
            </w:tcBorders>
            <w:vAlign w:val="center"/>
          </w:tcPr>
          <w:p w14:paraId="21F0E115" w14:textId="77777777" w:rsidR="004D3F45" w:rsidRPr="00C14026" w:rsidRDefault="004D3F45" w:rsidP="00596240">
            <w:pPr>
              <w:jc w:val="center"/>
              <w:rPr>
                <w:rFonts w:ascii="Arial" w:hAnsi="Arial" w:cs="Arial"/>
                <w:sz w:val="20"/>
                <w:szCs w:val="20"/>
              </w:rPr>
            </w:pPr>
            <w:r>
              <w:rPr>
                <w:rFonts w:ascii="Arial" w:hAnsi="Arial" w:cs="Arial"/>
                <w:sz w:val="20"/>
                <w:szCs w:val="20"/>
              </w:rPr>
              <w:t>46, 357</w:t>
            </w:r>
          </w:p>
        </w:tc>
        <w:tc>
          <w:tcPr>
            <w:tcW w:w="1440" w:type="dxa"/>
            <w:tcBorders>
              <w:top w:val="single" w:sz="4" w:space="0" w:color="auto"/>
            </w:tcBorders>
            <w:vAlign w:val="center"/>
          </w:tcPr>
          <w:p w14:paraId="30F7AA69" w14:textId="77777777" w:rsidR="004D3F45" w:rsidRPr="000057BF" w:rsidRDefault="004D3F45" w:rsidP="00596240">
            <w:pPr>
              <w:jc w:val="center"/>
              <w:rPr>
                <w:rFonts w:ascii="Arial" w:hAnsi="Arial" w:cs="Arial"/>
                <w:sz w:val="20"/>
                <w:szCs w:val="20"/>
                <w:vertAlign w:val="subscript"/>
              </w:rPr>
            </w:pPr>
            <w:r>
              <w:rPr>
                <w:rFonts w:ascii="Arial" w:hAnsi="Arial" w:cs="Arial"/>
                <w:sz w:val="20"/>
                <w:szCs w:val="20"/>
              </w:rPr>
              <w:t>3.25</w:t>
            </w:r>
            <w:r>
              <w:rPr>
                <w:rFonts w:ascii="Arial" w:hAnsi="Arial" w:cs="Arial"/>
                <w:sz w:val="20"/>
                <w:szCs w:val="20"/>
                <w:vertAlign w:val="subscript"/>
              </w:rPr>
              <w:t>15,48</w:t>
            </w:r>
          </w:p>
        </w:tc>
        <w:tc>
          <w:tcPr>
            <w:tcW w:w="1440" w:type="dxa"/>
            <w:tcBorders>
              <w:top w:val="single" w:sz="4" w:space="0" w:color="auto"/>
            </w:tcBorders>
            <w:vAlign w:val="center"/>
          </w:tcPr>
          <w:p w14:paraId="2851586F" w14:textId="77777777" w:rsidR="004D3F45" w:rsidRPr="00C14026" w:rsidRDefault="004D3F45" w:rsidP="00596240">
            <w:pPr>
              <w:jc w:val="center"/>
              <w:rPr>
                <w:rFonts w:ascii="Arial" w:hAnsi="Arial" w:cs="Arial"/>
                <w:sz w:val="20"/>
                <w:szCs w:val="20"/>
              </w:rPr>
            </w:pPr>
            <w:r>
              <w:rPr>
                <w:rFonts w:ascii="Arial" w:hAnsi="Arial" w:cs="Arial"/>
                <w:sz w:val="20"/>
                <w:szCs w:val="20"/>
              </w:rPr>
              <w:t>0.0012</w:t>
            </w:r>
          </w:p>
        </w:tc>
      </w:tr>
      <w:tr w:rsidR="004D3F45" w:rsidRPr="00C14026" w14:paraId="5F21369D" w14:textId="77777777" w:rsidTr="00596240">
        <w:trPr>
          <w:trHeight w:val="360"/>
          <w:jc w:val="center"/>
        </w:trPr>
        <w:tc>
          <w:tcPr>
            <w:tcW w:w="1440" w:type="dxa"/>
            <w:vAlign w:val="center"/>
          </w:tcPr>
          <w:p w14:paraId="32522914" w14:textId="77777777" w:rsidR="004D3F45" w:rsidRPr="00FE700C" w:rsidRDefault="004D3F45" w:rsidP="00596240">
            <w:pPr>
              <w:rPr>
                <w:rFonts w:ascii="Arial" w:hAnsi="Arial" w:cs="Arial"/>
                <w:b/>
                <w:bCs/>
                <w:sz w:val="20"/>
                <w:szCs w:val="20"/>
              </w:rPr>
            </w:pPr>
            <w:r w:rsidRPr="00FE700C">
              <w:rPr>
                <w:rFonts w:ascii="Arial" w:hAnsi="Arial" w:cs="Arial"/>
                <w:b/>
                <w:bCs/>
                <w:sz w:val="20"/>
                <w:szCs w:val="20"/>
              </w:rPr>
              <w:t>Cd Low</w:t>
            </w:r>
          </w:p>
        </w:tc>
        <w:tc>
          <w:tcPr>
            <w:tcW w:w="1440" w:type="dxa"/>
            <w:vAlign w:val="center"/>
          </w:tcPr>
          <w:p w14:paraId="14FEB4BE" w14:textId="77777777" w:rsidR="004D3F45" w:rsidRPr="00C14026" w:rsidRDefault="004D3F45" w:rsidP="00596240">
            <w:pPr>
              <w:jc w:val="center"/>
              <w:rPr>
                <w:rFonts w:ascii="Arial" w:hAnsi="Arial" w:cs="Arial"/>
                <w:sz w:val="20"/>
                <w:szCs w:val="20"/>
              </w:rPr>
            </w:pPr>
            <w:r>
              <w:rPr>
                <w:rFonts w:ascii="Arial" w:hAnsi="Arial" w:cs="Arial"/>
                <w:sz w:val="20"/>
                <w:szCs w:val="20"/>
              </w:rPr>
              <w:t>180%</w:t>
            </w:r>
          </w:p>
        </w:tc>
        <w:tc>
          <w:tcPr>
            <w:tcW w:w="1440" w:type="dxa"/>
            <w:vAlign w:val="center"/>
          </w:tcPr>
          <w:p w14:paraId="0A6893A6" w14:textId="77777777" w:rsidR="004D3F45" w:rsidRPr="00C14026" w:rsidRDefault="004D3F45" w:rsidP="00596240">
            <w:pPr>
              <w:jc w:val="center"/>
              <w:rPr>
                <w:rFonts w:ascii="Arial" w:hAnsi="Arial" w:cs="Arial"/>
                <w:sz w:val="20"/>
                <w:szCs w:val="20"/>
              </w:rPr>
            </w:pPr>
            <w:r>
              <w:rPr>
                <w:rFonts w:ascii="Arial" w:hAnsi="Arial" w:cs="Arial"/>
                <w:sz w:val="20"/>
                <w:szCs w:val="20"/>
              </w:rPr>
              <w:t>76, 347</w:t>
            </w:r>
          </w:p>
        </w:tc>
        <w:tc>
          <w:tcPr>
            <w:tcW w:w="1440" w:type="dxa"/>
            <w:vAlign w:val="center"/>
          </w:tcPr>
          <w:p w14:paraId="68F50ABD" w14:textId="77777777" w:rsidR="004D3F45" w:rsidRPr="00C14026" w:rsidRDefault="004D3F45" w:rsidP="00596240">
            <w:pPr>
              <w:jc w:val="center"/>
              <w:rPr>
                <w:rFonts w:ascii="Arial" w:hAnsi="Arial" w:cs="Arial"/>
                <w:sz w:val="20"/>
                <w:szCs w:val="20"/>
              </w:rPr>
            </w:pPr>
            <w:r>
              <w:rPr>
                <w:rFonts w:ascii="Arial" w:hAnsi="Arial" w:cs="Arial"/>
                <w:sz w:val="20"/>
                <w:szCs w:val="20"/>
              </w:rPr>
              <w:t>4.32</w:t>
            </w:r>
            <w:r>
              <w:rPr>
                <w:rFonts w:ascii="Arial" w:hAnsi="Arial" w:cs="Arial"/>
                <w:sz w:val="20"/>
                <w:szCs w:val="20"/>
                <w:vertAlign w:val="subscript"/>
              </w:rPr>
              <w:t>15,48</w:t>
            </w:r>
          </w:p>
        </w:tc>
        <w:tc>
          <w:tcPr>
            <w:tcW w:w="1440" w:type="dxa"/>
            <w:vAlign w:val="center"/>
          </w:tcPr>
          <w:p w14:paraId="1BA9E0C9" w14:textId="77777777" w:rsidR="004D3F45" w:rsidRPr="00C14026" w:rsidRDefault="004D3F45" w:rsidP="00596240">
            <w:pPr>
              <w:jc w:val="center"/>
              <w:rPr>
                <w:rFonts w:ascii="Arial" w:hAnsi="Arial" w:cs="Arial"/>
                <w:sz w:val="20"/>
                <w:szCs w:val="20"/>
              </w:rPr>
            </w:pPr>
            <w:r>
              <w:rPr>
                <w:rFonts w:ascii="Arial" w:hAnsi="Arial" w:cs="Arial"/>
                <w:sz w:val="20"/>
                <w:szCs w:val="20"/>
              </w:rPr>
              <w:t>&lt;0.001</w:t>
            </w:r>
          </w:p>
        </w:tc>
      </w:tr>
      <w:tr w:rsidR="004D3F45" w:rsidRPr="00C14026" w14:paraId="50886F24" w14:textId="77777777" w:rsidTr="00596240">
        <w:trPr>
          <w:trHeight w:val="360"/>
          <w:jc w:val="center"/>
        </w:trPr>
        <w:tc>
          <w:tcPr>
            <w:tcW w:w="1440" w:type="dxa"/>
            <w:vAlign w:val="center"/>
          </w:tcPr>
          <w:p w14:paraId="18391CB3" w14:textId="77777777" w:rsidR="004D3F45" w:rsidRPr="00FE700C" w:rsidRDefault="004D3F45" w:rsidP="00596240">
            <w:pPr>
              <w:rPr>
                <w:rFonts w:ascii="Arial" w:hAnsi="Arial" w:cs="Arial"/>
                <w:b/>
                <w:bCs/>
                <w:sz w:val="20"/>
                <w:szCs w:val="20"/>
              </w:rPr>
            </w:pPr>
            <w:r w:rsidRPr="00FE700C">
              <w:rPr>
                <w:rFonts w:ascii="Arial" w:hAnsi="Arial" w:cs="Arial"/>
                <w:b/>
                <w:bCs/>
                <w:sz w:val="20"/>
                <w:szCs w:val="20"/>
              </w:rPr>
              <w:t>Cd High</w:t>
            </w:r>
          </w:p>
        </w:tc>
        <w:tc>
          <w:tcPr>
            <w:tcW w:w="1440" w:type="dxa"/>
            <w:vAlign w:val="center"/>
          </w:tcPr>
          <w:p w14:paraId="620EB593" w14:textId="77777777" w:rsidR="004D3F45" w:rsidRPr="00C14026" w:rsidRDefault="004D3F45" w:rsidP="00596240">
            <w:pPr>
              <w:jc w:val="center"/>
              <w:rPr>
                <w:rFonts w:ascii="Arial" w:hAnsi="Arial" w:cs="Arial"/>
                <w:sz w:val="20"/>
                <w:szCs w:val="20"/>
              </w:rPr>
            </w:pPr>
            <w:r>
              <w:rPr>
                <w:rFonts w:ascii="Arial" w:hAnsi="Arial" w:cs="Arial"/>
                <w:sz w:val="20"/>
                <w:szCs w:val="20"/>
              </w:rPr>
              <w:t>228%</w:t>
            </w:r>
          </w:p>
        </w:tc>
        <w:tc>
          <w:tcPr>
            <w:tcW w:w="1440" w:type="dxa"/>
            <w:vAlign w:val="center"/>
          </w:tcPr>
          <w:p w14:paraId="6958AB3B" w14:textId="77777777" w:rsidR="004D3F45" w:rsidRPr="00C14026" w:rsidRDefault="004D3F45" w:rsidP="00596240">
            <w:pPr>
              <w:jc w:val="center"/>
              <w:rPr>
                <w:rFonts w:ascii="Arial" w:hAnsi="Arial" w:cs="Arial"/>
                <w:sz w:val="20"/>
                <w:szCs w:val="20"/>
              </w:rPr>
            </w:pPr>
            <w:r>
              <w:rPr>
                <w:rFonts w:ascii="Arial" w:hAnsi="Arial" w:cs="Arial"/>
                <w:sz w:val="20"/>
                <w:szCs w:val="20"/>
              </w:rPr>
              <w:t>81, 494</w:t>
            </w:r>
          </w:p>
        </w:tc>
        <w:tc>
          <w:tcPr>
            <w:tcW w:w="1440" w:type="dxa"/>
            <w:vAlign w:val="center"/>
          </w:tcPr>
          <w:p w14:paraId="09ADE6AE" w14:textId="77777777" w:rsidR="004D3F45" w:rsidRPr="00C14026" w:rsidRDefault="004D3F45" w:rsidP="00596240">
            <w:pPr>
              <w:jc w:val="center"/>
              <w:rPr>
                <w:rFonts w:ascii="Arial" w:hAnsi="Arial" w:cs="Arial"/>
                <w:sz w:val="20"/>
                <w:szCs w:val="20"/>
              </w:rPr>
            </w:pPr>
            <w:r>
              <w:rPr>
                <w:rFonts w:ascii="Arial" w:hAnsi="Arial" w:cs="Arial"/>
                <w:sz w:val="20"/>
                <w:szCs w:val="20"/>
              </w:rPr>
              <w:t>3.93</w:t>
            </w:r>
            <w:r>
              <w:rPr>
                <w:rFonts w:ascii="Arial" w:hAnsi="Arial" w:cs="Arial"/>
                <w:sz w:val="20"/>
                <w:szCs w:val="20"/>
                <w:vertAlign w:val="subscript"/>
              </w:rPr>
              <w:t>15,48</w:t>
            </w:r>
          </w:p>
        </w:tc>
        <w:tc>
          <w:tcPr>
            <w:tcW w:w="1440" w:type="dxa"/>
            <w:vAlign w:val="center"/>
          </w:tcPr>
          <w:p w14:paraId="6F77586E" w14:textId="77777777" w:rsidR="004D3F45" w:rsidRPr="00C14026" w:rsidRDefault="004D3F45" w:rsidP="00596240">
            <w:pPr>
              <w:jc w:val="center"/>
              <w:rPr>
                <w:rFonts w:ascii="Arial" w:hAnsi="Arial" w:cs="Arial"/>
                <w:sz w:val="20"/>
                <w:szCs w:val="20"/>
              </w:rPr>
            </w:pPr>
            <w:r>
              <w:rPr>
                <w:rFonts w:ascii="Arial" w:hAnsi="Arial" w:cs="Arial"/>
                <w:sz w:val="20"/>
                <w:szCs w:val="20"/>
              </w:rPr>
              <w:t>&lt;0.001</w:t>
            </w:r>
          </w:p>
        </w:tc>
      </w:tr>
      <w:tr w:rsidR="004D3F45" w:rsidRPr="00C14026" w14:paraId="71329FE3" w14:textId="77777777" w:rsidTr="00596240">
        <w:trPr>
          <w:trHeight w:val="360"/>
          <w:jc w:val="center"/>
        </w:trPr>
        <w:tc>
          <w:tcPr>
            <w:tcW w:w="1440" w:type="dxa"/>
            <w:tcBorders>
              <w:bottom w:val="nil"/>
            </w:tcBorders>
            <w:vAlign w:val="center"/>
          </w:tcPr>
          <w:p w14:paraId="1D1CA999" w14:textId="77777777" w:rsidR="004D3F45" w:rsidRPr="00FE700C" w:rsidRDefault="004D3F45" w:rsidP="00596240">
            <w:pPr>
              <w:rPr>
                <w:rFonts w:ascii="Arial" w:hAnsi="Arial" w:cs="Arial"/>
                <w:b/>
                <w:bCs/>
                <w:sz w:val="20"/>
                <w:szCs w:val="20"/>
              </w:rPr>
            </w:pPr>
            <w:proofErr w:type="spellStart"/>
            <w:r w:rsidRPr="00FE700C">
              <w:rPr>
                <w:rFonts w:ascii="Arial" w:hAnsi="Arial" w:cs="Arial"/>
                <w:b/>
                <w:bCs/>
                <w:sz w:val="20"/>
                <w:szCs w:val="20"/>
              </w:rPr>
              <w:t>PFPeA</w:t>
            </w:r>
            <w:proofErr w:type="spellEnd"/>
            <w:r w:rsidRPr="00FE700C">
              <w:rPr>
                <w:rFonts w:ascii="Arial" w:hAnsi="Arial" w:cs="Arial"/>
                <w:b/>
                <w:bCs/>
                <w:sz w:val="20"/>
                <w:szCs w:val="20"/>
              </w:rPr>
              <w:t xml:space="preserve"> Low</w:t>
            </w:r>
          </w:p>
        </w:tc>
        <w:tc>
          <w:tcPr>
            <w:tcW w:w="1440" w:type="dxa"/>
            <w:tcBorders>
              <w:bottom w:val="nil"/>
            </w:tcBorders>
            <w:vAlign w:val="center"/>
          </w:tcPr>
          <w:p w14:paraId="6FA30D2C" w14:textId="77777777" w:rsidR="004D3F45" w:rsidRPr="00C14026" w:rsidRDefault="004D3F45" w:rsidP="00596240">
            <w:pPr>
              <w:jc w:val="center"/>
              <w:rPr>
                <w:rFonts w:ascii="Arial" w:hAnsi="Arial" w:cs="Arial"/>
                <w:sz w:val="20"/>
                <w:szCs w:val="20"/>
              </w:rPr>
            </w:pPr>
            <w:r>
              <w:rPr>
                <w:rFonts w:ascii="Arial" w:hAnsi="Arial" w:cs="Arial"/>
                <w:sz w:val="20"/>
                <w:szCs w:val="20"/>
              </w:rPr>
              <w:t>294%</w:t>
            </w:r>
          </w:p>
        </w:tc>
        <w:tc>
          <w:tcPr>
            <w:tcW w:w="1440" w:type="dxa"/>
            <w:tcBorders>
              <w:bottom w:val="nil"/>
            </w:tcBorders>
            <w:vAlign w:val="center"/>
          </w:tcPr>
          <w:p w14:paraId="5D3D52D5" w14:textId="77777777" w:rsidR="004D3F45" w:rsidRPr="00C14026" w:rsidRDefault="004D3F45" w:rsidP="00596240">
            <w:pPr>
              <w:jc w:val="center"/>
              <w:rPr>
                <w:rFonts w:ascii="Arial" w:hAnsi="Arial" w:cs="Arial"/>
                <w:sz w:val="20"/>
                <w:szCs w:val="20"/>
              </w:rPr>
            </w:pPr>
            <w:r>
              <w:rPr>
                <w:rFonts w:ascii="Arial" w:hAnsi="Arial" w:cs="Arial"/>
                <w:sz w:val="20"/>
                <w:szCs w:val="20"/>
              </w:rPr>
              <w:t>122, 601</w:t>
            </w:r>
          </w:p>
        </w:tc>
        <w:tc>
          <w:tcPr>
            <w:tcW w:w="1440" w:type="dxa"/>
            <w:tcBorders>
              <w:bottom w:val="nil"/>
            </w:tcBorders>
            <w:vAlign w:val="center"/>
          </w:tcPr>
          <w:p w14:paraId="149FAD58" w14:textId="77777777" w:rsidR="004D3F45" w:rsidRPr="00C14026" w:rsidRDefault="004D3F45" w:rsidP="00596240">
            <w:pPr>
              <w:jc w:val="center"/>
              <w:rPr>
                <w:rFonts w:ascii="Arial" w:hAnsi="Arial" w:cs="Arial"/>
                <w:sz w:val="20"/>
                <w:szCs w:val="20"/>
              </w:rPr>
            </w:pPr>
            <w:r>
              <w:rPr>
                <w:rFonts w:ascii="Arial" w:hAnsi="Arial" w:cs="Arial"/>
                <w:sz w:val="20"/>
                <w:szCs w:val="20"/>
              </w:rPr>
              <w:t>4.67</w:t>
            </w:r>
            <w:r>
              <w:rPr>
                <w:rFonts w:ascii="Arial" w:hAnsi="Arial" w:cs="Arial"/>
                <w:sz w:val="20"/>
                <w:szCs w:val="20"/>
                <w:vertAlign w:val="subscript"/>
              </w:rPr>
              <w:t>15,48</w:t>
            </w:r>
          </w:p>
        </w:tc>
        <w:tc>
          <w:tcPr>
            <w:tcW w:w="1440" w:type="dxa"/>
            <w:tcBorders>
              <w:bottom w:val="nil"/>
            </w:tcBorders>
            <w:vAlign w:val="center"/>
          </w:tcPr>
          <w:p w14:paraId="4CC9B507" w14:textId="77777777" w:rsidR="004D3F45" w:rsidRPr="00C14026" w:rsidRDefault="004D3F45" w:rsidP="00596240">
            <w:pPr>
              <w:jc w:val="center"/>
              <w:rPr>
                <w:rFonts w:ascii="Arial" w:hAnsi="Arial" w:cs="Arial"/>
                <w:sz w:val="20"/>
                <w:szCs w:val="20"/>
              </w:rPr>
            </w:pPr>
            <w:r>
              <w:rPr>
                <w:rFonts w:ascii="Arial" w:hAnsi="Arial" w:cs="Arial"/>
                <w:sz w:val="20"/>
                <w:szCs w:val="20"/>
              </w:rPr>
              <w:t>&lt;0.001</w:t>
            </w:r>
          </w:p>
        </w:tc>
      </w:tr>
      <w:tr w:rsidR="004D3F45" w:rsidRPr="00C14026" w14:paraId="5B93F15E" w14:textId="77777777" w:rsidTr="00596240">
        <w:trPr>
          <w:trHeight w:val="360"/>
          <w:jc w:val="center"/>
        </w:trPr>
        <w:tc>
          <w:tcPr>
            <w:tcW w:w="1440" w:type="dxa"/>
            <w:tcBorders>
              <w:top w:val="nil"/>
              <w:bottom w:val="single" w:sz="4" w:space="0" w:color="auto"/>
            </w:tcBorders>
            <w:vAlign w:val="center"/>
          </w:tcPr>
          <w:p w14:paraId="3E2CB935" w14:textId="77777777" w:rsidR="004D3F45" w:rsidRPr="00FE700C" w:rsidRDefault="004D3F45" w:rsidP="00596240">
            <w:pPr>
              <w:rPr>
                <w:rFonts w:ascii="Arial" w:hAnsi="Arial" w:cs="Arial"/>
                <w:b/>
                <w:bCs/>
                <w:sz w:val="20"/>
                <w:szCs w:val="20"/>
              </w:rPr>
            </w:pPr>
            <w:proofErr w:type="spellStart"/>
            <w:r w:rsidRPr="00FE700C">
              <w:rPr>
                <w:rFonts w:ascii="Arial" w:hAnsi="Arial" w:cs="Arial"/>
                <w:b/>
                <w:bCs/>
                <w:sz w:val="20"/>
                <w:szCs w:val="20"/>
              </w:rPr>
              <w:t>PFPeA</w:t>
            </w:r>
            <w:proofErr w:type="spellEnd"/>
            <w:r w:rsidRPr="00FE700C">
              <w:rPr>
                <w:rFonts w:ascii="Arial" w:hAnsi="Arial" w:cs="Arial"/>
                <w:b/>
                <w:bCs/>
                <w:sz w:val="20"/>
                <w:szCs w:val="20"/>
              </w:rPr>
              <w:t xml:space="preserve"> High</w:t>
            </w:r>
          </w:p>
        </w:tc>
        <w:tc>
          <w:tcPr>
            <w:tcW w:w="1440" w:type="dxa"/>
            <w:tcBorders>
              <w:top w:val="nil"/>
              <w:bottom w:val="single" w:sz="4" w:space="0" w:color="auto"/>
            </w:tcBorders>
            <w:vAlign w:val="center"/>
          </w:tcPr>
          <w:p w14:paraId="54C9F5C0" w14:textId="77777777" w:rsidR="004D3F45" w:rsidRPr="00C14026" w:rsidRDefault="004D3F45" w:rsidP="00596240">
            <w:pPr>
              <w:jc w:val="center"/>
              <w:rPr>
                <w:rFonts w:ascii="Arial" w:hAnsi="Arial" w:cs="Arial"/>
                <w:sz w:val="20"/>
                <w:szCs w:val="20"/>
              </w:rPr>
            </w:pPr>
            <w:r>
              <w:rPr>
                <w:rFonts w:ascii="Arial" w:hAnsi="Arial" w:cs="Arial"/>
                <w:sz w:val="20"/>
                <w:szCs w:val="20"/>
              </w:rPr>
              <w:t>144%</w:t>
            </w:r>
          </w:p>
        </w:tc>
        <w:tc>
          <w:tcPr>
            <w:tcW w:w="1440" w:type="dxa"/>
            <w:tcBorders>
              <w:top w:val="nil"/>
              <w:bottom w:val="single" w:sz="4" w:space="0" w:color="auto"/>
            </w:tcBorders>
            <w:vAlign w:val="center"/>
          </w:tcPr>
          <w:p w14:paraId="62E5BC3C" w14:textId="77777777" w:rsidR="004D3F45" w:rsidRPr="00C14026" w:rsidRDefault="004D3F45" w:rsidP="00596240">
            <w:pPr>
              <w:jc w:val="center"/>
              <w:rPr>
                <w:rFonts w:ascii="Arial" w:hAnsi="Arial" w:cs="Arial"/>
                <w:sz w:val="20"/>
                <w:szCs w:val="20"/>
              </w:rPr>
            </w:pPr>
            <w:r>
              <w:rPr>
                <w:rFonts w:ascii="Arial" w:hAnsi="Arial" w:cs="Arial"/>
                <w:sz w:val="20"/>
                <w:szCs w:val="20"/>
              </w:rPr>
              <w:t>34, 343</w:t>
            </w:r>
          </w:p>
        </w:tc>
        <w:tc>
          <w:tcPr>
            <w:tcW w:w="1440" w:type="dxa"/>
            <w:tcBorders>
              <w:top w:val="nil"/>
              <w:bottom w:val="single" w:sz="4" w:space="0" w:color="auto"/>
            </w:tcBorders>
            <w:vAlign w:val="center"/>
          </w:tcPr>
          <w:p w14:paraId="227342CF" w14:textId="77777777" w:rsidR="004D3F45" w:rsidRPr="00C14026" w:rsidRDefault="004D3F45" w:rsidP="00596240">
            <w:pPr>
              <w:jc w:val="center"/>
              <w:rPr>
                <w:rFonts w:ascii="Arial" w:hAnsi="Arial" w:cs="Arial"/>
                <w:sz w:val="20"/>
                <w:szCs w:val="20"/>
              </w:rPr>
            </w:pPr>
            <w:r>
              <w:rPr>
                <w:rFonts w:ascii="Arial" w:hAnsi="Arial" w:cs="Arial"/>
                <w:sz w:val="20"/>
                <w:szCs w:val="20"/>
              </w:rPr>
              <w:t>2.91</w:t>
            </w:r>
            <w:r>
              <w:rPr>
                <w:rFonts w:ascii="Arial" w:hAnsi="Arial" w:cs="Arial"/>
                <w:sz w:val="20"/>
                <w:szCs w:val="20"/>
                <w:vertAlign w:val="subscript"/>
              </w:rPr>
              <w:t>15,48</w:t>
            </w:r>
          </w:p>
        </w:tc>
        <w:tc>
          <w:tcPr>
            <w:tcW w:w="1440" w:type="dxa"/>
            <w:tcBorders>
              <w:top w:val="nil"/>
              <w:bottom w:val="single" w:sz="4" w:space="0" w:color="auto"/>
            </w:tcBorders>
            <w:vAlign w:val="center"/>
          </w:tcPr>
          <w:p w14:paraId="3AD6C016" w14:textId="77777777" w:rsidR="004D3F45" w:rsidRPr="00C14026" w:rsidRDefault="004D3F45" w:rsidP="00596240">
            <w:pPr>
              <w:jc w:val="center"/>
              <w:rPr>
                <w:rFonts w:ascii="Arial" w:hAnsi="Arial" w:cs="Arial"/>
                <w:sz w:val="20"/>
                <w:szCs w:val="20"/>
              </w:rPr>
            </w:pPr>
            <w:r>
              <w:rPr>
                <w:rFonts w:ascii="Arial" w:hAnsi="Arial" w:cs="Arial"/>
                <w:sz w:val="20"/>
                <w:szCs w:val="20"/>
              </w:rPr>
              <w:t>0.0036</w:t>
            </w:r>
          </w:p>
        </w:tc>
      </w:tr>
    </w:tbl>
    <w:p w14:paraId="4AA20A63" w14:textId="77777777" w:rsidR="004D3F45" w:rsidRDefault="004D3F45" w:rsidP="004D3F45">
      <w:pPr>
        <w:spacing w:line="480" w:lineRule="auto"/>
        <w:rPr>
          <w:rFonts w:ascii="Arial" w:hAnsi="Arial" w:cs="Arial"/>
        </w:rPr>
      </w:pPr>
    </w:p>
    <w:p w14:paraId="2EA464A3" w14:textId="469E13FD" w:rsidR="00CD6FE5" w:rsidRDefault="00CD6FE5">
      <w:pPr>
        <w:rPr>
          <w:rFonts w:ascii="Arial" w:hAnsi="Arial" w:cs="Arial"/>
        </w:rPr>
      </w:pPr>
      <w:r>
        <w:rPr>
          <w:rFonts w:ascii="Arial" w:hAnsi="Arial" w:cs="Arial"/>
        </w:rPr>
        <w:br w:type="page"/>
      </w:r>
    </w:p>
    <w:p w14:paraId="3DCBD29E" w14:textId="6CCF1E27" w:rsidR="00EB0471" w:rsidRDefault="004D3F45" w:rsidP="004D3F45">
      <w:pPr>
        <w:spacing w:line="480" w:lineRule="auto"/>
        <w:rPr>
          <w:rFonts w:ascii="Arial" w:hAnsi="Arial" w:cs="Arial"/>
        </w:rPr>
      </w:pPr>
      <w:r>
        <w:rPr>
          <w:rFonts w:ascii="Arial" w:hAnsi="Arial" w:cs="Arial"/>
        </w:rPr>
        <w:lastRenderedPageBreak/>
        <w:t xml:space="preserve">Table </w:t>
      </w:r>
      <w:r w:rsidR="007F1402">
        <w:rPr>
          <w:rFonts w:ascii="Arial" w:hAnsi="Arial" w:cs="Arial"/>
        </w:rPr>
        <w:t>4</w:t>
      </w:r>
      <w:r>
        <w:rPr>
          <w:rFonts w:ascii="Arial" w:hAnsi="Arial" w:cs="Arial"/>
        </w:rPr>
        <w:t>. The estimated effect sizes of xenobiotic substances</w:t>
      </w:r>
      <w:r w:rsidR="00602394">
        <w:rPr>
          <w:rFonts w:ascii="Arial" w:hAnsi="Arial" w:cs="Arial"/>
        </w:rPr>
        <w:t xml:space="preserve"> on largemouth bass</w:t>
      </w:r>
      <w:r>
        <w:rPr>
          <w:rFonts w:ascii="Arial" w:hAnsi="Arial" w:cs="Arial"/>
        </w:rPr>
        <w:t xml:space="preserve"> seven days after a known environmental stressor introduction (blood samples 3 to 4) on </w:t>
      </w:r>
      <w:r>
        <w:rPr>
          <w:rFonts w:ascii="Arial" w:eastAsia="Times New Roman" w:hAnsi="Arial" w:cs="Arial"/>
          <w:color w:val="000000"/>
          <w:kern w:val="0"/>
          <w14:ligatures w14:val="none"/>
        </w:rPr>
        <w:t xml:space="preserve">neutrophil-to-lymphocyte ratios </w:t>
      </w:r>
      <w:r>
        <w:rPr>
          <w:rFonts w:ascii="Arial" w:hAnsi="Arial" w:cs="Arial"/>
        </w:rPr>
        <w:t xml:space="preserve">among the five groups (control and </w:t>
      </w:r>
      <w:r w:rsidRPr="00122893">
        <w:rPr>
          <w:rFonts w:ascii="Arial" w:eastAsia="Times New Roman" w:hAnsi="Arial" w:cs="Arial"/>
          <w:color w:val="000000"/>
          <w:kern w:val="0"/>
          <w14:ligatures w14:val="none"/>
        </w:rPr>
        <w:t xml:space="preserve">low and high levels of </w:t>
      </w:r>
      <w:r>
        <w:rPr>
          <w:rFonts w:ascii="Arial" w:eastAsia="Times New Roman" w:hAnsi="Arial" w:cs="Arial"/>
          <w:color w:val="000000"/>
          <w:kern w:val="0"/>
          <w14:ligatures w14:val="none"/>
        </w:rPr>
        <w:t>cadmium [</w:t>
      </w:r>
      <w:r w:rsidRPr="00292FF5">
        <w:rPr>
          <w:rFonts w:ascii="Arial" w:eastAsia="Times New Roman" w:hAnsi="Arial" w:cs="Arial"/>
          <w:color w:val="000000"/>
          <w:kern w:val="0"/>
          <w14:ligatures w14:val="none"/>
        </w:rPr>
        <w:t>Cd</w:t>
      </w:r>
      <w:r>
        <w:rPr>
          <w:rFonts w:ascii="Arial" w:eastAsia="Times New Roman" w:hAnsi="Arial" w:cs="Arial"/>
          <w:color w:val="000000"/>
          <w:kern w:val="0"/>
          <w14:ligatures w14:val="none"/>
        </w:rPr>
        <w:t>]</w:t>
      </w:r>
      <w:r w:rsidRPr="00292FF5">
        <w:rPr>
          <w:rFonts w:ascii="Arial" w:eastAsia="Times New Roman" w:hAnsi="Arial" w:cs="Arial"/>
          <w:color w:val="000000"/>
          <w:kern w:val="0"/>
          <w14:ligatures w14:val="none"/>
        </w:rPr>
        <w:t xml:space="preserve"> and perfluoropentanoic acid </w:t>
      </w:r>
      <w:r>
        <w:rPr>
          <w:rFonts w:ascii="Arial" w:eastAsia="Times New Roman" w:hAnsi="Arial" w:cs="Arial"/>
          <w:color w:val="000000"/>
          <w:kern w:val="0"/>
          <w14:ligatures w14:val="none"/>
        </w:rPr>
        <w:t>[</w:t>
      </w:r>
      <w:proofErr w:type="spellStart"/>
      <w:r w:rsidRPr="00292FF5">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w:t>
      </w:r>
      <w:r>
        <w:rPr>
          <w:rFonts w:ascii="Arial" w:hAnsi="Arial" w:cs="Arial"/>
        </w:rPr>
        <w:t xml:space="preserve"> from the </w:t>
      </w:r>
      <w:r w:rsidR="00582001">
        <w:rPr>
          <w:rFonts w:ascii="Arial" w:eastAsia="Times New Roman" w:hAnsi="Arial" w:cs="Arial"/>
          <w:color w:val="000000"/>
          <w:kern w:val="0"/>
          <w14:ligatures w14:val="none"/>
        </w:rPr>
        <w:t xml:space="preserve">generalized linear mixed-effects model </w:t>
      </w:r>
      <w:r>
        <w:rPr>
          <w:rFonts w:ascii="Arial" w:hAnsi="Arial" w:cs="Arial"/>
        </w:rPr>
        <w:t xml:space="preserve">(Figure 4). The effect size is </w:t>
      </w:r>
      <w:r w:rsidR="00602394">
        <w:rPr>
          <w:rFonts w:ascii="Arial" w:hAnsi="Arial" w:cs="Arial"/>
        </w:rPr>
        <w:t>express</w:t>
      </w:r>
      <w:r>
        <w:rPr>
          <w:rFonts w:ascii="Arial" w:hAnsi="Arial" w:cs="Arial"/>
        </w:rPr>
        <w:t xml:space="preserve">ed </w:t>
      </w:r>
      <w:r w:rsidR="00602394">
        <w:rPr>
          <w:rFonts w:ascii="Arial" w:hAnsi="Arial" w:cs="Arial"/>
        </w:rPr>
        <w:t>as</w:t>
      </w:r>
      <w:r>
        <w:rPr>
          <w:rFonts w:ascii="Arial" w:hAnsi="Arial" w:cs="Arial"/>
        </w:rPr>
        <w:t xml:space="preserve"> a percentage change from blood 3 to blood 4 (e.g., the control bass NLR decreased </w:t>
      </w:r>
      <w:r w:rsidR="00602394">
        <w:rPr>
          <w:rFonts w:ascii="Arial" w:hAnsi="Arial" w:cs="Arial"/>
        </w:rPr>
        <w:t xml:space="preserve">by </w:t>
      </w:r>
      <w:r>
        <w:rPr>
          <w:rFonts w:ascii="Arial" w:hAnsi="Arial" w:cs="Arial"/>
        </w:rPr>
        <w:t>25% [-58–34%; 95% CL] from blood 3 to blood 4). The 95% confidence limits</w:t>
      </w:r>
      <w:ins w:id="106" w:author="Reviewer" w:date="2026-09-07T09:28:00Z" w16du:dateUtc="2026-09-07T14:28:00Z">
        <w:r w:rsidR="00D73BA8">
          <w:rPr>
            <w:rFonts w:ascii="Arial" w:hAnsi="Arial" w:cs="Arial"/>
          </w:rPr>
          <w:t xml:space="preserve"> (CL)</w:t>
        </w:r>
      </w:ins>
      <w:r>
        <w:rPr>
          <w:rFonts w:ascii="Arial" w:hAnsi="Arial" w:cs="Arial"/>
        </w:rPr>
        <w:t xml:space="preserve"> represent the lower and upper bounds, separated by a comma. The Z value is reported with the numerator and denominator degrees of freedom. Bolded groups represent statistically significant changes from blood samples 3 to 4. </w:t>
      </w:r>
    </w:p>
    <w:tbl>
      <w:tblPr>
        <w:tblStyle w:val="TableGrid"/>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1440"/>
        <w:gridCol w:w="1440"/>
        <w:gridCol w:w="1440"/>
        <w:gridCol w:w="1440"/>
      </w:tblGrid>
      <w:tr w:rsidR="004D3F45" w:rsidRPr="00C14026" w14:paraId="29E94440" w14:textId="77777777" w:rsidTr="00596240">
        <w:trPr>
          <w:trHeight w:val="360"/>
          <w:jc w:val="center"/>
        </w:trPr>
        <w:tc>
          <w:tcPr>
            <w:tcW w:w="1440" w:type="dxa"/>
            <w:tcBorders>
              <w:top w:val="single" w:sz="4" w:space="0" w:color="auto"/>
              <w:bottom w:val="single" w:sz="4" w:space="0" w:color="auto"/>
            </w:tcBorders>
            <w:vAlign w:val="center"/>
          </w:tcPr>
          <w:p w14:paraId="12165FFD" w14:textId="77777777" w:rsidR="004D3F45" w:rsidRPr="00C14026" w:rsidRDefault="004D3F45" w:rsidP="00596240">
            <w:pPr>
              <w:jc w:val="center"/>
              <w:rPr>
                <w:rFonts w:ascii="Arial" w:hAnsi="Arial" w:cs="Arial"/>
                <w:sz w:val="20"/>
                <w:szCs w:val="20"/>
              </w:rPr>
            </w:pPr>
            <w:r>
              <w:rPr>
                <w:rFonts w:ascii="Arial" w:hAnsi="Arial" w:cs="Arial"/>
                <w:sz w:val="20"/>
                <w:szCs w:val="20"/>
              </w:rPr>
              <w:t>Group</w:t>
            </w:r>
          </w:p>
        </w:tc>
        <w:tc>
          <w:tcPr>
            <w:tcW w:w="1440" w:type="dxa"/>
            <w:tcBorders>
              <w:top w:val="single" w:sz="4" w:space="0" w:color="auto"/>
              <w:bottom w:val="single" w:sz="4" w:space="0" w:color="auto"/>
            </w:tcBorders>
            <w:vAlign w:val="center"/>
          </w:tcPr>
          <w:p w14:paraId="7F6D336A" w14:textId="77777777" w:rsidR="004D3F45" w:rsidRPr="00C14026" w:rsidRDefault="004D3F45" w:rsidP="00596240">
            <w:pPr>
              <w:jc w:val="center"/>
              <w:rPr>
                <w:rFonts w:ascii="Arial" w:hAnsi="Arial" w:cs="Arial"/>
                <w:sz w:val="20"/>
                <w:szCs w:val="20"/>
              </w:rPr>
            </w:pPr>
            <w:r>
              <w:rPr>
                <w:rFonts w:ascii="Arial" w:hAnsi="Arial" w:cs="Arial"/>
                <w:sz w:val="20"/>
                <w:szCs w:val="20"/>
              </w:rPr>
              <w:t>Effect Size</w:t>
            </w:r>
          </w:p>
        </w:tc>
        <w:tc>
          <w:tcPr>
            <w:tcW w:w="1440" w:type="dxa"/>
            <w:tcBorders>
              <w:top w:val="single" w:sz="4" w:space="0" w:color="auto"/>
              <w:bottom w:val="single" w:sz="4" w:space="0" w:color="auto"/>
            </w:tcBorders>
            <w:vAlign w:val="center"/>
          </w:tcPr>
          <w:p w14:paraId="1B5A66CA" w14:textId="77777777" w:rsidR="004D3F45" w:rsidRPr="00C14026" w:rsidRDefault="004D3F45" w:rsidP="00596240">
            <w:pPr>
              <w:jc w:val="center"/>
              <w:rPr>
                <w:rFonts w:ascii="Arial" w:hAnsi="Arial" w:cs="Arial"/>
                <w:sz w:val="20"/>
                <w:szCs w:val="20"/>
              </w:rPr>
            </w:pPr>
            <w:r>
              <w:rPr>
                <w:rFonts w:ascii="Arial" w:hAnsi="Arial" w:cs="Arial"/>
                <w:sz w:val="20"/>
                <w:szCs w:val="20"/>
              </w:rPr>
              <w:t>95% CL</w:t>
            </w:r>
          </w:p>
        </w:tc>
        <w:tc>
          <w:tcPr>
            <w:tcW w:w="1440" w:type="dxa"/>
            <w:tcBorders>
              <w:top w:val="single" w:sz="4" w:space="0" w:color="auto"/>
              <w:bottom w:val="single" w:sz="4" w:space="0" w:color="auto"/>
            </w:tcBorders>
            <w:vAlign w:val="center"/>
          </w:tcPr>
          <w:p w14:paraId="762621D4" w14:textId="77777777" w:rsidR="004D3F45" w:rsidRPr="00C14026" w:rsidRDefault="004D3F45" w:rsidP="00596240">
            <w:pPr>
              <w:jc w:val="center"/>
              <w:rPr>
                <w:rFonts w:ascii="Arial" w:hAnsi="Arial" w:cs="Arial"/>
                <w:sz w:val="20"/>
                <w:szCs w:val="20"/>
              </w:rPr>
            </w:pPr>
            <w:r>
              <w:rPr>
                <w:rFonts w:ascii="Arial" w:hAnsi="Arial" w:cs="Arial"/>
                <w:sz w:val="20"/>
                <w:szCs w:val="20"/>
              </w:rPr>
              <w:t>Z</w:t>
            </w:r>
          </w:p>
        </w:tc>
        <w:tc>
          <w:tcPr>
            <w:tcW w:w="1440" w:type="dxa"/>
            <w:tcBorders>
              <w:top w:val="single" w:sz="4" w:space="0" w:color="auto"/>
              <w:bottom w:val="single" w:sz="4" w:space="0" w:color="auto"/>
            </w:tcBorders>
            <w:vAlign w:val="center"/>
          </w:tcPr>
          <w:p w14:paraId="2FECC90A" w14:textId="77777777" w:rsidR="004D3F45" w:rsidRPr="00F02F5F" w:rsidRDefault="004D3F45" w:rsidP="00596240">
            <w:pPr>
              <w:jc w:val="center"/>
              <w:rPr>
                <w:rFonts w:ascii="Arial" w:hAnsi="Arial" w:cs="Arial"/>
                <w:i/>
                <w:iCs/>
                <w:sz w:val="20"/>
                <w:szCs w:val="20"/>
              </w:rPr>
            </w:pPr>
            <w:r>
              <w:rPr>
                <w:rFonts w:ascii="Arial" w:hAnsi="Arial" w:cs="Arial"/>
                <w:i/>
                <w:iCs/>
                <w:sz w:val="20"/>
                <w:szCs w:val="20"/>
              </w:rPr>
              <w:t>p</w:t>
            </w:r>
          </w:p>
        </w:tc>
      </w:tr>
      <w:tr w:rsidR="004D3F45" w:rsidRPr="00C14026" w14:paraId="1E2A37B5" w14:textId="77777777" w:rsidTr="00596240">
        <w:trPr>
          <w:trHeight w:val="360"/>
          <w:jc w:val="center"/>
        </w:trPr>
        <w:tc>
          <w:tcPr>
            <w:tcW w:w="1440" w:type="dxa"/>
            <w:tcBorders>
              <w:top w:val="single" w:sz="4" w:space="0" w:color="auto"/>
            </w:tcBorders>
            <w:vAlign w:val="center"/>
          </w:tcPr>
          <w:p w14:paraId="74EC06E4" w14:textId="77777777" w:rsidR="004D3F45" w:rsidRPr="00C14026" w:rsidRDefault="004D3F45" w:rsidP="00596240">
            <w:pPr>
              <w:rPr>
                <w:rFonts w:ascii="Arial" w:hAnsi="Arial" w:cs="Arial"/>
                <w:sz w:val="20"/>
                <w:szCs w:val="20"/>
              </w:rPr>
            </w:pPr>
            <w:r>
              <w:rPr>
                <w:rFonts w:ascii="Arial" w:hAnsi="Arial" w:cs="Arial"/>
                <w:sz w:val="20"/>
                <w:szCs w:val="20"/>
              </w:rPr>
              <w:t>Control</w:t>
            </w:r>
          </w:p>
        </w:tc>
        <w:tc>
          <w:tcPr>
            <w:tcW w:w="1440" w:type="dxa"/>
            <w:tcBorders>
              <w:top w:val="single" w:sz="4" w:space="0" w:color="auto"/>
            </w:tcBorders>
            <w:vAlign w:val="center"/>
          </w:tcPr>
          <w:p w14:paraId="1DD14926" w14:textId="77777777" w:rsidR="004D3F45" w:rsidRPr="00C14026" w:rsidRDefault="004D3F45" w:rsidP="00596240">
            <w:pPr>
              <w:jc w:val="center"/>
              <w:rPr>
                <w:rFonts w:ascii="Arial" w:hAnsi="Arial" w:cs="Arial"/>
                <w:sz w:val="20"/>
                <w:szCs w:val="20"/>
              </w:rPr>
            </w:pPr>
            <w:r>
              <w:rPr>
                <w:rFonts w:ascii="Arial" w:hAnsi="Arial" w:cs="Arial"/>
                <w:sz w:val="20"/>
                <w:szCs w:val="20"/>
              </w:rPr>
              <w:t>-25%</w:t>
            </w:r>
          </w:p>
        </w:tc>
        <w:tc>
          <w:tcPr>
            <w:tcW w:w="1440" w:type="dxa"/>
            <w:tcBorders>
              <w:top w:val="single" w:sz="4" w:space="0" w:color="auto"/>
            </w:tcBorders>
            <w:vAlign w:val="center"/>
          </w:tcPr>
          <w:p w14:paraId="00EFF513" w14:textId="77777777" w:rsidR="004D3F45" w:rsidRPr="00C14026" w:rsidRDefault="004D3F45" w:rsidP="00596240">
            <w:pPr>
              <w:jc w:val="center"/>
              <w:rPr>
                <w:rFonts w:ascii="Arial" w:hAnsi="Arial" w:cs="Arial"/>
                <w:sz w:val="20"/>
                <w:szCs w:val="20"/>
              </w:rPr>
            </w:pPr>
            <w:r>
              <w:rPr>
                <w:rFonts w:ascii="Arial" w:hAnsi="Arial" w:cs="Arial"/>
                <w:sz w:val="20"/>
                <w:szCs w:val="20"/>
              </w:rPr>
              <w:t>-58, 34</w:t>
            </w:r>
          </w:p>
        </w:tc>
        <w:tc>
          <w:tcPr>
            <w:tcW w:w="1440" w:type="dxa"/>
            <w:tcBorders>
              <w:top w:val="single" w:sz="4" w:space="0" w:color="auto"/>
            </w:tcBorders>
            <w:vAlign w:val="center"/>
          </w:tcPr>
          <w:p w14:paraId="10998B35" w14:textId="77777777" w:rsidR="004D3F45" w:rsidRPr="000057BF" w:rsidRDefault="004D3F45" w:rsidP="00596240">
            <w:pPr>
              <w:jc w:val="center"/>
              <w:rPr>
                <w:rFonts w:ascii="Arial" w:hAnsi="Arial" w:cs="Arial"/>
                <w:sz w:val="20"/>
                <w:szCs w:val="20"/>
                <w:vertAlign w:val="subscript"/>
              </w:rPr>
            </w:pPr>
            <w:r>
              <w:rPr>
                <w:rFonts w:ascii="Arial" w:hAnsi="Arial" w:cs="Arial"/>
                <w:sz w:val="20"/>
                <w:szCs w:val="20"/>
              </w:rPr>
              <w:t>-0.97</w:t>
            </w:r>
            <w:r>
              <w:rPr>
                <w:rFonts w:ascii="Arial" w:hAnsi="Arial" w:cs="Arial"/>
                <w:sz w:val="20"/>
                <w:szCs w:val="20"/>
                <w:vertAlign w:val="subscript"/>
              </w:rPr>
              <w:t>15,48</w:t>
            </w:r>
          </w:p>
        </w:tc>
        <w:tc>
          <w:tcPr>
            <w:tcW w:w="1440" w:type="dxa"/>
            <w:tcBorders>
              <w:top w:val="single" w:sz="4" w:space="0" w:color="auto"/>
            </w:tcBorders>
            <w:vAlign w:val="center"/>
          </w:tcPr>
          <w:p w14:paraId="6D7E37A9" w14:textId="77777777" w:rsidR="004D3F45" w:rsidRPr="00C14026" w:rsidRDefault="004D3F45" w:rsidP="00596240">
            <w:pPr>
              <w:jc w:val="center"/>
              <w:rPr>
                <w:rFonts w:ascii="Arial" w:hAnsi="Arial" w:cs="Arial"/>
                <w:sz w:val="20"/>
                <w:szCs w:val="20"/>
              </w:rPr>
            </w:pPr>
            <w:r>
              <w:rPr>
                <w:rFonts w:ascii="Arial" w:hAnsi="Arial" w:cs="Arial"/>
                <w:sz w:val="20"/>
                <w:szCs w:val="20"/>
              </w:rPr>
              <w:t>0.33</w:t>
            </w:r>
          </w:p>
        </w:tc>
      </w:tr>
      <w:tr w:rsidR="004D3F45" w:rsidRPr="00C14026" w14:paraId="023DD775" w14:textId="77777777" w:rsidTr="00596240">
        <w:trPr>
          <w:trHeight w:val="360"/>
          <w:jc w:val="center"/>
        </w:trPr>
        <w:tc>
          <w:tcPr>
            <w:tcW w:w="1440" w:type="dxa"/>
            <w:vAlign w:val="center"/>
          </w:tcPr>
          <w:p w14:paraId="54A7ECCD" w14:textId="77777777" w:rsidR="004D3F45" w:rsidRPr="00E70104" w:rsidRDefault="004D3F45" w:rsidP="00596240">
            <w:pPr>
              <w:rPr>
                <w:rFonts w:ascii="Arial" w:hAnsi="Arial" w:cs="Arial"/>
                <w:b/>
                <w:bCs/>
                <w:sz w:val="20"/>
                <w:szCs w:val="20"/>
              </w:rPr>
            </w:pPr>
            <w:r w:rsidRPr="00E70104">
              <w:rPr>
                <w:rFonts w:ascii="Arial" w:hAnsi="Arial" w:cs="Arial"/>
                <w:b/>
                <w:bCs/>
                <w:sz w:val="20"/>
                <w:szCs w:val="20"/>
              </w:rPr>
              <w:t>Cd Low</w:t>
            </w:r>
          </w:p>
        </w:tc>
        <w:tc>
          <w:tcPr>
            <w:tcW w:w="1440" w:type="dxa"/>
            <w:vAlign w:val="center"/>
          </w:tcPr>
          <w:p w14:paraId="49344A57" w14:textId="77777777" w:rsidR="004D3F45" w:rsidRPr="00C14026" w:rsidRDefault="004D3F45" w:rsidP="00596240">
            <w:pPr>
              <w:jc w:val="center"/>
              <w:rPr>
                <w:rFonts w:ascii="Arial" w:hAnsi="Arial" w:cs="Arial"/>
                <w:sz w:val="20"/>
                <w:szCs w:val="20"/>
              </w:rPr>
            </w:pPr>
            <w:r>
              <w:rPr>
                <w:rFonts w:ascii="Arial" w:hAnsi="Arial" w:cs="Arial"/>
                <w:sz w:val="20"/>
                <w:szCs w:val="20"/>
              </w:rPr>
              <w:t>-55%</w:t>
            </w:r>
          </w:p>
        </w:tc>
        <w:tc>
          <w:tcPr>
            <w:tcW w:w="1440" w:type="dxa"/>
            <w:vAlign w:val="center"/>
          </w:tcPr>
          <w:p w14:paraId="7614CB96" w14:textId="77777777" w:rsidR="004D3F45" w:rsidRPr="00C14026" w:rsidRDefault="004D3F45" w:rsidP="00596240">
            <w:pPr>
              <w:jc w:val="center"/>
              <w:rPr>
                <w:rFonts w:ascii="Arial" w:hAnsi="Arial" w:cs="Arial"/>
                <w:sz w:val="20"/>
                <w:szCs w:val="20"/>
              </w:rPr>
            </w:pPr>
            <w:r>
              <w:rPr>
                <w:rFonts w:ascii="Arial" w:hAnsi="Arial" w:cs="Arial"/>
                <w:sz w:val="20"/>
                <w:szCs w:val="20"/>
              </w:rPr>
              <w:t>-72, -27</w:t>
            </w:r>
          </w:p>
        </w:tc>
        <w:tc>
          <w:tcPr>
            <w:tcW w:w="1440" w:type="dxa"/>
            <w:vAlign w:val="center"/>
          </w:tcPr>
          <w:p w14:paraId="16D32D7C" w14:textId="77777777" w:rsidR="004D3F45" w:rsidRPr="00C14026" w:rsidRDefault="004D3F45" w:rsidP="00596240">
            <w:pPr>
              <w:jc w:val="center"/>
              <w:rPr>
                <w:rFonts w:ascii="Arial" w:hAnsi="Arial" w:cs="Arial"/>
                <w:sz w:val="20"/>
                <w:szCs w:val="20"/>
              </w:rPr>
            </w:pPr>
            <w:r>
              <w:rPr>
                <w:rFonts w:ascii="Arial" w:hAnsi="Arial" w:cs="Arial"/>
                <w:sz w:val="20"/>
                <w:szCs w:val="20"/>
              </w:rPr>
              <w:t>-3.30</w:t>
            </w:r>
            <w:r>
              <w:rPr>
                <w:rFonts w:ascii="Arial" w:hAnsi="Arial" w:cs="Arial"/>
                <w:sz w:val="20"/>
                <w:szCs w:val="20"/>
                <w:vertAlign w:val="subscript"/>
              </w:rPr>
              <w:t>15,48</w:t>
            </w:r>
          </w:p>
        </w:tc>
        <w:tc>
          <w:tcPr>
            <w:tcW w:w="1440" w:type="dxa"/>
            <w:vAlign w:val="center"/>
          </w:tcPr>
          <w:p w14:paraId="3E84A86B" w14:textId="77777777" w:rsidR="004D3F45" w:rsidRPr="00C14026" w:rsidRDefault="004D3F45" w:rsidP="00596240">
            <w:pPr>
              <w:jc w:val="center"/>
              <w:rPr>
                <w:rFonts w:ascii="Arial" w:hAnsi="Arial" w:cs="Arial"/>
                <w:sz w:val="20"/>
                <w:szCs w:val="20"/>
              </w:rPr>
            </w:pPr>
            <w:r>
              <w:rPr>
                <w:rFonts w:ascii="Arial" w:hAnsi="Arial" w:cs="Arial"/>
                <w:sz w:val="20"/>
                <w:szCs w:val="20"/>
              </w:rPr>
              <w:t>&lt;0.001</w:t>
            </w:r>
          </w:p>
        </w:tc>
      </w:tr>
      <w:tr w:rsidR="004D3F45" w:rsidRPr="00C14026" w14:paraId="0FD2FA86" w14:textId="77777777" w:rsidTr="00596240">
        <w:trPr>
          <w:trHeight w:val="360"/>
          <w:jc w:val="center"/>
        </w:trPr>
        <w:tc>
          <w:tcPr>
            <w:tcW w:w="1440" w:type="dxa"/>
            <w:vAlign w:val="center"/>
          </w:tcPr>
          <w:p w14:paraId="197F5B07" w14:textId="77777777" w:rsidR="004D3F45" w:rsidRPr="00E70104" w:rsidRDefault="004D3F45" w:rsidP="00596240">
            <w:pPr>
              <w:rPr>
                <w:rFonts w:ascii="Arial" w:hAnsi="Arial" w:cs="Arial"/>
                <w:b/>
                <w:bCs/>
                <w:sz w:val="20"/>
                <w:szCs w:val="20"/>
              </w:rPr>
            </w:pPr>
            <w:r w:rsidRPr="00E70104">
              <w:rPr>
                <w:rFonts w:ascii="Arial" w:hAnsi="Arial" w:cs="Arial"/>
                <w:b/>
                <w:bCs/>
                <w:sz w:val="20"/>
                <w:szCs w:val="20"/>
              </w:rPr>
              <w:t>Cd High</w:t>
            </w:r>
          </w:p>
        </w:tc>
        <w:tc>
          <w:tcPr>
            <w:tcW w:w="1440" w:type="dxa"/>
            <w:vAlign w:val="center"/>
          </w:tcPr>
          <w:p w14:paraId="45D3E5E0" w14:textId="77777777" w:rsidR="004D3F45" w:rsidRPr="00C14026" w:rsidRDefault="004D3F45" w:rsidP="00596240">
            <w:pPr>
              <w:jc w:val="center"/>
              <w:rPr>
                <w:rFonts w:ascii="Arial" w:hAnsi="Arial" w:cs="Arial"/>
                <w:sz w:val="20"/>
                <w:szCs w:val="20"/>
              </w:rPr>
            </w:pPr>
            <w:r>
              <w:rPr>
                <w:rFonts w:ascii="Arial" w:hAnsi="Arial" w:cs="Arial"/>
                <w:sz w:val="20"/>
                <w:szCs w:val="20"/>
              </w:rPr>
              <w:t>-48%</w:t>
            </w:r>
          </w:p>
        </w:tc>
        <w:tc>
          <w:tcPr>
            <w:tcW w:w="1440" w:type="dxa"/>
            <w:vAlign w:val="center"/>
          </w:tcPr>
          <w:p w14:paraId="6D26940B" w14:textId="77777777" w:rsidR="004D3F45" w:rsidRPr="00C14026" w:rsidRDefault="004D3F45" w:rsidP="00596240">
            <w:pPr>
              <w:jc w:val="center"/>
              <w:rPr>
                <w:rFonts w:ascii="Arial" w:hAnsi="Arial" w:cs="Arial"/>
                <w:sz w:val="20"/>
                <w:szCs w:val="20"/>
              </w:rPr>
            </w:pPr>
            <w:r>
              <w:rPr>
                <w:rFonts w:ascii="Arial" w:hAnsi="Arial" w:cs="Arial"/>
                <w:sz w:val="20"/>
                <w:szCs w:val="20"/>
              </w:rPr>
              <w:t>-71, -7</w:t>
            </w:r>
          </w:p>
        </w:tc>
        <w:tc>
          <w:tcPr>
            <w:tcW w:w="1440" w:type="dxa"/>
            <w:vAlign w:val="center"/>
          </w:tcPr>
          <w:p w14:paraId="7C0A69BF" w14:textId="77777777" w:rsidR="004D3F45" w:rsidRPr="00C14026" w:rsidRDefault="004D3F45" w:rsidP="00596240">
            <w:pPr>
              <w:jc w:val="center"/>
              <w:rPr>
                <w:rFonts w:ascii="Arial" w:hAnsi="Arial" w:cs="Arial"/>
                <w:sz w:val="20"/>
                <w:szCs w:val="20"/>
              </w:rPr>
            </w:pPr>
            <w:r>
              <w:rPr>
                <w:rFonts w:ascii="Arial" w:hAnsi="Arial" w:cs="Arial"/>
                <w:sz w:val="20"/>
                <w:szCs w:val="20"/>
              </w:rPr>
              <w:t>-2.22</w:t>
            </w:r>
            <w:r>
              <w:rPr>
                <w:rFonts w:ascii="Arial" w:hAnsi="Arial" w:cs="Arial"/>
                <w:sz w:val="20"/>
                <w:szCs w:val="20"/>
                <w:vertAlign w:val="subscript"/>
              </w:rPr>
              <w:t>15,48</w:t>
            </w:r>
          </w:p>
        </w:tc>
        <w:tc>
          <w:tcPr>
            <w:tcW w:w="1440" w:type="dxa"/>
            <w:vAlign w:val="center"/>
          </w:tcPr>
          <w:p w14:paraId="3687B90D" w14:textId="77777777" w:rsidR="004D3F45" w:rsidRPr="00C14026" w:rsidRDefault="004D3F45" w:rsidP="00596240">
            <w:pPr>
              <w:jc w:val="center"/>
              <w:rPr>
                <w:rFonts w:ascii="Arial" w:hAnsi="Arial" w:cs="Arial"/>
                <w:sz w:val="20"/>
                <w:szCs w:val="20"/>
              </w:rPr>
            </w:pPr>
            <w:r>
              <w:rPr>
                <w:rFonts w:ascii="Arial" w:hAnsi="Arial" w:cs="Arial"/>
                <w:sz w:val="20"/>
                <w:szCs w:val="20"/>
              </w:rPr>
              <w:t>0.026</w:t>
            </w:r>
          </w:p>
        </w:tc>
      </w:tr>
      <w:tr w:rsidR="004D3F45" w:rsidRPr="00C14026" w14:paraId="06E4A0CB" w14:textId="77777777" w:rsidTr="00596240">
        <w:trPr>
          <w:trHeight w:val="360"/>
          <w:jc w:val="center"/>
        </w:trPr>
        <w:tc>
          <w:tcPr>
            <w:tcW w:w="1440" w:type="dxa"/>
            <w:tcBorders>
              <w:bottom w:val="nil"/>
            </w:tcBorders>
            <w:vAlign w:val="center"/>
          </w:tcPr>
          <w:p w14:paraId="2BE18F24" w14:textId="77777777" w:rsidR="004D3F45" w:rsidRPr="00E70104" w:rsidRDefault="004D3F45" w:rsidP="00596240">
            <w:pPr>
              <w:rPr>
                <w:rFonts w:ascii="Arial" w:hAnsi="Arial" w:cs="Arial"/>
                <w:b/>
                <w:bCs/>
                <w:sz w:val="20"/>
                <w:szCs w:val="20"/>
              </w:rPr>
            </w:pPr>
            <w:proofErr w:type="spellStart"/>
            <w:r w:rsidRPr="00E70104">
              <w:rPr>
                <w:rFonts w:ascii="Arial" w:hAnsi="Arial" w:cs="Arial"/>
                <w:b/>
                <w:bCs/>
                <w:sz w:val="20"/>
                <w:szCs w:val="20"/>
              </w:rPr>
              <w:t>PFPeA</w:t>
            </w:r>
            <w:proofErr w:type="spellEnd"/>
            <w:r w:rsidRPr="00E70104">
              <w:rPr>
                <w:rFonts w:ascii="Arial" w:hAnsi="Arial" w:cs="Arial"/>
                <w:b/>
                <w:bCs/>
                <w:sz w:val="20"/>
                <w:szCs w:val="20"/>
              </w:rPr>
              <w:t xml:space="preserve"> Low</w:t>
            </w:r>
          </w:p>
        </w:tc>
        <w:tc>
          <w:tcPr>
            <w:tcW w:w="1440" w:type="dxa"/>
            <w:tcBorders>
              <w:bottom w:val="nil"/>
            </w:tcBorders>
            <w:vAlign w:val="center"/>
          </w:tcPr>
          <w:p w14:paraId="073D3538" w14:textId="77777777" w:rsidR="004D3F45" w:rsidRPr="00C14026" w:rsidRDefault="004D3F45" w:rsidP="00596240">
            <w:pPr>
              <w:jc w:val="center"/>
              <w:rPr>
                <w:rFonts w:ascii="Arial" w:hAnsi="Arial" w:cs="Arial"/>
                <w:sz w:val="20"/>
                <w:szCs w:val="20"/>
              </w:rPr>
            </w:pPr>
            <w:r>
              <w:rPr>
                <w:rFonts w:ascii="Arial" w:hAnsi="Arial" w:cs="Arial"/>
                <w:sz w:val="20"/>
                <w:szCs w:val="20"/>
              </w:rPr>
              <w:t>-73%</w:t>
            </w:r>
          </w:p>
        </w:tc>
        <w:tc>
          <w:tcPr>
            <w:tcW w:w="1440" w:type="dxa"/>
            <w:tcBorders>
              <w:bottom w:val="nil"/>
            </w:tcBorders>
            <w:vAlign w:val="center"/>
          </w:tcPr>
          <w:p w14:paraId="522F505A" w14:textId="77777777" w:rsidR="004D3F45" w:rsidRPr="00C14026" w:rsidRDefault="004D3F45" w:rsidP="00596240">
            <w:pPr>
              <w:jc w:val="center"/>
              <w:rPr>
                <w:rFonts w:ascii="Arial" w:hAnsi="Arial" w:cs="Arial"/>
                <w:sz w:val="20"/>
                <w:szCs w:val="20"/>
              </w:rPr>
            </w:pPr>
            <w:r>
              <w:rPr>
                <w:rFonts w:ascii="Arial" w:hAnsi="Arial" w:cs="Arial"/>
                <w:sz w:val="20"/>
                <w:szCs w:val="20"/>
              </w:rPr>
              <w:t>-85, -52</w:t>
            </w:r>
          </w:p>
        </w:tc>
        <w:tc>
          <w:tcPr>
            <w:tcW w:w="1440" w:type="dxa"/>
            <w:tcBorders>
              <w:bottom w:val="nil"/>
            </w:tcBorders>
            <w:vAlign w:val="center"/>
          </w:tcPr>
          <w:p w14:paraId="7C2A7092" w14:textId="77777777" w:rsidR="004D3F45" w:rsidRPr="00C14026" w:rsidRDefault="004D3F45" w:rsidP="00596240">
            <w:pPr>
              <w:jc w:val="center"/>
              <w:rPr>
                <w:rFonts w:ascii="Arial" w:hAnsi="Arial" w:cs="Arial"/>
                <w:sz w:val="20"/>
                <w:szCs w:val="20"/>
              </w:rPr>
            </w:pPr>
            <w:r>
              <w:rPr>
                <w:rFonts w:ascii="Arial" w:hAnsi="Arial" w:cs="Arial"/>
                <w:sz w:val="20"/>
                <w:szCs w:val="20"/>
              </w:rPr>
              <w:t>-4.50</w:t>
            </w:r>
            <w:r>
              <w:rPr>
                <w:rFonts w:ascii="Arial" w:hAnsi="Arial" w:cs="Arial"/>
                <w:sz w:val="20"/>
                <w:szCs w:val="20"/>
                <w:vertAlign w:val="subscript"/>
              </w:rPr>
              <w:t>15,48</w:t>
            </w:r>
          </w:p>
        </w:tc>
        <w:tc>
          <w:tcPr>
            <w:tcW w:w="1440" w:type="dxa"/>
            <w:tcBorders>
              <w:bottom w:val="nil"/>
            </w:tcBorders>
            <w:vAlign w:val="center"/>
          </w:tcPr>
          <w:p w14:paraId="032D961E" w14:textId="77777777" w:rsidR="004D3F45" w:rsidRPr="00C14026" w:rsidRDefault="004D3F45" w:rsidP="00596240">
            <w:pPr>
              <w:jc w:val="center"/>
              <w:rPr>
                <w:rFonts w:ascii="Arial" w:hAnsi="Arial" w:cs="Arial"/>
                <w:sz w:val="20"/>
                <w:szCs w:val="20"/>
              </w:rPr>
            </w:pPr>
            <w:r>
              <w:rPr>
                <w:rFonts w:ascii="Arial" w:hAnsi="Arial" w:cs="Arial"/>
                <w:sz w:val="20"/>
                <w:szCs w:val="20"/>
              </w:rPr>
              <w:t>&lt;0.001</w:t>
            </w:r>
          </w:p>
        </w:tc>
      </w:tr>
      <w:tr w:rsidR="004D3F45" w:rsidRPr="00C14026" w14:paraId="68511A17" w14:textId="77777777" w:rsidTr="00596240">
        <w:trPr>
          <w:trHeight w:val="360"/>
          <w:jc w:val="center"/>
        </w:trPr>
        <w:tc>
          <w:tcPr>
            <w:tcW w:w="1440" w:type="dxa"/>
            <w:tcBorders>
              <w:top w:val="nil"/>
              <w:bottom w:val="single" w:sz="4" w:space="0" w:color="auto"/>
            </w:tcBorders>
            <w:vAlign w:val="center"/>
          </w:tcPr>
          <w:p w14:paraId="0BF93F74" w14:textId="77777777" w:rsidR="004D3F45" w:rsidRPr="00C14026" w:rsidRDefault="004D3F45" w:rsidP="00596240">
            <w:pPr>
              <w:rPr>
                <w:rFonts w:ascii="Arial" w:hAnsi="Arial" w:cs="Arial"/>
                <w:sz w:val="20"/>
                <w:szCs w:val="20"/>
              </w:rPr>
            </w:pPr>
            <w:proofErr w:type="spellStart"/>
            <w:r>
              <w:rPr>
                <w:rFonts w:ascii="Arial" w:hAnsi="Arial" w:cs="Arial"/>
                <w:sz w:val="20"/>
                <w:szCs w:val="20"/>
              </w:rPr>
              <w:t>PFPeA</w:t>
            </w:r>
            <w:proofErr w:type="spellEnd"/>
            <w:r>
              <w:rPr>
                <w:rFonts w:ascii="Arial" w:hAnsi="Arial" w:cs="Arial"/>
                <w:sz w:val="20"/>
                <w:szCs w:val="20"/>
              </w:rPr>
              <w:t xml:space="preserve"> High</w:t>
            </w:r>
          </w:p>
        </w:tc>
        <w:tc>
          <w:tcPr>
            <w:tcW w:w="1440" w:type="dxa"/>
            <w:tcBorders>
              <w:top w:val="nil"/>
              <w:bottom w:val="single" w:sz="4" w:space="0" w:color="auto"/>
            </w:tcBorders>
            <w:vAlign w:val="center"/>
          </w:tcPr>
          <w:p w14:paraId="7403F5FB" w14:textId="77777777" w:rsidR="004D3F45" w:rsidRPr="00C14026" w:rsidRDefault="004D3F45" w:rsidP="00596240">
            <w:pPr>
              <w:jc w:val="center"/>
              <w:rPr>
                <w:rFonts w:ascii="Arial" w:hAnsi="Arial" w:cs="Arial"/>
                <w:sz w:val="20"/>
                <w:szCs w:val="20"/>
              </w:rPr>
            </w:pPr>
            <w:r>
              <w:rPr>
                <w:rFonts w:ascii="Arial" w:hAnsi="Arial" w:cs="Arial"/>
                <w:sz w:val="20"/>
                <w:szCs w:val="20"/>
              </w:rPr>
              <w:t>68%</w:t>
            </w:r>
          </w:p>
        </w:tc>
        <w:tc>
          <w:tcPr>
            <w:tcW w:w="1440" w:type="dxa"/>
            <w:tcBorders>
              <w:top w:val="nil"/>
              <w:bottom w:val="single" w:sz="4" w:space="0" w:color="auto"/>
            </w:tcBorders>
            <w:vAlign w:val="center"/>
          </w:tcPr>
          <w:p w14:paraId="57009F9D" w14:textId="77777777" w:rsidR="004D3F45" w:rsidRPr="00C14026" w:rsidRDefault="004D3F45" w:rsidP="00596240">
            <w:pPr>
              <w:jc w:val="center"/>
              <w:rPr>
                <w:rFonts w:ascii="Arial" w:hAnsi="Arial" w:cs="Arial"/>
                <w:sz w:val="20"/>
                <w:szCs w:val="20"/>
              </w:rPr>
            </w:pPr>
            <w:r>
              <w:rPr>
                <w:rFonts w:ascii="Arial" w:hAnsi="Arial" w:cs="Arial"/>
                <w:sz w:val="20"/>
                <w:szCs w:val="20"/>
              </w:rPr>
              <w:t>-6, 202</w:t>
            </w:r>
          </w:p>
        </w:tc>
        <w:tc>
          <w:tcPr>
            <w:tcW w:w="1440" w:type="dxa"/>
            <w:tcBorders>
              <w:top w:val="nil"/>
              <w:bottom w:val="single" w:sz="4" w:space="0" w:color="auto"/>
            </w:tcBorders>
            <w:vAlign w:val="center"/>
          </w:tcPr>
          <w:p w14:paraId="4DF81F87" w14:textId="77777777" w:rsidR="004D3F45" w:rsidRPr="00C14026" w:rsidRDefault="004D3F45" w:rsidP="00596240">
            <w:pPr>
              <w:jc w:val="center"/>
              <w:rPr>
                <w:rFonts w:ascii="Arial" w:hAnsi="Arial" w:cs="Arial"/>
                <w:sz w:val="20"/>
                <w:szCs w:val="20"/>
              </w:rPr>
            </w:pPr>
            <w:r>
              <w:rPr>
                <w:rFonts w:ascii="Arial" w:hAnsi="Arial" w:cs="Arial"/>
                <w:sz w:val="20"/>
                <w:szCs w:val="20"/>
              </w:rPr>
              <w:t>1.75</w:t>
            </w:r>
            <w:r>
              <w:rPr>
                <w:rFonts w:ascii="Arial" w:hAnsi="Arial" w:cs="Arial"/>
                <w:sz w:val="20"/>
                <w:szCs w:val="20"/>
                <w:vertAlign w:val="subscript"/>
              </w:rPr>
              <w:t>15,48</w:t>
            </w:r>
          </w:p>
        </w:tc>
        <w:tc>
          <w:tcPr>
            <w:tcW w:w="1440" w:type="dxa"/>
            <w:tcBorders>
              <w:top w:val="nil"/>
              <w:bottom w:val="single" w:sz="4" w:space="0" w:color="auto"/>
            </w:tcBorders>
            <w:vAlign w:val="center"/>
          </w:tcPr>
          <w:p w14:paraId="42DE618C" w14:textId="77777777" w:rsidR="004D3F45" w:rsidRPr="00C14026" w:rsidRDefault="004D3F45" w:rsidP="00596240">
            <w:pPr>
              <w:jc w:val="center"/>
              <w:rPr>
                <w:rFonts w:ascii="Arial" w:hAnsi="Arial" w:cs="Arial"/>
                <w:sz w:val="20"/>
                <w:szCs w:val="20"/>
              </w:rPr>
            </w:pPr>
            <w:r>
              <w:rPr>
                <w:rFonts w:ascii="Arial" w:hAnsi="Arial" w:cs="Arial"/>
                <w:sz w:val="20"/>
                <w:szCs w:val="20"/>
              </w:rPr>
              <w:t>0.081</w:t>
            </w:r>
          </w:p>
        </w:tc>
      </w:tr>
    </w:tbl>
    <w:p w14:paraId="0A62C338" w14:textId="77777777" w:rsidR="004D3F45" w:rsidRDefault="004D3F45" w:rsidP="004D3F45">
      <w:pPr>
        <w:spacing w:line="480" w:lineRule="auto"/>
        <w:rPr>
          <w:rFonts w:ascii="Arial" w:hAnsi="Arial" w:cs="Arial"/>
        </w:rPr>
      </w:pPr>
    </w:p>
    <w:p w14:paraId="22C9BEC2" w14:textId="77777777" w:rsidR="00CD6FE5" w:rsidRDefault="00CD6FE5" w:rsidP="004D3F45">
      <w:pPr>
        <w:spacing w:line="480" w:lineRule="auto"/>
        <w:rPr>
          <w:rFonts w:ascii="Arial" w:hAnsi="Arial" w:cs="Arial"/>
        </w:rPr>
      </w:pPr>
    </w:p>
    <w:p w14:paraId="09E7ED2D" w14:textId="77777777" w:rsidR="004D3F45" w:rsidRDefault="004D3F45" w:rsidP="004D3F45">
      <w:pPr>
        <w:rPr>
          <w:rFonts w:ascii="Arial" w:hAnsi="Arial" w:cs="Arial"/>
        </w:rPr>
      </w:pPr>
      <w:r>
        <w:rPr>
          <w:rFonts w:ascii="Arial" w:hAnsi="Arial" w:cs="Arial"/>
        </w:rPr>
        <w:br w:type="page"/>
      </w:r>
    </w:p>
    <w:p w14:paraId="218282CF" w14:textId="5979C3DC" w:rsidR="004D3F45" w:rsidRPr="00991BBD" w:rsidRDefault="00EB0471" w:rsidP="004D3F45">
      <w:pPr>
        <w:spacing w:line="480" w:lineRule="auto"/>
        <w:rPr>
          <w:rFonts w:ascii="Arial" w:hAnsi="Arial" w:cs="Arial"/>
        </w:rPr>
      </w:pPr>
      <w:r>
        <w:rPr>
          <w:rFonts w:ascii="Arial" w:hAnsi="Arial" w:cs="Arial"/>
          <w:b/>
          <w:bCs/>
        </w:rPr>
        <w:lastRenderedPageBreak/>
        <w:t>1</w:t>
      </w:r>
      <w:r w:rsidR="0043715D">
        <w:rPr>
          <w:rFonts w:ascii="Arial" w:hAnsi="Arial" w:cs="Arial"/>
          <w:b/>
          <w:bCs/>
        </w:rPr>
        <w:t>3</w:t>
      </w:r>
      <w:r w:rsidR="004D3F45">
        <w:rPr>
          <w:rFonts w:ascii="Arial" w:hAnsi="Arial" w:cs="Arial"/>
          <w:b/>
          <w:bCs/>
        </w:rPr>
        <w:t>. Figure Captions</w:t>
      </w:r>
    </w:p>
    <w:p w14:paraId="20D0113E" w14:textId="0B66CA91" w:rsidR="004D3F45" w:rsidRPr="00122893" w:rsidRDefault="004D3F45" w:rsidP="004D3F45">
      <w:pPr>
        <w:spacing w:line="480" w:lineRule="auto"/>
        <w:rPr>
          <w:rFonts w:ascii="Arial" w:eastAsia="Times New Roman" w:hAnsi="Arial" w:cs="Arial"/>
          <w:kern w:val="0"/>
          <w14:ligatures w14:val="none"/>
        </w:rPr>
      </w:pPr>
      <w:r w:rsidRPr="00122893">
        <w:rPr>
          <w:rFonts w:ascii="Arial" w:eastAsia="Times New Roman" w:hAnsi="Arial" w:cs="Arial"/>
          <w:color w:val="000000"/>
          <w:kern w:val="0"/>
          <w14:ligatures w14:val="none"/>
        </w:rPr>
        <w:t>Figure 1.</w:t>
      </w:r>
      <w:r w:rsidRPr="00122893">
        <w:rPr>
          <w:rFonts w:ascii="Arial" w:eastAsia="Times New Roman" w:hAnsi="Arial" w:cs="Arial"/>
          <w:b/>
          <w:bCs/>
          <w:color w:val="000000"/>
          <w:kern w:val="0"/>
          <w14:ligatures w14:val="none"/>
        </w:rPr>
        <w:t xml:space="preserve"> </w:t>
      </w:r>
      <w:r w:rsidRPr="00122893">
        <w:rPr>
          <w:rFonts w:ascii="Arial" w:eastAsia="Times New Roman" w:hAnsi="Arial" w:cs="Arial"/>
          <w:color w:val="000000"/>
          <w:kern w:val="0"/>
          <w14:ligatures w14:val="none"/>
        </w:rPr>
        <w:t>Hypothesized relationships among</w:t>
      </w:r>
      <w:r w:rsidR="00602394">
        <w:rPr>
          <w:rFonts w:ascii="Arial" w:eastAsia="Times New Roman" w:hAnsi="Arial" w:cs="Arial"/>
          <w:color w:val="000000"/>
          <w:kern w:val="0"/>
          <w14:ligatures w14:val="none"/>
        </w:rPr>
        <w:t xml:space="preserve"> largemouth</w:t>
      </w:r>
      <w:r w:rsidRPr="00122893">
        <w:rPr>
          <w:rFonts w:ascii="Arial" w:eastAsia="Times New Roman" w:hAnsi="Arial" w:cs="Arial"/>
          <w:color w:val="000000"/>
          <w:kern w:val="0"/>
          <w14:ligatures w14:val="none"/>
        </w:rPr>
        <w:t xml:space="preserve"> bass </w:t>
      </w:r>
      <w:r>
        <w:rPr>
          <w:rFonts w:ascii="Arial" w:eastAsia="Times New Roman" w:hAnsi="Arial" w:cs="Arial"/>
          <w:color w:val="000000"/>
          <w:kern w:val="0"/>
          <w14:ligatures w14:val="none"/>
        </w:rPr>
        <w:t>neutrophil-to-lymphocyte ratios (NLR)</w:t>
      </w:r>
      <w:r w:rsidRPr="00122893">
        <w:rPr>
          <w:rFonts w:ascii="Arial" w:eastAsia="Times New Roman" w:hAnsi="Arial" w:cs="Arial"/>
          <w:color w:val="000000"/>
          <w:kern w:val="0"/>
          <w14:ligatures w14:val="none"/>
        </w:rPr>
        <w:t xml:space="preserve">, low and high levels of </w:t>
      </w:r>
      <w:r>
        <w:rPr>
          <w:rFonts w:ascii="Arial" w:eastAsia="Times New Roman" w:hAnsi="Arial" w:cs="Arial"/>
          <w:color w:val="000000"/>
          <w:kern w:val="0"/>
          <w14:ligatures w14:val="none"/>
        </w:rPr>
        <w:t>cadmium (</w:t>
      </w:r>
      <w:r w:rsidRPr="00292FF5">
        <w:rPr>
          <w:rFonts w:ascii="Arial" w:eastAsia="Times New Roman" w:hAnsi="Arial" w:cs="Arial"/>
          <w:color w:val="000000"/>
          <w:kern w:val="0"/>
          <w14:ligatures w14:val="none"/>
        </w:rPr>
        <w:t>Cd</w:t>
      </w:r>
      <w:r>
        <w:rPr>
          <w:rFonts w:ascii="Arial" w:eastAsia="Times New Roman" w:hAnsi="Arial" w:cs="Arial"/>
          <w:color w:val="000000"/>
          <w:kern w:val="0"/>
          <w14:ligatures w14:val="none"/>
        </w:rPr>
        <w:t>)</w:t>
      </w:r>
      <w:r w:rsidRPr="00292FF5">
        <w:rPr>
          <w:rFonts w:ascii="Arial" w:eastAsia="Times New Roman" w:hAnsi="Arial" w:cs="Arial"/>
          <w:color w:val="000000"/>
          <w:kern w:val="0"/>
          <w14:ligatures w14:val="none"/>
        </w:rPr>
        <w:t xml:space="preserve"> and perfluoropentanoic acid (</w:t>
      </w:r>
      <w:proofErr w:type="spellStart"/>
      <w:r w:rsidRPr="00292FF5">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 xml:space="preserve">, and an environmental stressor </w:t>
      </w:r>
      <w:r>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sal</w:t>
      </w:r>
      <w:r>
        <w:rPr>
          <w:rFonts w:ascii="Arial" w:eastAsia="Times New Roman" w:hAnsi="Arial" w:cs="Arial"/>
          <w:color w:val="000000"/>
          <w:kern w:val="0"/>
          <w14:ligatures w14:val="none"/>
        </w:rPr>
        <w:t>inity increase)</w:t>
      </w:r>
      <w:r w:rsidRPr="00122893">
        <w:rPr>
          <w:rFonts w:ascii="Arial" w:eastAsia="Times New Roman" w:hAnsi="Arial" w:cs="Arial"/>
          <w:color w:val="000000"/>
          <w:kern w:val="0"/>
          <w14:ligatures w14:val="none"/>
        </w:rPr>
        <w:t xml:space="preserve">. We anticipated that exposure to Cd or </w:t>
      </w:r>
      <w:proofErr w:type="spellStart"/>
      <w:r w:rsidRPr="00122893">
        <w:rPr>
          <w:rFonts w:ascii="Arial" w:eastAsia="Times New Roman" w:hAnsi="Arial" w:cs="Arial"/>
          <w:color w:val="000000"/>
          <w:kern w:val="0"/>
          <w14:ligatures w14:val="none"/>
        </w:rPr>
        <w:t>PFPeA</w:t>
      </w:r>
      <w:proofErr w:type="spellEnd"/>
      <w:r w:rsidRPr="00122893">
        <w:rPr>
          <w:rFonts w:ascii="Arial" w:eastAsia="Times New Roman" w:hAnsi="Arial" w:cs="Arial"/>
          <w:color w:val="000000"/>
          <w:kern w:val="0"/>
          <w14:ligatures w14:val="none"/>
        </w:rPr>
        <w:t xml:space="preserve">, indicated by the dashed "Treatment" line between blood samples 1 and 2, would </w:t>
      </w:r>
      <w:r>
        <w:rPr>
          <w:rFonts w:ascii="Arial" w:eastAsia="Times New Roman" w:hAnsi="Arial" w:cs="Arial"/>
          <w:color w:val="000000"/>
          <w:kern w:val="0"/>
          <w14:ligatures w14:val="none"/>
        </w:rPr>
        <w:t>lead</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to</w:t>
      </w:r>
      <w:r w:rsidRPr="00122893">
        <w:rPr>
          <w:rFonts w:ascii="Arial" w:eastAsia="Times New Roman" w:hAnsi="Arial" w:cs="Arial"/>
          <w:color w:val="000000"/>
          <w:kern w:val="0"/>
          <w14:ligatures w14:val="none"/>
        </w:rPr>
        <w:t xml:space="preserve"> elevated NLR values, particularly in groups receiving higher doses of each toxin. </w:t>
      </w:r>
      <w:r>
        <w:rPr>
          <w:rFonts w:ascii="Arial" w:eastAsia="Times New Roman" w:hAnsi="Arial" w:cs="Arial"/>
          <w:color w:val="000000"/>
          <w:kern w:val="0"/>
          <w14:ligatures w14:val="none"/>
        </w:rPr>
        <w:t>Furthermore</w:t>
      </w:r>
      <w:r w:rsidRPr="00122893">
        <w:rPr>
          <w:rFonts w:ascii="Arial" w:eastAsia="Times New Roman" w:hAnsi="Arial" w:cs="Arial"/>
          <w:color w:val="000000"/>
          <w:kern w:val="0"/>
          <w14:ligatures w14:val="none"/>
        </w:rPr>
        <w:t xml:space="preserve">, we expected the </w:t>
      </w:r>
      <w:r>
        <w:rPr>
          <w:rFonts w:ascii="Arial" w:eastAsia="Times New Roman" w:hAnsi="Arial" w:cs="Arial"/>
          <w:color w:val="000000"/>
          <w:kern w:val="0"/>
          <w14:ligatures w14:val="none"/>
        </w:rPr>
        <w:t>NLR</w:t>
      </w:r>
      <w:r w:rsidRPr="00292FF5">
        <w:rPr>
          <w:rFonts w:ascii="Arial" w:eastAsia="Times New Roman" w:hAnsi="Arial" w:cs="Arial"/>
          <w:color w:val="000000"/>
          <w:kern w:val="0"/>
          <w14:ligatures w14:val="none"/>
        </w:rPr>
        <w:t xml:space="preserve"> to</w:t>
      </w:r>
      <w:r w:rsidR="00582001">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increase</w:t>
      </w:r>
      <w:r w:rsidRPr="00292FF5">
        <w:rPr>
          <w:rFonts w:ascii="Arial" w:eastAsia="Times New Roman" w:hAnsi="Arial" w:cs="Arial"/>
          <w:color w:val="000000"/>
          <w:kern w:val="0"/>
          <w14:ligatures w14:val="none"/>
        </w:rPr>
        <w:t xml:space="preserve"> </w:t>
      </w:r>
      <w:r w:rsidR="00582001">
        <w:rPr>
          <w:rFonts w:ascii="Arial" w:eastAsia="Times New Roman" w:hAnsi="Arial" w:cs="Arial"/>
          <w:color w:val="000000"/>
          <w:kern w:val="0"/>
          <w14:ligatures w14:val="none"/>
        </w:rPr>
        <w:t>continuously in</w:t>
      </w:r>
      <w:r>
        <w:rPr>
          <w:rFonts w:ascii="Arial" w:eastAsia="Times New Roman" w:hAnsi="Arial" w:cs="Arial"/>
          <w:color w:val="000000"/>
          <w:kern w:val="0"/>
          <w14:ligatures w14:val="none"/>
        </w:rPr>
        <w:t xml:space="preserve"> all fish after </w:t>
      </w:r>
      <w:r w:rsidRPr="00122893">
        <w:rPr>
          <w:rFonts w:ascii="Arial" w:eastAsia="Times New Roman" w:hAnsi="Arial" w:cs="Arial"/>
          <w:color w:val="000000"/>
          <w:kern w:val="0"/>
          <w14:ligatures w14:val="none"/>
        </w:rPr>
        <w:t xml:space="preserve">exposure to an abruptly introduced environmental stressor, </w:t>
      </w:r>
      <w:r w:rsidR="00582001">
        <w:rPr>
          <w:rFonts w:ascii="Arial" w:eastAsia="Times New Roman" w:hAnsi="Arial" w:cs="Arial"/>
          <w:color w:val="000000"/>
          <w:kern w:val="0"/>
          <w14:ligatures w14:val="none"/>
        </w:rPr>
        <w:t xml:space="preserve">as </w:t>
      </w:r>
      <w:r w:rsidRPr="00122893">
        <w:rPr>
          <w:rFonts w:ascii="Arial" w:eastAsia="Times New Roman" w:hAnsi="Arial" w:cs="Arial"/>
          <w:color w:val="000000"/>
          <w:kern w:val="0"/>
          <w14:ligatures w14:val="none"/>
        </w:rPr>
        <w:t>represented by the dashed "Salt" line between blood samples 2 and 3.</w:t>
      </w:r>
    </w:p>
    <w:p w14:paraId="4868857A" w14:textId="28348E88" w:rsidR="004D3F45" w:rsidRDefault="00AD0CB2" w:rsidP="00EB0471">
      <w:pPr>
        <w:spacing w:line="480" w:lineRule="auto"/>
        <w:rPr>
          <w:ins w:id="107" w:author="Reviewer" w:date="2026-09-07T10:36:00Z" w16du:dateUtc="2026-09-07T15:36:00Z"/>
          <w:rFonts w:ascii="Arial" w:eastAsia="Times New Roman" w:hAnsi="Arial" w:cs="Arial"/>
          <w:color w:val="000000"/>
          <w:kern w:val="0"/>
          <w:bdr w:val="none" w:sz="0" w:space="0" w:color="auto" w:frame="1"/>
          <w14:ligatures w14:val="none"/>
        </w:rPr>
      </w:pPr>
      <w:ins w:id="108" w:author="Reviewer" w:date="2026-09-07T10:35:00Z" w16du:dateUtc="2026-09-07T15:35:00Z">
        <w:r>
          <w:rPr>
            <w:rFonts w:ascii="Arial" w:eastAsia="Times New Roman" w:hAnsi="Arial" w:cs="Arial"/>
            <w:color w:val="000000"/>
            <w:kern w:val="0"/>
            <w:bdr w:val="none" w:sz="0" w:space="0" w:color="auto" w:frame="1"/>
            <w14:ligatures w14:val="none"/>
          </w:rPr>
          <w:t xml:space="preserve">Alt text: </w:t>
        </w:r>
      </w:ins>
      <w:ins w:id="109" w:author="Reviewer" w:date="2026-09-07T10:36:00Z" w16du:dateUtc="2026-09-07T15:36:00Z">
        <w:r w:rsidRPr="00AD0CB2">
          <w:rPr>
            <w:rFonts w:ascii="Arial" w:eastAsia="Times New Roman" w:hAnsi="Arial" w:cs="Arial"/>
            <w:color w:val="000000"/>
            <w:kern w:val="0"/>
            <w:bdr w:val="none" w:sz="0" w:space="0" w:color="auto" w:frame="1"/>
            <w14:ligatures w14:val="none"/>
          </w:rPr>
          <w:t>Conceptual graph showing predicted neutrophil-to-lymphocyte ratios across four blood samples. Contaminant exposure is expected to increase ratios more at high than low concentrations, followed by further increases in all groups after salinity exposure</w:t>
        </w:r>
        <w:r>
          <w:rPr>
            <w:rFonts w:ascii="Arial" w:eastAsia="Times New Roman" w:hAnsi="Arial" w:cs="Arial"/>
            <w:color w:val="000000"/>
            <w:kern w:val="0"/>
            <w:bdr w:val="none" w:sz="0" w:space="0" w:color="auto" w:frame="1"/>
            <w14:ligatures w14:val="none"/>
          </w:rPr>
          <w:t>.</w:t>
        </w:r>
      </w:ins>
    </w:p>
    <w:p w14:paraId="0E3D223E" w14:textId="77777777" w:rsidR="00AD0CB2" w:rsidRDefault="00AD0CB2" w:rsidP="00EB0471">
      <w:pPr>
        <w:spacing w:line="480" w:lineRule="auto"/>
        <w:rPr>
          <w:rFonts w:ascii="Arial" w:eastAsia="Times New Roman" w:hAnsi="Arial" w:cs="Arial"/>
          <w:color w:val="000000"/>
          <w:kern w:val="0"/>
          <w:bdr w:val="none" w:sz="0" w:space="0" w:color="auto" w:frame="1"/>
          <w14:ligatures w14:val="none"/>
        </w:rPr>
      </w:pPr>
    </w:p>
    <w:p w14:paraId="6CD5775A" w14:textId="69C26E80" w:rsidR="004D3F45" w:rsidRPr="00122893" w:rsidRDefault="004D3F45" w:rsidP="004D3F45">
      <w:pPr>
        <w:spacing w:line="480" w:lineRule="auto"/>
        <w:rPr>
          <w:rFonts w:ascii="Arial" w:eastAsia="Times New Roman" w:hAnsi="Arial" w:cs="Arial"/>
          <w:color w:val="000000"/>
          <w:kern w:val="0"/>
          <w:bdr w:val="none" w:sz="0" w:space="0" w:color="auto" w:frame="1"/>
          <w14:ligatures w14:val="none"/>
        </w:rPr>
      </w:pPr>
      <w:r w:rsidRPr="00122893">
        <w:rPr>
          <w:rFonts w:ascii="Arial" w:eastAsia="Times New Roman" w:hAnsi="Arial" w:cs="Arial"/>
          <w:color w:val="000000"/>
          <w:kern w:val="0"/>
          <w14:ligatures w14:val="none"/>
        </w:rPr>
        <w:t>Figure 2.</w:t>
      </w:r>
      <w:r w:rsidRPr="00122893">
        <w:rPr>
          <w:rFonts w:ascii="Arial" w:eastAsia="Times New Roman" w:hAnsi="Arial" w:cs="Arial"/>
          <w:b/>
          <w:bCs/>
          <w:color w:val="000000"/>
          <w:kern w:val="0"/>
          <w14:ligatures w14:val="none"/>
        </w:rPr>
        <w:t xml:space="preserve"> </w:t>
      </w:r>
      <w:r w:rsidRPr="00052E17">
        <w:rPr>
          <w:rFonts w:ascii="Arial" w:eastAsia="Times New Roman" w:hAnsi="Arial" w:cs="Arial"/>
          <w:color w:val="000000"/>
          <w:kern w:val="0"/>
          <w14:ligatures w14:val="none"/>
        </w:rPr>
        <w:t>Overview of s</w:t>
      </w:r>
      <w:r w:rsidRPr="00122893">
        <w:rPr>
          <w:rFonts w:ascii="Arial" w:eastAsia="Times New Roman" w:hAnsi="Arial" w:cs="Arial"/>
          <w:color w:val="000000"/>
          <w:kern w:val="0"/>
          <w14:ligatures w14:val="none"/>
        </w:rPr>
        <w:t xml:space="preserve">tudy design and experimental timeline. We </w:t>
      </w:r>
      <w:r>
        <w:rPr>
          <w:rFonts w:ascii="Arial" w:eastAsia="Times New Roman" w:hAnsi="Arial" w:cs="Arial"/>
          <w:color w:val="000000"/>
          <w:kern w:val="0"/>
          <w14:ligatures w14:val="none"/>
        </w:rPr>
        <w:t>arrang</w:t>
      </w:r>
      <w:r w:rsidRPr="00122893">
        <w:rPr>
          <w:rFonts w:ascii="Arial" w:eastAsia="Times New Roman" w:hAnsi="Arial" w:cs="Arial"/>
          <w:color w:val="000000"/>
          <w:kern w:val="0"/>
          <w14:ligatures w14:val="none"/>
        </w:rPr>
        <w:t>ed 15</w:t>
      </w:r>
      <w:r w:rsidR="00602394">
        <w:rPr>
          <w:rFonts w:ascii="Arial" w:eastAsia="Times New Roman" w:hAnsi="Arial" w:cs="Arial"/>
          <w:color w:val="000000"/>
          <w:kern w:val="0"/>
          <w14:ligatures w14:val="none"/>
        </w:rPr>
        <w:t xml:space="preserve"> largemouth bass in individual </w:t>
      </w:r>
      <w:r w:rsidRPr="00122893">
        <w:rPr>
          <w:rFonts w:ascii="Arial" w:eastAsia="Times New Roman" w:hAnsi="Arial" w:cs="Arial"/>
          <w:color w:val="000000"/>
          <w:kern w:val="0"/>
          <w14:ligatures w14:val="none"/>
        </w:rPr>
        <w:t xml:space="preserve">37.9 L rectangular tanks in three rows, </w:t>
      </w:r>
      <w:r w:rsidR="00602394">
        <w:rPr>
          <w:rFonts w:ascii="Arial" w:eastAsia="Times New Roman" w:hAnsi="Arial" w:cs="Arial"/>
          <w:color w:val="000000"/>
          <w:kern w:val="0"/>
          <w14:ligatures w14:val="none"/>
        </w:rPr>
        <w:t>with</w:t>
      </w:r>
      <w:r w:rsidRPr="00122893">
        <w:rPr>
          <w:rFonts w:ascii="Arial" w:eastAsia="Times New Roman" w:hAnsi="Arial" w:cs="Arial"/>
          <w:color w:val="000000"/>
          <w:kern w:val="0"/>
          <w14:ligatures w14:val="none"/>
        </w:rPr>
        <w:t xml:space="preserve"> opaque boundaries </w:t>
      </w:r>
      <w:r w:rsidR="00602394">
        <w:rPr>
          <w:rFonts w:ascii="Arial" w:eastAsia="Times New Roman" w:hAnsi="Arial" w:cs="Arial"/>
          <w:color w:val="000000"/>
          <w:kern w:val="0"/>
          <w14:ligatures w14:val="none"/>
        </w:rPr>
        <w:t>along</w:t>
      </w:r>
      <w:r w:rsidRPr="00122893">
        <w:rPr>
          <w:rFonts w:ascii="Arial" w:eastAsia="Times New Roman" w:hAnsi="Arial" w:cs="Arial"/>
          <w:color w:val="000000"/>
          <w:kern w:val="0"/>
          <w14:ligatures w14:val="none"/>
        </w:rPr>
        <w:t xml:space="preserve"> the </w:t>
      </w:r>
      <w:r>
        <w:rPr>
          <w:rFonts w:ascii="Arial" w:eastAsia="Times New Roman" w:hAnsi="Arial" w:cs="Arial"/>
          <w:color w:val="000000"/>
          <w:kern w:val="0"/>
          <w14:ligatures w14:val="none"/>
        </w:rPr>
        <w:t>long</w:t>
      </w:r>
      <w:r w:rsidRPr="00122893">
        <w:rPr>
          <w:rFonts w:ascii="Arial" w:eastAsia="Times New Roman" w:hAnsi="Arial" w:cs="Arial"/>
          <w:color w:val="000000"/>
          <w:kern w:val="0"/>
          <w14:ligatures w14:val="none"/>
        </w:rPr>
        <w:t xml:space="preserve"> sides (</w:t>
      </w:r>
      <w:r>
        <w:rPr>
          <w:rFonts w:ascii="Arial" w:eastAsia="Times New Roman" w:hAnsi="Arial" w:cs="Arial"/>
          <w:color w:val="000000"/>
          <w:kern w:val="0"/>
          <w14:ligatures w14:val="none"/>
        </w:rPr>
        <w:t>indica</w:t>
      </w:r>
      <w:r w:rsidRPr="00122893">
        <w:rPr>
          <w:rFonts w:ascii="Arial" w:eastAsia="Times New Roman" w:hAnsi="Arial" w:cs="Arial"/>
          <w:color w:val="000000"/>
          <w:kern w:val="0"/>
          <w14:ligatures w14:val="none"/>
        </w:rPr>
        <w:t>ted by thick solid black bars) and a mesh top (</w:t>
      </w:r>
      <w:r w:rsidR="00602394">
        <w:rPr>
          <w:rFonts w:ascii="Arial" w:eastAsia="Times New Roman" w:hAnsi="Arial" w:cs="Arial"/>
          <w:color w:val="000000"/>
          <w:kern w:val="0"/>
          <w14:ligatures w14:val="none"/>
        </w:rPr>
        <w:t>indicated</w:t>
      </w:r>
      <w:r w:rsidRPr="00122893">
        <w:rPr>
          <w:rFonts w:ascii="Arial" w:eastAsia="Times New Roman" w:hAnsi="Arial" w:cs="Arial"/>
          <w:color w:val="000000"/>
          <w:kern w:val="0"/>
          <w14:ligatures w14:val="none"/>
        </w:rPr>
        <w:t xml:space="preserve"> by dashed gray bars). Each tank </w:t>
      </w:r>
      <w:r>
        <w:rPr>
          <w:rFonts w:ascii="Arial" w:eastAsia="Times New Roman" w:hAnsi="Arial" w:cs="Arial"/>
          <w:color w:val="000000"/>
          <w:kern w:val="0"/>
          <w14:ligatures w14:val="none"/>
        </w:rPr>
        <w:t>contain</w:t>
      </w:r>
      <w:r w:rsidRPr="00122893">
        <w:rPr>
          <w:rFonts w:ascii="Arial" w:eastAsia="Times New Roman" w:hAnsi="Arial" w:cs="Arial"/>
          <w:color w:val="000000"/>
          <w:kern w:val="0"/>
          <w14:ligatures w14:val="none"/>
        </w:rPr>
        <w:t>ed 37.6 L of conditioned tap water (light blue)</w:t>
      </w:r>
      <w:r w:rsidR="00602394">
        <w:rPr>
          <w:rFonts w:ascii="Arial" w:eastAsia="Times New Roman" w:hAnsi="Arial" w:cs="Arial"/>
          <w:color w:val="000000"/>
          <w:kern w:val="0"/>
          <w14:ligatures w14:val="none"/>
        </w:rPr>
        <w:t xml:space="preserve"> and was</w:t>
      </w:r>
      <w:r>
        <w:rPr>
          <w:rFonts w:ascii="Arial" w:eastAsia="Times New Roman" w:hAnsi="Arial" w:cs="Arial"/>
          <w:color w:val="000000"/>
          <w:kern w:val="0"/>
          <w14:ligatures w14:val="none"/>
        </w:rPr>
        <w:t xml:space="preserve"> equipped</w:t>
      </w:r>
      <w:r w:rsidRPr="00122893">
        <w:rPr>
          <w:rFonts w:ascii="Arial" w:eastAsia="Times New Roman" w:hAnsi="Arial" w:cs="Arial"/>
          <w:color w:val="000000"/>
          <w:kern w:val="0"/>
          <w14:ligatures w14:val="none"/>
        </w:rPr>
        <w:t xml:space="preserve"> with a</w:t>
      </w:r>
      <w:r w:rsidR="00602394">
        <w:rPr>
          <w:rFonts w:ascii="Arial" w:eastAsia="Times New Roman" w:hAnsi="Arial" w:cs="Arial"/>
          <w:color w:val="000000"/>
          <w:kern w:val="0"/>
          <w14:ligatures w14:val="none"/>
        </w:rPr>
        <w:t>n aerator</w:t>
      </w:r>
      <w:r w:rsidRPr="00122893">
        <w:rPr>
          <w:rFonts w:ascii="Arial" w:eastAsia="Times New Roman" w:hAnsi="Arial" w:cs="Arial"/>
          <w:color w:val="000000"/>
          <w:kern w:val="0"/>
          <w14:ligatures w14:val="none"/>
        </w:rPr>
        <w:t xml:space="preserve"> (yellow bubbler). We randomized the treatment order </w:t>
      </w:r>
      <w:r w:rsidR="005E1EBB">
        <w:rPr>
          <w:rFonts w:ascii="Arial" w:eastAsia="Times New Roman" w:hAnsi="Arial" w:cs="Arial"/>
          <w:color w:val="000000"/>
          <w:kern w:val="0"/>
          <w14:ligatures w14:val="none"/>
        </w:rPr>
        <w:t>across the tanks (five groups</w:t>
      </w:r>
      <w:del w:id="110" w:author="Reviewer" w:date="2026-09-07T09:14:00Z" w16du:dateUtc="2026-09-07T14:14:00Z">
        <w:r w:rsidR="005E1EBB" w:rsidDel="002279DA">
          <w:rPr>
            <w:rFonts w:ascii="Arial" w:eastAsia="Times New Roman" w:hAnsi="Arial" w:cs="Arial"/>
            <w:color w:val="000000"/>
            <w:kern w:val="0"/>
            <w14:ligatures w14:val="none"/>
          </w:rPr>
          <w:delText xml:space="preserve">, </w:delText>
        </w:r>
      </w:del>
      <w:ins w:id="111" w:author="Reviewer" w:date="2026-09-07T09:14:00Z" w16du:dateUtc="2026-09-07T14:14:00Z">
        <w:r w:rsidR="002279DA">
          <w:rPr>
            <w:rFonts w:ascii="Arial" w:eastAsia="Times New Roman" w:hAnsi="Arial" w:cs="Arial"/>
            <w:color w:val="000000"/>
            <w:kern w:val="0"/>
            <w14:ligatures w14:val="none"/>
          </w:rPr>
          <w:t>—</w:t>
        </w:r>
        <w:r w:rsidR="002279DA" w:rsidRPr="00122893">
          <w:rPr>
            <w:rFonts w:ascii="Arial" w:eastAsia="Times New Roman" w:hAnsi="Arial" w:cs="Arial"/>
            <w:color w:val="000000"/>
            <w:kern w:val="0"/>
            <w14:ligatures w14:val="none"/>
          </w:rPr>
          <w:t xml:space="preserve">control, </w:t>
        </w:r>
        <w:r w:rsidR="002279DA">
          <w:rPr>
            <w:rFonts w:ascii="Arial" w:eastAsia="Times New Roman" w:hAnsi="Arial" w:cs="Arial"/>
            <w:color w:val="000000"/>
            <w:kern w:val="0"/>
            <w14:ligatures w14:val="none"/>
          </w:rPr>
          <w:t>cadmium [Cd]</w:t>
        </w:r>
        <w:r w:rsidR="002279DA" w:rsidRPr="00122893">
          <w:rPr>
            <w:rFonts w:ascii="Arial" w:eastAsia="Times New Roman" w:hAnsi="Arial" w:cs="Arial"/>
            <w:color w:val="000000"/>
            <w:kern w:val="0"/>
            <w14:ligatures w14:val="none"/>
          </w:rPr>
          <w:t xml:space="preserve"> low </w:t>
        </w:r>
        <w:r w:rsidR="002279DA">
          <w:rPr>
            <w:rFonts w:ascii="Arial" w:eastAsia="Times New Roman" w:hAnsi="Arial" w:cs="Arial"/>
            <w:color w:val="000000"/>
            <w:kern w:val="0"/>
            <w14:ligatures w14:val="none"/>
          </w:rPr>
          <w:t xml:space="preserve">(0.034 ppm), cadmium high (0.34 ppm), </w:t>
        </w:r>
        <w:r w:rsidR="002279DA" w:rsidRPr="00292FF5">
          <w:rPr>
            <w:rFonts w:ascii="Arial" w:eastAsia="Times New Roman" w:hAnsi="Arial" w:cs="Arial"/>
            <w:color w:val="000000"/>
            <w:kern w:val="0"/>
            <w14:ligatures w14:val="none"/>
          </w:rPr>
          <w:t>perfluoropentanoic acid</w:t>
        </w:r>
        <w:r w:rsidR="002279DA">
          <w:rPr>
            <w:rFonts w:ascii="Arial" w:eastAsia="Times New Roman" w:hAnsi="Arial" w:cs="Arial"/>
            <w:color w:val="000000"/>
            <w:kern w:val="0"/>
            <w14:ligatures w14:val="none"/>
          </w:rPr>
          <w:t xml:space="preserve"> [</w:t>
        </w:r>
        <w:proofErr w:type="spellStart"/>
        <w:r w:rsidR="002279DA">
          <w:rPr>
            <w:rFonts w:ascii="Arial" w:eastAsia="Times New Roman" w:hAnsi="Arial" w:cs="Arial"/>
            <w:color w:val="000000"/>
            <w:kern w:val="0"/>
            <w14:ligatures w14:val="none"/>
          </w:rPr>
          <w:t>PFPeA</w:t>
        </w:r>
        <w:proofErr w:type="spellEnd"/>
        <w:r w:rsidR="002279DA">
          <w:rPr>
            <w:rFonts w:ascii="Arial" w:eastAsia="Times New Roman" w:hAnsi="Arial" w:cs="Arial"/>
            <w:color w:val="000000"/>
            <w:kern w:val="0"/>
            <w14:ligatures w14:val="none"/>
          </w:rPr>
          <w:t xml:space="preserve">] low (3.4 mg/L), </w:t>
        </w:r>
        <w:r w:rsidR="002279DA" w:rsidRPr="00292FF5">
          <w:rPr>
            <w:rFonts w:ascii="Arial" w:eastAsia="Times New Roman" w:hAnsi="Arial" w:cs="Arial"/>
            <w:color w:val="000000"/>
            <w:kern w:val="0"/>
            <w14:ligatures w14:val="none"/>
          </w:rPr>
          <w:t>perfluoropentanoic acid</w:t>
        </w:r>
        <w:r w:rsidR="002279DA">
          <w:rPr>
            <w:rFonts w:ascii="Arial" w:eastAsia="Times New Roman" w:hAnsi="Arial" w:cs="Arial"/>
            <w:color w:val="000000"/>
            <w:kern w:val="0"/>
            <w14:ligatures w14:val="none"/>
          </w:rPr>
          <w:t xml:space="preserve"> high (34 mg/L)—</w:t>
        </w:r>
      </w:ins>
      <w:r w:rsidR="005E1EBB">
        <w:rPr>
          <w:rFonts w:ascii="Arial" w:eastAsia="Times New Roman" w:hAnsi="Arial" w:cs="Arial"/>
          <w:color w:val="000000"/>
          <w:kern w:val="0"/>
          <w14:ligatures w14:val="none"/>
        </w:rPr>
        <w:t>each represented by a different color).</w:t>
      </w:r>
      <w:r w:rsidRPr="00122893">
        <w:rPr>
          <w:rFonts w:ascii="Arial" w:eastAsia="Times New Roman" w:hAnsi="Arial" w:cs="Arial"/>
          <w:color w:val="000000"/>
          <w:kern w:val="0"/>
          <w14:ligatures w14:val="none"/>
        </w:rPr>
        <w:t xml:space="preserve"> Below </w:t>
      </w:r>
      <w:r w:rsidRPr="00122893">
        <w:rPr>
          <w:rFonts w:ascii="Arial" w:eastAsia="Times New Roman" w:hAnsi="Arial" w:cs="Arial"/>
          <w:color w:val="000000"/>
          <w:kern w:val="0"/>
          <w14:ligatures w14:val="none"/>
        </w:rPr>
        <w:lastRenderedPageBreak/>
        <w:t xml:space="preserve">the tank design, </w:t>
      </w:r>
      <w:del w:id="112" w:author="Reviewer" w:date="2026-09-07T09:14:00Z" w16du:dateUtc="2026-09-07T14:14:00Z">
        <w:r w:rsidRPr="00122893" w:rsidDel="002279DA">
          <w:rPr>
            <w:rFonts w:ascii="Arial" w:eastAsia="Times New Roman" w:hAnsi="Arial" w:cs="Arial"/>
            <w:color w:val="000000"/>
            <w:kern w:val="0"/>
            <w14:ligatures w14:val="none"/>
          </w:rPr>
          <w:delText xml:space="preserve">in </w:delText>
        </w:r>
      </w:del>
      <w:r w:rsidRPr="00122893">
        <w:rPr>
          <w:rFonts w:ascii="Arial" w:eastAsia="Times New Roman" w:hAnsi="Arial" w:cs="Arial"/>
          <w:color w:val="000000"/>
          <w:kern w:val="0"/>
          <w14:ligatures w14:val="none"/>
        </w:rPr>
        <w:t>connect</w:t>
      </w:r>
      <w:r>
        <w:rPr>
          <w:rFonts w:ascii="Arial" w:eastAsia="Times New Roman" w:hAnsi="Arial" w:cs="Arial"/>
          <w:color w:val="000000"/>
          <w:kern w:val="0"/>
          <w14:ligatures w14:val="none"/>
        </w:rPr>
        <w:t>ed</w:t>
      </w:r>
      <w:r w:rsidRPr="00122893">
        <w:rPr>
          <w:rFonts w:ascii="Arial" w:eastAsia="Times New Roman" w:hAnsi="Arial" w:cs="Arial"/>
          <w:color w:val="000000"/>
          <w:kern w:val="0"/>
          <w14:ligatures w14:val="none"/>
        </w:rPr>
        <w:t xml:space="preserve"> boxes</w:t>
      </w:r>
      <w:del w:id="113" w:author="Reviewer" w:date="2026-09-07T09:14:00Z" w16du:dateUtc="2026-09-07T14:14:00Z">
        <w:r w:rsidRPr="00122893" w:rsidDel="002279DA">
          <w:rPr>
            <w:rFonts w:ascii="Arial" w:eastAsia="Times New Roman" w:hAnsi="Arial" w:cs="Arial"/>
            <w:color w:val="000000"/>
            <w:kern w:val="0"/>
            <w14:ligatures w14:val="none"/>
          </w:rPr>
          <w:delText>, we</w:delText>
        </w:r>
      </w:del>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illustrate</w:t>
      </w:r>
      <w:r w:rsidRPr="00122893">
        <w:rPr>
          <w:rFonts w:ascii="Arial" w:eastAsia="Times New Roman" w:hAnsi="Arial" w:cs="Arial"/>
          <w:color w:val="000000"/>
          <w:kern w:val="0"/>
          <w14:ligatures w14:val="none"/>
        </w:rPr>
        <w:t xml:space="preserve"> the chronological order of </w:t>
      </w:r>
      <w:r>
        <w:rPr>
          <w:rFonts w:ascii="Arial" w:eastAsia="Times New Roman" w:hAnsi="Arial" w:cs="Arial"/>
          <w:color w:val="000000"/>
          <w:kern w:val="0"/>
          <w14:ligatures w14:val="none"/>
        </w:rPr>
        <w:t>signific</w:t>
      </w:r>
      <w:r w:rsidRPr="00122893">
        <w:rPr>
          <w:rFonts w:ascii="Arial" w:eastAsia="Times New Roman" w:hAnsi="Arial" w:cs="Arial"/>
          <w:color w:val="000000"/>
          <w:kern w:val="0"/>
          <w14:ligatures w14:val="none"/>
        </w:rPr>
        <w:t xml:space="preserve">ant daily events from the start (day 1) to the </w:t>
      </w:r>
      <w:del w:id="114" w:author="Reviewer" w:date="2026-09-07T09:14:00Z" w16du:dateUtc="2026-09-07T14:14:00Z">
        <w:r w:rsidDel="002279DA">
          <w:rPr>
            <w:rFonts w:ascii="Arial" w:eastAsia="Times New Roman" w:hAnsi="Arial" w:cs="Arial"/>
            <w:color w:val="000000"/>
            <w:kern w:val="0"/>
            <w14:ligatures w14:val="none"/>
          </w:rPr>
          <w:delText>conclusion</w:delText>
        </w:r>
      </w:del>
      <w:ins w:id="115" w:author="Reviewer" w:date="2026-09-07T09:14:00Z" w16du:dateUtc="2026-09-07T14:14:00Z">
        <w:r w:rsidR="002279DA">
          <w:rPr>
            <w:rFonts w:ascii="Arial" w:eastAsia="Times New Roman" w:hAnsi="Arial" w:cs="Arial"/>
            <w:color w:val="000000"/>
            <w:kern w:val="0"/>
            <w14:ligatures w14:val="none"/>
          </w:rPr>
          <w:t>end</w:t>
        </w:r>
      </w:ins>
      <w:r w:rsidRPr="00122893">
        <w:rPr>
          <w:rFonts w:ascii="Arial" w:eastAsia="Times New Roman" w:hAnsi="Arial" w:cs="Arial"/>
          <w:color w:val="000000"/>
          <w:kern w:val="0"/>
          <w14:ligatures w14:val="none"/>
        </w:rPr>
        <w:t xml:space="preserve"> of the trial (day 22).</w:t>
      </w:r>
    </w:p>
    <w:p w14:paraId="376F66F1" w14:textId="605F64C4" w:rsidR="004D3F45" w:rsidRDefault="00AD0CB2" w:rsidP="00EB0471">
      <w:pPr>
        <w:spacing w:line="480" w:lineRule="auto"/>
        <w:rPr>
          <w:ins w:id="116" w:author="Reviewer" w:date="2026-09-07T10:36:00Z" w16du:dateUtc="2026-09-07T15:36:00Z"/>
          <w:rFonts w:ascii="Arial" w:eastAsia="Times New Roman" w:hAnsi="Arial" w:cs="Arial"/>
          <w:color w:val="000000"/>
          <w:kern w:val="0"/>
          <w:bdr w:val="none" w:sz="0" w:space="0" w:color="auto" w:frame="1"/>
          <w14:ligatures w14:val="none"/>
        </w:rPr>
      </w:pPr>
      <w:ins w:id="117" w:author="Reviewer" w:date="2026-09-07T10:36:00Z" w16du:dateUtc="2026-09-07T15:36:00Z">
        <w:r w:rsidRPr="00AD0CB2">
          <w:rPr>
            <w:rFonts w:ascii="Arial" w:eastAsia="Times New Roman" w:hAnsi="Arial" w:cs="Arial"/>
            <w:color w:val="000000"/>
            <w:kern w:val="0"/>
            <w:bdr w:val="none" w:sz="0" w:space="0" w:color="auto" w:frame="1"/>
            <w14:ligatures w14:val="none"/>
          </w:rPr>
          <w:t xml:space="preserve">Alt text: Experimental layout showing </w:t>
        </w:r>
        <w:r>
          <w:rPr>
            <w:rFonts w:ascii="Arial" w:eastAsia="Times New Roman" w:hAnsi="Arial" w:cs="Arial"/>
            <w:color w:val="000000"/>
            <w:kern w:val="0"/>
            <w:bdr w:val="none" w:sz="0" w:space="0" w:color="auto" w:frame="1"/>
            <w14:ligatures w14:val="none"/>
          </w:rPr>
          <w:t>15</w:t>
        </w:r>
        <w:r w:rsidRPr="00AD0CB2">
          <w:rPr>
            <w:rFonts w:ascii="Arial" w:eastAsia="Times New Roman" w:hAnsi="Arial" w:cs="Arial"/>
            <w:color w:val="000000"/>
            <w:kern w:val="0"/>
            <w:bdr w:val="none" w:sz="0" w:space="0" w:color="auto" w:frame="1"/>
            <w14:ligatures w14:val="none"/>
          </w:rPr>
          <w:t xml:space="preserve"> individually housed largemouth bass assigned to </w:t>
        </w:r>
        <w:r>
          <w:rPr>
            <w:rFonts w:ascii="Arial" w:eastAsia="Times New Roman" w:hAnsi="Arial" w:cs="Arial"/>
            <w:color w:val="000000"/>
            <w:kern w:val="0"/>
            <w:bdr w:val="none" w:sz="0" w:space="0" w:color="auto" w:frame="1"/>
            <w14:ligatures w14:val="none"/>
          </w:rPr>
          <w:t>5</w:t>
        </w:r>
        <w:r w:rsidRPr="00AD0CB2">
          <w:rPr>
            <w:rFonts w:ascii="Arial" w:eastAsia="Times New Roman" w:hAnsi="Arial" w:cs="Arial"/>
            <w:color w:val="000000"/>
            <w:kern w:val="0"/>
            <w:bdr w:val="none" w:sz="0" w:space="0" w:color="auto" w:frame="1"/>
            <w14:ligatures w14:val="none"/>
          </w:rPr>
          <w:t xml:space="preserve"> groups: control and low or high concentrations of cadmium or perfluoropentanoic acid. A timeline shows blood sampling on days </w:t>
        </w:r>
        <w:r>
          <w:rPr>
            <w:rFonts w:ascii="Arial" w:eastAsia="Times New Roman" w:hAnsi="Arial" w:cs="Arial"/>
            <w:color w:val="000000"/>
            <w:kern w:val="0"/>
            <w:bdr w:val="none" w:sz="0" w:space="0" w:color="auto" w:frame="1"/>
            <w14:ligatures w14:val="none"/>
          </w:rPr>
          <w:t>3</w:t>
        </w:r>
        <w:r w:rsidRPr="00AD0CB2">
          <w:rPr>
            <w:rFonts w:ascii="Arial" w:eastAsia="Times New Roman" w:hAnsi="Arial" w:cs="Arial"/>
            <w:color w:val="000000"/>
            <w:kern w:val="0"/>
            <w:bdr w:val="none" w:sz="0" w:space="0" w:color="auto" w:frame="1"/>
            <w14:ligatures w14:val="none"/>
          </w:rPr>
          <w:t xml:space="preserve">, </w:t>
        </w:r>
        <w:r>
          <w:rPr>
            <w:rFonts w:ascii="Arial" w:eastAsia="Times New Roman" w:hAnsi="Arial" w:cs="Arial"/>
            <w:color w:val="000000"/>
            <w:kern w:val="0"/>
            <w:bdr w:val="none" w:sz="0" w:space="0" w:color="auto" w:frame="1"/>
            <w14:ligatures w14:val="none"/>
          </w:rPr>
          <w:t>14</w:t>
        </w:r>
        <w:r w:rsidRPr="00AD0CB2">
          <w:rPr>
            <w:rFonts w:ascii="Arial" w:eastAsia="Times New Roman" w:hAnsi="Arial" w:cs="Arial"/>
            <w:color w:val="000000"/>
            <w:kern w:val="0"/>
            <w:bdr w:val="none" w:sz="0" w:space="0" w:color="auto" w:frame="1"/>
            <w14:ligatures w14:val="none"/>
          </w:rPr>
          <w:t xml:space="preserve">, </w:t>
        </w:r>
      </w:ins>
      <w:ins w:id="118" w:author="Reviewer" w:date="2026-09-07T10:37:00Z" w16du:dateUtc="2026-09-07T15:37:00Z">
        <w:r>
          <w:rPr>
            <w:rFonts w:ascii="Arial" w:eastAsia="Times New Roman" w:hAnsi="Arial" w:cs="Arial"/>
            <w:color w:val="000000"/>
            <w:kern w:val="0"/>
            <w:bdr w:val="none" w:sz="0" w:space="0" w:color="auto" w:frame="1"/>
            <w14:ligatures w14:val="none"/>
          </w:rPr>
          <w:t>15</w:t>
        </w:r>
      </w:ins>
      <w:ins w:id="119" w:author="Reviewer" w:date="2026-09-07T10:36:00Z" w16du:dateUtc="2026-09-07T15:36:00Z">
        <w:r w:rsidRPr="00AD0CB2">
          <w:rPr>
            <w:rFonts w:ascii="Arial" w:eastAsia="Times New Roman" w:hAnsi="Arial" w:cs="Arial"/>
            <w:color w:val="000000"/>
            <w:kern w:val="0"/>
            <w:bdr w:val="none" w:sz="0" w:space="0" w:color="auto" w:frame="1"/>
            <w14:ligatures w14:val="none"/>
          </w:rPr>
          <w:t xml:space="preserve">, and </w:t>
        </w:r>
      </w:ins>
      <w:ins w:id="120" w:author="Reviewer" w:date="2026-09-07T10:37:00Z" w16du:dateUtc="2026-09-07T15:37:00Z">
        <w:r>
          <w:rPr>
            <w:rFonts w:ascii="Arial" w:eastAsia="Times New Roman" w:hAnsi="Arial" w:cs="Arial"/>
            <w:color w:val="000000"/>
            <w:kern w:val="0"/>
            <w:bdr w:val="none" w:sz="0" w:space="0" w:color="auto" w:frame="1"/>
            <w14:ligatures w14:val="none"/>
          </w:rPr>
          <w:t>22</w:t>
        </w:r>
      </w:ins>
      <w:ins w:id="121" w:author="Reviewer" w:date="2026-09-07T10:36:00Z" w16du:dateUtc="2026-09-07T15:36:00Z">
        <w:r w:rsidRPr="00AD0CB2">
          <w:rPr>
            <w:rFonts w:ascii="Arial" w:eastAsia="Times New Roman" w:hAnsi="Arial" w:cs="Arial"/>
            <w:color w:val="000000"/>
            <w:kern w:val="0"/>
            <w:bdr w:val="none" w:sz="0" w:space="0" w:color="auto" w:frame="1"/>
            <w14:ligatures w14:val="none"/>
          </w:rPr>
          <w:t xml:space="preserve">, contaminant addition on day </w:t>
        </w:r>
      </w:ins>
      <w:ins w:id="122" w:author="Reviewer" w:date="2026-09-07T10:37:00Z" w16du:dateUtc="2026-09-07T15:37:00Z">
        <w:r>
          <w:rPr>
            <w:rFonts w:ascii="Arial" w:eastAsia="Times New Roman" w:hAnsi="Arial" w:cs="Arial"/>
            <w:color w:val="000000"/>
            <w:kern w:val="0"/>
            <w:bdr w:val="none" w:sz="0" w:space="0" w:color="auto" w:frame="1"/>
            <w14:ligatures w14:val="none"/>
          </w:rPr>
          <w:t>10</w:t>
        </w:r>
      </w:ins>
      <w:ins w:id="123" w:author="Reviewer" w:date="2026-09-07T10:36:00Z" w16du:dateUtc="2026-09-07T15:36:00Z">
        <w:r w:rsidRPr="00AD0CB2">
          <w:rPr>
            <w:rFonts w:ascii="Arial" w:eastAsia="Times New Roman" w:hAnsi="Arial" w:cs="Arial"/>
            <w:color w:val="000000"/>
            <w:kern w:val="0"/>
            <w:bdr w:val="none" w:sz="0" w:space="0" w:color="auto" w:frame="1"/>
            <w14:ligatures w14:val="none"/>
          </w:rPr>
          <w:t xml:space="preserve">, and salt addition on day </w:t>
        </w:r>
      </w:ins>
      <w:ins w:id="124" w:author="Reviewer" w:date="2026-09-07T10:37:00Z" w16du:dateUtc="2026-09-07T15:37:00Z">
        <w:r>
          <w:rPr>
            <w:rFonts w:ascii="Arial" w:eastAsia="Times New Roman" w:hAnsi="Arial" w:cs="Arial"/>
            <w:color w:val="000000"/>
            <w:kern w:val="0"/>
            <w:bdr w:val="none" w:sz="0" w:space="0" w:color="auto" w:frame="1"/>
            <w14:ligatures w14:val="none"/>
          </w:rPr>
          <w:t>15</w:t>
        </w:r>
      </w:ins>
      <w:ins w:id="125" w:author="Reviewer" w:date="2026-09-07T10:36:00Z" w16du:dateUtc="2026-09-07T15:36:00Z">
        <w:r w:rsidRPr="00AD0CB2">
          <w:rPr>
            <w:rFonts w:ascii="Arial" w:eastAsia="Times New Roman" w:hAnsi="Arial" w:cs="Arial"/>
            <w:color w:val="000000"/>
            <w:kern w:val="0"/>
            <w:bdr w:val="none" w:sz="0" w:space="0" w:color="auto" w:frame="1"/>
            <w14:ligatures w14:val="none"/>
          </w:rPr>
          <w:t>.</w:t>
        </w:r>
      </w:ins>
    </w:p>
    <w:p w14:paraId="7F8CC15D" w14:textId="77777777" w:rsidR="00AD0CB2" w:rsidRDefault="00AD0CB2" w:rsidP="00EB0471">
      <w:pPr>
        <w:spacing w:line="480" w:lineRule="auto"/>
        <w:rPr>
          <w:rFonts w:ascii="Arial" w:eastAsia="Times New Roman" w:hAnsi="Arial" w:cs="Arial"/>
          <w:color w:val="000000"/>
          <w:kern w:val="0"/>
          <w:bdr w:val="none" w:sz="0" w:space="0" w:color="auto" w:frame="1"/>
          <w14:ligatures w14:val="none"/>
        </w:rPr>
      </w:pPr>
    </w:p>
    <w:p w14:paraId="47CD0EC1" w14:textId="48DF32DD" w:rsidR="004D3F45" w:rsidRPr="00122893" w:rsidRDefault="004D3F45" w:rsidP="004D3F45">
      <w:pPr>
        <w:spacing w:line="480" w:lineRule="auto"/>
        <w:rPr>
          <w:rFonts w:ascii="Arial" w:eastAsia="Times New Roman" w:hAnsi="Arial" w:cs="Arial"/>
          <w:color w:val="000000"/>
          <w:kern w:val="0"/>
          <w14:ligatures w14:val="none"/>
        </w:rPr>
      </w:pPr>
      <w:r w:rsidRPr="00122893">
        <w:rPr>
          <w:rFonts w:ascii="Arial" w:eastAsia="Times New Roman" w:hAnsi="Arial" w:cs="Arial"/>
          <w:color w:val="000000"/>
          <w:kern w:val="0"/>
          <w14:ligatures w14:val="none"/>
        </w:rPr>
        <w:t>Figure 3. Individual tank water quality data (temperature, pH, dissolved oxygen, and salinity) collected from a YSI Pro DSS on each sampling day (Figure 2). Color denotes the treatment group</w:t>
      </w:r>
      <w:r>
        <w:rPr>
          <w:rFonts w:ascii="Arial" w:eastAsia="Times New Roman" w:hAnsi="Arial" w:cs="Arial"/>
          <w:color w:val="000000"/>
          <w:kern w:val="0"/>
          <w14:ligatures w14:val="none"/>
        </w:rPr>
        <w:t xml:space="preserve"> </w:t>
      </w:r>
      <w:r>
        <w:rPr>
          <w:rFonts w:ascii="Arial" w:hAnsi="Arial" w:cs="Arial"/>
        </w:rPr>
        <w:t xml:space="preserve">(control and </w:t>
      </w:r>
      <w:r w:rsidRPr="00122893">
        <w:rPr>
          <w:rFonts w:ascii="Arial" w:eastAsia="Times New Roman" w:hAnsi="Arial" w:cs="Arial"/>
          <w:color w:val="000000"/>
          <w:kern w:val="0"/>
          <w14:ligatures w14:val="none"/>
        </w:rPr>
        <w:t xml:space="preserve">low and high levels of </w:t>
      </w:r>
      <w:r>
        <w:rPr>
          <w:rFonts w:ascii="Arial" w:eastAsia="Times New Roman" w:hAnsi="Arial" w:cs="Arial"/>
          <w:color w:val="000000"/>
          <w:kern w:val="0"/>
          <w14:ligatures w14:val="none"/>
        </w:rPr>
        <w:t>cadmium [</w:t>
      </w:r>
      <w:r w:rsidRPr="00292FF5">
        <w:rPr>
          <w:rFonts w:ascii="Arial" w:eastAsia="Times New Roman" w:hAnsi="Arial" w:cs="Arial"/>
          <w:color w:val="000000"/>
          <w:kern w:val="0"/>
          <w14:ligatures w14:val="none"/>
        </w:rPr>
        <w:t>Cd</w:t>
      </w:r>
      <w:r>
        <w:rPr>
          <w:rFonts w:ascii="Arial" w:eastAsia="Times New Roman" w:hAnsi="Arial" w:cs="Arial"/>
          <w:color w:val="000000"/>
          <w:kern w:val="0"/>
          <w14:ligatures w14:val="none"/>
        </w:rPr>
        <w:t>]</w:t>
      </w:r>
      <w:r w:rsidRPr="00292FF5">
        <w:rPr>
          <w:rFonts w:ascii="Arial" w:eastAsia="Times New Roman" w:hAnsi="Arial" w:cs="Arial"/>
          <w:color w:val="000000"/>
          <w:kern w:val="0"/>
          <w14:ligatures w14:val="none"/>
        </w:rPr>
        <w:t xml:space="preserve"> and perfluoropentanoic acid </w:t>
      </w:r>
      <w:r>
        <w:rPr>
          <w:rFonts w:ascii="Arial" w:eastAsia="Times New Roman" w:hAnsi="Arial" w:cs="Arial"/>
          <w:color w:val="000000"/>
          <w:kern w:val="0"/>
          <w14:ligatures w14:val="none"/>
        </w:rPr>
        <w:t>[</w:t>
      </w:r>
      <w:proofErr w:type="spellStart"/>
      <w:r w:rsidRPr="00292FF5">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 xml:space="preserve">. The first vertical dashed line </w:t>
      </w:r>
      <w:r>
        <w:rPr>
          <w:rFonts w:ascii="Arial" w:eastAsia="Times New Roman" w:hAnsi="Arial" w:cs="Arial"/>
          <w:color w:val="000000"/>
          <w:kern w:val="0"/>
          <w14:ligatures w14:val="none"/>
        </w:rPr>
        <w:t>indicate</w:t>
      </w:r>
      <w:r w:rsidRPr="00122893">
        <w:rPr>
          <w:rFonts w:ascii="Arial" w:eastAsia="Times New Roman" w:hAnsi="Arial" w:cs="Arial"/>
          <w:color w:val="000000"/>
          <w:kern w:val="0"/>
          <w14:ligatures w14:val="none"/>
        </w:rPr>
        <w:t xml:space="preserve">s the day we added treatments, </w:t>
      </w:r>
      <w:r>
        <w:rPr>
          <w:rFonts w:ascii="Arial" w:eastAsia="Times New Roman" w:hAnsi="Arial" w:cs="Arial"/>
          <w:color w:val="000000"/>
          <w:kern w:val="0"/>
          <w14:ligatures w14:val="none"/>
        </w:rPr>
        <w:t>while</w:t>
      </w:r>
      <w:r w:rsidRPr="00122893">
        <w:rPr>
          <w:rFonts w:ascii="Arial" w:eastAsia="Times New Roman" w:hAnsi="Arial" w:cs="Arial"/>
          <w:color w:val="000000"/>
          <w:kern w:val="0"/>
          <w14:ligatures w14:val="none"/>
        </w:rPr>
        <w:t xml:space="preserve"> the second </w:t>
      </w:r>
      <w:r>
        <w:rPr>
          <w:rFonts w:ascii="Arial" w:eastAsia="Times New Roman" w:hAnsi="Arial" w:cs="Arial"/>
          <w:color w:val="000000"/>
          <w:kern w:val="0"/>
          <w14:ligatures w14:val="none"/>
        </w:rPr>
        <w:t>mark</w:t>
      </w:r>
      <w:r w:rsidRPr="00122893">
        <w:rPr>
          <w:rFonts w:ascii="Arial" w:eastAsia="Times New Roman" w:hAnsi="Arial" w:cs="Arial"/>
          <w:color w:val="000000"/>
          <w:kern w:val="0"/>
          <w14:ligatures w14:val="none"/>
        </w:rPr>
        <w:t xml:space="preserve">s the day we added salt. Note that </w:t>
      </w:r>
      <w:r w:rsidR="00E708EA">
        <w:rPr>
          <w:rFonts w:ascii="Arial" w:eastAsia="Times New Roman" w:hAnsi="Arial" w:cs="Arial"/>
          <w:color w:val="000000"/>
          <w:kern w:val="0"/>
          <w14:ligatures w14:val="none"/>
        </w:rPr>
        <w:t>the</w:t>
      </w:r>
      <w:r w:rsidR="00E708EA" w:rsidRPr="00122893">
        <w:rPr>
          <w:rFonts w:ascii="Arial" w:eastAsia="Times New Roman" w:hAnsi="Arial" w:cs="Arial"/>
          <w:color w:val="000000"/>
          <w:kern w:val="0"/>
          <w14:ligatures w14:val="none"/>
        </w:rPr>
        <w:t xml:space="preserve"> </w:t>
      </w:r>
      <w:r w:rsidR="00E708EA">
        <w:rPr>
          <w:rFonts w:ascii="Arial" w:eastAsia="Times New Roman" w:hAnsi="Arial" w:cs="Arial"/>
          <w:color w:val="000000"/>
          <w:kern w:val="0"/>
          <w14:ligatures w14:val="none"/>
        </w:rPr>
        <w:t>reported</w:t>
      </w:r>
      <w:r w:rsidR="00E708EA" w:rsidRPr="00122893">
        <w:rPr>
          <w:rFonts w:ascii="Arial" w:eastAsia="Times New Roman" w:hAnsi="Arial" w:cs="Arial"/>
          <w:color w:val="000000"/>
          <w:kern w:val="0"/>
          <w14:ligatures w14:val="none"/>
        </w:rPr>
        <w:t xml:space="preserve"> </w:t>
      </w:r>
      <w:r w:rsidRPr="00122893">
        <w:rPr>
          <w:rFonts w:ascii="Arial" w:eastAsia="Times New Roman" w:hAnsi="Arial" w:cs="Arial"/>
          <w:color w:val="000000"/>
          <w:kern w:val="0"/>
          <w14:ligatures w14:val="none"/>
        </w:rPr>
        <w:t>YSI data</w:t>
      </w:r>
      <w:r w:rsidR="00E708EA">
        <w:rPr>
          <w:rFonts w:ascii="Arial" w:eastAsia="Times New Roman" w:hAnsi="Arial" w:cs="Arial"/>
          <w:color w:val="000000"/>
          <w:kern w:val="0"/>
          <w14:ligatures w14:val="none"/>
        </w:rPr>
        <w:t xml:space="preserve"> on day 15 are</w:t>
      </w:r>
      <w:r w:rsidRPr="00122893">
        <w:rPr>
          <w:rFonts w:ascii="Arial" w:eastAsia="Times New Roman" w:hAnsi="Arial" w:cs="Arial"/>
          <w:color w:val="000000"/>
          <w:kern w:val="0"/>
          <w14:ligatures w14:val="none"/>
        </w:rPr>
        <w:t xml:space="preserve"> </w:t>
      </w:r>
      <w:r w:rsidR="00E708EA">
        <w:rPr>
          <w:rFonts w:ascii="Arial" w:eastAsia="Times New Roman" w:hAnsi="Arial" w:cs="Arial"/>
          <w:color w:val="000000"/>
          <w:kern w:val="0"/>
          <w14:ligatures w14:val="none"/>
        </w:rPr>
        <w:t>before</w:t>
      </w:r>
      <w:r w:rsidRPr="00122893">
        <w:rPr>
          <w:rFonts w:ascii="Arial" w:eastAsia="Times New Roman" w:hAnsi="Arial" w:cs="Arial"/>
          <w:color w:val="000000"/>
          <w:kern w:val="0"/>
          <w14:ligatures w14:val="none"/>
        </w:rPr>
        <w:t xml:space="preserve"> salt addition.</w:t>
      </w:r>
    </w:p>
    <w:p w14:paraId="64C650B8" w14:textId="3FEA52A4" w:rsidR="004D3F45" w:rsidRDefault="00AD0CB2" w:rsidP="004D3F45">
      <w:pPr>
        <w:spacing w:line="480" w:lineRule="auto"/>
        <w:rPr>
          <w:ins w:id="126" w:author="Reviewer" w:date="2026-09-07T10:37:00Z" w16du:dateUtc="2026-09-07T15:37:00Z"/>
          <w:rFonts w:ascii="Arial" w:hAnsi="Arial" w:cs="Arial"/>
        </w:rPr>
      </w:pPr>
      <w:ins w:id="127" w:author="Reviewer" w:date="2026-09-07T10:37:00Z" w16du:dateUtc="2026-09-07T15:37:00Z">
        <w:r w:rsidRPr="00AD0CB2">
          <w:rPr>
            <w:rFonts w:ascii="Arial" w:hAnsi="Arial" w:cs="Arial"/>
          </w:rPr>
          <w:t>Alt text: Four panels show tank temperature, acidity, dissolved oxygen, and salinity over time, with points colored by group. Temperature, acidity, and dissolved oxygen remain broadly similar among groups. Salinity rises from near freshwater levels to approximately five parts per thousand after salt addition.</w:t>
        </w:r>
      </w:ins>
    </w:p>
    <w:p w14:paraId="503DCC44" w14:textId="77777777" w:rsidR="00AD0CB2" w:rsidRDefault="00AD0CB2" w:rsidP="004D3F45">
      <w:pPr>
        <w:spacing w:line="480" w:lineRule="auto"/>
        <w:rPr>
          <w:rFonts w:ascii="Arial" w:hAnsi="Arial" w:cs="Arial"/>
        </w:rPr>
      </w:pPr>
    </w:p>
    <w:p w14:paraId="27139FE7" w14:textId="7A307B49" w:rsidR="004D3F45" w:rsidRDefault="004D3F45" w:rsidP="004D3F45">
      <w:pPr>
        <w:spacing w:line="480" w:lineRule="auto"/>
        <w:rPr>
          <w:rFonts w:ascii="Arial" w:eastAsia="Times New Roman" w:hAnsi="Arial" w:cs="Arial"/>
          <w:color w:val="000000"/>
          <w:kern w:val="0"/>
          <w14:ligatures w14:val="none"/>
        </w:rPr>
      </w:pPr>
      <w:r>
        <w:rPr>
          <w:rFonts w:ascii="Arial" w:hAnsi="Arial" w:cs="Arial"/>
        </w:rPr>
        <w:t xml:space="preserve">Figure 4. Largemouth bass </w:t>
      </w:r>
      <w:r>
        <w:rPr>
          <w:rFonts w:ascii="Arial" w:eastAsia="Times New Roman" w:hAnsi="Arial" w:cs="Arial"/>
          <w:color w:val="000000"/>
          <w:kern w:val="0"/>
          <w14:ligatures w14:val="none"/>
        </w:rPr>
        <w:t xml:space="preserve">neutrophil-to-lymphocyte ratios (NLR) from blood smears throughout the study. The five colors represent individual groups: </w:t>
      </w:r>
      <w:r w:rsidRPr="00122893">
        <w:rPr>
          <w:rFonts w:ascii="Arial" w:eastAsia="Times New Roman" w:hAnsi="Arial" w:cs="Arial"/>
          <w:color w:val="000000"/>
          <w:kern w:val="0"/>
          <w14:ligatures w14:val="none"/>
        </w:rPr>
        <w:t xml:space="preserve">low and high levels of </w:t>
      </w:r>
      <w:r>
        <w:rPr>
          <w:rFonts w:ascii="Arial" w:eastAsia="Times New Roman" w:hAnsi="Arial" w:cs="Arial"/>
          <w:color w:val="000000"/>
          <w:kern w:val="0"/>
          <w14:ligatures w14:val="none"/>
        </w:rPr>
        <w:t>cadmium (</w:t>
      </w:r>
      <w:r w:rsidRPr="00292FF5">
        <w:rPr>
          <w:rFonts w:ascii="Arial" w:eastAsia="Times New Roman" w:hAnsi="Arial" w:cs="Arial"/>
          <w:color w:val="000000"/>
          <w:kern w:val="0"/>
          <w14:ligatures w14:val="none"/>
        </w:rPr>
        <w:t>Cd</w:t>
      </w:r>
      <w:r>
        <w:rPr>
          <w:rFonts w:ascii="Arial" w:eastAsia="Times New Roman" w:hAnsi="Arial" w:cs="Arial"/>
          <w:color w:val="000000"/>
          <w:kern w:val="0"/>
          <w14:ligatures w14:val="none"/>
        </w:rPr>
        <w:t>)</w:t>
      </w:r>
      <w:r w:rsidRPr="00292FF5">
        <w:rPr>
          <w:rFonts w:ascii="Arial" w:eastAsia="Times New Roman" w:hAnsi="Arial" w:cs="Arial"/>
          <w:color w:val="000000"/>
          <w:kern w:val="0"/>
          <w14:ligatures w14:val="none"/>
        </w:rPr>
        <w:t xml:space="preserve"> and perfluoropentanoic acid (</w:t>
      </w:r>
      <w:proofErr w:type="spellStart"/>
      <w:r w:rsidRPr="00292FF5">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 and the control. Lines dictate the generalized linear mixed-effects model</w:t>
      </w:r>
      <w:ins w:id="128" w:author="Reviewer" w:date="2026-09-07T09:15:00Z" w16du:dateUtc="2026-09-07T14:15:00Z">
        <w:r w:rsidR="002279DA">
          <w:rPr>
            <w:rFonts w:ascii="Arial" w:eastAsia="Times New Roman" w:hAnsi="Arial" w:cs="Arial"/>
            <w:color w:val="000000"/>
            <w:kern w:val="0"/>
            <w14:ligatures w14:val="none"/>
          </w:rPr>
          <w:t>-</w:t>
        </w:r>
      </w:ins>
      <w:del w:id="129" w:author="Reviewer" w:date="2026-09-07T09:15:00Z" w16du:dateUtc="2026-09-07T14:15:00Z">
        <w:r w:rsidDel="002279DA">
          <w:rPr>
            <w:rFonts w:ascii="Arial" w:eastAsia="Times New Roman" w:hAnsi="Arial" w:cs="Arial"/>
            <w:color w:val="000000"/>
            <w:kern w:val="0"/>
            <w14:ligatures w14:val="none"/>
          </w:rPr>
          <w:delText xml:space="preserve"> </w:delText>
        </w:r>
      </w:del>
      <w:r>
        <w:rPr>
          <w:rFonts w:ascii="Arial" w:eastAsia="Times New Roman" w:hAnsi="Arial" w:cs="Arial"/>
          <w:color w:val="000000"/>
          <w:kern w:val="0"/>
          <w14:ligatures w14:val="none"/>
        </w:rPr>
        <w:t>estimated relationships among the groups and blood samples (slopes can vary due to the group</w:t>
      </w:r>
      <w:r w:rsidR="00582001">
        <w:rPr>
          <w:rFonts w:ascii="Arial" w:eastAsia="Times New Roman" w:hAnsi="Arial" w:cs="Arial"/>
          <w:color w:val="000000"/>
          <w:kern w:val="0"/>
          <w14:ligatures w14:val="none"/>
        </w:rPr>
        <w:t>-by-</w:t>
      </w:r>
      <w:r>
        <w:rPr>
          <w:rFonts w:ascii="Arial" w:eastAsia="Times New Roman" w:hAnsi="Arial" w:cs="Arial"/>
          <w:color w:val="000000"/>
          <w:kern w:val="0"/>
          <w14:ligatures w14:val="none"/>
        </w:rPr>
        <w:t>blood</w:t>
      </w:r>
      <w:r w:rsidR="00582001">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sample interaction). Jittered </w:t>
      </w:r>
      <w:r>
        <w:rPr>
          <w:rFonts w:ascii="Arial" w:eastAsia="Times New Roman" w:hAnsi="Arial" w:cs="Arial"/>
          <w:color w:val="000000"/>
          <w:kern w:val="0"/>
          <w14:ligatures w14:val="none"/>
        </w:rPr>
        <w:lastRenderedPageBreak/>
        <w:t>points represent individual bass NLR at each blood sample</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E</w:t>
      </w:r>
      <w:r w:rsidRPr="00122893">
        <w:rPr>
          <w:rFonts w:ascii="Arial" w:eastAsia="Times New Roman" w:hAnsi="Arial" w:cs="Arial"/>
          <w:color w:val="000000"/>
          <w:kern w:val="0"/>
          <w14:ligatures w14:val="none"/>
        </w:rPr>
        <w:t xml:space="preserve">xposure to Cd or </w:t>
      </w:r>
      <w:proofErr w:type="spellStart"/>
      <w:r w:rsidRPr="00122893">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 xml:space="preserve"> is</w:t>
      </w:r>
      <w:r w:rsidRPr="00122893">
        <w:rPr>
          <w:rFonts w:ascii="Arial" w:eastAsia="Times New Roman" w:hAnsi="Arial" w:cs="Arial"/>
          <w:color w:val="000000"/>
          <w:kern w:val="0"/>
          <w14:ligatures w14:val="none"/>
        </w:rPr>
        <w:t xml:space="preserve"> indicated by the dashed "Treatment" line between blood samples 1 and 2. </w:t>
      </w:r>
      <w:r>
        <w:rPr>
          <w:rFonts w:ascii="Arial" w:eastAsia="Times New Roman" w:hAnsi="Arial" w:cs="Arial"/>
          <w:color w:val="000000"/>
          <w:kern w:val="0"/>
          <w14:ligatures w14:val="none"/>
        </w:rPr>
        <w:t>E</w:t>
      </w:r>
      <w:r w:rsidRPr="00122893">
        <w:rPr>
          <w:rFonts w:ascii="Arial" w:eastAsia="Times New Roman" w:hAnsi="Arial" w:cs="Arial"/>
          <w:color w:val="000000"/>
          <w:kern w:val="0"/>
          <w14:ligatures w14:val="none"/>
        </w:rPr>
        <w:t>xposure to an environmental stressor</w:t>
      </w:r>
      <w:r>
        <w:rPr>
          <w:rFonts w:ascii="Arial" w:eastAsia="Times New Roman" w:hAnsi="Arial" w:cs="Arial"/>
          <w:color w:val="000000"/>
          <w:kern w:val="0"/>
          <w14:ligatures w14:val="none"/>
        </w:rPr>
        <w:t xml:space="preserve"> is</w:t>
      </w:r>
      <w:r w:rsidRPr="00122893">
        <w:rPr>
          <w:rFonts w:ascii="Arial" w:eastAsia="Times New Roman" w:hAnsi="Arial" w:cs="Arial"/>
          <w:color w:val="000000"/>
          <w:kern w:val="0"/>
          <w14:ligatures w14:val="none"/>
        </w:rPr>
        <w:t xml:space="preserve"> represented by the dashed "Salt" line between blood samples 2 and 3.</w:t>
      </w:r>
    </w:p>
    <w:p w14:paraId="06FD09F8" w14:textId="31C572F5" w:rsidR="004D3F45" w:rsidRDefault="00AD0CB2" w:rsidP="00122893">
      <w:pPr>
        <w:spacing w:line="480" w:lineRule="auto"/>
        <w:rPr>
          <w:rFonts w:ascii="Arial" w:hAnsi="Arial" w:cs="Arial"/>
        </w:rPr>
      </w:pPr>
      <w:ins w:id="130" w:author="Reviewer" w:date="2026-09-07T10:37:00Z" w16du:dateUtc="2026-09-07T15:37:00Z">
        <w:r w:rsidRPr="00AD0CB2">
          <w:rPr>
            <w:rFonts w:ascii="Arial" w:hAnsi="Arial" w:cs="Arial"/>
          </w:rPr>
          <w:t xml:space="preserve">Alt text: Points show individual fish neutrophil-to-lymphocyte ratios, and </w:t>
        </w:r>
      </w:ins>
      <w:ins w:id="131" w:author="Reviewer" w:date="2026-09-07T10:38:00Z" w16du:dateUtc="2026-09-07T15:38:00Z">
        <w:r w:rsidRPr="00AD0CB2">
          <w:rPr>
            <w:rFonts w:ascii="Arial" w:hAnsi="Arial" w:cs="Arial"/>
          </w:rPr>
          <w:t>colored</w:t>
        </w:r>
      </w:ins>
      <w:ins w:id="132" w:author="Reviewer" w:date="2026-09-07T10:37:00Z" w16du:dateUtc="2026-09-07T15:37:00Z">
        <w:r w:rsidRPr="00AD0CB2">
          <w:rPr>
            <w:rFonts w:ascii="Arial" w:hAnsi="Arial" w:cs="Arial"/>
          </w:rPr>
          <w:t xml:space="preserve"> lines show model estimates across </w:t>
        </w:r>
      </w:ins>
      <w:ins w:id="133" w:author="Reviewer" w:date="2026-09-07T10:38:00Z" w16du:dateUtc="2026-09-07T15:38:00Z">
        <w:r>
          <w:rPr>
            <w:rFonts w:ascii="Arial" w:hAnsi="Arial" w:cs="Arial"/>
          </w:rPr>
          <w:t>4</w:t>
        </w:r>
      </w:ins>
      <w:ins w:id="134" w:author="Reviewer" w:date="2026-09-07T10:37:00Z" w16du:dateUtc="2026-09-07T15:37:00Z">
        <w:r w:rsidRPr="00AD0CB2">
          <w:rPr>
            <w:rFonts w:ascii="Arial" w:hAnsi="Arial" w:cs="Arial"/>
          </w:rPr>
          <w:t xml:space="preserve"> blood samples. Ratios rise after high perfluoropentanoic acid exposure and remain elevated after salinity increases. Other groups show temporary increases following salinity exposure, followed by declines at the final sample</w:t>
        </w:r>
      </w:ins>
      <w:ins w:id="135" w:author="Reviewer" w:date="2026-09-07T10:38:00Z" w16du:dateUtc="2026-09-07T15:38:00Z">
        <w:r>
          <w:rPr>
            <w:rFonts w:ascii="Arial" w:hAnsi="Arial" w:cs="Arial"/>
          </w:rPr>
          <w:t>.</w:t>
        </w:r>
      </w:ins>
    </w:p>
    <w:p w14:paraId="6C1F6714" w14:textId="35A8B37F" w:rsidR="0043715D" w:rsidRDefault="0043715D">
      <w:pPr>
        <w:rPr>
          <w:rFonts w:ascii="Arial" w:hAnsi="Arial" w:cs="Arial"/>
        </w:rPr>
      </w:pPr>
      <w:r>
        <w:rPr>
          <w:rFonts w:ascii="Arial" w:hAnsi="Arial" w:cs="Arial"/>
        </w:rPr>
        <w:br w:type="page"/>
      </w:r>
    </w:p>
    <w:p w14:paraId="4BBC60EC" w14:textId="1985D5D0" w:rsidR="00EB0471" w:rsidRDefault="00EB0471" w:rsidP="00122893">
      <w:pPr>
        <w:spacing w:line="480" w:lineRule="auto"/>
        <w:rPr>
          <w:rFonts w:ascii="Arial" w:hAnsi="Arial" w:cs="Arial"/>
        </w:rPr>
      </w:pPr>
      <w:r>
        <w:rPr>
          <w:rFonts w:ascii="Arial" w:hAnsi="Arial" w:cs="Arial"/>
          <w:b/>
          <w:bCs/>
        </w:rPr>
        <w:lastRenderedPageBreak/>
        <w:t>1</w:t>
      </w:r>
      <w:r w:rsidR="0043715D">
        <w:rPr>
          <w:rFonts w:ascii="Arial" w:hAnsi="Arial" w:cs="Arial"/>
          <w:b/>
          <w:bCs/>
        </w:rPr>
        <w:t>4</w:t>
      </w:r>
      <w:r>
        <w:rPr>
          <w:rFonts w:ascii="Arial" w:hAnsi="Arial" w:cs="Arial"/>
          <w:b/>
          <w:bCs/>
        </w:rPr>
        <w:t>. Figures</w:t>
      </w:r>
    </w:p>
    <w:p w14:paraId="2A2DAF29" w14:textId="7445FF32" w:rsidR="00EB0471" w:rsidRPr="00EB0471" w:rsidRDefault="00EB0471" w:rsidP="00122893">
      <w:pPr>
        <w:spacing w:line="480" w:lineRule="auto"/>
        <w:rPr>
          <w:rFonts w:ascii="Arial" w:hAnsi="Arial" w:cs="Arial"/>
        </w:rPr>
      </w:pPr>
      <w:r>
        <w:rPr>
          <w:rFonts w:ascii="Arial" w:hAnsi="Arial" w:cs="Arial"/>
        </w:rPr>
        <w:t>Figure 1.</w:t>
      </w:r>
    </w:p>
    <w:p w14:paraId="77814CAB" w14:textId="0CBA42AE" w:rsidR="004D3F45" w:rsidRDefault="004D3F45" w:rsidP="00EB0471">
      <w:pPr>
        <w:spacing w:line="480" w:lineRule="auto"/>
        <w:jc w:val="center"/>
        <w:rPr>
          <w:rFonts w:ascii="Arial" w:eastAsia="Times New Roman" w:hAnsi="Arial" w:cs="Arial"/>
          <w:color w:val="000000"/>
          <w:kern w:val="0"/>
          <w:bdr w:val="none" w:sz="0" w:space="0" w:color="auto" w:frame="1"/>
          <w14:ligatures w14:val="none"/>
        </w:rPr>
      </w:pPr>
      <w:r w:rsidRPr="00122893">
        <w:rPr>
          <w:rFonts w:ascii="Arial" w:eastAsia="Times New Roman" w:hAnsi="Arial" w:cs="Arial"/>
          <w:color w:val="000000"/>
          <w:kern w:val="0"/>
          <w:bdr w:val="none" w:sz="0" w:space="0" w:color="auto" w:frame="1"/>
          <w14:ligatures w14:val="none"/>
        </w:rPr>
        <w:fldChar w:fldCharType="begin"/>
      </w:r>
      <w:r w:rsidRPr="00122893">
        <w:rPr>
          <w:rFonts w:ascii="Arial" w:eastAsia="Times New Roman" w:hAnsi="Arial" w:cs="Arial"/>
          <w:color w:val="000000"/>
          <w:kern w:val="0"/>
          <w:bdr w:val="none" w:sz="0" w:space="0" w:color="auto" w:frame="1"/>
          <w14:ligatures w14:val="none"/>
        </w:rPr>
        <w:instrText xml:space="preserve"> INCLUDEPICTURE "https://lh7-rt.googleusercontent.com/docsz/AD_4nXc9GpeWsYIj1h4fcjMKdFsAI0nc_7xsLdd-YMRyMh212Rm5NngGXCOIE4pBczmTfSbUxkkpO6O0apPRKj92sGaSVqqX8Hi90ML5qW31IAVsacnJ15xN8ddidRi5MmN6TZCOvHLswcGR5xHbWaBH5PniwPDk?key=5FzoVyNrle-Ubg5_Vet7RA" \* MERGEFORMATINET </w:instrText>
      </w:r>
      <w:r w:rsidRPr="00122893">
        <w:rPr>
          <w:rFonts w:ascii="Arial" w:eastAsia="Times New Roman" w:hAnsi="Arial" w:cs="Arial"/>
          <w:color w:val="000000"/>
          <w:kern w:val="0"/>
          <w:bdr w:val="none" w:sz="0" w:space="0" w:color="auto" w:frame="1"/>
          <w14:ligatures w14:val="none"/>
        </w:rPr>
        <w:fldChar w:fldCharType="separate"/>
      </w:r>
      <w:r w:rsidRPr="00122893">
        <w:rPr>
          <w:rFonts w:ascii="Arial" w:eastAsia="Times New Roman" w:hAnsi="Arial" w:cs="Arial"/>
          <w:noProof/>
          <w:color w:val="000000"/>
          <w:kern w:val="0"/>
          <w:bdr w:val="none" w:sz="0" w:space="0" w:color="auto" w:frame="1"/>
          <w14:ligatures w14:val="none"/>
        </w:rPr>
        <w:drawing>
          <wp:inline distT="0" distB="0" distL="0" distR="0" wp14:anchorId="609CBCCA" wp14:editId="31D24C2D">
            <wp:extent cx="4801718" cy="2804203"/>
            <wp:effectExtent l="0" t="0" r="0" b="2540"/>
            <wp:docPr id="13835445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66222" cy="2841874"/>
                    </a:xfrm>
                    <a:prstGeom prst="rect">
                      <a:avLst/>
                    </a:prstGeom>
                    <a:noFill/>
                    <a:ln>
                      <a:noFill/>
                    </a:ln>
                  </pic:spPr>
                </pic:pic>
              </a:graphicData>
            </a:graphic>
          </wp:inline>
        </w:drawing>
      </w:r>
      <w:r w:rsidRPr="00122893">
        <w:rPr>
          <w:rFonts w:ascii="Arial" w:eastAsia="Times New Roman" w:hAnsi="Arial" w:cs="Arial"/>
          <w:color w:val="000000"/>
          <w:kern w:val="0"/>
          <w:bdr w:val="none" w:sz="0" w:space="0" w:color="auto" w:frame="1"/>
          <w14:ligatures w14:val="none"/>
        </w:rPr>
        <w:fldChar w:fldCharType="end"/>
      </w:r>
    </w:p>
    <w:p w14:paraId="595FB2C6" w14:textId="77777777" w:rsidR="00EB0471" w:rsidRDefault="00EB0471" w:rsidP="00122893">
      <w:pPr>
        <w:spacing w:line="480" w:lineRule="auto"/>
        <w:rPr>
          <w:rFonts w:ascii="Arial" w:eastAsia="Times New Roman" w:hAnsi="Arial" w:cs="Arial"/>
          <w:color w:val="000000"/>
          <w:kern w:val="0"/>
          <w:bdr w:val="none" w:sz="0" w:space="0" w:color="auto" w:frame="1"/>
          <w14:ligatures w14:val="none"/>
        </w:rPr>
      </w:pPr>
    </w:p>
    <w:p w14:paraId="170FEEF5" w14:textId="2CD83A81" w:rsidR="00EB0471" w:rsidRDefault="00EB0471" w:rsidP="00122893">
      <w:pPr>
        <w:spacing w:line="480" w:lineRule="auto"/>
        <w:rPr>
          <w:rFonts w:ascii="Arial" w:eastAsia="Times New Roman" w:hAnsi="Arial" w:cs="Arial"/>
          <w:color w:val="000000"/>
          <w:kern w:val="0"/>
          <w:bdr w:val="none" w:sz="0" w:space="0" w:color="auto" w:frame="1"/>
          <w14:ligatures w14:val="none"/>
        </w:rPr>
      </w:pPr>
      <w:r>
        <w:rPr>
          <w:rFonts w:ascii="Arial" w:eastAsia="Times New Roman" w:hAnsi="Arial" w:cs="Arial"/>
          <w:color w:val="000000"/>
          <w:kern w:val="0"/>
          <w:bdr w:val="none" w:sz="0" w:space="0" w:color="auto" w:frame="1"/>
          <w14:ligatures w14:val="none"/>
        </w:rPr>
        <w:t>Figure 2.</w:t>
      </w:r>
    </w:p>
    <w:p w14:paraId="6D35277A" w14:textId="464928E1" w:rsidR="00EB0471" w:rsidRDefault="00EB0471" w:rsidP="00EB0471">
      <w:pPr>
        <w:spacing w:line="480" w:lineRule="auto"/>
        <w:jc w:val="center"/>
        <w:rPr>
          <w:rFonts w:ascii="Arial" w:eastAsia="Times New Roman" w:hAnsi="Arial" w:cs="Arial"/>
          <w:color w:val="000000"/>
          <w:kern w:val="0"/>
          <w:bdr w:val="none" w:sz="0" w:space="0" w:color="auto" w:frame="1"/>
          <w14:ligatures w14:val="none"/>
        </w:rPr>
      </w:pPr>
      <w:r w:rsidRPr="00122893">
        <w:rPr>
          <w:rFonts w:ascii="Arial" w:eastAsia="Times New Roman" w:hAnsi="Arial" w:cs="Arial"/>
          <w:color w:val="000000"/>
          <w:kern w:val="0"/>
          <w:bdr w:val="none" w:sz="0" w:space="0" w:color="auto" w:frame="1"/>
          <w14:ligatures w14:val="none"/>
        </w:rPr>
        <w:fldChar w:fldCharType="begin"/>
      </w:r>
      <w:r w:rsidRPr="00122893">
        <w:rPr>
          <w:rFonts w:ascii="Arial" w:eastAsia="Times New Roman" w:hAnsi="Arial" w:cs="Arial"/>
          <w:color w:val="000000"/>
          <w:kern w:val="0"/>
          <w:bdr w:val="none" w:sz="0" w:space="0" w:color="auto" w:frame="1"/>
          <w14:ligatures w14:val="none"/>
        </w:rPr>
        <w:instrText xml:space="preserve"> INCLUDEPICTURE "https://lh7-rt.googleusercontent.com/docsz/AD_4nXcJYadCg6eACHmkj3_lcX5C3kNP-Zmi4ZVoYtMg_nNE2aOkx6JaMsb7f2ozUKAt49s9LDKaoOdBFppB1PKLlNEWWBuEB8TrZQnddJDTOXiUWPsoDhwGHiU8dl2uR1aodRre1aTsSHn2M9t-Z88hvGUuLsc6?key=5FzoVyNrle-Ubg5_Vet7RA" \* MERGEFORMATINET </w:instrText>
      </w:r>
      <w:r w:rsidRPr="00122893">
        <w:rPr>
          <w:rFonts w:ascii="Arial" w:eastAsia="Times New Roman" w:hAnsi="Arial" w:cs="Arial"/>
          <w:color w:val="000000"/>
          <w:kern w:val="0"/>
          <w:bdr w:val="none" w:sz="0" w:space="0" w:color="auto" w:frame="1"/>
          <w14:ligatures w14:val="none"/>
        </w:rPr>
        <w:fldChar w:fldCharType="separate"/>
      </w:r>
      <w:r w:rsidRPr="00122893">
        <w:rPr>
          <w:rFonts w:ascii="Arial" w:eastAsia="Times New Roman" w:hAnsi="Arial" w:cs="Arial"/>
          <w:noProof/>
          <w:color w:val="000000"/>
          <w:kern w:val="0"/>
          <w:bdr w:val="none" w:sz="0" w:space="0" w:color="auto" w:frame="1"/>
          <w14:ligatures w14:val="none"/>
        </w:rPr>
        <w:drawing>
          <wp:inline distT="0" distB="0" distL="0" distR="0" wp14:anchorId="7FB2092A" wp14:editId="3F89E3DD">
            <wp:extent cx="5032837" cy="3784694"/>
            <wp:effectExtent l="0" t="0" r="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74181" cy="3815785"/>
                    </a:xfrm>
                    <a:prstGeom prst="rect">
                      <a:avLst/>
                    </a:prstGeom>
                    <a:noFill/>
                    <a:ln>
                      <a:noFill/>
                    </a:ln>
                  </pic:spPr>
                </pic:pic>
              </a:graphicData>
            </a:graphic>
          </wp:inline>
        </w:drawing>
      </w:r>
      <w:r w:rsidRPr="00122893">
        <w:rPr>
          <w:rFonts w:ascii="Arial" w:eastAsia="Times New Roman" w:hAnsi="Arial" w:cs="Arial"/>
          <w:color w:val="000000"/>
          <w:kern w:val="0"/>
          <w:bdr w:val="none" w:sz="0" w:space="0" w:color="auto" w:frame="1"/>
          <w14:ligatures w14:val="none"/>
        </w:rPr>
        <w:fldChar w:fldCharType="end"/>
      </w:r>
    </w:p>
    <w:p w14:paraId="31D0EB1C" w14:textId="77777777" w:rsidR="00EB0471" w:rsidRDefault="00EB0471" w:rsidP="00122893">
      <w:pPr>
        <w:spacing w:line="480" w:lineRule="auto"/>
        <w:rPr>
          <w:rFonts w:ascii="Arial" w:eastAsia="Times New Roman" w:hAnsi="Arial" w:cs="Arial"/>
          <w:color w:val="000000"/>
          <w:kern w:val="0"/>
          <w:bdr w:val="none" w:sz="0" w:space="0" w:color="auto" w:frame="1"/>
          <w14:ligatures w14:val="none"/>
        </w:rPr>
      </w:pPr>
    </w:p>
    <w:p w14:paraId="1155CE13" w14:textId="785FAF26" w:rsidR="00EB0471" w:rsidRDefault="00EB0471" w:rsidP="00122893">
      <w:pPr>
        <w:spacing w:line="480" w:lineRule="auto"/>
        <w:rPr>
          <w:rFonts w:ascii="Arial" w:eastAsia="Times New Roman" w:hAnsi="Arial" w:cs="Arial"/>
          <w:color w:val="000000"/>
          <w:kern w:val="0"/>
          <w:bdr w:val="none" w:sz="0" w:space="0" w:color="auto" w:frame="1"/>
          <w14:ligatures w14:val="none"/>
        </w:rPr>
      </w:pPr>
      <w:r>
        <w:rPr>
          <w:rFonts w:ascii="Arial" w:eastAsia="Times New Roman" w:hAnsi="Arial" w:cs="Arial"/>
          <w:color w:val="000000"/>
          <w:kern w:val="0"/>
          <w:bdr w:val="none" w:sz="0" w:space="0" w:color="auto" w:frame="1"/>
          <w14:ligatures w14:val="none"/>
        </w:rPr>
        <w:t>Figure 3.</w:t>
      </w:r>
    </w:p>
    <w:p w14:paraId="2297E0DC" w14:textId="1D4E4E79" w:rsidR="00EB0471" w:rsidRDefault="00EB0471" w:rsidP="00EB0471">
      <w:pPr>
        <w:spacing w:line="480" w:lineRule="auto"/>
        <w:jc w:val="center"/>
        <w:rPr>
          <w:rFonts w:ascii="Arial" w:eastAsia="Times New Roman" w:hAnsi="Arial" w:cs="Arial"/>
          <w:color w:val="000000"/>
          <w:kern w:val="0"/>
          <w:bdr w:val="none" w:sz="0" w:space="0" w:color="auto" w:frame="1"/>
          <w14:ligatures w14:val="none"/>
        </w:rPr>
      </w:pPr>
      <w:r w:rsidRPr="00122893">
        <w:rPr>
          <w:rFonts w:ascii="Arial" w:eastAsia="Times New Roman" w:hAnsi="Arial" w:cs="Arial"/>
          <w:color w:val="000000"/>
          <w:kern w:val="0"/>
          <w:bdr w:val="none" w:sz="0" w:space="0" w:color="auto" w:frame="1"/>
          <w14:ligatures w14:val="none"/>
        </w:rPr>
        <w:fldChar w:fldCharType="begin"/>
      </w:r>
      <w:r w:rsidRPr="00122893">
        <w:rPr>
          <w:rFonts w:ascii="Arial" w:eastAsia="Times New Roman" w:hAnsi="Arial" w:cs="Arial"/>
          <w:color w:val="000000"/>
          <w:kern w:val="0"/>
          <w:bdr w:val="none" w:sz="0" w:space="0" w:color="auto" w:frame="1"/>
          <w14:ligatures w14:val="none"/>
        </w:rPr>
        <w:instrText xml:space="preserve"> INCLUDEPICTURE "https://lh7-rt.googleusercontent.com/docsz/AD_4nXeAS3QDhRsa2ovYTXx_kwNxWpGkaTPUHxoS8-UdxjNm-DEzziwuAj_oNgpBqgE_BH4M1Q28DtGxhsSKc4FdhzvsPCIQIkkwTiAVCmYzARtI40RcIMukFbh3yMImCL6a9l-lgrqY2xMQXhPH8l6TSYVzwcOm?key=5FzoVyNrle-Ubg5_Vet7RA" \* MERGEFORMATINET </w:instrText>
      </w:r>
      <w:r w:rsidRPr="00122893">
        <w:rPr>
          <w:rFonts w:ascii="Arial" w:eastAsia="Times New Roman" w:hAnsi="Arial" w:cs="Arial"/>
          <w:color w:val="000000"/>
          <w:kern w:val="0"/>
          <w:bdr w:val="none" w:sz="0" w:space="0" w:color="auto" w:frame="1"/>
          <w14:ligatures w14:val="none"/>
        </w:rPr>
        <w:fldChar w:fldCharType="separate"/>
      </w:r>
      <w:r w:rsidRPr="00122893">
        <w:rPr>
          <w:rFonts w:ascii="Arial" w:eastAsia="Times New Roman" w:hAnsi="Arial" w:cs="Arial"/>
          <w:noProof/>
          <w:color w:val="000000"/>
          <w:kern w:val="0"/>
          <w:bdr w:val="none" w:sz="0" w:space="0" w:color="auto" w:frame="1"/>
          <w14:ligatures w14:val="none"/>
        </w:rPr>
        <w:drawing>
          <wp:inline distT="0" distB="0" distL="0" distR="0" wp14:anchorId="60254402" wp14:editId="6433377D">
            <wp:extent cx="5032984" cy="3351968"/>
            <wp:effectExtent l="0" t="0" r="0" b="127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66802" cy="3374491"/>
                    </a:xfrm>
                    <a:prstGeom prst="rect">
                      <a:avLst/>
                    </a:prstGeom>
                    <a:noFill/>
                    <a:ln>
                      <a:noFill/>
                    </a:ln>
                  </pic:spPr>
                </pic:pic>
              </a:graphicData>
            </a:graphic>
          </wp:inline>
        </w:drawing>
      </w:r>
      <w:r w:rsidRPr="00122893">
        <w:rPr>
          <w:rFonts w:ascii="Arial" w:eastAsia="Times New Roman" w:hAnsi="Arial" w:cs="Arial"/>
          <w:color w:val="000000"/>
          <w:kern w:val="0"/>
          <w:bdr w:val="none" w:sz="0" w:space="0" w:color="auto" w:frame="1"/>
          <w14:ligatures w14:val="none"/>
        </w:rPr>
        <w:fldChar w:fldCharType="end"/>
      </w:r>
    </w:p>
    <w:p w14:paraId="0505AC96" w14:textId="77777777" w:rsidR="00EB0471" w:rsidRDefault="00EB0471" w:rsidP="00122893">
      <w:pPr>
        <w:spacing w:line="480" w:lineRule="auto"/>
        <w:rPr>
          <w:rFonts w:ascii="Arial" w:eastAsia="Times New Roman" w:hAnsi="Arial" w:cs="Arial"/>
          <w:color w:val="000000"/>
          <w:kern w:val="0"/>
          <w:bdr w:val="none" w:sz="0" w:space="0" w:color="auto" w:frame="1"/>
          <w14:ligatures w14:val="none"/>
        </w:rPr>
      </w:pPr>
    </w:p>
    <w:p w14:paraId="2C743579" w14:textId="0F964016" w:rsidR="003B1330" w:rsidRDefault="003B1330" w:rsidP="003B1330">
      <w:pPr>
        <w:rPr>
          <w:rFonts w:ascii="Arial" w:eastAsia="Times New Roman" w:hAnsi="Arial" w:cs="Arial"/>
          <w:color w:val="000000"/>
          <w:kern w:val="0"/>
          <w:bdr w:val="none" w:sz="0" w:space="0" w:color="auto" w:frame="1"/>
          <w14:ligatures w14:val="none"/>
        </w:rPr>
      </w:pPr>
      <w:r>
        <w:rPr>
          <w:rFonts w:ascii="Arial" w:eastAsia="Times New Roman" w:hAnsi="Arial" w:cs="Arial"/>
          <w:color w:val="000000"/>
          <w:kern w:val="0"/>
          <w:bdr w:val="none" w:sz="0" w:space="0" w:color="auto" w:frame="1"/>
          <w14:ligatures w14:val="none"/>
        </w:rPr>
        <w:br w:type="page"/>
      </w:r>
    </w:p>
    <w:p w14:paraId="2E8E9129" w14:textId="0CBC2D23" w:rsidR="00EB0471" w:rsidRDefault="00EB0471" w:rsidP="00122893">
      <w:pPr>
        <w:spacing w:line="480" w:lineRule="auto"/>
        <w:rPr>
          <w:rFonts w:ascii="Arial" w:eastAsia="Times New Roman" w:hAnsi="Arial" w:cs="Arial"/>
          <w:color w:val="000000"/>
          <w:kern w:val="0"/>
          <w:bdr w:val="none" w:sz="0" w:space="0" w:color="auto" w:frame="1"/>
          <w14:ligatures w14:val="none"/>
        </w:rPr>
      </w:pPr>
      <w:r>
        <w:rPr>
          <w:rFonts w:ascii="Arial" w:eastAsia="Times New Roman" w:hAnsi="Arial" w:cs="Arial"/>
          <w:color w:val="000000"/>
          <w:kern w:val="0"/>
          <w:bdr w:val="none" w:sz="0" w:space="0" w:color="auto" w:frame="1"/>
          <w14:ligatures w14:val="none"/>
        </w:rPr>
        <w:lastRenderedPageBreak/>
        <w:t>Figure 4.</w:t>
      </w:r>
    </w:p>
    <w:p w14:paraId="158F675F" w14:textId="78872A66" w:rsidR="00EB0471" w:rsidRPr="00AB131F" w:rsidRDefault="00EB0471" w:rsidP="00EB0471">
      <w:pPr>
        <w:spacing w:line="480" w:lineRule="auto"/>
        <w:jc w:val="center"/>
        <w:rPr>
          <w:rFonts w:ascii="Arial" w:hAnsi="Arial" w:cs="Arial"/>
        </w:rPr>
      </w:pPr>
      <w:r>
        <w:rPr>
          <w:b/>
          <w:bCs/>
          <w:color w:val="000000"/>
          <w:bdr w:val="none" w:sz="0" w:space="0" w:color="auto" w:frame="1"/>
        </w:rPr>
        <w:fldChar w:fldCharType="begin"/>
      </w:r>
      <w:r>
        <w:rPr>
          <w:b/>
          <w:bCs/>
          <w:color w:val="000000"/>
          <w:bdr w:val="none" w:sz="0" w:space="0" w:color="auto" w:frame="1"/>
        </w:rPr>
        <w:instrText xml:space="preserve"> INCLUDEPICTURE "https://lh7-rt.googleusercontent.com/docsz/AD_4nXcFLnybuzb0URk8jbDLeY2xJvtvZhJjs98H0vGFi384waNWYMtFvvH9w95e0oj3eQqkjIl-bTKwHNDitmZ9uNdhL-XLuN7ASJl6ggbk1q2VSC-eO3q4yPzbvX19CSzg86qORZJMz5pK-Tq-6f1t1jAeGKNu?key=5FzoVyNrle-Ubg5_Vet7RA" \* MERGEFORMATINET </w:instrText>
      </w:r>
      <w:r>
        <w:rPr>
          <w:b/>
          <w:bCs/>
          <w:color w:val="000000"/>
          <w:bdr w:val="none" w:sz="0" w:space="0" w:color="auto" w:frame="1"/>
        </w:rPr>
        <w:fldChar w:fldCharType="separate"/>
      </w:r>
      <w:r>
        <w:rPr>
          <w:b/>
          <w:bCs/>
          <w:noProof/>
          <w:color w:val="000000"/>
          <w:bdr w:val="none" w:sz="0" w:space="0" w:color="auto" w:frame="1"/>
        </w:rPr>
        <w:drawing>
          <wp:inline distT="0" distB="0" distL="0" distR="0" wp14:anchorId="74728256" wp14:editId="392DB683">
            <wp:extent cx="5032984" cy="3351968"/>
            <wp:effectExtent l="0" t="0" r="0" b="1270"/>
            <wp:docPr id="574660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68836" cy="3375845"/>
                    </a:xfrm>
                    <a:prstGeom prst="rect">
                      <a:avLst/>
                    </a:prstGeom>
                    <a:noFill/>
                    <a:ln>
                      <a:noFill/>
                    </a:ln>
                  </pic:spPr>
                </pic:pic>
              </a:graphicData>
            </a:graphic>
          </wp:inline>
        </w:drawing>
      </w:r>
      <w:r>
        <w:rPr>
          <w:b/>
          <w:bCs/>
          <w:color w:val="000000"/>
          <w:bdr w:val="none" w:sz="0" w:space="0" w:color="auto" w:frame="1"/>
        </w:rPr>
        <w:fldChar w:fldCharType="end"/>
      </w:r>
    </w:p>
    <w:sectPr w:rsidR="00EB0471" w:rsidRPr="00AB131F" w:rsidSect="00110DC8">
      <w:pgSz w:w="12240" w:h="15840"/>
      <w:pgMar w:top="1440" w:right="1440" w:bottom="1440" w:left="1440" w:header="720" w:footer="720" w:gutter="0"/>
      <w:lnNumType w:countBy="0" w:restart="continuous"/>
      <w:cols w:space="720"/>
      <w:docGrid w:linePitch="360"/>
      <w:sectPrChange w:id="136" w:author="Reviewer" w:date="2026-09-07T09:18:00Z" w16du:dateUtc="2026-09-07T14:18:00Z">
        <w:sectPr w:rsidR="00EB0471" w:rsidRPr="00AB131F" w:rsidSect="00110DC8">
          <w:pgMar w:top="1440" w:right="1440" w:bottom="1440" w:left="1440" w:header="720" w:footer="720" w:gutter="0"/>
          <w:lnNumType w:countBy="1"/>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C8990C" w14:textId="77777777" w:rsidR="005B2AE0" w:rsidRDefault="005B2AE0" w:rsidP="00EB0471">
      <w:r>
        <w:separator/>
      </w:r>
    </w:p>
  </w:endnote>
  <w:endnote w:type="continuationSeparator" w:id="0">
    <w:p w14:paraId="701764CB" w14:textId="77777777" w:rsidR="005B2AE0" w:rsidRDefault="005B2AE0" w:rsidP="00EB04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87769868"/>
      <w:docPartObj>
        <w:docPartGallery w:val="Page Numbers (Bottom of Page)"/>
        <w:docPartUnique/>
      </w:docPartObj>
    </w:sdtPr>
    <w:sdtContent>
      <w:p w14:paraId="7554A8C5" w14:textId="41A0E751" w:rsidR="00EB0471" w:rsidRDefault="00EB0471" w:rsidP="002B2C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495E3E5" w14:textId="77777777" w:rsidR="00EB0471" w:rsidRDefault="00EB04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63233006"/>
      <w:docPartObj>
        <w:docPartGallery w:val="Page Numbers (Bottom of Page)"/>
        <w:docPartUnique/>
      </w:docPartObj>
    </w:sdtPr>
    <w:sdtContent>
      <w:p w14:paraId="17D6A113" w14:textId="0564EE2F" w:rsidR="00EB0471" w:rsidRDefault="00EB0471" w:rsidP="002B2C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A9601F9" w14:textId="77777777" w:rsidR="00EB0471" w:rsidRDefault="00EB04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DAD50D9" w14:textId="77777777" w:rsidR="005B2AE0" w:rsidRDefault="005B2AE0" w:rsidP="00EB0471">
      <w:r>
        <w:separator/>
      </w:r>
    </w:p>
  </w:footnote>
  <w:footnote w:type="continuationSeparator" w:id="0">
    <w:p w14:paraId="0FFA2765" w14:textId="77777777" w:rsidR="005B2AE0" w:rsidRDefault="005B2AE0" w:rsidP="00EB0471">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Reviewer">
    <w15:presenceInfo w15:providerId="None" w15:userId="Reviewer"/>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FF5"/>
    <w:rsid w:val="000052A3"/>
    <w:rsid w:val="000057BF"/>
    <w:rsid w:val="000061CA"/>
    <w:rsid w:val="00025F21"/>
    <w:rsid w:val="0004143E"/>
    <w:rsid w:val="000430F0"/>
    <w:rsid w:val="00052E17"/>
    <w:rsid w:val="00057289"/>
    <w:rsid w:val="000575DF"/>
    <w:rsid w:val="00086171"/>
    <w:rsid w:val="00086B49"/>
    <w:rsid w:val="00087F6E"/>
    <w:rsid w:val="00096637"/>
    <w:rsid w:val="00096BA5"/>
    <w:rsid w:val="000A4FC5"/>
    <w:rsid w:val="000A6C91"/>
    <w:rsid w:val="000B2425"/>
    <w:rsid w:val="000B29D5"/>
    <w:rsid w:val="000B7276"/>
    <w:rsid w:val="000C0A4F"/>
    <w:rsid w:val="000C55C4"/>
    <w:rsid w:val="000C6123"/>
    <w:rsid w:val="000D0961"/>
    <w:rsid w:val="000D40B9"/>
    <w:rsid w:val="000E4487"/>
    <w:rsid w:val="000E64D2"/>
    <w:rsid w:val="000F19D5"/>
    <w:rsid w:val="000F3223"/>
    <w:rsid w:val="000F36DC"/>
    <w:rsid w:val="00104F83"/>
    <w:rsid w:val="0010527C"/>
    <w:rsid w:val="00110DC8"/>
    <w:rsid w:val="0011228D"/>
    <w:rsid w:val="00115132"/>
    <w:rsid w:val="00115EDC"/>
    <w:rsid w:val="00122893"/>
    <w:rsid w:val="001252F7"/>
    <w:rsid w:val="001452D5"/>
    <w:rsid w:val="00150188"/>
    <w:rsid w:val="0015584C"/>
    <w:rsid w:val="00167D66"/>
    <w:rsid w:val="001701E2"/>
    <w:rsid w:val="00184BE1"/>
    <w:rsid w:val="0019026F"/>
    <w:rsid w:val="001A5BEF"/>
    <w:rsid w:val="001A6161"/>
    <w:rsid w:val="001A70E8"/>
    <w:rsid w:val="001A7A49"/>
    <w:rsid w:val="001B0B3B"/>
    <w:rsid w:val="001B1FC1"/>
    <w:rsid w:val="001C65FA"/>
    <w:rsid w:val="001C75DF"/>
    <w:rsid w:val="001D61EF"/>
    <w:rsid w:val="001F1C47"/>
    <w:rsid w:val="001F6A4E"/>
    <w:rsid w:val="00202619"/>
    <w:rsid w:val="0020365B"/>
    <w:rsid w:val="00207381"/>
    <w:rsid w:val="00215459"/>
    <w:rsid w:val="00224081"/>
    <w:rsid w:val="002279DA"/>
    <w:rsid w:val="0023128E"/>
    <w:rsid w:val="00232400"/>
    <w:rsid w:val="00232E31"/>
    <w:rsid w:val="00235369"/>
    <w:rsid w:val="00247A31"/>
    <w:rsid w:val="00250EBB"/>
    <w:rsid w:val="00260B96"/>
    <w:rsid w:val="00260CC1"/>
    <w:rsid w:val="00266A8E"/>
    <w:rsid w:val="002838B7"/>
    <w:rsid w:val="00292FF5"/>
    <w:rsid w:val="00296DB0"/>
    <w:rsid w:val="002A1E95"/>
    <w:rsid w:val="002B4533"/>
    <w:rsid w:val="002B68C2"/>
    <w:rsid w:val="002B7DFC"/>
    <w:rsid w:val="002E03B3"/>
    <w:rsid w:val="002E15B0"/>
    <w:rsid w:val="002E30FE"/>
    <w:rsid w:val="002F400A"/>
    <w:rsid w:val="002F7ACA"/>
    <w:rsid w:val="00310A30"/>
    <w:rsid w:val="003160EE"/>
    <w:rsid w:val="00321994"/>
    <w:rsid w:val="00331B8D"/>
    <w:rsid w:val="00333609"/>
    <w:rsid w:val="0034494A"/>
    <w:rsid w:val="00346EDB"/>
    <w:rsid w:val="0034706F"/>
    <w:rsid w:val="003545BE"/>
    <w:rsid w:val="00362023"/>
    <w:rsid w:val="003665EA"/>
    <w:rsid w:val="00366BC8"/>
    <w:rsid w:val="00373EEB"/>
    <w:rsid w:val="00377293"/>
    <w:rsid w:val="00386459"/>
    <w:rsid w:val="003A0468"/>
    <w:rsid w:val="003A3E8C"/>
    <w:rsid w:val="003A5734"/>
    <w:rsid w:val="003A5F48"/>
    <w:rsid w:val="003A62B7"/>
    <w:rsid w:val="003B1330"/>
    <w:rsid w:val="003B5763"/>
    <w:rsid w:val="003B7302"/>
    <w:rsid w:val="003D54EE"/>
    <w:rsid w:val="003E7284"/>
    <w:rsid w:val="003E7E30"/>
    <w:rsid w:val="004027E8"/>
    <w:rsid w:val="0041037D"/>
    <w:rsid w:val="00424390"/>
    <w:rsid w:val="004348D0"/>
    <w:rsid w:val="00435094"/>
    <w:rsid w:val="004359E6"/>
    <w:rsid w:val="00435E10"/>
    <w:rsid w:val="0043715D"/>
    <w:rsid w:val="0043792F"/>
    <w:rsid w:val="00440D0B"/>
    <w:rsid w:val="0045384D"/>
    <w:rsid w:val="0045522C"/>
    <w:rsid w:val="0047765D"/>
    <w:rsid w:val="004818EA"/>
    <w:rsid w:val="00487AF7"/>
    <w:rsid w:val="00490475"/>
    <w:rsid w:val="004A0C5F"/>
    <w:rsid w:val="004A2013"/>
    <w:rsid w:val="004B13AA"/>
    <w:rsid w:val="004B432A"/>
    <w:rsid w:val="004B5500"/>
    <w:rsid w:val="004B6151"/>
    <w:rsid w:val="004B631C"/>
    <w:rsid w:val="004C036E"/>
    <w:rsid w:val="004D1032"/>
    <w:rsid w:val="004D3F45"/>
    <w:rsid w:val="004E2D52"/>
    <w:rsid w:val="004F6348"/>
    <w:rsid w:val="005032D7"/>
    <w:rsid w:val="005037F5"/>
    <w:rsid w:val="00511F43"/>
    <w:rsid w:val="0052624F"/>
    <w:rsid w:val="00526308"/>
    <w:rsid w:val="0053050C"/>
    <w:rsid w:val="00533DCC"/>
    <w:rsid w:val="00551E9B"/>
    <w:rsid w:val="00555CCE"/>
    <w:rsid w:val="0056648E"/>
    <w:rsid w:val="005765A6"/>
    <w:rsid w:val="00582001"/>
    <w:rsid w:val="005830A1"/>
    <w:rsid w:val="00587D97"/>
    <w:rsid w:val="005B2AE0"/>
    <w:rsid w:val="005B5643"/>
    <w:rsid w:val="005C0EAA"/>
    <w:rsid w:val="005C3B54"/>
    <w:rsid w:val="005C74FE"/>
    <w:rsid w:val="005C7877"/>
    <w:rsid w:val="005D21D5"/>
    <w:rsid w:val="005E1EBB"/>
    <w:rsid w:val="005E4414"/>
    <w:rsid w:val="005E5EC9"/>
    <w:rsid w:val="005F1824"/>
    <w:rsid w:val="005F37E3"/>
    <w:rsid w:val="00602394"/>
    <w:rsid w:val="00603633"/>
    <w:rsid w:val="00603BB7"/>
    <w:rsid w:val="00606BB4"/>
    <w:rsid w:val="006152BC"/>
    <w:rsid w:val="006177E3"/>
    <w:rsid w:val="00621C62"/>
    <w:rsid w:val="006227DB"/>
    <w:rsid w:val="00626CF5"/>
    <w:rsid w:val="00632BB6"/>
    <w:rsid w:val="00642F95"/>
    <w:rsid w:val="0065523F"/>
    <w:rsid w:val="00660213"/>
    <w:rsid w:val="00661E69"/>
    <w:rsid w:val="0066778F"/>
    <w:rsid w:val="006724AA"/>
    <w:rsid w:val="00676DE3"/>
    <w:rsid w:val="00685B95"/>
    <w:rsid w:val="00686E7C"/>
    <w:rsid w:val="006878AD"/>
    <w:rsid w:val="00690528"/>
    <w:rsid w:val="00692828"/>
    <w:rsid w:val="006A4266"/>
    <w:rsid w:val="006A42DC"/>
    <w:rsid w:val="006C1949"/>
    <w:rsid w:val="006C5117"/>
    <w:rsid w:val="006D31C5"/>
    <w:rsid w:val="006D776E"/>
    <w:rsid w:val="006F2404"/>
    <w:rsid w:val="006F2B00"/>
    <w:rsid w:val="006F55A5"/>
    <w:rsid w:val="006F5F8F"/>
    <w:rsid w:val="007005B0"/>
    <w:rsid w:val="007069B9"/>
    <w:rsid w:val="007108BE"/>
    <w:rsid w:val="00710DD7"/>
    <w:rsid w:val="0071106E"/>
    <w:rsid w:val="00714209"/>
    <w:rsid w:val="00716A81"/>
    <w:rsid w:val="0071739F"/>
    <w:rsid w:val="00724787"/>
    <w:rsid w:val="00726201"/>
    <w:rsid w:val="007262FD"/>
    <w:rsid w:val="00731DB9"/>
    <w:rsid w:val="00733DEC"/>
    <w:rsid w:val="00734485"/>
    <w:rsid w:val="007549CF"/>
    <w:rsid w:val="00765946"/>
    <w:rsid w:val="0077421A"/>
    <w:rsid w:val="007863A9"/>
    <w:rsid w:val="00796D02"/>
    <w:rsid w:val="00797A47"/>
    <w:rsid w:val="00797E81"/>
    <w:rsid w:val="007A031B"/>
    <w:rsid w:val="007A4C34"/>
    <w:rsid w:val="007A6340"/>
    <w:rsid w:val="007A6AFC"/>
    <w:rsid w:val="007B242C"/>
    <w:rsid w:val="007C0C20"/>
    <w:rsid w:val="007C1291"/>
    <w:rsid w:val="007C2468"/>
    <w:rsid w:val="007C44A6"/>
    <w:rsid w:val="007E4FA3"/>
    <w:rsid w:val="007F1402"/>
    <w:rsid w:val="008000AB"/>
    <w:rsid w:val="00800A8A"/>
    <w:rsid w:val="00802505"/>
    <w:rsid w:val="00837774"/>
    <w:rsid w:val="008464CE"/>
    <w:rsid w:val="008605B2"/>
    <w:rsid w:val="00860E51"/>
    <w:rsid w:val="00877B75"/>
    <w:rsid w:val="00883338"/>
    <w:rsid w:val="00892313"/>
    <w:rsid w:val="008959E1"/>
    <w:rsid w:val="008A3E5E"/>
    <w:rsid w:val="008A768D"/>
    <w:rsid w:val="008B24EF"/>
    <w:rsid w:val="008B31E8"/>
    <w:rsid w:val="008B42F9"/>
    <w:rsid w:val="008C3812"/>
    <w:rsid w:val="008C4008"/>
    <w:rsid w:val="008D2EC2"/>
    <w:rsid w:val="008D357E"/>
    <w:rsid w:val="008D3C73"/>
    <w:rsid w:val="008D4890"/>
    <w:rsid w:val="008E08B0"/>
    <w:rsid w:val="008E74C0"/>
    <w:rsid w:val="008F2700"/>
    <w:rsid w:val="008F6D79"/>
    <w:rsid w:val="00907F96"/>
    <w:rsid w:val="00914B51"/>
    <w:rsid w:val="0092197F"/>
    <w:rsid w:val="0092470C"/>
    <w:rsid w:val="009360F3"/>
    <w:rsid w:val="00943450"/>
    <w:rsid w:val="00944D34"/>
    <w:rsid w:val="0095399E"/>
    <w:rsid w:val="00961D66"/>
    <w:rsid w:val="00991BBD"/>
    <w:rsid w:val="009921F6"/>
    <w:rsid w:val="009A25A6"/>
    <w:rsid w:val="009A4B3F"/>
    <w:rsid w:val="009B7318"/>
    <w:rsid w:val="009C025E"/>
    <w:rsid w:val="009C312A"/>
    <w:rsid w:val="009C3189"/>
    <w:rsid w:val="009D0723"/>
    <w:rsid w:val="009D7C83"/>
    <w:rsid w:val="009E6D23"/>
    <w:rsid w:val="009F15B3"/>
    <w:rsid w:val="00A16CA8"/>
    <w:rsid w:val="00A20B51"/>
    <w:rsid w:val="00A25304"/>
    <w:rsid w:val="00A34BAC"/>
    <w:rsid w:val="00A35AB0"/>
    <w:rsid w:val="00A406CA"/>
    <w:rsid w:val="00A44CD4"/>
    <w:rsid w:val="00A52B25"/>
    <w:rsid w:val="00A52C7A"/>
    <w:rsid w:val="00A60268"/>
    <w:rsid w:val="00A6080A"/>
    <w:rsid w:val="00A639BC"/>
    <w:rsid w:val="00A67F34"/>
    <w:rsid w:val="00A70CDE"/>
    <w:rsid w:val="00A713E8"/>
    <w:rsid w:val="00AB131F"/>
    <w:rsid w:val="00AC1393"/>
    <w:rsid w:val="00AD0CB2"/>
    <w:rsid w:val="00AE1B47"/>
    <w:rsid w:val="00AE52CC"/>
    <w:rsid w:val="00AF0EDD"/>
    <w:rsid w:val="00AF135C"/>
    <w:rsid w:val="00AF634C"/>
    <w:rsid w:val="00B052BD"/>
    <w:rsid w:val="00B229BE"/>
    <w:rsid w:val="00B24DA3"/>
    <w:rsid w:val="00B255A6"/>
    <w:rsid w:val="00B3397A"/>
    <w:rsid w:val="00B40FDB"/>
    <w:rsid w:val="00B42EBF"/>
    <w:rsid w:val="00B57896"/>
    <w:rsid w:val="00B66BB1"/>
    <w:rsid w:val="00B81BD4"/>
    <w:rsid w:val="00BA0DB1"/>
    <w:rsid w:val="00BA1824"/>
    <w:rsid w:val="00BB2E67"/>
    <w:rsid w:val="00BB30DD"/>
    <w:rsid w:val="00BB3B60"/>
    <w:rsid w:val="00BB7E76"/>
    <w:rsid w:val="00BC047E"/>
    <w:rsid w:val="00BC06BE"/>
    <w:rsid w:val="00BC1AEE"/>
    <w:rsid w:val="00BC1DFC"/>
    <w:rsid w:val="00BC20B9"/>
    <w:rsid w:val="00BD59E1"/>
    <w:rsid w:val="00BE1C9E"/>
    <w:rsid w:val="00BE205A"/>
    <w:rsid w:val="00BE263B"/>
    <w:rsid w:val="00BE3C21"/>
    <w:rsid w:val="00C04669"/>
    <w:rsid w:val="00C06430"/>
    <w:rsid w:val="00C14026"/>
    <w:rsid w:val="00C20E9B"/>
    <w:rsid w:val="00C30F28"/>
    <w:rsid w:val="00C35271"/>
    <w:rsid w:val="00C357C4"/>
    <w:rsid w:val="00C4352E"/>
    <w:rsid w:val="00C47742"/>
    <w:rsid w:val="00C5742F"/>
    <w:rsid w:val="00C57BC9"/>
    <w:rsid w:val="00C6688A"/>
    <w:rsid w:val="00C71B9B"/>
    <w:rsid w:val="00C71E22"/>
    <w:rsid w:val="00C73E19"/>
    <w:rsid w:val="00C74F6F"/>
    <w:rsid w:val="00C75EDA"/>
    <w:rsid w:val="00C75FF8"/>
    <w:rsid w:val="00C77121"/>
    <w:rsid w:val="00C86230"/>
    <w:rsid w:val="00C96E44"/>
    <w:rsid w:val="00CA091B"/>
    <w:rsid w:val="00CB3E06"/>
    <w:rsid w:val="00CC348A"/>
    <w:rsid w:val="00CC7A79"/>
    <w:rsid w:val="00CD1F0F"/>
    <w:rsid w:val="00CD225C"/>
    <w:rsid w:val="00CD5079"/>
    <w:rsid w:val="00CD6BF6"/>
    <w:rsid w:val="00CD6FE5"/>
    <w:rsid w:val="00CE1082"/>
    <w:rsid w:val="00CE5AB6"/>
    <w:rsid w:val="00CE79DD"/>
    <w:rsid w:val="00CF1BF6"/>
    <w:rsid w:val="00D01A63"/>
    <w:rsid w:val="00D0262C"/>
    <w:rsid w:val="00D12BE3"/>
    <w:rsid w:val="00D15AC4"/>
    <w:rsid w:val="00D17B0A"/>
    <w:rsid w:val="00D31E11"/>
    <w:rsid w:val="00D50113"/>
    <w:rsid w:val="00D5525A"/>
    <w:rsid w:val="00D62511"/>
    <w:rsid w:val="00D62C68"/>
    <w:rsid w:val="00D73773"/>
    <w:rsid w:val="00D73BA8"/>
    <w:rsid w:val="00D76EBC"/>
    <w:rsid w:val="00D8586B"/>
    <w:rsid w:val="00DA3D67"/>
    <w:rsid w:val="00DB5DB2"/>
    <w:rsid w:val="00DC38E9"/>
    <w:rsid w:val="00DC5F05"/>
    <w:rsid w:val="00DC5F12"/>
    <w:rsid w:val="00DC6FD5"/>
    <w:rsid w:val="00DE5AAA"/>
    <w:rsid w:val="00DF62DA"/>
    <w:rsid w:val="00E22878"/>
    <w:rsid w:val="00E25081"/>
    <w:rsid w:val="00E2531B"/>
    <w:rsid w:val="00E26807"/>
    <w:rsid w:val="00E336D1"/>
    <w:rsid w:val="00E33DF7"/>
    <w:rsid w:val="00E417F0"/>
    <w:rsid w:val="00E41E68"/>
    <w:rsid w:val="00E5427E"/>
    <w:rsid w:val="00E64343"/>
    <w:rsid w:val="00E70104"/>
    <w:rsid w:val="00E708EA"/>
    <w:rsid w:val="00E73D18"/>
    <w:rsid w:val="00E83A2F"/>
    <w:rsid w:val="00E840D9"/>
    <w:rsid w:val="00E94004"/>
    <w:rsid w:val="00E95E6A"/>
    <w:rsid w:val="00EA5D19"/>
    <w:rsid w:val="00EA621B"/>
    <w:rsid w:val="00EB0471"/>
    <w:rsid w:val="00EB6EFE"/>
    <w:rsid w:val="00EC0ADB"/>
    <w:rsid w:val="00EC2B98"/>
    <w:rsid w:val="00EC3FC8"/>
    <w:rsid w:val="00EE02AE"/>
    <w:rsid w:val="00EF5D8D"/>
    <w:rsid w:val="00EF7EE6"/>
    <w:rsid w:val="00F02F5F"/>
    <w:rsid w:val="00F071E0"/>
    <w:rsid w:val="00F16408"/>
    <w:rsid w:val="00F20066"/>
    <w:rsid w:val="00F304EE"/>
    <w:rsid w:val="00F34016"/>
    <w:rsid w:val="00F433B8"/>
    <w:rsid w:val="00F47773"/>
    <w:rsid w:val="00F535C0"/>
    <w:rsid w:val="00F57029"/>
    <w:rsid w:val="00F57B95"/>
    <w:rsid w:val="00F652F7"/>
    <w:rsid w:val="00F65F51"/>
    <w:rsid w:val="00F708FE"/>
    <w:rsid w:val="00F7260D"/>
    <w:rsid w:val="00F805F7"/>
    <w:rsid w:val="00F8281B"/>
    <w:rsid w:val="00F85BCA"/>
    <w:rsid w:val="00F86C24"/>
    <w:rsid w:val="00F9017C"/>
    <w:rsid w:val="00F935B6"/>
    <w:rsid w:val="00FA7CE2"/>
    <w:rsid w:val="00FB197D"/>
    <w:rsid w:val="00FB2272"/>
    <w:rsid w:val="00FB27A1"/>
    <w:rsid w:val="00FB49AE"/>
    <w:rsid w:val="00FC318B"/>
    <w:rsid w:val="00FE164D"/>
    <w:rsid w:val="00FE23DD"/>
    <w:rsid w:val="00FE700C"/>
    <w:rsid w:val="00FF08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BAF0C"/>
  <w15:chartTrackingRefBased/>
  <w15:docId w15:val="{CC4B5A6C-5D96-8848-A19E-0FE4B3B20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5E6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92FF5"/>
    <w:rPr>
      <w:color w:val="0563C1" w:themeColor="hyperlink"/>
      <w:u w:val="single"/>
    </w:rPr>
  </w:style>
  <w:style w:type="character" w:styleId="UnresolvedMention">
    <w:name w:val="Unresolved Mention"/>
    <w:basedOn w:val="DefaultParagraphFont"/>
    <w:uiPriority w:val="99"/>
    <w:semiHidden/>
    <w:unhideWhenUsed/>
    <w:rsid w:val="00292FF5"/>
    <w:rPr>
      <w:color w:val="605E5C"/>
      <w:shd w:val="clear" w:color="auto" w:fill="E1DFDD"/>
    </w:rPr>
  </w:style>
  <w:style w:type="paragraph" w:styleId="ListParagraph">
    <w:name w:val="List Paragraph"/>
    <w:basedOn w:val="Normal"/>
    <w:uiPriority w:val="34"/>
    <w:qFormat/>
    <w:rsid w:val="0045522C"/>
    <w:pPr>
      <w:ind w:left="720"/>
      <w:contextualSpacing/>
    </w:pPr>
  </w:style>
  <w:style w:type="character" w:styleId="LineNumber">
    <w:name w:val="line number"/>
    <w:basedOn w:val="DefaultParagraphFont"/>
    <w:uiPriority w:val="99"/>
    <w:semiHidden/>
    <w:unhideWhenUsed/>
    <w:rsid w:val="00122893"/>
  </w:style>
  <w:style w:type="character" w:styleId="CommentReference">
    <w:name w:val="annotation reference"/>
    <w:basedOn w:val="DefaultParagraphFont"/>
    <w:uiPriority w:val="99"/>
    <w:semiHidden/>
    <w:unhideWhenUsed/>
    <w:rsid w:val="00AF634C"/>
    <w:rPr>
      <w:sz w:val="16"/>
      <w:szCs w:val="16"/>
    </w:rPr>
  </w:style>
  <w:style w:type="paragraph" w:styleId="CommentText">
    <w:name w:val="annotation text"/>
    <w:basedOn w:val="Normal"/>
    <w:link w:val="CommentTextChar"/>
    <w:uiPriority w:val="99"/>
    <w:semiHidden/>
    <w:unhideWhenUsed/>
    <w:rsid w:val="00AF634C"/>
    <w:rPr>
      <w:sz w:val="20"/>
      <w:szCs w:val="20"/>
    </w:rPr>
  </w:style>
  <w:style w:type="character" w:customStyle="1" w:styleId="CommentTextChar">
    <w:name w:val="Comment Text Char"/>
    <w:basedOn w:val="DefaultParagraphFont"/>
    <w:link w:val="CommentText"/>
    <w:uiPriority w:val="99"/>
    <w:semiHidden/>
    <w:rsid w:val="00AF634C"/>
    <w:rPr>
      <w:sz w:val="20"/>
      <w:szCs w:val="20"/>
    </w:rPr>
  </w:style>
  <w:style w:type="paragraph" w:styleId="CommentSubject">
    <w:name w:val="annotation subject"/>
    <w:basedOn w:val="CommentText"/>
    <w:next w:val="CommentText"/>
    <w:link w:val="CommentSubjectChar"/>
    <w:uiPriority w:val="99"/>
    <w:semiHidden/>
    <w:unhideWhenUsed/>
    <w:rsid w:val="00AF634C"/>
    <w:rPr>
      <w:b/>
      <w:bCs/>
    </w:rPr>
  </w:style>
  <w:style w:type="character" w:customStyle="1" w:styleId="CommentSubjectChar">
    <w:name w:val="Comment Subject Char"/>
    <w:basedOn w:val="CommentTextChar"/>
    <w:link w:val="CommentSubject"/>
    <w:uiPriority w:val="99"/>
    <w:semiHidden/>
    <w:rsid w:val="00AF634C"/>
    <w:rPr>
      <w:b/>
      <w:bCs/>
      <w:sz w:val="20"/>
      <w:szCs w:val="20"/>
    </w:rPr>
  </w:style>
  <w:style w:type="table" w:styleId="TableGrid">
    <w:name w:val="Table Grid"/>
    <w:basedOn w:val="TableNormal"/>
    <w:uiPriority w:val="39"/>
    <w:rsid w:val="00C140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B0471"/>
    <w:pPr>
      <w:tabs>
        <w:tab w:val="center" w:pos="4680"/>
        <w:tab w:val="right" w:pos="9360"/>
      </w:tabs>
    </w:pPr>
  </w:style>
  <w:style w:type="character" w:customStyle="1" w:styleId="HeaderChar">
    <w:name w:val="Header Char"/>
    <w:basedOn w:val="DefaultParagraphFont"/>
    <w:link w:val="Header"/>
    <w:uiPriority w:val="99"/>
    <w:rsid w:val="00EB0471"/>
  </w:style>
  <w:style w:type="paragraph" w:styleId="Footer">
    <w:name w:val="footer"/>
    <w:basedOn w:val="Normal"/>
    <w:link w:val="FooterChar"/>
    <w:uiPriority w:val="99"/>
    <w:unhideWhenUsed/>
    <w:rsid w:val="00EB0471"/>
    <w:pPr>
      <w:tabs>
        <w:tab w:val="center" w:pos="4680"/>
        <w:tab w:val="right" w:pos="9360"/>
      </w:tabs>
    </w:pPr>
  </w:style>
  <w:style w:type="character" w:customStyle="1" w:styleId="FooterChar">
    <w:name w:val="Footer Char"/>
    <w:basedOn w:val="DefaultParagraphFont"/>
    <w:link w:val="Footer"/>
    <w:uiPriority w:val="99"/>
    <w:rsid w:val="00EB0471"/>
  </w:style>
  <w:style w:type="character" w:styleId="PageNumber">
    <w:name w:val="page number"/>
    <w:basedOn w:val="DefaultParagraphFont"/>
    <w:uiPriority w:val="99"/>
    <w:semiHidden/>
    <w:unhideWhenUsed/>
    <w:rsid w:val="00EB0471"/>
  </w:style>
  <w:style w:type="paragraph" w:styleId="Bibliography">
    <w:name w:val="Bibliography"/>
    <w:basedOn w:val="Normal"/>
    <w:next w:val="Normal"/>
    <w:uiPriority w:val="37"/>
    <w:unhideWhenUsed/>
    <w:rsid w:val="00A52B25"/>
    <w:pPr>
      <w:spacing w:after="240"/>
      <w:ind w:left="720" w:hanging="720"/>
    </w:pPr>
  </w:style>
  <w:style w:type="paragraph" w:styleId="Revision">
    <w:name w:val="Revision"/>
    <w:hidden/>
    <w:uiPriority w:val="99"/>
    <w:semiHidden/>
    <w:rsid w:val="003665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9769052">
      <w:bodyDiv w:val="1"/>
      <w:marLeft w:val="0"/>
      <w:marRight w:val="0"/>
      <w:marTop w:val="0"/>
      <w:marBottom w:val="0"/>
      <w:divBdr>
        <w:top w:val="none" w:sz="0" w:space="0" w:color="auto"/>
        <w:left w:val="none" w:sz="0" w:space="0" w:color="auto"/>
        <w:bottom w:val="none" w:sz="0" w:space="0" w:color="auto"/>
        <w:right w:val="none" w:sz="0" w:space="0" w:color="auto"/>
      </w:divBdr>
    </w:div>
    <w:div w:id="935867489">
      <w:bodyDiv w:val="1"/>
      <w:marLeft w:val="0"/>
      <w:marRight w:val="0"/>
      <w:marTop w:val="0"/>
      <w:marBottom w:val="0"/>
      <w:divBdr>
        <w:top w:val="none" w:sz="0" w:space="0" w:color="auto"/>
        <w:left w:val="none" w:sz="0" w:space="0" w:color="auto"/>
        <w:bottom w:val="none" w:sz="0" w:space="0" w:color="auto"/>
        <w:right w:val="none" w:sz="0" w:space="0" w:color="auto"/>
      </w:divBdr>
    </w:div>
    <w:div w:id="1294411368">
      <w:bodyDiv w:val="1"/>
      <w:marLeft w:val="0"/>
      <w:marRight w:val="0"/>
      <w:marTop w:val="0"/>
      <w:marBottom w:val="0"/>
      <w:divBdr>
        <w:top w:val="none" w:sz="0" w:space="0" w:color="auto"/>
        <w:left w:val="none" w:sz="0" w:space="0" w:color="auto"/>
        <w:bottom w:val="none" w:sz="0" w:space="0" w:color="auto"/>
        <w:right w:val="none" w:sz="0" w:space="0" w:color="auto"/>
      </w:divBdr>
    </w:div>
    <w:div w:id="2132287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1DECA9-59C8-0843-9580-55DF1EB45E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46</Pages>
  <Words>32548</Words>
  <Characters>185524</Characters>
  <Application>Microsoft Office Word</Application>
  <DocSecurity>0</DocSecurity>
  <Lines>1546</Lines>
  <Paragraphs>435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Reviewer</dc:creator>
  <cp:keywords/>
  <dc:description/>
  <cp:lastModifiedBy>Reviewer</cp:lastModifiedBy>
  <cp:revision>18</cp:revision>
  <cp:lastPrinted>2025-05-28T15:34:00Z</cp:lastPrinted>
  <dcterms:created xsi:type="dcterms:W3CDTF">2026-06-09T00:24:00Z</dcterms:created>
  <dcterms:modified xsi:type="dcterms:W3CDTF">2026-09-07T15:58:00Z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zotero-version="7.0.29"&gt;&lt;session id="aEaATwwq"/&gt;&lt;style id="http://www.zotero.org/styles/conservation-physiology" hasBibliography="1" bibliographyStyleHasBeenSet="1"/&gt;&lt;prefs&gt;&lt;pref name="fieldType" value="Field"/&gt;&lt;/prefs&gt;&lt;/data&gt;</vt:lpwstr>
  </property>
</Properties>
</file>