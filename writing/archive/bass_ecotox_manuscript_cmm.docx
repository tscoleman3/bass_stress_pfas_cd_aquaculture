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BD813" w14:textId="1C324361"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p>
    <w:p w14:paraId="3B788AE5" w14:textId="4FF9EFD9"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Conservation Physiology</w:t>
      </w:r>
    </w:p>
    <w:p w14:paraId="13B2BF2F" w14:textId="77777777" w:rsidR="002E30FE" w:rsidRDefault="002E30FE" w:rsidP="00207381">
      <w:pPr>
        <w:spacing w:line="480" w:lineRule="auto"/>
        <w:rPr>
          <w:rFonts w:ascii="Arial" w:eastAsia="Times New Roman" w:hAnsi="Arial" w:cs="Arial"/>
          <w:color w:val="000000"/>
          <w:kern w:val="0"/>
          <w14:ligatures w14:val="none"/>
        </w:rPr>
      </w:pPr>
    </w:p>
    <w:p w14:paraId="34602E2D" w14:textId="058EB64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p>
    <w:p w14:paraId="22AADB2A" w14:textId="5FC4D0F8"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Research Article (typically 3000 to 6000 words)</w:t>
      </w:r>
    </w:p>
    <w:p w14:paraId="0E3AB03B" w14:textId="77777777" w:rsidR="002E30FE" w:rsidRDefault="002E30FE" w:rsidP="00207381">
      <w:pPr>
        <w:spacing w:line="480" w:lineRule="auto"/>
        <w:rPr>
          <w:rFonts w:ascii="Arial" w:eastAsia="Times New Roman" w:hAnsi="Arial" w:cs="Arial"/>
          <w:color w:val="000000"/>
          <w:kern w:val="0"/>
          <w14:ligatures w14:val="none"/>
        </w:rPr>
      </w:pPr>
    </w:p>
    <w:p w14:paraId="53A8D943" w14:textId="07EAF887"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Title Page</w:t>
      </w:r>
    </w:p>
    <w:p w14:paraId="3207FB28" w14:textId="5B03B321" w:rsidR="00207381" w:rsidDel="00723A84" w:rsidRDefault="00292FF5" w:rsidP="00207381">
      <w:pPr>
        <w:spacing w:line="480" w:lineRule="auto"/>
        <w:rPr>
          <w:del w:id="0" w:author="Christopher Murray" w:date="2025-11-03T09:52:00Z" w16du:dateUtc="2025-11-03T15:52:00Z"/>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p>
    <w:p w14:paraId="4F2B1160" w14:textId="65985C09" w:rsidR="00292FF5" w:rsidRPr="00122893" w:rsidDel="00723A84" w:rsidRDefault="00292FF5" w:rsidP="00207381">
      <w:pPr>
        <w:spacing w:line="480" w:lineRule="auto"/>
        <w:rPr>
          <w:del w:id="1" w:author="Christopher Murray" w:date="2025-11-03T09:52:00Z" w16du:dateUtc="2025-11-03T15:52:00Z"/>
          <w:rFonts w:ascii="Arial" w:eastAsia="Times New Roman" w:hAnsi="Arial" w:cs="Arial"/>
          <w:color w:val="000000"/>
          <w:kern w:val="0"/>
          <w14:ligatures w14:val="none"/>
        </w:rPr>
      </w:pPr>
      <w:commentRangeStart w:id="2"/>
      <w:commentRangeStart w:id="3"/>
      <w:del w:id="4" w:author="Christopher Murray" w:date="2025-11-03T09:52:00Z" w16du:dateUtc="2025-11-03T15:52:00Z">
        <w:r w:rsidRPr="00122893" w:rsidDel="00723A84">
          <w:rPr>
            <w:rFonts w:ascii="Arial" w:eastAsia="Times New Roman" w:hAnsi="Arial" w:cs="Arial"/>
            <w:color w:val="000000"/>
            <w:kern w:val="0"/>
            <w14:ligatures w14:val="none"/>
          </w:rPr>
          <w:delText>PFAS, but not Cadmium, Confounds the Stress Response in Largemouth Bass (</w:delText>
        </w:r>
        <w:r w:rsidRPr="00122893" w:rsidDel="00723A84">
          <w:rPr>
            <w:rFonts w:ascii="Arial" w:eastAsia="Times New Roman" w:hAnsi="Arial" w:cs="Arial"/>
            <w:i/>
            <w:iCs/>
            <w:color w:val="000000"/>
            <w:kern w:val="0"/>
            <w14:ligatures w14:val="none"/>
          </w:rPr>
          <w:delText>Micropterus nigricans</w:delText>
        </w:r>
        <w:r w:rsidRPr="00122893" w:rsidDel="00723A84">
          <w:rPr>
            <w:rFonts w:ascii="Arial" w:eastAsia="Times New Roman" w:hAnsi="Arial" w:cs="Arial"/>
            <w:color w:val="000000"/>
            <w:kern w:val="0"/>
            <w14:ligatures w14:val="none"/>
          </w:rPr>
          <w:delText>)</w:delText>
        </w:r>
        <w:commentRangeEnd w:id="2"/>
        <w:r w:rsidR="00731DB9" w:rsidDel="00723A84">
          <w:rPr>
            <w:rStyle w:val="CommentReference"/>
          </w:rPr>
          <w:commentReference w:id="2"/>
        </w:r>
        <w:commentRangeEnd w:id="3"/>
        <w:r w:rsidR="00207381" w:rsidDel="00723A84">
          <w:rPr>
            <w:rStyle w:val="CommentReference"/>
          </w:rPr>
          <w:commentReference w:id="3"/>
        </w:r>
      </w:del>
    </w:p>
    <w:p w14:paraId="1BE2D117" w14:textId="1E3C010D" w:rsidR="00207381" w:rsidRDefault="00723A84" w:rsidP="00207381">
      <w:pPr>
        <w:spacing w:line="480" w:lineRule="auto"/>
        <w:rPr>
          <w:rFonts w:ascii="Arial" w:eastAsia="Times New Roman" w:hAnsi="Arial" w:cs="Arial"/>
          <w:kern w:val="0"/>
          <w14:ligatures w14:val="none"/>
        </w:rPr>
      </w:pPr>
      <w:ins w:id="5" w:author="Christopher Murray" w:date="2025-11-03T09:51:00Z" w16du:dateUtc="2025-11-03T15:51:00Z">
        <w:r>
          <w:rPr>
            <w:rFonts w:ascii="Arial" w:eastAsia="Times New Roman" w:hAnsi="Arial" w:cs="Arial"/>
            <w:kern w:val="0"/>
            <w14:ligatures w14:val="none"/>
          </w:rPr>
          <w:t xml:space="preserve">Xenobiotic </w:t>
        </w:r>
      </w:ins>
      <w:ins w:id="6" w:author="Christopher Murray" w:date="2025-11-03T09:52:00Z" w16du:dateUtc="2025-11-03T15:52:00Z">
        <w:r>
          <w:rPr>
            <w:rFonts w:ascii="Arial" w:eastAsia="Times New Roman" w:hAnsi="Arial" w:cs="Arial"/>
            <w:kern w:val="0"/>
            <w14:ligatures w14:val="none"/>
          </w:rPr>
          <w:t xml:space="preserve">Exposure May Confound Traditional Stress Biomarkers: </w:t>
        </w:r>
      </w:ins>
      <w:r w:rsidR="00207381" w:rsidRPr="00207381">
        <w:rPr>
          <w:rFonts w:ascii="Arial" w:eastAsia="Times New Roman" w:hAnsi="Arial" w:cs="Arial"/>
          <w:kern w:val="0"/>
          <w14:ligatures w14:val="none"/>
        </w:rPr>
        <w:t>Evaluating PFAS 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207381" w:rsidRPr="00207381">
        <w:rPr>
          <w:rFonts w:ascii="Arial" w:eastAsia="Times New Roman" w:hAnsi="Arial" w:cs="Arial"/>
          <w:kern w:val="0"/>
          <w14:ligatures w14:val="none"/>
        </w:rPr>
        <w:t xml:space="preserve"> </w:t>
      </w:r>
      <w:del w:id="7" w:author="Christopher Murray" w:date="2025-11-03T09:51:00Z" w16du:dateUtc="2025-11-03T15:51:00Z">
        <w:r w:rsidR="00207381" w:rsidRPr="00207381" w:rsidDel="00723A84">
          <w:rPr>
            <w:rFonts w:ascii="Arial" w:eastAsia="Times New Roman" w:hAnsi="Arial" w:cs="Arial"/>
            <w:kern w:val="0"/>
            <w14:ligatures w14:val="none"/>
          </w:rPr>
          <w:delText>Stress</w:delText>
        </w:r>
      </w:del>
      <w:ins w:id="8" w:author="Christopher Murray" w:date="2025-11-03T09:51:00Z" w16du:dateUtc="2025-11-03T15:51:00Z">
        <w:r>
          <w:rPr>
            <w:rFonts w:ascii="Arial" w:eastAsia="Times New Roman" w:hAnsi="Arial" w:cs="Arial"/>
            <w:kern w:val="0"/>
            <w14:ligatures w14:val="none"/>
          </w:rPr>
          <w:t>Leukocyte Profiles.</w:t>
        </w:r>
      </w:ins>
    </w:p>
    <w:p w14:paraId="3BA3EB68" w14:textId="426DD690" w:rsidR="00723A84" w:rsidRDefault="00207381" w:rsidP="00207381">
      <w:pPr>
        <w:spacing w:line="480" w:lineRule="auto"/>
        <w:rPr>
          <w:rFonts w:ascii="Arial" w:eastAsia="Times New Roman" w:hAnsi="Arial" w:cs="Arial"/>
          <w:kern w:val="0"/>
          <w14:ligatures w14:val="none"/>
        </w:rPr>
      </w:pPr>
      <w:del w:id="9" w:author="Christopher Murray" w:date="2025-11-03T09:52:00Z" w16du:dateUtc="2025-11-03T15:52:00Z">
        <w:r w:rsidDel="00723A84">
          <w:rPr>
            <w:rFonts w:ascii="Arial" w:eastAsia="Times New Roman" w:hAnsi="Arial" w:cs="Arial"/>
            <w:kern w:val="0"/>
            <w14:ligatures w14:val="none"/>
          </w:rPr>
          <w:delText>High PFAS Exposure Sustains Elevated Stress in Largemouth Bass (</w:delText>
        </w:r>
        <w:r w:rsidDel="00723A84">
          <w:rPr>
            <w:rFonts w:ascii="Arial" w:eastAsia="Times New Roman" w:hAnsi="Arial" w:cs="Arial"/>
            <w:i/>
            <w:iCs/>
            <w:kern w:val="0"/>
            <w14:ligatures w14:val="none"/>
          </w:rPr>
          <w:delText>Micropterus nigricans</w:delText>
        </w:r>
        <w:r w:rsidDel="00723A84">
          <w:rPr>
            <w:rFonts w:ascii="Arial" w:eastAsia="Times New Roman" w:hAnsi="Arial" w:cs="Arial"/>
            <w:kern w:val="0"/>
            <w14:ligatures w14:val="none"/>
          </w:rPr>
          <w:delText>) Following an Environmental Stressor</w:delText>
        </w:r>
        <w:r w:rsidRPr="00207381" w:rsidDel="00723A84">
          <w:rPr>
            <w:rFonts w:ascii="Arial" w:eastAsia="Times New Roman" w:hAnsi="Arial" w:cs="Arial"/>
            <w:kern w:val="0"/>
            <w14:ligatures w14:val="none"/>
          </w:rPr>
          <w:delText xml:space="preserve"> </w:delText>
        </w:r>
      </w:del>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24468CA7"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p>
    <w:p w14:paraId="17D7C775" w14:textId="39ED1C08" w:rsidR="0071739F" w:rsidRPr="00122893" w:rsidRDefault="00723A84" w:rsidP="00207381">
      <w:pPr>
        <w:spacing w:line="480" w:lineRule="auto"/>
        <w:rPr>
          <w:rFonts w:ascii="Arial" w:eastAsia="Times New Roman" w:hAnsi="Arial" w:cs="Arial"/>
          <w:kern w:val="0"/>
          <w14:ligatures w14:val="none"/>
        </w:rPr>
      </w:pPr>
      <w:commentRangeStart w:id="10"/>
      <w:ins w:id="11" w:author="Christopher Murray" w:date="2025-11-03T09:53:00Z" w16du:dateUtc="2025-11-03T15:53:00Z">
        <w:r w:rsidRPr="00122893">
          <w:rPr>
            <w:rFonts w:ascii="Arial" w:eastAsia="Times New Roman" w:hAnsi="Arial" w:cs="Arial"/>
            <w:color w:val="000000"/>
            <w:kern w:val="0"/>
            <w14:ligatures w14:val="none"/>
          </w:rPr>
          <w:t>Tyler Steven Coleman</w:t>
        </w:r>
        <w:r>
          <w:rPr>
            <w:rFonts w:ascii="Arial" w:eastAsia="Times New Roman" w:hAnsi="Arial" w:cs="Arial"/>
            <w:kern w:val="0"/>
            <w:vertAlign w:val="superscript"/>
            <w14:ligatures w14:val="none"/>
          </w:rPr>
          <w:t xml:space="preserve">1*, </w:t>
        </w:r>
      </w:ins>
      <w:r w:rsidR="00292FF5" w:rsidRPr="00122893">
        <w:rPr>
          <w:rFonts w:ascii="Arial" w:eastAsia="Times New Roman" w:hAnsi="Arial" w:cs="Arial"/>
          <w:color w:val="000000"/>
          <w:kern w:val="0"/>
          <w14:ligatures w14:val="none"/>
        </w:rPr>
        <w:t>Anthony Ryan Johnson</w:t>
      </w:r>
      <w:del w:id="12" w:author="Christopher Murray" w:date="2025-11-03T09:53:00Z" w16du:dateUtc="2025-11-03T15:53:00Z">
        <w:r w:rsidR="00292FF5" w:rsidRPr="00122893" w:rsidDel="00723A84">
          <w:rPr>
            <w:rFonts w:ascii="Arial" w:eastAsia="Times New Roman" w:hAnsi="Arial" w:cs="Arial"/>
            <w:kern w:val="0"/>
            <w:vertAlign w:val="superscript"/>
            <w14:ligatures w14:val="none"/>
          </w:rPr>
          <w:delText>1</w:delText>
        </w:r>
      </w:del>
      <w:ins w:id="13" w:author="Christopher Murray" w:date="2025-11-03T09:53:00Z" w16du:dateUtc="2025-11-03T15:53:00Z">
        <w:r>
          <w:rPr>
            <w:rFonts w:ascii="Arial" w:eastAsia="Times New Roman" w:hAnsi="Arial" w:cs="Arial"/>
            <w:kern w:val="0"/>
            <w:vertAlign w:val="superscript"/>
            <w14:ligatures w14:val="none"/>
          </w:rPr>
          <w:t>2</w:t>
        </w:r>
      </w:ins>
      <w:r w:rsidR="00292FF5" w:rsidRPr="00122893">
        <w:rPr>
          <w:rFonts w:ascii="Arial" w:eastAsia="Times New Roman" w:hAnsi="Arial" w:cs="Arial"/>
          <w:color w:val="000000"/>
          <w:kern w:val="0"/>
          <w14:ligatures w14:val="none"/>
        </w:rPr>
        <w:t xml:space="preserve">, </w:t>
      </w:r>
      <w:del w:id="14" w:author="Christopher Murray" w:date="2025-11-03T09:53:00Z" w16du:dateUtc="2025-11-03T15:53:00Z">
        <w:r w:rsidR="00292FF5" w:rsidRPr="00122893" w:rsidDel="00723A84">
          <w:rPr>
            <w:rFonts w:ascii="Arial" w:eastAsia="Times New Roman" w:hAnsi="Arial" w:cs="Arial"/>
            <w:color w:val="000000"/>
            <w:kern w:val="0"/>
            <w14:ligatures w14:val="none"/>
          </w:rPr>
          <w:delText>Tyler Steven Coleman</w:delText>
        </w:r>
        <w:r w:rsidR="00292FF5" w:rsidRPr="00122893" w:rsidDel="00723A84">
          <w:rPr>
            <w:rFonts w:ascii="Arial" w:eastAsia="Times New Roman" w:hAnsi="Arial" w:cs="Arial"/>
            <w:kern w:val="0"/>
            <w:vertAlign w:val="superscript"/>
            <w14:ligatures w14:val="none"/>
          </w:rPr>
          <w:delText>2</w:delText>
        </w:r>
        <w:r w:rsidR="00207381" w:rsidDel="00723A84">
          <w:rPr>
            <w:rFonts w:ascii="Arial" w:eastAsia="Times New Roman" w:hAnsi="Arial" w:cs="Arial"/>
            <w:kern w:val="0"/>
            <w:vertAlign w:val="superscript"/>
            <w14:ligatures w14:val="none"/>
          </w:rPr>
          <w:delText>*</w:delText>
        </w:r>
        <w:r w:rsidR="00292FF5" w:rsidRPr="00122893" w:rsidDel="00723A84">
          <w:rPr>
            <w:rFonts w:ascii="Arial" w:eastAsia="Times New Roman" w:hAnsi="Arial" w:cs="Arial"/>
            <w:color w:val="000000"/>
            <w:kern w:val="0"/>
            <w14:ligatures w14:val="none"/>
          </w:rPr>
          <w:delText xml:space="preserve">, </w:delText>
        </w:r>
      </w:del>
      <w:r w:rsidR="00292FF5" w:rsidRPr="00122893">
        <w:rPr>
          <w:rFonts w:ascii="Arial" w:eastAsia="Times New Roman" w:hAnsi="Arial" w:cs="Arial"/>
          <w:color w:val="000000"/>
          <w:kern w:val="0"/>
          <w14:ligatures w14:val="none"/>
        </w:rPr>
        <w:t>Jasmine B. Nasser</w:t>
      </w:r>
      <w:r w:rsidR="00292FF5" w:rsidRPr="00122893">
        <w:rPr>
          <w:rFonts w:ascii="Arial" w:eastAsia="Times New Roman" w:hAnsi="Arial" w:cs="Arial"/>
          <w:kern w:val="0"/>
          <w:vertAlign w:val="superscript"/>
          <w14:ligatures w14:val="none"/>
        </w:rPr>
        <w:t>3</w:t>
      </w:r>
      <w:r w:rsidR="00292FF5" w:rsidRPr="00122893">
        <w:rPr>
          <w:rFonts w:ascii="Arial" w:eastAsia="Times New Roman" w:hAnsi="Arial" w:cs="Arial"/>
          <w:color w:val="000000"/>
          <w:kern w:val="0"/>
          <w14:ligatures w14:val="none"/>
        </w:rPr>
        <w:t>, Maggie McGreal</w:t>
      </w:r>
      <w:r w:rsidR="00292FF5" w:rsidRPr="00122893">
        <w:rPr>
          <w:rFonts w:ascii="Arial" w:eastAsia="Times New Roman" w:hAnsi="Arial" w:cs="Arial"/>
          <w:kern w:val="0"/>
          <w:vertAlign w:val="superscript"/>
          <w14:ligatures w14:val="none"/>
        </w:rPr>
        <w:t>4</w:t>
      </w:r>
      <w:r w:rsidR="00292FF5" w:rsidRPr="00122893">
        <w:rPr>
          <w:rFonts w:ascii="Arial" w:eastAsia="Times New Roman" w:hAnsi="Arial" w:cs="Arial"/>
          <w:color w:val="000000"/>
          <w:kern w:val="0"/>
          <w14:ligatures w14:val="none"/>
        </w:rPr>
        <w:t>, Kyle R. Piller</w:t>
      </w:r>
      <w:r w:rsidR="00292FF5" w:rsidRPr="00122893">
        <w:rPr>
          <w:rFonts w:ascii="Arial" w:eastAsia="Times New Roman" w:hAnsi="Arial" w:cs="Arial"/>
          <w:kern w:val="0"/>
          <w:vertAlign w:val="superscript"/>
          <w14:ligatures w14:val="none"/>
        </w:rPr>
        <w:t>5</w:t>
      </w:r>
      <w:r w:rsidR="00292FF5" w:rsidRPr="00122893">
        <w:rPr>
          <w:rFonts w:ascii="Arial" w:eastAsia="Times New Roman" w:hAnsi="Arial" w:cs="Arial"/>
          <w:color w:val="000000"/>
          <w:kern w:val="0"/>
          <w14:ligatures w14:val="none"/>
        </w:rPr>
        <w:t>, and Christopher M. Murray</w:t>
      </w:r>
      <w:r w:rsidR="00292FF5" w:rsidRPr="00122893">
        <w:rPr>
          <w:rFonts w:ascii="Arial" w:eastAsia="Times New Roman" w:hAnsi="Arial" w:cs="Arial"/>
          <w:kern w:val="0"/>
          <w:vertAlign w:val="superscript"/>
          <w14:ligatures w14:val="none"/>
        </w:rPr>
        <w:t>6</w:t>
      </w:r>
    </w:p>
    <w:p w14:paraId="4C0BA04E" w14:textId="2357664C"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ins w:id="15" w:author="Christopher Murray" w:date="2025-11-03T09:53:00Z" w16du:dateUtc="2025-11-03T15:53:00Z">
        <w:r w:rsidR="00723A84" w:rsidRPr="00723A84">
          <w:rPr>
            <w:rFonts w:ascii="Arial" w:eastAsia="Times New Roman" w:hAnsi="Arial" w:cs="Arial"/>
            <w:color w:val="000000"/>
            <w:kern w:val="0"/>
            <w14:ligatures w14:val="none"/>
          </w:rPr>
          <w:t xml:space="preserve"> </w:t>
        </w:r>
        <w:r w:rsidR="00723A84" w:rsidRPr="00122893">
          <w:rPr>
            <w:rFonts w:ascii="Arial" w:eastAsia="Times New Roman" w:hAnsi="Arial" w:cs="Arial"/>
            <w:color w:val="000000"/>
            <w:kern w:val="0"/>
            <w14:ligatures w14:val="none"/>
          </w:rPr>
          <w:t>Southeastern Louisiana University, Department of Biological Sciences, Hammond, Louisiana, USA; tscoleman3@gmail.com; ORCID 0000-0001-7472-1976</w:t>
        </w:r>
      </w:ins>
      <w:del w:id="16" w:author="Christopher Murray" w:date="2025-11-03T09:53:00Z" w16du:dateUtc="2025-11-03T15:53:00Z">
        <w:r w:rsidRPr="00122893" w:rsidDel="00723A84">
          <w:rPr>
            <w:rFonts w:ascii="Arial" w:eastAsia="Times New Roman" w:hAnsi="Arial" w:cs="Arial"/>
            <w:color w:val="000000"/>
            <w:kern w:val="0"/>
            <w14:ligatures w14:val="none"/>
          </w:rPr>
          <w:delText xml:space="preserve">Southeastern Louisiana University, </w:delText>
        </w:r>
        <w:r w:rsidR="002F400A" w:rsidDel="00723A84">
          <w:rPr>
            <w:rFonts w:ascii="Arial" w:eastAsia="Times New Roman" w:hAnsi="Arial" w:cs="Arial"/>
            <w:color w:val="000000"/>
            <w:kern w:val="0"/>
            <w14:ligatures w14:val="none"/>
          </w:rPr>
          <w:delText xml:space="preserve">Center for Environmental Research, </w:delText>
        </w:r>
        <w:r w:rsidRPr="00122893" w:rsidDel="00723A84">
          <w:rPr>
            <w:rFonts w:ascii="Arial" w:eastAsia="Times New Roman" w:hAnsi="Arial" w:cs="Arial"/>
            <w:color w:val="000000"/>
            <w:kern w:val="0"/>
            <w14:ligatures w14:val="none"/>
          </w:rPr>
          <w:delText>Department of Biological Sciences, Hammond, Louisiana, USA; email; ORCID 0009-0005-9381-9510</w:delText>
        </w:r>
      </w:del>
    </w:p>
    <w:p w14:paraId="7511B124" w14:textId="693984D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ins w:id="17" w:author="Christopher Murray" w:date="2025-11-03T09:53:00Z" w16du:dateUtc="2025-11-03T15:53:00Z">
        <w:r w:rsidR="00723A84" w:rsidRPr="00723A84">
          <w:rPr>
            <w:rFonts w:ascii="Arial" w:eastAsia="Times New Roman" w:hAnsi="Arial" w:cs="Arial"/>
            <w:color w:val="000000"/>
            <w:kern w:val="0"/>
            <w14:ligatures w14:val="none"/>
          </w:rPr>
          <w:t xml:space="preserve"> </w:t>
        </w:r>
        <w:r w:rsidR="00723A84" w:rsidRPr="00122893">
          <w:rPr>
            <w:rFonts w:ascii="Arial" w:eastAsia="Times New Roman" w:hAnsi="Arial" w:cs="Arial"/>
            <w:color w:val="000000"/>
            <w:kern w:val="0"/>
            <w14:ligatures w14:val="none"/>
          </w:rPr>
          <w:t xml:space="preserve">Southeastern Louisiana University, </w:t>
        </w:r>
        <w:r w:rsidR="00723A84">
          <w:rPr>
            <w:rFonts w:ascii="Arial" w:eastAsia="Times New Roman" w:hAnsi="Arial" w:cs="Arial"/>
            <w:color w:val="000000"/>
            <w:kern w:val="0"/>
            <w14:ligatures w14:val="none"/>
          </w:rPr>
          <w:t xml:space="preserve">Center for Environmental Research, </w:t>
        </w:r>
        <w:r w:rsidR="00723A84" w:rsidRPr="00122893">
          <w:rPr>
            <w:rFonts w:ascii="Arial" w:eastAsia="Times New Roman" w:hAnsi="Arial" w:cs="Arial"/>
            <w:color w:val="000000"/>
            <w:kern w:val="0"/>
            <w14:ligatures w14:val="none"/>
          </w:rPr>
          <w:t>Department of Biological Sciences, Hammond, Louisiana, USA; email; ORCID 0009-0005-9381-9510</w:t>
        </w:r>
      </w:ins>
      <w:del w:id="18" w:author="Christopher Murray" w:date="2025-11-03T09:53:00Z" w16du:dateUtc="2025-11-03T15:53:00Z">
        <w:r w:rsidRPr="00122893" w:rsidDel="00723A84">
          <w:rPr>
            <w:rFonts w:ascii="Arial" w:eastAsia="Times New Roman" w:hAnsi="Arial" w:cs="Arial"/>
            <w:color w:val="000000"/>
            <w:kern w:val="0"/>
            <w14:ligatures w14:val="none"/>
          </w:rPr>
          <w:delText xml:space="preserve">Southeastern Louisiana University, Department of Biological Sciences, Hammond, Louisiana, USA; </w:delText>
        </w:r>
        <w:r w:rsidR="0071739F" w:rsidRPr="00122893" w:rsidDel="00723A84">
          <w:rPr>
            <w:rFonts w:ascii="Arial" w:eastAsia="Times New Roman" w:hAnsi="Arial" w:cs="Arial"/>
            <w:color w:val="000000"/>
            <w:kern w:val="0"/>
            <w14:ligatures w14:val="none"/>
          </w:rPr>
          <w:delText>tscoleman3@gmail.com</w:delText>
        </w:r>
        <w:r w:rsidRPr="00122893" w:rsidDel="00723A84">
          <w:rPr>
            <w:rFonts w:ascii="Arial" w:eastAsia="Times New Roman" w:hAnsi="Arial" w:cs="Arial"/>
            <w:color w:val="000000"/>
            <w:kern w:val="0"/>
            <w14:ligatures w14:val="none"/>
          </w:rPr>
          <w:delText>; ORCID 0000-0001-7472-1976</w:delText>
        </w:r>
      </w:del>
      <w:commentRangeEnd w:id="10"/>
      <w:r w:rsidR="00C13E5D">
        <w:rPr>
          <w:rStyle w:val="CommentReference"/>
        </w:rPr>
        <w:commentReference w:id="10"/>
      </w:r>
    </w:p>
    <w:p w14:paraId="42C5A5FE"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Southeastern Louisiana University, Department of Biological Sciences, Hammond, Louisiana, USA; email; ORCID 0009-0003-0083-9498</w:t>
      </w:r>
    </w:p>
    <w:p w14:paraId="337DDB1D"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Southeastern Louisiana University, Department of Biological Sciences, Hammond, Louisiana, USA; email; ORCID 0009-0005-9745-8265</w:t>
      </w:r>
    </w:p>
    <w:p w14:paraId="7E4BB934" w14:textId="338B49E5"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5</w:t>
      </w:r>
      <w:r w:rsidRPr="00122893">
        <w:rPr>
          <w:rFonts w:ascii="Arial" w:eastAsia="Times New Roman" w:hAnsi="Arial" w:cs="Arial"/>
          <w:color w:val="000000"/>
          <w:kern w:val="0"/>
          <w14:ligatures w14:val="none"/>
        </w:rPr>
        <w:t xml:space="preserve">Southeastern Louisiana University, </w:t>
      </w:r>
      <w:r w:rsidR="002F400A">
        <w:rPr>
          <w:rFonts w:ascii="Arial" w:eastAsia="Times New Roman" w:hAnsi="Arial" w:cs="Arial"/>
          <w:color w:val="000000"/>
          <w:kern w:val="0"/>
          <w14:ligatures w14:val="none"/>
        </w:rPr>
        <w:t xml:space="preserve">Center for Environmental Research, </w:t>
      </w:r>
      <w:r w:rsidRPr="00122893">
        <w:rPr>
          <w:rFonts w:ascii="Arial" w:eastAsia="Times New Roman" w:hAnsi="Arial" w:cs="Arial"/>
          <w:color w:val="000000"/>
          <w:kern w:val="0"/>
          <w14:ligatures w14:val="none"/>
        </w:rPr>
        <w:t>Department of Biological Sciences, Hammond, Louisiana, USA; email; ORCID 0000-0003-1289-9351</w:t>
      </w:r>
    </w:p>
    <w:p w14:paraId="1FB82B3E" w14:textId="0C1135E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Center for Environmental Research,</w:t>
      </w:r>
      <w:r w:rsidRPr="00122893">
        <w:rPr>
          <w:rFonts w:ascii="Arial" w:eastAsia="Times New Roman" w:hAnsi="Arial" w:cs="Arial"/>
          <w:color w:val="000000"/>
          <w:kern w:val="0"/>
          <w14:ligatures w14:val="none"/>
        </w:rPr>
        <w:t xml:space="preserve"> Department of Biological Sciences, Hammond, Louisiana, USA;</w:t>
      </w:r>
      <w:r w:rsidR="00122893"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email;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22C93D3F"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Total Word Count: ####</w:t>
      </w:r>
    </w:p>
    <w:p w14:paraId="6B7C2109" w14:textId="1478EEE0"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p>
    <w:p w14:paraId="2A7FB885" w14:textId="69ED2A7A" w:rsidR="00797A47" w:rsidRPr="002E4E10" w:rsidDel="00021219" w:rsidRDefault="00797A47" w:rsidP="00207381">
      <w:pPr>
        <w:spacing w:line="480" w:lineRule="auto"/>
        <w:rPr>
          <w:del w:id="19" w:author="Christopher Murray" w:date="2025-11-03T11:58:00Z" w16du:dateUtc="2025-11-03T17:58:00Z"/>
          <w:rFonts w:ascii="Arial" w:eastAsia="Times New Roman" w:hAnsi="Arial" w:cs="Arial"/>
          <w:kern w:val="0"/>
          <w14:ligatures w14:val="none"/>
        </w:rPr>
      </w:pPr>
      <w:del w:id="20" w:author="Christopher Murray" w:date="2025-11-03T11:58:00Z" w16du:dateUtc="2025-11-03T17:58:00Z">
        <w:r w:rsidRPr="002E4E10" w:rsidDel="00021219">
          <w:rPr>
            <w:rFonts w:ascii="Arial" w:eastAsia="Times New Roman" w:hAnsi="Arial" w:cs="Arial"/>
            <w:kern w:val="0"/>
            <w14:ligatures w14:val="none"/>
          </w:rPr>
          <w:delText>“</w:delText>
        </w:r>
        <w:r w:rsidRPr="002E4E10" w:rsidDel="00021219">
          <w:rPr>
            <w:rFonts w:ascii="Arial" w:eastAsia="Times New Roman" w:hAnsi="Arial" w:cs="Arial"/>
            <w:kern w:val="0"/>
            <w14:ligatures w14:val="none"/>
            <w:rPrChange w:id="21" w:author="Christopher Murray" w:date="2025-11-05T12:05:00Z" w16du:dateUtc="2025-11-05T18:05:00Z">
              <w:rPr>
                <w:rFonts w:ascii="Arial" w:eastAsia="Times New Roman" w:hAnsi="Arial" w:cs="Arial"/>
                <w:kern w:val="0"/>
                <w:highlight w:val="yellow"/>
                <w14:ligatures w14:val="none"/>
              </w:rPr>
            </w:rPrChange>
          </w:rPr>
          <w:delText>Please include a ~50-word Lay Summary on the Title Page of your manuscript. This summary will appear in the online table of contents. It should explain the context and significance of your findings in a way that can be understood by a nonspecialist reader, and should not include abbreviations or acronyms.</w:delText>
        </w:r>
        <w:r w:rsidRPr="002E4E10" w:rsidDel="00021219">
          <w:rPr>
            <w:rFonts w:ascii="Arial" w:eastAsia="Times New Roman" w:hAnsi="Arial" w:cs="Arial"/>
            <w:kern w:val="0"/>
            <w14:ligatures w14:val="none"/>
          </w:rPr>
          <w:delText>”</w:delText>
        </w:r>
      </w:del>
    </w:p>
    <w:p w14:paraId="0B575CAA" w14:textId="611CC2CA" w:rsidR="00797A47" w:rsidRPr="00122893" w:rsidRDefault="00224081" w:rsidP="00207381">
      <w:pPr>
        <w:spacing w:line="480" w:lineRule="auto"/>
        <w:rPr>
          <w:rFonts w:ascii="Arial" w:eastAsia="Times New Roman" w:hAnsi="Arial" w:cs="Arial"/>
          <w:kern w:val="0"/>
          <w14:ligatures w14:val="none"/>
        </w:rPr>
      </w:pPr>
      <w:r w:rsidRPr="002E4E10">
        <w:rPr>
          <w:rFonts w:ascii="Arial" w:eastAsia="Times New Roman" w:hAnsi="Arial" w:cs="Arial"/>
          <w:kern w:val="0"/>
          <w14:ligatures w14:val="none"/>
        </w:rPr>
        <w:t>Environmental contaminants may disrupt animal stress responses</w:t>
      </w:r>
      <w:ins w:id="22" w:author="Christopher Murray" w:date="2025-11-05T11:45:00Z" w16du:dateUtc="2025-11-05T17:45:00Z">
        <w:r w:rsidR="00FB7DA9" w:rsidRPr="002E4E10">
          <w:rPr>
            <w:rFonts w:ascii="Arial" w:eastAsia="Times New Roman" w:hAnsi="Arial" w:cs="Arial"/>
            <w:kern w:val="0"/>
            <w14:ligatures w14:val="none"/>
            <w:rPrChange w:id="23" w:author="Christopher Murray" w:date="2025-11-05T12:05:00Z" w16du:dateUtc="2025-11-05T18:05:00Z">
              <w:rPr>
                <w:rFonts w:ascii="Arial" w:eastAsia="Times New Roman" w:hAnsi="Arial" w:cs="Arial"/>
                <w:kern w:val="0"/>
                <w:highlight w:val="yellow"/>
                <w14:ligatures w14:val="none"/>
              </w:rPr>
            </w:rPrChange>
          </w:rPr>
          <w:t xml:space="preserve"> and bias</w:t>
        </w:r>
      </w:ins>
      <w:ins w:id="24" w:author="Christopher Murray" w:date="2025-11-05T11:51:00Z" w16du:dateUtc="2025-11-05T17:51:00Z">
        <w:r w:rsidR="00FB7DA9" w:rsidRPr="002E4E10">
          <w:rPr>
            <w:rFonts w:ascii="Arial" w:eastAsia="Times New Roman" w:hAnsi="Arial" w:cs="Arial"/>
            <w:kern w:val="0"/>
            <w14:ligatures w14:val="none"/>
            <w:rPrChange w:id="25" w:author="Christopher Murray" w:date="2025-11-05T12:05:00Z" w16du:dateUtc="2025-11-05T18:05:00Z">
              <w:rPr>
                <w:rFonts w:ascii="Arial" w:eastAsia="Times New Roman" w:hAnsi="Arial" w:cs="Arial"/>
                <w:kern w:val="0"/>
                <w:highlight w:val="yellow"/>
                <w14:ligatures w14:val="none"/>
              </w:rPr>
            </w:rPrChange>
          </w:rPr>
          <w:t xml:space="preserve"> natural experiments</w:t>
        </w:r>
      </w:ins>
      <w:r w:rsidRPr="002E4E10">
        <w:rPr>
          <w:rFonts w:ascii="Arial" w:eastAsia="Times New Roman" w:hAnsi="Arial" w:cs="Arial"/>
          <w:kern w:val="0"/>
          <w14:ligatures w14:val="none"/>
        </w:rPr>
        <w:t>. In our study, largemouth bass exposed to high levels of a common PFAS chemical showed sustained</w:t>
      </w:r>
      <w:ins w:id="26" w:author="Christopher Murray" w:date="2025-11-05T12:04:00Z" w16du:dateUtc="2025-11-05T18:04:00Z">
        <w:r w:rsidR="002E4E10" w:rsidRPr="002E4E10">
          <w:rPr>
            <w:rFonts w:ascii="Arial" w:eastAsia="Times New Roman" w:hAnsi="Arial" w:cs="Arial"/>
            <w:kern w:val="0"/>
            <w14:ligatures w14:val="none"/>
            <w:rPrChange w:id="27" w:author="Christopher Murray" w:date="2025-11-05T12:05:00Z" w16du:dateUtc="2025-11-05T18:05:00Z">
              <w:rPr>
                <w:rFonts w:ascii="Arial" w:eastAsia="Times New Roman" w:hAnsi="Arial" w:cs="Arial"/>
                <w:kern w:val="0"/>
                <w:highlight w:val="yellow"/>
                <w14:ligatures w14:val="none"/>
              </w:rPr>
            </w:rPrChange>
          </w:rPr>
          <w:t xml:space="preserve"> elevated</w:t>
        </w:r>
      </w:ins>
      <w:r w:rsidRPr="002E4E10">
        <w:rPr>
          <w:rFonts w:ascii="Arial" w:eastAsia="Times New Roman" w:hAnsi="Arial" w:cs="Arial"/>
          <w:kern w:val="0"/>
          <w14:ligatures w14:val="none"/>
        </w:rPr>
        <w:t xml:space="preserve"> stress, whereas cadmium did not</w:t>
      </w:r>
      <w:ins w:id="28" w:author="Christopher Murray" w:date="2025-11-05T12:01:00Z" w16du:dateUtc="2025-11-05T18:01:00Z">
        <w:r w:rsidR="00ED0F5D" w:rsidRPr="002E4E10">
          <w:rPr>
            <w:rFonts w:ascii="Arial" w:eastAsia="Times New Roman" w:hAnsi="Arial" w:cs="Arial"/>
            <w:kern w:val="0"/>
            <w14:ligatures w14:val="none"/>
            <w:rPrChange w:id="29" w:author="Christopher Murray" w:date="2025-11-05T12:05:00Z" w16du:dateUtc="2025-11-05T18:05:00Z">
              <w:rPr>
                <w:rFonts w:ascii="Arial" w:eastAsia="Times New Roman" w:hAnsi="Arial" w:cs="Arial"/>
                <w:kern w:val="0"/>
                <w:highlight w:val="yellow"/>
                <w14:ligatures w14:val="none"/>
              </w:rPr>
            </w:rPrChange>
          </w:rPr>
          <w:t xml:space="preserve"> even</w:t>
        </w:r>
      </w:ins>
      <w:del w:id="30" w:author="Christopher Murray" w:date="2025-11-05T12:01:00Z" w16du:dateUtc="2025-11-05T18:01:00Z">
        <w:r w:rsidRPr="002E4E10" w:rsidDel="00ED0F5D">
          <w:rPr>
            <w:rFonts w:ascii="Arial" w:eastAsia="Times New Roman" w:hAnsi="Arial" w:cs="Arial"/>
            <w:kern w:val="0"/>
            <w14:ligatures w14:val="none"/>
          </w:rPr>
          <w:delText>. Stress increased and later declined</w:delText>
        </w:r>
      </w:del>
      <w:r w:rsidRPr="002E4E10">
        <w:rPr>
          <w:rFonts w:ascii="Arial" w:eastAsia="Times New Roman" w:hAnsi="Arial" w:cs="Arial"/>
          <w:kern w:val="0"/>
          <w14:ligatures w14:val="none"/>
        </w:rPr>
        <w:t xml:space="preserve"> after an abrupt environmental change</w:t>
      </w:r>
      <w:del w:id="31" w:author="Christopher Murray" w:date="2025-11-05T12:02:00Z" w16du:dateUtc="2025-11-05T18:02:00Z">
        <w:r w:rsidRPr="002E4E10" w:rsidDel="00ED0F5D">
          <w:rPr>
            <w:rFonts w:ascii="Arial" w:eastAsia="Times New Roman" w:hAnsi="Arial" w:cs="Arial"/>
            <w:kern w:val="0"/>
            <w14:ligatures w14:val="none"/>
          </w:rPr>
          <w:delText>, except for the high PFAS group</w:delText>
        </w:r>
      </w:del>
      <w:r w:rsidRPr="002E4E10">
        <w:rPr>
          <w:rFonts w:ascii="Arial" w:eastAsia="Times New Roman" w:hAnsi="Arial" w:cs="Arial"/>
          <w:kern w:val="0"/>
          <w14:ligatures w14:val="none"/>
        </w:rPr>
        <w:t xml:space="preserve">. </w:t>
      </w:r>
      <w:r w:rsidR="00BB7E76" w:rsidRPr="002E4E10">
        <w:rPr>
          <w:rFonts w:ascii="Arial" w:eastAsia="Times New Roman" w:hAnsi="Arial" w:cs="Arial"/>
          <w:kern w:val="0"/>
          <w14:ligatures w14:val="none"/>
        </w:rPr>
        <w:t>Our</w:t>
      </w:r>
      <w:r w:rsidRPr="002E4E10">
        <w:rPr>
          <w:rFonts w:ascii="Arial" w:eastAsia="Times New Roman" w:hAnsi="Arial" w:cs="Arial"/>
          <w:kern w:val="0"/>
          <w14:ligatures w14:val="none"/>
        </w:rPr>
        <w:t xml:space="preserve"> findings suggest PFAS</w:t>
      </w:r>
      <w:ins w:id="32" w:author="Christopher Murray" w:date="2025-11-05T12:05:00Z" w16du:dateUtc="2025-11-05T18:05:00Z">
        <w:r w:rsidR="002E4E10" w:rsidRPr="002E4E10">
          <w:rPr>
            <w:rFonts w:ascii="Arial" w:eastAsia="Times New Roman" w:hAnsi="Arial" w:cs="Arial"/>
            <w:kern w:val="0"/>
            <w14:ligatures w14:val="none"/>
            <w:rPrChange w:id="33" w:author="Christopher Murray" w:date="2025-11-05T12:05:00Z" w16du:dateUtc="2025-11-05T18:05:00Z">
              <w:rPr>
                <w:rFonts w:ascii="Arial" w:eastAsia="Times New Roman" w:hAnsi="Arial" w:cs="Arial"/>
                <w:kern w:val="0"/>
                <w:highlight w:val="yellow"/>
                <w14:ligatures w14:val="none"/>
              </w:rPr>
            </w:rPrChange>
          </w:rPr>
          <w:t>, but not cadmium,</w:t>
        </w:r>
      </w:ins>
      <w:r w:rsidRPr="002E4E10">
        <w:rPr>
          <w:rFonts w:ascii="Arial" w:eastAsia="Times New Roman" w:hAnsi="Arial" w:cs="Arial"/>
          <w:kern w:val="0"/>
          <w14:ligatures w14:val="none"/>
        </w:rPr>
        <w:t xml:space="preserve"> exposure may </w:t>
      </w:r>
      <w:r w:rsidR="00BB7E76" w:rsidRPr="002E4E10">
        <w:rPr>
          <w:rFonts w:ascii="Arial" w:eastAsia="Times New Roman" w:hAnsi="Arial" w:cs="Arial"/>
          <w:color w:val="000000"/>
          <w:kern w:val="0"/>
          <w14:ligatures w14:val="none"/>
        </w:rPr>
        <w:t xml:space="preserve">affect stress </w:t>
      </w:r>
      <w:del w:id="34" w:author="Christopher Murray" w:date="2025-11-05T12:05:00Z" w16du:dateUtc="2025-11-05T18:05:00Z">
        <w:r w:rsidR="00BB7E76" w:rsidRPr="002E4E10" w:rsidDel="002E4E10">
          <w:rPr>
            <w:rFonts w:ascii="Arial" w:eastAsia="Times New Roman" w:hAnsi="Arial" w:cs="Arial"/>
            <w:color w:val="000000"/>
            <w:kern w:val="0"/>
            <w14:ligatures w14:val="none"/>
          </w:rPr>
          <w:delText xml:space="preserve">levels </w:delText>
        </w:r>
      </w:del>
      <w:ins w:id="35" w:author="Christopher Murray" w:date="2025-11-05T12:05:00Z" w16du:dateUtc="2025-11-05T18:05:00Z">
        <w:r w:rsidR="002E4E10" w:rsidRPr="002E4E10">
          <w:rPr>
            <w:rFonts w:ascii="Arial" w:eastAsia="Times New Roman" w:hAnsi="Arial" w:cs="Arial"/>
            <w:color w:val="000000"/>
            <w:kern w:val="0"/>
            <w14:ligatures w14:val="none"/>
            <w:rPrChange w:id="36" w:author="Christopher Murray" w:date="2025-11-05T12:05:00Z" w16du:dateUtc="2025-11-05T18:05:00Z">
              <w:rPr>
                <w:rFonts w:ascii="Arial" w:eastAsia="Times New Roman" w:hAnsi="Arial" w:cs="Arial"/>
                <w:color w:val="000000"/>
                <w:kern w:val="0"/>
                <w:highlight w:val="yellow"/>
                <w14:ligatures w14:val="none"/>
              </w:rPr>
            </w:rPrChange>
          </w:rPr>
          <w:t>biomarkers</w:t>
        </w:r>
        <w:r w:rsidR="002E4E10" w:rsidRPr="002E4E10">
          <w:rPr>
            <w:rFonts w:ascii="Arial" w:eastAsia="Times New Roman" w:hAnsi="Arial" w:cs="Arial"/>
            <w:color w:val="000000"/>
            <w:kern w:val="0"/>
            <w14:ligatures w14:val="none"/>
          </w:rPr>
          <w:t xml:space="preserve"> </w:t>
        </w:r>
      </w:ins>
      <w:r w:rsidR="00BB7E76" w:rsidRPr="002E4E10">
        <w:rPr>
          <w:rFonts w:ascii="Arial" w:eastAsia="Times New Roman" w:hAnsi="Arial" w:cs="Arial"/>
          <w:color w:val="000000"/>
          <w:kern w:val="0"/>
          <w14:ligatures w14:val="none"/>
        </w:rPr>
        <w:t>across species and temporal scales</w:t>
      </w:r>
      <w:r w:rsidRPr="002E4E10">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77777777"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p>
    <w:p w14:paraId="0EE85165" w14:textId="22C3D303" w:rsidR="00B81BD4" w:rsidRPr="00C13E5D" w:rsidDel="006660DE" w:rsidRDefault="00797A47" w:rsidP="00207381">
      <w:pPr>
        <w:spacing w:line="480" w:lineRule="auto"/>
        <w:rPr>
          <w:del w:id="37" w:author="Christopher Murray" w:date="2025-11-03T12:12:00Z" w16du:dateUtc="2025-11-03T18:12:00Z"/>
          <w:rFonts w:ascii="Arial" w:eastAsia="Times New Roman" w:hAnsi="Arial" w:cs="Arial"/>
          <w:color w:val="000000"/>
          <w:kern w:val="0"/>
          <w14:ligatures w14:val="none"/>
        </w:rPr>
      </w:pPr>
      <w:del w:id="38" w:author="Christopher Murray" w:date="2025-11-03T12:12:00Z" w16du:dateUtc="2025-11-03T18:12:00Z">
        <w:r w:rsidRPr="00C13E5D" w:rsidDel="006660DE">
          <w:rPr>
            <w:rFonts w:ascii="Arial" w:eastAsia="Times New Roman" w:hAnsi="Arial" w:cs="Arial"/>
            <w:color w:val="000000"/>
            <w:kern w:val="0"/>
            <w14:ligatures w14:val="none"/>
          </w:rPr>
          <w:delText>“</w:delText>
        </w:r>
        <w:r w:rsidRPr="00C13E5D" w:rsidDel="006660DE">
          <w:rPr>
            <w:rFonts w:ascii="Arial" w:eastAsia="Times New Roman" w:hAnsi="Arial" w:cs="Arial"/>
            <w:color w:val="000000"/>
            <w:kern w:val="0"/>
            <w14:ligatures w14:val="none"/>
            <w:rPrChange w:id="39" w:author="Christopher Murray [2]" w:date="2025-11-11T15:09:00Z" w16du:dateUtc="2025-11-11T21:09:00Z">
              <w:rPr>
                <w:rFonts w:ascii="Arial" w:eastAsia="Times New Roman" w:hAnsi="Arial" w:cs="Arial"/>
                <w:color w:val="000000"/>
                <w:kern w:val="0"/>
                <w:highlight w:val="yellow"/>
                <w14:ligatures w14:val="none"/>
              </w:rPr>
            </w:rPrChange>
          </w:rPr>
          <w:delText>The second page of the manuscript should contain the Abstract, which should not exceed 300 words. The Abstract should be comprehensible without reference to the full manuscript, and should not include reference citations and acronyms or abbreviations. It is essential for the Abstract to clearly state the biological and conservation/management importance of the work described in the paper.</w:delText>
        </w:r>
        <w:r w:rsidRPr="00C13E5D" w:rsidDel="006660DE">
          <w:rPr>
            <w:rFonts w:ascii="Arial" w:eastAsia="Times New Roman" w:hAnsi="Arial" w:cs="Arial"/>
            <w:color w:val="000000"/>
            <w:kern w:val="0"/>
            <w14:ligatures w14:val="none"/>
          </w:rPr>
          <w:delText>”</w:delText>
        </w:r>
      </w:del>
    </w:p>
    <w:p w14:paraId="11E96903" w14:textId="1074E772" w:rsidR="00224081" w:rsidRPr="00122893" w:rsidRDefault="00224081" w:rsidP="00224081">
      <w:pPr>
        <w:spacing w:line="480" w:lineRule="auto"/>
        <w:rPr>
          <w:rFonts w:ascii="Arial" w:eastAsia="Times New Roman" w:hAnsi="Arial" w:cs="Arial"/>
          <w:kern w:val="0"/>
          <w14:ligatures w14:val="none"/>
        </w:rPr>
      </w:pPr>
      <w:r w:rsidRPr="00C13E5D">
        <w:rPr>
          <w:rFonts w:ascii="Arial" w:eastAsia="Times New Roman" w:hAnsi="Arial" w:cs="Arial"/>
          <w:kern w:val="0"/>
          <w14:ligatures w14:val="none"/>
        </w:rPr>
        <w:t xml:space="preserve">Understanding how contaminants influence physiological stress is vital for conserving </w:t>
      </w:r>
      <w:ins w:id="40" w:author="Christopher Murray [2]" w:date="2025-11-11T15:07:00Z" w16du:dateUtc="2025-11-11T21:07:00Z">
        <w:r w:rsidR="00C13E5D" w:rsidRPr="00C13E5D">
          <w:rPr>
            <w:rFonts w:ascii="Arial" w:eastAsia="Times New Roman" w:hAnsi="Arial" w:cs="Arial"/>
            <w:kern w:val="0"/>
            <w14:ligatures w14:val="none"/>
            <w:rPrChange w:id="41" w:author="Christopher Murray [2]" w:date="2025-11-11T15:09:00Z" w16du:dateUtc="2025-11-11T21:09:00Z">
              <w:rPr>
                <w:rFonts w:ascii="Arial" w:eastAsia="Times New Roman" w:hAnsi="Arial" w:cs="Arial"/>
                <w:kern w:val="0"/>
                <w:highlight w:val="yellow"/>
                <w14:ligatures w14:val="none"/>
              </w:rPr>
            </w:rPrChange>
          </w:rPr>
          <w:t xml:space="preserve">and </w:t>
        </w:r>
      </w:ins>
      <w:ins w:id="42" w:author="Christopher Murray [2]" w:date="2025-11-11T15:08:00Z" w16du:dateUtc="2025-11-11T21:08:00Z">
        <w:r w:rsidR="00C13E5D" w:rsidRPr="00C13E5D">
          <w:rPr>
            <w:rFonts w:ascii="Arial" w:eastAsia="Times New Roman" w:hAnsi="Arial" w:cs="Arial"/>
            <w:kern w:val="0"/>
            <w14:ligatures w14:val="none"/>
            <w:rPrChange w:id="43" w:author="Christopher Murray [2]" w:date="2025-11-11T15:09:00Z" w16du:dateUtc="2025-11-11T21:09:00Z">
              <w:rPr>
                <w:rFonts w:ascii="Arial" w:eastAsia="Times New Roman" w:hAnsi="Arial" w:cs="Arial"/>
                <w:kern w:val="0"/>
                <w:highlight w:val="yellow"/>
                <w14:ligatures w14:val="none"/>
              </w:rPr>
            </w:rPrChange>
          </w:rPr>
          <w:t xml:space="preserve">studying </w:t>
        </w:r>
      </w:ins>
      <w:r w:rsidRPr="00C13E5D">
        <w:rPr>
          <w:rFonts w:ascii="Arial" w:eastAsia="Times New Roman" w:hAnsi="Arial" w:cs="Arial"/>
          <w:kern w:val="0"/>
          <w14:ligatures w14:val="none"/>
        </w:rPr>
        <w:t xml:space="preserve">aquatic organisms in increasingly altered environments. We examined whether exposure to cadmium (Cd) or </w:t>
      </w:r>
      <w:proofErr w:type="spellStart"/>
      <w:r w:rsidRPr="00C13E5D">
        <w:rPr>
          <w:rFonts w:ascii="Arial" w:eastAsia="Times New Roman" w:hAnsi="Arial" w:cs="Arial"/>
          <w:kern w:val="0"/>
          <w14:ligatures w14:val="none"/>
        </w:rPr>
        <w:t>perfluoropentanoic</w:t>
      </w:r>
      <w:proofErr w:type="spellEnd"/>
      <w:r w:rsidRPr="00C13E5D">
        <w:rPr>
          <w:rFonts w:ascii="Arial" w:eastAsia="Times New Roman" w:hAnsi="Arial" w:cs="Arial"/>
          <w:kern w:val="0"/>
          <w14:ligatures w14:val="none"/>
        </w:rPr>
        <w:t xml:space="preserve"> acid (</w:t>
      </w:r>
      <w:proofErr w:type="spellStart"/>
      <w:r w:rsidRPr="00C13E5D">
        <w:rPr>
          <w:rFonts w:ascii="Arial" w:eastAsia="Times New Roman" w:hAnsi="Arial" w:cs="Arial"/>
          <w:kern w:val="0"/>
          <w14:ligatures w14:val="none"/>
        </w:rPr>
        <w:t>PFPeA</w:t>
      </w:r>
      <w:proofErr w:type="spellEnd"/>
      <w:r w:rsidRPr="00C13E5D">
        <w:rPr>
          <w:rFonts w:ascii="Arial" w:eastAsia="Times New Roman" w:hAnsi="Arial" w:cs="Arial"/>
          <w:kern w:val="0"/>
          <w14:ligatures w14:val="none"/>
        </w:rPr>
        <w:t>)—a short-chain per- and polyfluoroalkyl substance (PFAS)—affects</w:t>
      </w:r>
      <w:ins w:id="44" w:author="Christopher Murray [2]" w:date="2025-11-11T15:08:00Z" w16du:dateUtc="2025-11-11T21:08:00Z">
        <w:r w:rsidR="00C13E5D" w:rsidRPr="00C13E5D">
          <w:rPr>
            <w:rFonts w:ascii="Arial" w:eastAsia="Times New Roman" w:hAnsi="Arial" w:cs="Arial"/>
            <w:kern w:val="0"/>
            <w14:ligatures w14:val="none"/>
            <w:rPrChange w:id="45" w:author="Christopher Murray [2]" w:date="2025-11-11T15:09:00Z" w16du:dateUtc="2025-11-11T21:09:00Z">
              <w:rPr>
                <w:rFonts w:ascii="Arial" w:eastAsia="Times New Roman" w:hAnsi="Arial" w:cs="Arial"/>
                <w:kern w:val="0"/>
                <w:highlight w:val="yellow"/>
                <w14:ligatures w14:val="none"/>
              </w:rPr>
            </w:rPrChange>
          </w:rPr>
          <w:t>, and therefore biases,</w:t>
        </w:r>
      </w:ins>
      <w:r w:rsidRPr="00C13E5D">
        <w:rPr>
          <w:rFonts w:ascii="Arial" w:eastAsia="Times New Roman" w:hAnsi="Arial" w:cs="Arial"/>
          <w:kern w:val="0"/>
          <w14:ligatures w14:val="none"/>
        </w:rPr>
        <w:t xml:space="preserve"> the stress response of largemouth bass (</w:t>
      </w:r>
      <w:r w:rsidRPr="00C13E5D">
        <w:rPr>
          <w:rFonts w:ascii="Arial" w:eastAsia="Times New Roman" w:hAnsi="Arial" w:cs="Arial"/>
          <w:i/>
          <w:iCs/>
          <w:kern w:val="0"/>
          <w14:ligatures w14:val="none"/>
        </w:rPr>
        <w:t>Micropterus nigricans</w:t>
      </w:r>
      <w:r w:rsidRPr="00C13E5D">
        <w:rPr>
          <w:rFonts w:ascii="Arial" w:eastAsia="Times New Roman" w:hAnsi="Arial" w:cs="Arial"/>
          <w:kern w:val="0"/>
          <w14:ligatures w14:val="none"/>
        </w:rPr>
        <w:t xml:space="preserve">) under controlled laboratory conditions. Using the neutrophil-to-lymphocyte ratio (NLR) as a proxy for stress, we compared five groups (control, Cd low, Cd high, </w:t>
      </w:r>
      <w:proofErr w:type="spellStart"/>
      <w:r w:rsidRPr="00C13E5D">
        <w:rPr>
          <w:rFonts w:ascii="Arial" w:eastAsia="Times New Roman" w:hAnsi="Arial" w:cs="Arial"/>
          <w:kern w:val="0"/>
          <w14:ligatures w14:val="none"/>
        </w:rPr>
        <w:t>PFPeA</w:t>
      </w:r>
      <w:proofErr w:type="spellEnd"/>
      <w:r w:rsidRPr="00C13E5D">
        <w:rPr>
          <w:rFonts w:ascii="Arial" w:eastAsia="Times New Roman" w:hAnsi="Arial" w:cs="Arial"/>
          <w:kern w:val="0"/>
          <w14:ligatures w14:val="none"/>
        </w:rPr>
        <w:t xml:space="preserve"> low, </w:t>
      </w:r>
      <w:proofErr w:type="spellStart"/>
      <w:r w:rsidRPr="00C13E5D">
        <w:rPr>
          <w:rFonts w:ascii="Arial" w:eastAsia="Times New Roman" w:hAnsi="Arial" w:cs="Arial"/>
          <w:kern w:val="0"/>
          <w14:ligatures w14:val="none"/>
        </w:rPr>
        <w:t>PFPeA</w:t>
      </w:r>
      <w:proofErr w:type="spellEnd"/>
      <w:r w:rsidRPr="00C13E5D">
        <w:rPr>
          <w:rFonts w:ascii="Arial" w:eastAsia="Times New Roman" w:hAnsi="Arial" w:cs="Arial"/>
          <w:kern w:val="0"/>
          <w14:ligatures w14:val="none"/>
        </w:rPr>
        <w:t xml:space="preserve"> high) across four sampling periods: baseline, post-treatment, three hours after an abrupt salinity increase, and seven days later.</w:t>
      </w:r>
      <w:r w:rsidR="00BB7E76" w:rsidRPr="00C13E5D">
        <w:rPr>
          <w:rFonts w:ascii="Arial" w:eastAsia="Times New Roman" w:hAnsi="Arial" w:cs="Arial"/>
          <w:kern w:val="0"/>
          <w14:ligatures w14:val="none"/>
        </w:rPr>
        <w:t xml:space="preserve"> </w:t>
      </w:r>
      <w:r w:rsidRPr="00C13E5D">
        <w:rPr>
          <w:rFonts w:ascii="Arial" w:eastAsia="Times New Roman" w:hAnsi="Arial" w:cs="Arial"/>
          <w:kern w:val="0"/>
          <w14:ligatures w14:val="none"/>
        </w:rPr>
        <w:t xml:space="preserve">High </w:t>
      </w:r>
      <w:proofErr w:type="spellStart"/>
      <w:r w:rsidRPr="00C13E5D">
        <w:rPr>
          <w:rFonts w:ascii="Arial" w:eastAsia="Times New Roman" w:hAnsi="Arial" w:cs="Arial"/>
          <w:kern w:val="0"/>
          <w14:ligatures w14:val="none"/>
        </w:rPr>
        <w:t>PFPeA</w:t>
      </w:r>
      <w:proofErr w:type="spellEnd"/>
      <w:r w:rsidRPr="00C13E5D">
        <w:rPr>
          <w:rFonts w:ascii="Arial" w:eastAsia="Times New Roman" w:hAnsi="Arial" w:cs="Arial"/>
          <w:kern w:val="0"/>
          <w14:ligatures w14:val="none"/>
        </w:rPr>
        <w:t xml:space="preserve"> exposure elevated NLR values by more than 200% within four days of treatment, indicating increased baseline stress. After the salinity </w:t>
      </w:r>
      <w:r w:rsidR="00BB7E76" w:rsidRPr="00C13E5D">
        <w:rPr>
          <w:rFonts w:ascii="Arial" w:eastAsia="Times New Roman" w:hAnsi="Arial" w:cs="Arial"/>
          <w:kern w:val="0"/>
          <w14:ligatures w14:val="none"/>
        </w:rPr>
        <w:t>increase</w:t>
      </w:r>
      <w:r w:rsidRPr="00C13E5D">
        <w:rPr>
          <w:rFonts w:ascii="Arial" w:eastAsia="Times New Roman" w:hAnsi="Arial" w:cs="Arial"/>
          <w:kern w:val="0"/>
          <w14:ligatures w14:val="none"/>
        </w:rPr>
        <w:t>, all groups exhibited an acute rise in NLR; however, only fish in the high-</w:t>
      </w:r>
      <w:proofErr w:type="spellStart"/>
      <w:r w:rsidRPr="00C13E5D">
        <w:rPr>
          <w:rFonts w:ascii="Arial" w:eastAsia="Times New Roman" w:hAnsi="Arial" w:cs="Arial"/>
          <w:kern w:val="0"/>
          <w14:ligatures w14:val="none"/>
        </w:rPr>
        <w:t>PFPeA</w:t>
      </w:r>
      <w:proofErr w:type="spellEnd"/>
      <w:r w:rsidRPr="00C13E5D">
        <w:rPr>
          <w:rFonts w:ascii="Arial" w:eastAsia="Times New Roman" w:hAnsi="Arial" w:cs="Arial"/>
          <w:kern w:val="0"/>
          <w14:ligatures w14:val="none"/>
        </w:rPr>
        <w:t xml:space="preserve"> group failed to recover, maintaining elevated NLR one week later. Neither Cd concentration nor low </w:t>
      </w:r>
      <w:proofErr w:type="spellStart"/>
      <w:r w:rsidRPr="00C13E5D">
        <w:rPr>
          <w:rFonts w:ascii="Arial" w:eastAsia="Times New Roman" w:hAnsi="Arial" w:cs="Arial"/>
          <w:kern w:val="0"/>
          <w14:ligatures w14:val="none"/>
        </w:rPr>
        <w:t>PFPeA</w:t>
      </w:r>
      <w:proofErr w:type="spellEnd"/>
      <w:r w:rsidRPr="00C13E5D">
        <w:rPr>
          <w:rFonts w:ascii="Arial" w:eastAsia="Times New Roman" w:hAnsi="Arial" w:cs="Arial"/>
          <w:kern w:val="0"/>
          <w14:ligatures w14:val="none"/>
        </w:rPr>
        <w:t xml:space="preserve"> exposure altered baseline or post-stressor NLR compared with controls.</w:t>
      </w:r>
      <w:r w:rsidR="00BB7E76" w:rsidRPr="00C13E5D">
        <w:rPr>
          <w:rFonts w:ascii="Arial" w:eastAsia="Times New Roman" w:hAnsi="Arial" w:cs="Arial"/>
          <w:kern w:val="0"/>
          <w14:ligatures w14:val="none"/>
        </w:rPr>
        <w:t xml:space="preserve"> Our</w:t>
      </w:r>
      <w:r w:rsidRPr="00C13E5D">
        <w:rPr>
          <w:rFonts w:ascii="Arial" w:eastAsia="Times New Roman" w:hAnsi="Arial" w:cs="Arial"/>
          <w:kern w:val="0"/>
          <w14:ligatures w14:val="none"/>
        </w:rPr>
        <w:t xml:space="preserve"> findings demonstrate that </w:t>
      </w:r>
      <w:proofErr w:type="spellStart"/>
      <w:r w:rsidRPr="00C13E5D">
        <w:rPr>
          <w:rFonts w:ascii="Arial" w:eastAsia="Times New Roman" w:hAnsi="Arial" w:cs="Arial"/>
          <w:kern w:val="0"/>
          <w14:ligatures w14:val="none"/>
        </w:rPr>
        <w:t>PFPeA</w:t>
      </w:r>
      <w:proofErr w:type="spellEnd"/>
      <w:r w:rsidR="00BB7E76" w:rsidRPr="00C13E5D">
        <w:rPr>
          <w:rFonts w:ascii="Arial" w:eastAsia="Times New Roman" w:hAnsi="Arial" w:cs="Arial"/>
          <w:kern w:val="0"/>
          <w14:ligatures w14:val="none"/>
        </w:rPr>
        <w:t xml:space="preserve"> may</w:t>
      </w:r>
      <w:r w:rsidRPr="00C13E5D">
        <w:rPr>
          <w:rFonts w:ascii="Arial" w:eastAsia="Times New Roman" w:hAnsi="Arial" w:cs="Arial"/>
          <w:kern w:val="0"/>
          <w14:ligatures w14:val="none"/>
        </w:rPr>
        <w:t xml:space="preserve"> amplify </w:t>
      </w:r>
      <w:del w:id="46" w:author="Christopher Murray [2]" w:date="2025-11-11T15:11:00Z" w16du:dateUtc="2025-11-11T21:11:00Z">
        <w:r w:rsidRPr="00C13E5D" w:rsidDel="00C13E5D">
          <w:rPr>
            <w:rFonts w:ascii="Arial" w:eastAsia="Times New Roman" w:hAnsi="Arial" w:cs="Arial"/>
            <w:kern w:val="0"/>
            <w14:ligatures w14:val="none"/>
          </w:rPr>
          <w:delText xml:space="preserve">and prolong </w:delText>
        </w:r>
      </w:del>
      <w:r w:rsidRPr="00C13E5D">
        <w:rPr>
          <w:rFonts w:ascii="Arial" w:eastAsia="Times New Roman" w:hAnsi="Arial" w:cs="Arial"/>
          <w:kern w:val="0"/>
          <w14:ligatures w14:val="none"/>
        </w:rPr>
        <w:t>the physiological stress response in bass</w:t>
      </w:r>
      <w:ins w:id="47" w:author="Christopher Murray [2]" w:date="2025-11-11T15:10:00Z" w16du:dateUtc="2025-11-11T21:10:00Z">
        <w:r w:rsidR="00C13E5D" w:rsidRPr="00C13E5D">
          <w:rPr>
            <w:rFonts w:ascii="Arial" w:eastAsia="Times New Roman" w:hAnsi="Arial" w:cs="Arial"/>
            <w:kern w:val="0"/>
            <w14:ligatures w14:val="none"/>
            <w:rPrChange w:id="48" w:author="Christopher Murray [2]" w:date="2025-11-11T15:10:00Z" w16du:dateUtc="2025-11-11T21:10:00Z">
              <w:rPr>
                <w:rFonts w:ascii="Arial" w:eastAsia="Times New Roman" w:hAnsi="Arial" w:cs="Arial"/>
                <w:kern w:val="0"/>
                <w:highlight w:val="yellow"/>
                <w14:ligatures w14:val="none"/>
              </w:rPr>
            </w:rPrChange>
          </w:rPr>
          <w:t xml:space="preserve"> </w:t>
        </w:r>
      </w:ins>
      <w:del w:id="49" w:author="Christopher Murray [2]" w:date="2025-11-11T15:10:00Z" w16du:dateUtc="2025-11-11T21:10:00Z">
        <w:r w:rsidRPr="00C13E5D" w:rsidDel="00C13E5D">
          <w:rPr>
            <w:rFonts w:ascii="Arial" w:eastAsia="Times New Roman" w:hAnsi="Arial" w:cs="Arial"/>
            <w:kern w:val="0"/>
            <w14:ligatures w14:val="none"/>
          </w:rPr>
          <w:delText xml:space="preserve">. The persistence of elevated stress following environmental disturbance suggests PFAS contamination may reduce allostatic capacity in aquatic vertebrates, </w:delText>
        </w:r>
      </w:del>
      <w:r w:rsidRPr="00C13E5D">
        <w:rPr>
          <w:rFonts w:ascii="Arial" w:eastAsia="Times New Roman" w:hAnsi="Arial" w:cs="Arial"/>
          <w:kern w:val="0"/>
          <w14:ligatures w14:val="none"/>
        </w:rPr>
        <w:t xml:space="preserve">with implications for population health and management amid saltwater intrusion and other environmental changes. </w:t>
      </w:r>
      <w:del w:id="50" w:author="Christopher Murray [2]" w:date="2025-11-11T15:11:00Z" w16du:dateUtc="2025-11-11T21:11:00Z">
        <w:r w:rsidRPr="006660DE" w:rsidDel="00C13E5D">
          <w:rPr>
            <w:rFonts w:ascii="Arial" w:eastAsia="Times New Roman" w:hAnsi="Arial" w:cs="Arial"/>
            <w:kern w:val="0"/>
            <w:highlight w:val="yellow"/>
            <w14:ligatures w14:val="none"/>
            <w:rPrChange w:id="51" w:author="Christopher Murray" w:date="2025-11-03T12:13:00Z" w16du:dateUtc="2025-11-03T18:13:00Z">
              <w:rPr>
                <w:rFonts w:ascii="Arial" w:eastAsia="Times New Roman" w:hAnsi="Arial" w:cs="Arial"/>
                <w:kern w:val="0"/>
                <w14:ligatures w14:val="none"/>
              </w:rPr>
            </w:rPrChange>
          </w:rPr>
          <w:delText>Leukocyte profiles, such as the NLR, remain a useful, cross-taxonomic tool for assessing chronic stress and contaminant effects in conservation physiology.</w:delText>
        </w:r>
      </w:del>
      <w:ins w:id="52" w:author="Christopher Murray [2]" w:date="2025-11-11T15:11:00Z" w16du:dateUtc="2025-11-11T21:11:00Z">
        <w:r w:rsidR="00C13E5D">
          <w:rPr>
            <w:rFonts w:ascii="Arial" w:eastAsia="Times New Roman" w:hAnsi="Arial" w:cs="Arial"/>
            <w:kern w:val="0"/>
            <w14:ligatures w14:val="none"/>
          </w:rPr>
          <w:t xml:space="preserve">Further, </w:t>
        </w:r>
      </w:ins>
      <w:ins w:id="53" w:author="Christopher Murray [2]" w:date="2025-11-11T15:12:00Z" w16du:dateUtc="2025-11-11T21:12:00Z">
        <w:r w:rsidR="00C13E5D">
          <w:rPr>
            <w:rFonts w:ascii="Arial" w:eastAsia="Times New Roman" w:hAnsi="Arial" w:cs="Arial"/>
            <w:kern w:val="0"/>
            <w14:ligatures w14:val="none"/>
          </w:rPr>
          <w:t xml:space="preserve">enigmatic exogenous contaminants </w:t>
        </w:r>
      </w:ins>
      <w:ins w:id="54" w:author="Christopher Murray [2]" w:date="2025-11-11T15:13:00Z" w16du:dateUtc="2025-11-11T21:13:00Z">
        <w:r w:rsidR="00C13E5D">
          <w:rPr>
            <w:rFonts w:ascii="Arial" w:eastAsia="Times New Roman" w:hAnsi="Arial" w:cs="Arial"/>
            <w:kern w:val="0"/>
            <w14:ligatures w14:val="none"/>
          </w:rPr>
          <w:t xml:space="preserve">may bias traditional biomarkers used to test applied science hypotheses </w:t>
        </w:r>
      </w:ins>
      <w:ins w:id="55" w:author="Christopher Murray [2]" w:date="2025-11-11T15:14:00Z" w16du:dateUtc="2025-11-11T21:14:00Z">
        <w:r w:rsidR="00C13E5D">
          <w:rPr>
            <w:rFonts w:ascii="Arial" w:eastAsia="Times New Roman" w:hAnsi="Arial" w:cs="Arial"/>
            <w:kern w:val="0"/>
            <w14:ligatures w14:val="none"/>
          </w:rPr>
          <w:t xml:space="preserve">aimed at </w:t>
        </w:r>
      </w:ins>
      <w:ins w:id="56" w:author="Christopher Murray [2]" w:date="2025-11-11T15:15:00Z" w16du:dateUtc="2025-11-11T21:15:00Z">
        <w:r w:rsidR="00C13E5D">
          <w:rPr>
            <w:rFonts w:ascii="Arial" w:eastAsia="Times New Roman" w:hAnsi="Arial" w:cs="Arial"/>
            <w:kern w:val="0"/>
            <w14:ligatures w14:val="none"/>
          </w:rPr>
          <w:t>more obvious aquatic perturbations.</w:t>
        </w:r>
      </w:ins>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4EC9BDA2" w:rsidR="00797A47" w:rsidRPr="00122893" w:rsidDel="006660DE" w:rsidRDefault="00797A47" w:rsidP="00797A47">
      <w:pPr>
        <w:spacing w:line="480" w:lineRule="auto"/>
        <w:rPr>
          <w:del w:id="57" w:author="Christopher Murray" w:date="2025-11-03T12:13:00Z" w16du:dateUtc="2025-11-03T18:13:00Z"/>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ins w:id="58" w:author="Christopher Murray" w:date="2025-11-03T12:13:00Z" w16du:dateUtc="2025-11-03T18:13:00Z">
        <w:r w:rsidR="006660DE">
          <w:rPr>
            <w:rFonts w:ascii="Arial" w:eastAsia="Times New Roman" w:hAnsi="Arial" w:cs="Arial"/>
            <w:color w:val="000000"/>
            <w:kern w:val="0"/>
            <w14:ligatures w14:val="none"/>
          </w:rPr>
          <w:t xml:space="preserve"> </w:t>
        </w:r>
      </w:ins>
    </w:p>
    <w:p w14:paraId="1CAE74DE" w14:textId="297A719F" w:rsidR="00797A47" w:rsidRPr="00122893" w:rsidRDefault="00797A47" w:rsidP="00797A47">
      <w:pPr>
        <w:spacing w:line="480" w:lineRule="auto"/>
        <w:rPr>
          <w:rFonts w:ascii="Arial" w:eastAsia="Times New Roman" w:hAnsi="Arial" w:cs="Arial"/>
          <w:kern w:val="0"/>
          <w14:ligatures w14:val="none"/>
        </w:rPr>
      </w:pPr>
      <w:del w:id="59" w:author="Christopher Murray" w:date="2025-11-03T12:13:00Z" w16du:dateUtc="2025-11-03T18:13:00Z">
        <w:r w:rsidDel="006660DE">
          <w:rPr>
            <w:rFonts w:ascii="Arial" w:eastAsia="Times New Roman" w:hAnsi="Arial" w:cs="Arial"/>
            <w:color w:val="000000"/>
            <w:kern w:val="0"/>
            <w14:ligatures w14:val="none"/>
          </w:rPr>
          <w:delText xml:space="preserve">(3 to 10) </w:delText>
        </w:r>
      </w:del>
      <w:r w:rsidRPr="00122893">
        <w:rPr>
          <w:rFonts w:ascii="Arial" w:eastAsia="Times New Roman" w:hAnsi="Arial" w:cs="Arial"/>
          <w:color w:val="000000"/>
          <w:kern w:val="0"/>
          <w14:ligatures w14:val="none"/>
        </w:rPr>
        <w:t xml:space="preserve">Leukocyte Profiles, </w:t>
      </w:r>
      <w:proofErr w:type="spellStart"/>
      <w:r w:rsidRPr="00122893">
        <w:rPr>
          <w:rFonts w:ascii="Arial" w:eastAsia="Times New Roman" w:hAnsi="Arial" w:cs="Arial"/>
          <w:color w:val="000000"/>
          <w:kern w:val="0"/>
          <w14:ligatures w14:val="none"/>
        </w:rPr>
        <w:t>Perfluoropentanoic</w:t>
      </w:r>
      <w:proofErr w:type="spellEnd"/>
      <w:r w:rsidRPr="00122893">
        <w:rPr>
          <w:rFonts w:ascii="Arial" w:eastAsia="Times New Roman" w:hAnsi="Arial" w:cs="Arial"/>
          <w:color w:val="000000"/>
          <w:kern w:val="0"/>
          <w14:ligatures w14:val="none"/>
        </w:rPr>
        <w:t xml:space="preserve"> Acid, Cadmium, Largemouth Bass, Per- Polyfluoroalkyl Substances, Stress</w:t>
      </w:r>
    </w:p>
    <w:p w14:paraId="31C17B23" w14:textId="77777777" w:rsidR="00D62511" w:rsidRDefault="00D62511" w:rsidP="00207381">
      <w:pPr>
        <w:spacing w:line="480" w:lineRule="auto"/>
        <w:rPr>
          <w:rFonts w:ascii="Arial" w:eastAsia="Times New Roman" w:hAnsi="Arial" w:cs="Arial"/>
          <w:color w:val="000000"/>
          <w:kern w:val="0"/>
          <w14:ligatures w14:val="none"/>
        </w:rPr>
      </w:pPr>
    </w:p>
    <w:p w14:paraId="3329FE3F" w14:textId="77777777" w:rsidR="00292FF5" w:rsidRPr="00122893"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4F3C2B93" w14:textId="48B2095E" w:rsidR="009D48CB" w:rsidRDefault="009E1F99"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Biologists, conservationists, and managers utilize physiological metrics to assess relative organismal responses and the impacts of localized and widespread disturbances on vertebrate populations </w:t>
      </w:r>
      <w:r w:rsidRPr="006A1F8E">
        <w:rPr>
          <w:rFonts w:ascii="Arial" w:eastAsia="Times New Roman" w:hAnsi="Arial" w:cs="Arial"/>
          <w:color w:val="000000"/>
          <w:kern w:val="0"/>
          <w14:ligatures w14:val="none"/>
        </w:rPr>
        <w:fldChar w:fldCharType="begin"/>
      </w:r>
      <w:r w:rsidRPr="006A1F8E">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2014)","noteIndex":0},"citationItems":[{"id":4499,"uris":["http://zotero.org/users/4161640/items/7LRZY2CW"],"itemData":{"id":4499,"type":"book","publisher":"Cambridge University Press","title":"New directions in ecological physiology","author":[{"family":"Feder","given":"Martin E"}],"issued":{"date-parts":[["1987"]]}}},{"id":4496,"uris":["http://zotero.org/users/4161640/items/88HPGR9Z"],"itemData":{"id":4496,"type":"article-journal","container-title":"Trends in Ecology &amp; Evolution","issue":"1","journalAbbreviation":"Trends Ecol Evol","note":"publisher: Elsevier","page":"38–46","title":"Conservation physiology","volume":"21","author":[{"family":"Wikelski","given":"Martin"},{"family":"Cooke","given":"Steven J"}],"issued":{"date-parts":[["2006"]]}}},{"id":4505,"uris":["http://zotero.org/users/4161640/items/22J8C4DU"],"itemData":{"id":4505,"type":"article-journal","container-title":"Physiological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Pr="006A1F8E">
        <w:rPr>
          <w:rFonts w:ascii="Arial" w:eastAsia="Times New Roman" w:hAnsi="Arial" w:cs="Arial"/>
          <w:color w:val="000000"/>
          <w:kern w:val="0"/>
          <w14:ligatures w14:val="none"/>
        </w:rPr>
        <w:fldChar w:fldCharType="separate"/>
      </w:r>
      <w:r w:rsidRPr="006A1F8E">
        <w:rPr>
          <w:rFonts w:ascii="Arial" w:hAnsi="Arial" w:cs="Arial"/>
          <w:color w:val="000000"/>
          <w:kern w:val="0"/>
        </w:rPr>
        <w:t xml:space="preserve">(Feder, 1987; Wikelski and Cooke, 2006; Cooke </w:t>
      </w:r>
      <w:r w:rsidRPr="006A1F8E">
        <w:rPr>
          <w:rFonts w:ascii="Arial" w:hAnsi="Arial" w:cs="Arial"/>
          <w:i/>
          <w:iCs/>
          <w:color w:val="000000"/>
          <w:kern w:val="0"/>
        </w:rPr>
        <w:t>et al.</w:t>
      </w:r>
      <w:r w:rsidRPr="006A1F8E">
        <w:rPr>
          <w:rFonts w:ascii="Arial" w:hAnsi="Arial" w:cs="Arial"/>
          <w:color w:val="000000"/>
          <w:kern w:val="0"/>
        </w:rPr>
        <w:t>, 2014)</w:t>
      </w:r>
      <w:r w:rsidRPr="006A1F8E">
        <w:rPr>
          <w:rFonts w:ascii="Arial" w:eastAsia="Times New Roman" w:hAnsi="Arial" w:cs="Arial"/>
          <w:color w:val="000000"/>
          <w:kern w:val="0"/>
          <w14:ligatures w14:val="none"/>
        </w:rPr>
        <w:fldChar w:fldCharType="end"/>
      </w:r>
      <w:r w:rsidRPr="006A1F8E">
        <w:rPr>
          <w:rFonts w:ascii="Arial" w:eastAsia="Times New Roman" w:hAnsi="Arial" w:cs="Arial"/>
          <w:color w:val="000000"/>
          <w:kern w:val="0"/>
          <w14:ligatures w14:val="none"/>
        </w:rPr>
        <w:t>. Metrics such as comparative leukocyte profiles (</w:t>
      </w:r>
      <w:ins w:id="60" w:author="Christopher Murray" w:date="2025-11-05T10:26:00Z" w16du:dateUtc="2025-11-05T16:26:00Z">
        <w:r w:rsidR="00C94E4E" w:rsidRPr="006A1F8E">
          <w:rPr>
            <w:rFonts w:ascii="Arial" w:eastAsia="Times New Roman" w:hAnsi="Arial" w:cs="Arial"/>
            <w:color w:val="000000"/>
            <w:kern w:val="0"/>
            <w14:ligatures w14:val="none"/>
            <w:rPrChange w:id="61" w:author="Christopher Murray [2]" w:date="2025-11-10T21:43:00Z" w16du:dateUtc="2025-11-11T03:43:00Z">
              <w:rPr>
                <w:rFonts w:ascii="Arial" w:eastAsia="Times New Roman" w:hAnsi="Arial" w:cs="Arial"/>
                <w:color w:val="000000"/>
                <w:kern w:val="0"/>
                <w:highlight w:val="yellow"/>
                <w14:ligatures w14:val="none"/>
              </w:rPr>
            </w:rPrChange>
          </w:rPr>
          <w:t>Murray et al., 2013</w:t>
        </w:r>
      </w:ins>
      <w:del w:id="62" w:author="Christopher Murray" w:date="2025-11-05T10:26:00Z" w16du:dateUtc="2025-11-05T16:26:00Z">
        <w:r w:rsidRPr="006A1F8E" w:rsidDel="00C94E4E">
          <w:rPr>
            <w:rFonts w:ascii="Arial" w:eastAsia="Times New Roman" w:hAnsi="Arial" w:cs="Arial"/>
            <w:color w:val="000000"/>
            <w:kern w:val="0"/>
            <w14:ligatures w14:val="none"/>
            <w:rPrChange w:id="63" w:author="Christopher Murray [2]" w:date="2025-11-10T21:43:00Z" w16du:dateUtc="2025-11-11T03:43:00Z">
              <w:rPr>
                <w:rFonts w:ascii="Arial" w:eastAsia="Times New Roman" w:hAnsi="Arial" w:cs="Arial"/>
                <w:color w:val="000000"/>
                <w:kern w:val="0"/>
                <w:highlight w:val="yellow"/>
                <w14:ligatures w14:val="none"/>
              </w:rPr>
            </w:rPrChange>
          </w:rPr>
          <w:delText>XXXX</w:delText>
        </w:r>
      </w:del>
      <w:r w:rsidRPr="006A1F8E">
        <w:rPr>
          <w:rFonts w:ascii="Arial" w:eastAsia="Times New Roman" w:hAnsi="Arial" w:cs="Arial"/>
          <w:color w:val="000000"/>
          <w:kern w:val="0"/>
          <w14:ligatures w14:val="none"/>
        </w:rPr>
        <w:t>), endocrine markers (</w:t>
      </w:r>
      <w:del w:id="64" w:author="Christopher Murray" w:date="2025-11-05T10:26:00Z" w16du:dateUtc="2025-11-05T16:26:00Z">
        <w:r w:rsidRPr="006A1F8E" w:rsidDel="00C94E4E">
          <w:rPr>
            <w:rFonts w:ascii="Arial" w:eastAsia="Times New Roman" w:hAnsi="Arial" w:cs="Arial"/>
            <w:color w:val="000000"/>
            <w:kern w:val="0"/>
            <w14:ligatures w14:val="none"/>
            <w:rPrChange w:id="65" w:author="Christopher Murray [2]" w:date="2025-11-10T21:43:00Z" w16du:dateUtc="2025-11-11T03:43:00Z">
              <w:rPr>
                <w:rFonts w:ascii="Arial" w:eastAsia="Times New Roman" w:hAnsi="Arial" w:cs="Arial"/>
                <w:color w:val="000000"/>
                <w:kern w:val="0"/>
                <w:highlight w:val="yellow"/>
                <w14:ligatures w14:val="none"/>
              </w:rPr>
            </w:rPrChange>
          </w:rPr>
          <w:delText>XXXX</w:delText>
        </w:r>
      </w:del>
      <w:ins w:id="66" w:author="Christopher Murray" w:date="2025-11-05T10:26:00Z" w16du:dateUtc="2025-11-05T16:26:00Z">
        <w:r w:rsidR="00C94E4E" w:rsidRPr="006A1F8E">
          <w:rPr>
            <w:rFonts w:ascii="Arial" w:eastAsia="Times New Roman" w:hAnsi="Arial" w:cs="Arial"/>
            <w:color w:val="000000"/>
            <w:kern w:val="0"/>
            <w14:ligatures w14:val="none"/>
          </w:rPr>
          <w:t>Aerts et al., 2015</w:t>
        </w:r>
      </w:ins>
      <w:r w:rsidRPr="006A1F8E">
        <w:rPr>
          <w:rFonts w:ascii="Arial" w:eastAsia="Times New Roman" w:hAnsi="Arial" w:cs="Arial"/>
          <w:color w:val="000000"/>
          <w:kern w:val="0"/>
          <w14:ligatures w14:val="none"/>
        </w:rPr>
        <w:t>), and relative performance (</w:t>
      </w:r>
      <w:del w:id="67" w:author="Christopher Murray" w:date="2025-11-05T10:27:00Z" w16du:dateUtc="2025-11-05T16:27:00Z">
        <w:r w:rsidRPr="006A1F8E" w:rsidDel="00C94E4E">
          <w:rPr>
            <w:rFonts w:ascii="Arial" w:eastAsia="Times New Roman" w:hAnsi="Arial" w:cs="Arial"/>
            <w:color w:val="000000"/>
            <w:kern w:val="0"/>
            <w14:ligatures w14:val="none"/>
            <w:rPrChange w:id="68" w:author="Christopher Murray [2]" w:date="2025-11-10T21:43:00Z" w16du:dateUtc="2025-11-11T03:43:00Z">
              <w:rPr>
                <w:rFonts w:ascii="Arial" w:eastAsia="Times New Roman" w:hAnsi="Arial" w:cs="Arial"/>
                <w:color w:val="000000"/>
                <w:kern w:val="0"/>
                <w:highlight w:val="yellow"/>
                <w14:ligatures w14:val="none"/>
              </w:rPr>
            </w:rPrChange>
          </w:rPr>
          <w:delText>XXXX</w:delText>
        </w:r>
      </w:del>
      <w:ins w:id="69" w:author="Christopher Murray" w:date="2025-11-05T10:27:00Z" w16du:dateUtc="2025-11-05T16:27:00Z">
        <w:r w:rsidR="00C94E4E" w:rsidRPr="006A1F8E">
          <w:rPr>
            <w:rFonts w:ascii="Arial" w:eastAsia="Times New Roman" w:hAnsi="Arial" w:cs="Arial"/>
            <w:color w:val="000000"/>
            <w:kern w:val="0"/>
            <w14:ligatures w14:val="none"/>
          </w:rPr>
          <w:t>Kern and Langerhans, 2019</w:t>
        </w:r>
      </w:ins>
      <w:r w:rsidRPr="006A1F8E">
        <w:rPr>
          <w:rFonts w:ascii="Arial" w:eastAsia="Times New Roman" w:hAnsi="Arial" w:cs="Arial"/>
          <w:color w:val="000000"/>
          <w:kern w:val="0"/>
          <w14:ligatures w14:val="none"/>
        </w:rPr>
        <w:t xml:space="preserve">) have been used to evaluate the </w:t>
      </w:r>
      <w:r w:rsidR="002413C1" w:rsidRPr="006A1F8E">
        <w:rPr>
          <w:rFonts w:ascii="Arial" w:eastAsia="Times New Roman" w:hAnsi="Arial" w:cs="Arial"/>
          <w:color w:val="000000"/>
          <w:kern w:val="0"/>
          <w14:ligatures w14:val="none"/>
        </w:rPr>
        <w:t>organismal ‘</w:t>
      </w:r>
      <w:r w:rsidRPr="006A1F8E">
        <w:rPr>
          <w:rFonts w:ascii="Arial" w:eastAsia="Times New Roman" w:hAnsi="Arial" w:cs="Arial"/>
          <w:color w:val="000000"/>
          <w:kern w:val="0"/>
          <w14:ligatures w14:val="none"/>
        </w:rPr>
        <w:t>cost</w:t>
      </w:r>
      <w:r w:rsidR="002413C1" w:rsidRPr="006A1F8E">
        <w:rPr>
          <w:rFonts w:ascii="Arial" w:eastAsia="Times New Roman" w:hAnsi="Arial" w:cs="Arial"/>
          <w:color w:val="000000"/>
          <w:kern w:val="0"/>
          <w14:ligatures w14:val="none"/>
        </w:rPr>
        <w:t>’</w:t>
      </w:r>
      <w:r w:rsidRPr="006A1F8E">
        <w:rPr>
          <w:rFonts w:ascii="Arial" w:eastAsia="Times New Roman" w:hAnsi="Arial" w:cs="Arial"/>
          <w:color w:val="000000"/>
          <w:kern w:val="0"/>
          <w14:ligatures w14:val="none"/>
        </w:rPr>
        <w:t xml:space="preserve"> of disturb</w:t>
      </w:r>
      <w:r>
        <w:rPr>
          <w:rFonts w:ascii="Arial" w:eastAsia="Times New Roman" w:hAnsi="Arial" w:cs="Arial"/>
          <w:color w:val="000000"/>
          <w:kern w:val="0"/>
          <w14:ligatures w14:val="none"/>
        </w:rPr>
        <w:t>ance in aquatic systems. While the lack of physiological independence among</w:t>
      </w:r>
      <w:r w:rsidR="002413C1">
        <w:rPr>
          <w:rFonts w:ascii="Arial" w:eastAsia="Times New Roman" w:hAnsi="Arial" w:cs="Arial"/>
          <w:color w:val="000000"/>
          <w:kern w:val="0"/>
          <w14:ligatures w14:val="none"/>
        </w:rPr>
        <w:t xml:space="preserve"> leukocyte profiles and endocrine markers on acute time scales</w:t>
      </w:r>
      <w:r>
        <w:rPr>
          <w:rFonts w:ascii="Arial" w:eastAsia="Times New Roman" w:hAnsi="Arial" w:cs="Arial"/>
          <w:color w:val="000000"/>
          <w:kern w:val="0"/>
          <w14:ligatures w14:val="none"/>
        </w:rPr>
        <w:t xml:space="preserve"> offers logistical simplicity and comparative utility </w:t>
      </w:r>
      <w:r w:rsidR="009D48CB">
        <w:rPr>
          <w:rFonts w:ascii="Arial" w:eastAsia="Times New Roman" w:hAnsi="Arial" w:cs="Arial"/>
          <w:color w:val="000000"/>
          <w:kern w:val="0"/>
          <w14:ligatures w14:val="none"/>
        </w:rPr>
        <w:t xml:space="preserve">among </w:t>
      </w:r>
      <w:r>
        <w:rPr>
          <w:rFonts w:ascii="Arial" w:eastAsia="Times New Roman" w:hAnsi="Arial" w:cs="Arial"/>
          <w:color w:val="000000"/>
          <w:kern w:val="0"/>
          <w14:ligatures w14:val="none"/>
        </w:rPr>
        <w:t>studies (</w:t>
      </w:r>
      <w:del w:id="70" w:author="Christopher Murray" w:date="2025-11-05T10:27:00Z" w16du:dateUtc="2025-11-05T16:27:00Z">
        <w:r w:rsidRPr="00ED6379" w:rsidDel="00C94E4E">
          <w:rPr>
            <w:rFonts w:ascii="Arial" w:eastAsia="Times New Roman" w:hAnsi="Arial" w:cs="Arial"/>
            <w:color w:val="000000"/>
            <w:kern w:val="0"/>
            <w:highlight w:val="yellow"/>
            <w14:ligatures w14:val="none"/>
          </w:rPr>
          <w:delText>XXXX</w:delText>
        </w:r>
      </w:del>
      <w:ins w:id="71" w:author="Christopher Murray" w:date="2025-11-05T10:27:00Z" w16du:dateUtc="2025-11-05T16:27:00Z">
        <w:r w:rsidR="00C94E4E">
          <w:rPr>
            <w:rFonts w:ascii="Arial" w:eastAsia="Times New Roman" w:hAnsi="Arial" w:cs="Arial"/>
            <w:color w:val="000000"/>
            <w:kern w:val="0"/>
            <w14:ligatures w14:val="none"/>
          </w:rPr>
          <w:t>Davis et al., 2008</w:t>
        </w:r>
      </w:ins>
      <w:r>
        <w:rPr>
          <w:rFonts w:ascii="Arial" w:eastAsia="Times New Roman" w:hAnsi="Arial" w:cs="Arial"/>
          <w:color w:val="000000"/>
          <w:kern w:val="0"/>
          <w14:ligatures w14:val="none"/>
        </w:rPr>
        <w:t xml:space="preserve">), the absence of </w:t>
      </w:r>
      <w:r w:rsidR="009D48CB">
        <w:rPr>
          <w:rFonts w:ascii="Arial" w:eastAsia="Times New Roman" w:hAnsi="Arial" w:cs="Arial"/>
          <w:color w:val="000000"/>
          <w:kern w:val="0"/>
          <w14:ligatures w14:val="none"/>
        </w:rPr>
        <w:t xml:space="preserve">replicate system </w:t>
      </w:r>
      <w:r>
        <w:rPr>
          <w:rFonts w:ascii="Arial" w:eastAsia="Times New Roman" w:hAnsi="Arial" w:cs="Arial"/>
          <w:color w:val="000000"/>
          <w:kern w:val="0"/>
          <w14:ligatures w14:val="none"/>
        </w:rPr>
        <w:t>perturbation complicates results and hinders comparison.</w:t>
      </w:r>
      <w:ins w:id="72" w:author="Christopher Murray" w:date="2025-11-05T10:49:00Z" w16du:dateUtc="2025-11-05T16:49:00Z">
        <w:r w:rsidR="00BE4393">
          <w:rPr>
            <w:rFonts w:ascii="Arial" w:eastAsia="Times New Roman" w:hAnsi="Arial" w:cs="Arial"/>
            <w:color w:val="000000"/>
            <w:kern w:val="0"/>
            <w14:ligatures w14:val="none"/>
          </w:rPr>
          <w:t xml:space="preserve"> </w:t>
        </w:r>
      </w:ins>
      <w:ins w:id="73" w:author="Christopher Murray" w:date="2025-11-05T10:28:00Z" w16du:dateUtc="2025-11-05T16:28:00Z">
        <w:r w:rsidR="00C94E4E">
          <w:rPr>
            <w:rFonts w:ascii="Arial" w:eastAsia="Times New Roman" w:hAnsi="Arial" w:cs="Arial"/>
            <w:color w:val="000000"/>
            <w:kern w:val="0"/>
            <w14:ligatures w14:val="none"/>
          </w:rPr>
          <w:t>R</w:t>
        </w:r>
      </w:ins>
      <w:del w:id="74" w:author="Christopher Murray" w:date="2025-11-05T10:28:00Z" w16du:dateUtc="2025-11-05T16:28:00Z">
        <w:r w:rsidDel="00C94E4E">
          <w:rPr>
            <w:rFonts w:ascii="Arial" w:eastAsia="Times New Roman" w:hAnsi="Arial" w:cs="Arial"/>
            <w:color w:val="000000"/>
            <w:kern w:val="0"/>
            <w14:ligatures w14:val="none"/>
          </w:rPr>
          <w:delText xml:space="preserve"> </w:delText>
        </w:r>
        <w:r w:rsidR="009D48CB" w:rsidDel="00C94E4E">
          <w:rPr>
            <w:rFonts w:ascii="Arial" w:eastAsia="Times New Roman" w:hAnsi="Arial" w:cs="Arial"/>
            <w:color w:val="000000"/>
            <w:kern w:val="0"/>
            <w14:ligatures w14:val="none"/>
          </w:rPr>
          <w:delText>While r</w:delText>
        </w:r>
      </w:del>
      <w:r>
        <w:rPr>
          <w:rFonts w:ascii="Arial" w:eastAsia="Times New Roman" w:hAnsi="Arial" w:cs="Arial"/>
          <w:color w:val="000000"/>
          <w:kern w:val="0"/>
          <w14:ligatures w14:val="none"/>
        </w:rPr>
        <w:t>ecent studies have highlighted how specific stressors influence physiological parameters</w:t>
      </w:r>
      <w:r w:rsidR="009D48C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and overall population dynamics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2024)","noteIndex":0},"citationItems":[{"id":4468,"uris":["http://zotero.org/users/4161640/items/MMCC6KXT"],"itemData":{"id":4468,"type":"article-journal","abstract":"Abstract\n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Pr>
          <w:rFonts w:ascii="Cambria Math" w:eastAsia="Times New Roman" w:hAnsi="Cambria Math" w:cs="Cambria Math"/>
          <w:color w:val="000000"/>
          <w:kern w:val="0"/>
          <w14:ligatures w14:val="none"/>
        </w:rPr>
        <w:instrText>‐</w:instrText>
      </w:r>
      <w:r>
        <w:rPr>
          <w:rFonts w:ascii="Arial" w:eastAsia="Times New Roman" w:hAnsi="Arial" w:cs="Arial"/>
          <w:color w:val="000000"/>
          <w:kern w:val="0"/>
          <w14:ligatures w14:val="none"/>
        </w:rPr>
        <w:instrText>based models to estimate population</w:instrText>
      </w:r>
      <w:r>
        <w:rPr>
          <w:rFonts w:ascii="Cambria Math" w:eastAsia="Times New Roman" w:hAnsi="Cambria Math" w:cs="Cambria Math"/>
          <w:color w:val="000000"/>
          <w:kern w:val="0"/>
          <w14:ligatures w14:val="none"/>
        </w:rPr>
        <w:instrText>‐</w:instrText>
      </w:r>
      <w:r>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Pr>
          <w:rFonts w:ascii="Cambria Math" w:eastAsia="Times New Roman" w:hAnsi="Cambria Math" w:cs="Cambria Math"/>
          <w:color w:val="000000"/>
          <w:kern w:val="0"/>
          <w14:ligatures w14:val="none"/>
        </w:rPr>
        <w:instrText>‐</w:instrText>
      </w:r>
      <w:r>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Sibly","given":"Richard"}],"issued":{"date-parts":[["2020",9]]}}},{"id":4504,"uris":["http://zotero.org/users/4161640/items/4ZSII8ZI"],"itemData":{"id":4504,"type":"article-journal","container-title":"Reviews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M."},{"family":"Soudant","given":"Philippe"},{"family":"Lebigre","given":"Christophe"}],"issued":{"date-parts":[["2021",12]]}}},{"id":4503,"uris":["http://zotero.org/users/4161640/items/ELXL3KB9"],"itemData":{"id":4503,"type":"article-journal","abstract":"Abstract\n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(Watson </w:t>
      </w:r>
      <w:r w:rsidRPr="002838B7">
        <w:rPr>
          <w:rFonts w:ascii="Arial" w:hAnsi="Arial" w:cs="Arial"/>
          <w:i/>
          <w:iCs/>
          <w:color w:val="000000"/>
          <w:kern w:val="0"/>
        </w:rPr>
        <w:t>et al.</w:t>
      </w:r>
      <w:r w:rsidRPr="002838B7">
        <w:rPr>
          <w:rFonts w:ascii="Arial" w:hAnsi="Arial" w:cs="Arial"/>
          <w:color w:val="000000"/>
          <w:kern w:val="0"/>
        </w:rPr>
        <w:t xml:space="preserve">, 2020; Brosset </w:t>
      </w:r>
      <w:r w:rsidRPr="002838B7">
        <w:rPr>
          <w:rFonts w:ascii="Arial" w:hAnsi="Arial" w:cs="Arial"/>
          <w:i/>
          <w:iCs/>
          <w:color w:val="000000"/>
          <w:kern w:val="0"/>
        </w:rPr>
        <w:t>et al.</w:t>
      </w:r>
      <w:r w:rsidRPr="002838B7">
        <w:rPr>
          <w:rFonts w:ascii="Arial" w:hAnsi="Arial" w:cs="Arial"/>
          <w:color w:val="000000"/>
          <w:kern w:val="0"/>
        </w:rPr>
        <w:t xml:space="preserve">, 2021; Mallett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sidR="009D48CB">
        <w:rPr>
          <w:rFonts w:ascii="Arial" w:eastAsia="Times New Roman" w:hAnsi="Arial" w:cs="Arial"/>
          <w:color w:val="000000"/>
          <w:kern w:val="0"/>
          <w14:ligatures w14:val="none"/>
        </w:rPr>
        <w:t>,</w:t>
      </w:r>
      <w:ins w:id="75" w:author="Christopher Murray" w:date="2025-11-05T11:05:00Z" w16du:dateUtc="2025-11-05T17:05:00Z">
        <w:r w:rsidR="00720F06">
          <w:rPr>
            <w:rFonts w:ascii="Arial" w:eastAsia="Times New Roman" w:hAnsi="Arial" w:cs="Arial"/>
            <w:color w:val="000000"/>
            <w:kern w:val="0"/>
            <w14:ligatures w14:val="none"/>
          </w:rPr>
          <w:t xml:space="preserve"> however</w:t>
        </w:r>
      </w:ins>
      <w:r w:rsidR="009D48CB">
        <w:rPr>
          <w:rFonts w:ascii="Arial" w:eastAsia="Times New Roman" w:hAnsi="Arial" w:cs="Arial"/>
          <w:color w:val="000000"/>
          <w:kern w:val="0"/>
          <w14:ligatures w14:val="none"/>
        </w:rPr>
        <w:t xml:space="preserve"> </w:t>
      </w:r>
      <w:r w:rsidR="00ED6379">
        <w:rPr>
          <w:rFonts w:ascii="Arial" w:eastAsia="Times New Roman" w:hAnsi="Arial" w:cs="Arial"/>
          <w:color w:val="000000"/>
          <w:kern w:val="0"/>
          <w14:ligatures w14:val="none"/>
        </w:rPr>
        <w:t xml:space="preserve">the suite of perturbation exposure is rarely consistent among natural systems, </w:t>
      </w:r>
      <w:del w:id="76" w:author="Christopher Murray" w:date="2025-11-05T10:27:00Z" w16du:dateUtc="2025-11-05T16:27:00Z">
        <w:r w:rsidR="00ED6379" w:rsidDel="00C94E4E">
          <w:rPr>
            <w:rFonts w:ascii="Arial" w:eastAsia="Times New Roman" w:hAnsi="Arial" w:cs="Arial"/>
            <w:color w:val="000000"/>
            <w:kern w:val="0"/>
            <w14:ligatures w14:val="none"/>
          </w:rPr>
          <w:delText xml:space="preserve">especially </w:delText>
        </w:r>
      </w:del>
      <w:r w:rsidR="00ED6379">
        <w:rPr>
          <w:rFonts w:ascii="Arial" w:eastAsia="Times New Roman" w:hAnsi="Arial" w:cs="Arial"/>
          <w:color w:val="000000"/>
          <w:kern w:val="0"/>
          <w14:ligatures w14:val="none"/>
        </w:rPr>
        <w:t xml:space="preserve">given variation in enigmatic xenobiotic </w:t>
      </w:r>
      <w:del w:id="77" w:author="Christopher Murray" w:date="2025-11-05T10:27:00Z" w16du:dateUtc="2025-11-05T16:27:00Z">
        <w:r w:rsidR="00ED6379" w:rsidDel="00C94E4E">
          <w:rPr>
            <w:rFonts w:ascii="Arial" w:eastAsia="Times New Roman" w:hAnsi="Arial" w:cs="Arial"/>
            <w:color w:val="000000"/>
            <w:kern w:val="0"/>
            <w14:ligatures w14:val="none"/>
          </w:rPr>
          <w:delText>inputs</w:delText>
        </w:r>
      </w:del>
      <w:ins w:id="78" w:author="Christopher Murray" w:date="2025-11-05T10:27:00Z" w16du:dateUtc="2025-11-05T16:27:00Z">
        <w:r w:rsidR="00C94E4E">
          <w:rPr>
            <w:rFonts w:ascii="Arial" w:eastAsia="Times New Roman" w:hAnsi="Arial" w:cs="Arial"/>
            <w:color w:val="000000"/>
            <w:kern w:val="0"/>
            <w14:ligatures w14:val="none"/>
          </w:rPr>
          <w:t>exposure</w:t>
        </w:r>
      </w:ins>
      <w:r w:rsidR="00ED6379">
        <w:rPr>
          <w:rFonts w:ascii="Arial" w:eastAsia="Times New Roman" w:hAnsi="Arial" w:cs="Arial"/>
          <w:color w:val="000000"/>
          <w:kern w:val="0"/>
          <w14:ligatures w14:val="none"/>
        </w:rPr>
        <w:t xml:space="preserve">. </w:t>
      </w:r>
      <w:ins w:id="79" w:author="Christopher Murray" w:date="2025-11-05T11:06:00Z" w16du:dateUtc="2025-11-05T17:06:00Z">
        <w:r w:rsidR="00720F06">
          <w:rPr>
            <w:rFonts w:ascii="Arial" w:eastAsia="Times New Roman" w:hAnsi="Arial" w:cs="Arial"/>
            <w:color w:val="000000"/>
            <w:kern w:val="0"/>
            <w14:ligatures w14:val="none"/>
          </w:rPr>
          <w:t xml:space="preserve">Therefore, stress response data among </w:t>
        </w:r>
      </w:ins>
      <w:ins w:id="80" w:author="Christopher Murray" w:date="2025-11-05T11:13:00Z" w16du:dateUtc="2025-11-05T17:13:00Z">
        <w:r w:rsidR="00485EF0">
          <w:rPr>
            <w:rFonts w:ascii="Arial" w:eastAsia="Times New Roman" w:hAnsi="Arial" w:cs="Arial"/>
            <w:color w:val="000000"/>
            <w:kern w:val="0"/>
            <w14:ligatures w14:val="none"/>
          </w:rPr>
          <w:t xml:space="preserve">treatments </w:t>
        </w:r>
        <w:r w:rsidR="00485EF0">
          <w:rPr>
            <w:rFonts w:ascii="Arial" w:eastAsia="Times New Roman" w:hAnsi="Arial" w:cs="Arial"/>
            <w:i/>
            <w:iCs/>
            <w:color w:val="000000"/>
            <w:kern w:val="0"/>
            <w14:ligatures w14:val="none"/>
          </w:rPr>
          <w:t xml:space="preserve">in vivo </w:t>
        </w:r>
      </w:ins>
      <w:ins w:id="81" w:author="Christopher Murray" w:date="2025-11-05T11:06:00Z" w16du:dateUtc="2025-11-05T17:06:00Z">
        <w:r w:rsidR="00720F06">
          <w:rPr>
            <w:rFonts w:ascii="Arial" w:eastAsia="Times New Roman" w:hAnsi="Arial" w:cs="Arial"/>
            <w:color w:val="000000"/>
            <w:kern w:val="0"/>
            <w14:ligatures w14:val="none"/>
          </w:rPr>
          <w:t>may exhibit biases</w:t>
        </w:r>
      </w:ins>
      <w:ins w:id="82" w:author="Christopher Murray" w:date="2025-11-05T11:14:00Z" w16du:dateUtc="2025-11-05T17:14:00Z">
        <w:r w:rsidR="00485EF0">
          <w:rPr>
            <w:rFonts w:ascii="Arial" w:eastAsia="Times New Roman" w:hAnsi="Arial" w:cs="Arial"/>
            <w:color w:val="000000"/>
            <w:kern w:val="0"/>
            <w14:ligatures w14:val="none"/>
          </w:rPr>
          <w:t xml:space="preserve"> based on xenobiotic exposure</w:t>
        </w:r>
      </w:ins>
      <w:ins w:id="83" w:author="Christopher Murray" w:date="2025-11-05T11:16:00Z" w16du:dateUtc="2025-11-05T17:16:00Z">
        <w:r w:rsidR="00485EF0">
          <w:rPr>
            <w:rFonts w:ascii="Arial" w:eastAsia="Times New Roman" w:hAnsi="Arial" w:cs="Arial"/>
            <w:color w:val="000000"/>
            <w:kern w:val="0"/>
            <w14:ligatures w14:val="none"/>
          </w:rPr>
          <w:t xml:space="preserve"> that is superfluous to original hypotheses</w:t>
        </w:r>
      </w:ins>
      <w:ins w:id="84" w:author="Christopher Murray" w:date="2025-11-05T11:14:00Z" w16du:dateUtc="2025-11-05T17:14:00Z">
        <w:r w:rsidR="00485EF0">
          <w:rPr>
            <w:rFonts w:ascii="Arial" w:eastAsia="Times New Roman" w:hAnsi="Arial" w:cs="Arial"/>
            <w:color w:val="000000"/>
            <w:kern w:val="0"/>
            <w14:ligatures w14:val="none"/>
          </w:rPr>
          <w:t>.</w:t>
        </w:r>
      </w:ins>
      <w:ins w:id="85" w:author="Christopher Murray" w:date="2025-11-05T11:06:00Z" w16du:dateUtc="2025-11-05T17:06:00Z">
        <w:r w:rsidR="00720F06">
          <w:rPr>
            <w:rFonts w:ascii="Arial" w:eastAsia="Times New Roman" w:hAnsi="Arial" w:cs="Arial"/>
            <w:color w:val="000000"/>
            <w:kern w:val="0"/>
            <w14:ligatures w14:val="none"/>
          </w:rPr>
          <w:t xml:space="preserve"> </w:t>
        </w:r>
      </w:ins>
    </w:p>
    <w:p w14:paraId="701DBCD8" w14:textId="497A89E3" w:rsidR="00AF634C" w:rsidRDefault="00AF634C" w:rsidP="00207381">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Th</w:t>
      </w:r>
      <w:r>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impacts of </w:t>
      </w:r>
      <w:del w:id="86" w:author="Christopher Murray" w:date="2025-11-03T13:05:00Z" w16du:dateUtc="2025-11-03T19:05:00Z">
        <w:r w:rsidRPr="00292FF5" w:rsidDel="00ED6379">
          <w:rPr>
            <w:rFonts w:ascii="Arial" w:eastAsia="Times New Roman" w:hAnsi="Arial" w:cs="Arial"/>
            <w:color w:val="000000"/>
            <w:kern w:val="0"/>
            <w14:ligatures w14:val="none"/>
          </w:rPr>
          <w:delText xml:space="preserve">human </w:delText>
        </w:r>
      </w:del>
      <w:ins w:id="87" w:author="Christopher Murray" w:date="2025-11-03T13:05:00Z" w16du:dateUtc="2025-11-03T19:05:00Z">
        <w:r w:rsidR="00ED6379">
          <w:rPr>
            <w:rFonts w:ascii="Arial" w:eastAsia="Times New Roman" w:hAnsi="Arial" w:cs="Arial"/>
            <w:color w:val="000000"/>
            <w:kern w:val="0"/>
            <w14:ligatures w14:val="none"/>
          </w:rPr>
          <w:t xml:space="preserve">pollution </w:t>
        </w:r>
      </w:ins>
      <w:r w:rsidRPr="00292FF5">
        <w:rPr>
          <w:rFonts w:ascii="Arial" w:eastAsia="Times New Roman" w:hAnsi="Arial" w:cs="Arial"/>
          <w:color w:val="000000"/>
          <w:kern w:val="0"/>
          <w14:ligatures w14:val="none"/>
        </w:rPr>
        <w:t>disturbance on aquatic environments</w:t>
      </w:r>
      <w:r w:rsidR="003A62B7">
        <w:rPr>
          <w:rFonts w:ascii="Arial" w:eastAsia="Times New Roman" w:hAnsi="Arial" w:cs="Arial"/>
          <w:color w:val="000000"/>
          <w:kern w:val="0"/>
          <w14:ligatures w14:val="none"/>
        </w:rPr>
        <w:t xml:space="preserve"> and the organisms within</w:t>
      </w:r>
      <w:r w:rsidRPr="00292FF5">
        <w:rPr>
          <w:rFonts w:ascii="Arial" w:eastAsia="Times New Roman" w:hAnsi="Arial" w:cs="Arial"/>
          <w:color w:val="000000"/>
          <w:kern w:val="0"/>
          <w14:ligatures w14:val="none"/>
        </w:rPr>
        <w:t xml:space="preserve"> </w:t>
      </w:r>
      <w:r w:rsidR="00B81BD4">
        <w:rPr>
          <w:rFonts w:ascii="Arial" w:eastAsia="Times New Roman" w:hAnsi="Arial" w:cs="Arial"/>
          <w:color w:val="000000"/>
          <w:kern w:val="0"/>
          <w14:ligatures w14:val="none"/>
        </w:rPr>
        <w:t xml:space="preserve">them </w:t>
      </w:r>
      <w:r w:rsidRPr="00292FF5">
        <w:rPr>
          <w:rFonts w:ascii="Arial" w:eastAsia="Times New Roman" w:hAnsi="Arial" w:cs="Arial"/>
          <w:color w:val="000000"/>
          <w:kern w:val="0"/>
          <w14:ligatures w14:val="none"/>
        </w:rPr>
        <w:t xml:space="preserve">are </w:t>
      </w:r>
      <w:r w:rsidR="00E33DF7">
        <w:rPr>
          <w:rFonts w:ascii="Arial" w:eastAsia="Times New Roman" w:hAnsi="Arial" w:cs="Arial"/>
          <w:color w:val="000000"/>
          <w:kern w:val="0"/>
          <w14:ligatures w14:val="none"/>
        </w:rPr>
        <w:t>extensive</w:t>
      </w:r>
      <w:r>
        <w:rPr>
          <w:rFonts w:ascii="Arial" w:eastAsia="Times New Roman" w:hAnsi="Arial" w:cs="Arial"/>
          <w:color w:val="000000"/>
          <w:kern w:val="0"/>
          <w14:ligatures w14:val="none"/>
        </w:rPr>
        <w:t>, numerous,</w:t>
      </w:r>
      <w:r w:rsidRPr="00292FF5">
        <w:rPr>
          <w:rFonts w:ascii="Arial" w:eastAsia="Times New Roman" w:hAnsi="Arial" w:cs="Arial"/>
          <w:color w:val="000000"/>
          <w:kern w:val="0"/>
          <w14:ligatures w14:val="none"/>
        </w:rPr>
        <w:t xml:space="preserve"> and well</w:t>
      </w:r>
      <w:r w:rsidR="00B81BD4">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documented</w:t>
      </w:r>
      <w:r w:rsidR="009360F3">
        <w:rPr>
          <w:rFonts w:ascii="Arial" w:eastAsia="Times New Roman" w:hAnsi="Arial" w:cs="Arial"/>
          <w:color w:val="000000"/>
          <w:kern w:val="0"/>
          <w14:ligatures w14:val="none"/>
        </w:rPr>
        <w:t xml:space="preserve"> </w:t>
      </w:r>
      <w:r w:rsidR="009360F3">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{"citationID":"QCiW4zgI","properties":{"formattedCitation":"(Gangloff {\\i{}et al.}, 2016; Sabater {\\i{}et al.}, 2018)","plainCitation":"(Gangloff et al., 2016; Sabater et al., 2018)","noteIndex":0},"citationItems":[{"id":4507,"uris":["http://zotero.org/users/4161640/items/37F74AEW"],"itemData":{"id":4507,"type":"article-journal","abstract":"Earth's aquatic habitats are some of its most important ecosystems and support populations of many of its most imperilled species. The future demands of Earth's growing human populations will increasingly stress its aquatic resources on multiple spatial and temporal scales, as highlighted by numerous authors when predicting trends in biodiversity in many key aquatic hotspots. Identifying key stressors and understanding potential linkages between these stressors are important first steps to mitigating human impacts on at-risk aquatic resources. Here, an overview is provided of the established and emerging threats to aquatic biodiversity at local, regional and global scales, including emerging diseases, expanding influence of invasive species, new industries, and the accelerating trajectory of climate change, as well as perspectives on potential management strategies. Copyright © 2016 John Wiley &amp; Sons, Ltd.","container-title":"Aquatic Conservation: Marine and Freshwater Ecosystems","DOI":"10.1002/aqc.2707","ISSN":"1099-0755","issue":"5","journalAbbreviation":"Aquat Conserv Mar Freshw Ecosyst","language":"en","license":"Copyright © 2016 John Wiley &amp; Sons, Ltd.","note":"_eprint: https://onlinelibrary.wiley.com/doi/pdf/10.1002/aqc.2707","page":"858-871","source":"Wiley Online Library","title":"Imperilled species in aquatic ecosystems: emerging threats, management and future prognoses","title-short":"Imperilled species in aquatic ecosystems","volume":"26","author":[{"family":"Gangloff","given":"Michael M."},{"family":"Edgar","given":"Graham J."},{"family":"Wilson","given":"Ben"}],"issued":{"date-parts":[["2016"]]}}},{"id":4497,"uris":["http://zotero.org/users/4161640/items/L3P65C23"],"itemData":{"id":4497,"type":"article-journal","container-title":"Scientific Reports","DOI":"10.1038/s41598-018-29807-7","ISSN":"2045-2322","issue":"1","journalAbbreviation":"Sci Rep","language":"en","license":"2018 The Author(s)","note":"publisher: Nature Publishing Group","page":"11462","source":"www.nature.com","title":"Effects of human-driven water stress on river ecosystems: a meta-analysis","title-short":"Effects of human-driven water stress on river ecosystems","volume":"8","author":[{"family":"Sabater","given":"Sergi"},{"family":"Bregoli","given":"Francesco"},{"family":"Acuña","given":"Vicenç"},{"family":"Barceló","given":"Damià"},{"family":"Elosegi","given":"Arturo"},{"family":"Ginebreda","given":"Antoni"},{"family":"Marcé","given":"Rafael"},{"family":"Muñoz","given":"Isabel"},{"family":"Sabater-Liesa","given":"Laia"},{"family":"Ferreira","given":"Verónica"}],"issued":{"date-parts":[["2018",7,30]]}}}],"schema":"https://github.com/citation-style-language/schema/raw/master/csl-citation.json"} </w:instrText>
      </w:r>
      <w:r w:rsidR="009360F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(Gangloff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2016; Sabater </w:t>
      </w:r>
      <w:r w:rsidR="002838B7" w:rsidRPr="002838B7">
        <w:rPr>
          <w:rFonts w:ascii="Arial" w:hAnsi="Arial" w:cs="Arial"/>
          <w:i/>
          <w:iCs/>
          <w:color w:val="000000"/>
          <w:kern w:val="0"/>
        </w:rPr>
        <w:t>et al.</w:t>
      </w:r>
      <w:r w:rsidR="002838B7" w:rsidRPr="002838B7">
        <w:rPr>
          <w:rFonts w:ascii="Arial" w:hAnsi="Arial" w:cs="Arial"/>
          <w:color w:val="000000"/>
          <w:kern w:val="0"/>
        </w:rPr>
        <w:t>, 2018)</w:t>
      </w:r>
      <w:r w:rsidR="009360F3">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del w:id="88" w:author="Christopher Murray" w:date="2025-11-03T13:04:00Z" w16du:dateUtc="2025-11-03T19:04:00Z">
        <w:r w:rsidR="0092197F" w:rsidDel="00ED6379">
          <w:rPr>
            <w:rFonts w:ascii="Arial" w:eastAsia="Times New Roman" w:hAnsi="Arial" w:cs="Arial"/>
            <w:color w:val="000000"/>
            <w:kern w:val="0"/>
            <w14:ligatures w14:val="none"/>
          </w:rPr>
          <w:delText xml:space="preserve">As humans </w:delText>
        </w:r>
        <w:r w:rsidR="00EE02AE" w:rsidDel="00ED6379">
          <w:rPr>
            <w:rFonts w:ascii="Arial" w:eastAsia="Times New Roman" w:hAnsi="Arial" w:cs="Arial"/>
            <w:color w:val="000000"/>
            <w:kern w:val="0"/>
            <w14:ligatures w14:val="none"/>
          </w:rPr>
          <w:delText xml:space="preserve">continue to </w:delText>
        </w:r>
        <w:r w:rsidR="00E33DF7" w:rsidDel="00ED6379">
          <w:rPr>
            <w:rFonts w:ascii="Arial" w:eastAsia="Times New Roman" w:hAnsi="Arial" w:cs="Arial"/>
            <w:color w:val="000000"/>
            <w:kern w:val="0"/>
            <w14:ligatures w14:val="none"/>
          </w:rPr>
          <w:delText>influence</w:delText>
        </w:r>
        <w:r w:rsidR="0092197F" w:rsidDel="00ED6379">
          <w:rPr>
            <w:rFonts w:ascii="Arial" w:eastAsia="Times New Roman" w:hAnsi="Arial" w:cs="Arial"/>
            <w:color w:val="000000"/>
            <w:kern w:val="0"/>
            <w14:ligatures w14:val="none"/>
          </w:rPr>
          <w:delText xml:space="preserve"> species richness and abundance, </w:delText>
        </w:r>
      </w:del>
      <w:del w:id="89" w:author="Christopher Murray" w:date="2025-11-03T12:23:00Z" w16du:dateUtc="2025-11-03T18:23:00Z">
        <w:r w:rsidR="00EE02AE" w:rsidDel="009E1F99">
          <w:rPr>
            <w:rFonts w:ascii="Arial" w:eastAsia="Times New Roman" w:hAnsi="Arial" w:cs="Arial"/>
            <w:color w:val="000000"/>
            <w:kern w:val="0"/>
            <w14:ligatures w14:val="none"/>
          </w:rPr>
          <w:delText xml:space="preserve">it is </w:delText>
        </w:r>
        <w:r w:rsidR="00E33DF7" w:rsidDel="009E1F99">
          <w:rPr>
            <w:rFonts w:ascii="Arial" w:eastAsia="Times New Roman" w:hAnsi="Arial" w:cs="Arial"/>
            <w:color w:val="000000"/>
            <w:kern w:val="0"/>
            <w14:ligatures w14:val="none"/>
          </w:rPr>
          <w:delText>important</w:delText>
        </w:r>
        <w:r w:rsidR="00EE02AE" w:rsidDel="009E1F99">
          <w:rPr>
            <w:rFonts w:ascii="Arial" w:eastAsia="Times New Roman" w:hAnsi="Arial" w:cs="Arial"/>
            <w:color w:val="000000"/>
            <w:kern w:val="0"/>
            <w14:ligatures w14:val="none"/>
          </w:rPr>
          <w:delText xml:space="preserve"> to remember that</w:delText>
        </w:r>
      </w:del>
      <w:del w:id="90" w:author="Christopher Murray" w:date="2025-11-03T13:04:00Z" w16du:dateUtc="2025-11-03T19:04:00Z">
        <w:r w:rsidR="00EE02AE" w:rsidDel="00ED6379">
          <w:rPr>
            <w:rFonts w:ascii="Arial" w:eastAsia="Times New Roman" w:hAnsi="Arial" w:cs="Arial"/>
            <w:color w:val="000000"/>
            <w:kern w:val="0"/>
            <w14:ligatures w14:val="none"/>
          </w:rPr>
          <w:delText xml:space="preserve"> </w:delText>
        </w:r>
      </w:del>
      <w:ins w:id="91" w:author="Christopher Murray" w:date="2025-11-03T13:04:00Z" w16du:dateUtc="2025-11-03T19:04:00Z">
        <w:r w:rsidR="00ED6379">
          <w:rPr>
            <w:rFonts w:ascii="Arial" w:eastAsia="Times New Roman" w:hAnsi="Arial" w:cs="Arial"/>
            <w:color w:val="000000"/>
            <w:kern w:val="0"/>
            <w14:ligatures w14:val="none"/>
          </w:rPr>
          <w:t>A</w:t>
        </w:r>
      </w:ins>
      <w:del w:id="92" w:author="Christopher Murray" w:date="2025-11-03T13:04:00Z" w16du:dateUtc="2025-11-03T19:04:00Z">
        <w:r w:rsidR="0092197F" w:rsidDel="00ED6379">
          <w:rPr>
            <w:rFonts w:ascii="Arial" w:eastAsia="Times New Roman" w:hAnsi="Arial" w:cs="Arial"/>
            <w:color w:val="000000"/>
            <w:kern w:val="0"/>
            <w14:ligatures w14:val="none"/>
          </w:rPr>
          <w:delText>a</w:delText>
        </w:r>
      </w:del>
      <w:r w:rsidR="00FC318B">
        <w:rPr>
          <w:rFonts w:ascii="Arial" w:eastAsia="Times New Roman" w:hAnsi="Arial" w:cs="Arial"/>
          <w:color w:val="000000"/>
          <w:kern w:val="0"/>
          <w14:ligatures w14:val="none"/>
        </w:rPr>
        <w:t>quatic biodiversity</w:t>
      </w:r>
      <w:r w:rsidR="003A62B7">
        <w:rPr>
          <w:rFonts w:ascii="Arial" w:eastAsia="Times New Roman" w:hAnsi="Arial" w:cs="Arial"/>
          <w:color w:val="000000"/>
          <w:kern w:val="0"/>
          <w14:ligatures w14:val="none"/>
        </w:rPr>
        <w:t xml:space="preserve"> </w:t>
      </w:r>
      <w:r w:rsidR="0045384D">
        <w:rPr>
          <w:rFonts w:ascii="Arial" w:eastAsia="Times New Roman" w:hAnsi="Arial" w:cs="Arial"/>
          <w:color w:val="000000"/>
          <w:kern w:val="0"/>
          <w14:ligatures w14:val="none"/>
        </w:rPr>
        <w:t>provide</w:t>
      </w:r>
      <w:ins w:id="93" w:author="Christopher Murray" w:date="2025-11-03T13:04:00Z" w16du:dateUtc="2025-11-03T19:04:00Z">
        <w:r w:rsidR="00ED6379">
          <w:rPr>
            <w:rFonts w:ascii="Arial" w:eastAsia="Times New Roman" w:hAnsi="Arial" w:cs="Arial"/>
            <w:color w:val="000000"/>
            <w:kern w:val="0"/>
            <w14:ligatures w14:val="none"/>
          </w:rPr>
          <w:t>s</w:t>
        </w:r>
      </w:ins>
      <w:del w:id="94" w:author="Christopher Murray" w:date="2025-11-03T12:23:00Z" w16du:dateUtc="2025-11-03T18:23:00Z">
        <w:r w:rsidR="0045384D" w:rsidDel="009E1F99">
          <w:rPr>
            <w:rFonts w:ascii="Arial" w:eastAsia="Times New Roman" w:hAnsi="Arial" w:cs="Arial"/>
            <w:color w:val="000000"/>
            <w:kern w:val="0"/>
            <w14:ligatures w14:val="none"/>
          </w:rPr>
          <w:delText>s</w:delText>
        </w:r>
      </w:del>
      <w:del w:id="95" w:author="Christopher Murray" w:date="2025-11-03T13:04:00Z" w16du:dateUtc="2025-11-03T19:04:00Z">
        <w:r w:rsidR="00FC318B" w:rsidDel="00ED6379">
          <w:rPr>
            <w:rFonts w:ascii="Arial" w:eastAsia="Times New Roman" w:hAnsi="Arial" w:cs="Arial"/>
            <w:color w:val="000000"/>
            <w:kern w:val="0"/>
            <w14:ligatures w14:val="none"/>
          </w:rPr>
          <w:delText xml:space="preserve"> </w:delText>
        </w:r>
      </w:del>
      <w:ins w:id="96" w:author="Christopher Murray" w:date="2025-11-03T13:04:00Z" w16du:dateUtc="2025-11-03T19:04:00Z">
        <w:r w:rsidR="00ED6379">
          <w:rPr>
            <w:rFonts w:ascii="Arial" w:eastAsia="Times New Roman" w:hAnsi="Arial" w:cs="Arial"/>
            <w:color w:val="000000"/>
            <w:kern w:val="0"/>
            <w14:ligatures w14:val="none"/>
          </w:rPr>
          <w:t xml:space="preserve"> </w:t>
        </w:r>
      </w:ins>
      <w:r w:rsidR="00FC318B">
        <w:rPr>
          <w:rFonts w:ascii="Arial" w:eastAsia="Times New Roman" w:hAnsi="Arial" w:cs="Arial"/>
          <w:color w:val="000000"/>
          <w:kern w:val="0"/>
          <w14:ligatures w14:val="none"/>
        </w:rPr>
        <w:t>essential</w:t>
      </w:r>
      <w:r w:rsidR="00EE02AE">
        <w:rPr>
          <w:rFonts w:ascii="Arial" w:eastAsia="Times New Roman" w:hAnsi="Arial" w:cs="Arial"/>
          <w:color w:val="000000"/>
          <w:kern w:val="0"/>
          <w14:ligatures w14:val="none"/>
        </w:rPr>
        <w:t xml:space="preserve"> ecosystem services, including</w:t>
      </w:r>
      <w:r w:rsidR="00FC318B">
        <w:rPr>
          <w:rFonts w:ascii="Arial" w:eastAsia="Times New Roman" w:hAnsi="Arial" w:cs="Arial"/>
          <w:color w:val="000000"/>
          <w:kern w:val="0"/>
          <w14:ligatures w14:val="none"/>
        </w:rPr>
        <w:t xml:space="preserve"> economic, recreational, cultural,</w:t>
      </w:r>
      <w:r w:rsidR="00EE02AE" w:rsidRPr="00EE02AE">
        <w:rPr>
          <w:rFonts w:ascii="Arial" w:eastAsia="Times New Roman" w:hAnsi="Arial" w:cs="Arial"/>
          <w:color w:val="000000"/>
          <w:kern w:val="0"/>
          <w14:ligatures w14:val="none"/>
        </w:rPr>
        <w:t xml:space="preserve"> </w:t>
      </w:r>
      <w:r w:rsidR="00EE02AE">
        <w:rPr>
          <w:rFonts w:ascii="Arial" w:eastAsia="Times New Roman" w:hAnsi="Arial" w:cs="Arial"/>
          <w:color w:val="000000"/>
          <w:kern w:val="0"/>
          <w14:ligatures w14:val="none"/>
        </w:rPr>
        <w:t>scientific,</w:t>
      </w:r>
      <w:r w:rsidR="00FC318B">
        <w:rPr>
          <w:rFonts w:ascii="Arial" w:eastAsia="Times New Roman" w:hAnsi="Arial" w:cs="Arial"/>
          <w:color w:val="000000"/>
          <w:kern w:val="0"/>
          <w14:ligatures w14:val="none"/>
        </w:rPr>
        <w:t xml:space="preserve"> and aesthetic </w:t>
      </w:r>
      <w:r w:rsidR="00EE02AE">
        <w:rPr>
          <w:rFonts w:ascii="Arial" w:eastAsia="Times New Roman" w:hAnsi="Arial" w:cs="Arial"/>
          <w:color w:val="000000"/>
          <w:kern w:val="0"/>
          <w14:ligatures w14:val="none"/>
        </w:rPr>
        <w:t>benefits</w:t>
      </w:r>
      <w:ins w:id="97" w:author="Christopher Murray" w:date="2025-11-03T12:24:00Z" w16du:dateUtc="2025-11-03T18:24:00Z">
        <w:r w:rsidR="009E1F99">
          <w:rPr>
            <w:rFonts w:ascii="Arial" w:eastAsia="Times New Roman" w:hAnsi="Arial" w:cs="Arial"/>
            <w:color w:val="000000"/>
            <w:kern w:val="0"/>
            <w14:ligatures w14:val="none"/>
          </w:rPr>
          <w:t>;</w:t>
        </w:r>
      </w:ins>
      <w:r w:rsidR="009360F3">
        <w:rPr>
          <w:rFonts w:ascii="Arial" w:eastAsia="Times New Roman" w:hAnsi="Arial" w:cs="Arial"/>
          <w:color w:val="000000"/>
          <w:kern w:val="0"/>
          <w14:ligatures w14:val="none"/>
        </w:rPr>
        <w:t xml:space="preserve"> </w:t>
      </w:r>
      <w:r w:rsidR="0092197F">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{"citationID":"RFWm1zCL","properties":{"formattedCitation":"(Dudgeon {\\i{}et al.}, 2006; Paukert {\\i{}et al.}, 2017; Carlson {\\i{}et al.}, 2024)","plainCitation":"(Dudgeon et al., 2006; Paukert et al., 2017; Carlson et al., 2024)","noteIndex":0},"citationItems":[{"id":4498,"uris":["http://zotero.org/users/4161640/items/ATHKUTCL"],"itemData":{"id":4498,"type":"article-journal","container-title":"Biological Reviews","issue":"2","journalAbbreviation":"Biol Rev","note":"publisher: Cambridge University Press","page":"163–182","title":"Freshwater biodiversity: importance, threats, status and conservation challenges","volume":"81","author":[{"family":"Dudgeon","given":"David"},{"family":"Arthington","given":"Angela H"},{"family":"Gessner","given":"Mark O"},{"family":"Kawabata","given":"Zen-Ichiro"},{"family":"Knowler","given":"Duncan J"},{"family":"Lévêque","given":"Christian"},{"family":"Naiman","given":"Robert J"},{"family":"Prieur-Richard","given":"Anne-Hélène"},{"family":"Soto","given":"Doris"},{"family":"Stiassny","given":"Melanie LJ"},{"literal":"others"}],"issued":{"date-parts":[["2006"]]}}},{"id":4508,"uris":["http://zotero.org/users/4161640/items/BFSMJ7WH"],"itemData":{"id":4508,"type":"article-journal","container-title":"Reviews in Fish Biology and Fisheries","DOI":"10.1007/s11160-017-9477-y","ISSN":"0960-3166, 1573-5184","issue":"2","journalAbbreviation":"Rev Fish Biol Fisheries","language":"en","page":"393-409","source":"DOI.org (Crossref)","title":"Designing a global assessment of climate change on inland fishes and fisheries: knowns and needs","title-short":"Designing a global assessment of climate change on inland fishes and fisheries","volume":"27","author":[{"family":"Paukert","given":"Craig P."},{"family":"Lynch","given":"Abigail J."},{"family":"Beard","given":"T. Douglas"},{"family":"Chen","given":"Yushun"},{"family":"Cooke","given":"Steven J."},{"family":"Cooperman","given":"Michael S."},{"family":"Cowx","given":"Ian G."},{"family":"Ibengwe","given":"Lilian"},{"family":"Infante","given":"Dana M."},{"family":"Myers","given":"Bonnie J. E."},{"family":"Nguyễn","given":"Hòa Phú"},{"family":"Winfield","given":"Ian J."}],"issued":{"date-parts":[["2017",6]]}}},{"id":4509,"uris":["http://zotero.org/users/4161640/items/ANFCIMUD"],"itemData":{"id":4509,"type":"article-journal","container-title":"Aquatic Ecosystem Health &amp; Management","issue":"2","journalAbbreviation":"AEHM","note":"publisher: Michigan State University Press","page":"74–84","title":"Assessing and implementing the concept of Blue Economy in Laurentian Great Lakes fisheries: Lessons from coupled human and natural systems","volume":"27","author":[{"family":"Carlson","given":"Andrew K"},{"family":"Leonard","given":"Nancy J"},{"family":"Munawar","given":"Mohiuddin"},{"family":"Taylor","given":"William W"}],"issued":{"date-parts":[["2024"]]}}}],"schema":"https://github.com/citation-style-language/schema/raw/master/csl-citation.json"} </w:instrText>
      </w:r>
      <w:r w:rsidR="0092197F">
        <w:rPr>
          <w:rFonts w:ascii="Arial" w:eastAsia="Times New Roman" w:hAnsi="Arial" w:cs="Arial"/>
          <w:color w:val="000000"/>
          <w:kern w:val="0"/>
          <w14:ligatures w14:val="none"/>
        </w:rPr>
        <w:fldChar w:fldCharType="separate"/>
      </w:r>
      <w:del w:id="98" w:author="Christopher Murray" w:date="2025-11-03T12:24:00Z" w16du:dateUtc="2025-11-03T18:24:00Z">
        <w:r w:rsidR="002838B7" w:rsidRPr="002838B7" w:rsidDel="009E1F99">
          <w:rPr>
            <w:rFonts w:ascii="Arial" w:hAnsi="Arial" w:cs="Arial"/>
            <w:color w:val="000000"/>
            <w:kern w:val="0"/>
          </w:rPr>
          <w:delText>(</w:delText>
        </w:r>
      </w:del>
      <w:r w:rsidR="002838B7" w:rsidRPr="002838B7">
        <w:rPr>
          <w:rFonts w:ascii="Arial" w:hAnsi="Arial" w:cs="Arial"/>
          <w:color w:val="000000"/>
          <w:kern w:val="0"/>
        </w:rPr>
        <w:t xml:space="preserve">Dudgeon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2006; Paukert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Carlson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2197F">
        <w:rPr>
          <w:rFonts w:ascii="Arial" w:eastAsia="Times New Roman" w:hAnsi="Arial" w:cs="Arial"/>
          <w:color w:val="000000"/>
          <w:kern w:val="0"/>
          <w14:ligatures w14:val="none"/>
        </w:rPr>
        <w:fldChar w:fldCharType="end"/>
      </w:r>
      <w:r w:rsidR="00FC318B">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Physiological stress metrics </w:t>
      </w:r>
      <w:r w:rsidR="00167D66">
        <w:rPr>
          <w:rFonts w:ascii="Arial" w:eastAsia="Times New Roman" w:hAnsi="Arial" w:cs="Arial"/>
          <w:color w:val="000000"/>
          <w:kern w:val="0"/>
          <w14:ligatures w14:val="none"/>
        </w:rPr>
        <w:t>serv</w:t>
      </w:r>
      <w:r w:rsidR="00D62C68" w:rsidRPr="00D62C68">
        <w:rPr>
          <w:rFonts w:ascii="Arial" w:eastAsia="Times New Roman" w:hAnsi="Arial" w:cs="Arial"/>
          <w:color w:val="000000"/>
          <w:kern w:val="0"/>
          <w14:ligatures w14:val="none"/>
        </w:rPr>
        <w:t xml:space="preserve">e </w:t>
      </w:r>
      <w:r w:rsidR="00167D66">
        <w:rPr>
          <w:rFonts w:ascii="Arial" w:eastAsia="Times New Roman" w:hAnsi="Arial" w:cs="Arial"/>
          <w:color w:val="000000"/>
          <w:kern w:val="0"/>
          <w14:ligatures w14:val="none"/>
        </w:rPr>
        <w:t xml:space="preserve">as </w:t>
      </w:r>
      <w:del w:id="99" w:author="Christopher Murray" w:date="2025-11-03T12:24:00Z" w16du:dateUtc="2025-11-03T18:24:00Z">
        <w:r w:rsidR="00167D66" w:rsidDel="009E1F99">
          <w:rPr>
            <w:rFonts w:ascii="Arial" w:eastAsia="Times New Roman" w:hAnsi="Arial" w:cs="Arial"/>
            <w:color w:val="000000"/>
            <w:kern w:val="0"/>
            <w14:ligatures w14:val="none"/>
          </w:rPr>
          <w:delText xml:space="preserve">early </w:delText>
        </w:r>
        <w:r w:rsidR="00D62C68" w:rsidRPr="00D62C68" w:rsidDel="009E1F99">
          <w:rPr>
            <w:rFonts w:ascii="Arial" w:eastAsia="Times New Roman" w:hAnsi="Arial" w:cs="Arial"/>
            <w:color w:val="000000"/>
            <w:kern w:val="0"/>
            <w14:ligatures w14:val="none"/>
          </w:rPr>
          <w:delText>warning indicators</w:delText>
        </w:r>
      </w:del>
      <w:ins w:id="100" w:author="Christopher Murray" w:date="2025-11-03T12:24:00Z" w16du:dateUtc="2025-11-03T18:24:00Z">
        <w:r w:rsidR="009E1F99">
          <w:rPr>
            <w:rFonts w:ascii="Arial" w:eastAsia="Times New Roman" w:hAnsi="Arial" w:cs="Arial"/>
            <w:color w:val="000000"/>
            <w:kern w:val="0"/>
            <w14:ligatures w14:val="none"/>
          </w:rPr>
          <w:t>biomarkers</w:t>
        </w:r>
      </w:ins>
      <w:r w:rsidR="00D62C68" w:rsidRPr="00D62C68">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of</w:t>
      </w:r>
      <w:r w:rsidR="00D62C68" w:rsidRPr="00D62C68">
        <w:rPr>
          <w:rFonts w:ascii="Arial" w:eastAsia="Times New Roman" w:hAnsi="Arial" w:cs="Arial"/>
          <w:color w:val="000000"/>
          <w:kern w:val="0"/>
          <w14:ligatures w14:val="none"/>
        </w:rPr>
        <w:t xml:space="preserve"> population health, </w:t>
      </w:r>
      <w:r w:rsidR="00167D66">
        <w:rPr>
          <w:rFonts w:ascii="Arial" w:eastAsia="Times New Roman" w:hAnsi="Arial" w:cs="Arial"/>
          <w:color w:val="000000"/>
          <w:kern w:val="0"/>
          <w14:ligatures w14:val="none"/>
        </w:rPr>
        <w:t>informing</w:t>
      </w:r>
      <w:r w:rsidR="00D62C68" w:rsidRPr="00D62C68">
        <w:rPr>
          <w:rFonts w:ascii="Arial" w:eastAsia="Times New Roman" w:hAnsi="Arial" w:cs="Arial"/>
          <w:color w:val="000000"/>
          <w:kern w:val="0"/>
          <w14:ligatures w14:val="none"/>
        </w:rPr>
        <w:t xml:space="preserve"> conservation management and pollution </w:t>
      </w:r>
      <w:r w:rsidR="00D62C68" w:rsidRPr="00D62C68">
        <w:rPr>
          <w:rFonts w:ascii="Arial" w:eastAsia="Times New Roman" w:hAnsi="Arial" w:cs="Arial"/>
          <w:color w:val="000000"/>
          <w:kern w:val="0"/>
          <w14:ligatures w14:val="none"/>
        </w:rPr>
        <w:lastRenderedPageBreak/>
        <w:t>mitigation</w:t>
      </w:r>
      <w:r w:rsidR="00D62C68">
        <w:rPr>
          <w:rFonts w:ascii="Arial" w:eastAsia="Times New Roman" w:hAnsi="Arial" w:cs="Arial"/>
          <w:color w:val="000000"/>
          <w:kern w:val="0"/>
          <w14:ligatures w14:val="none"/>
        </w:rPr>
        <w:t xml:space="preserve">. </w:t>
      </w:r>
      <w:r w:rsidR="009921F6">
        <w:rPr>
          <w:rFonts w:ascii="Arial" w:eastAsia="Times New Roman" w:hAnsi="Arial" w:cs="Arial"/>
          <w:color w:val="000000"/>
          <w:kern w:val="0"/>
          <w14:ligatures w14:val="none"/>
        </w:rPr>
        <w:t>U</w:t>
      </w:r>
      <w:r w:rsidR="003A62B7">
        <w:rPr>
          <w:rFonts w:ascii="Arial" w:eastAsia="Times New Roman" w:hAnsi="Arial" w:cs="Arial"/>
          <w:color w:val="000000"/>
          <w:kern w:val="0"/>
          <w14:ligatures w14:val="none"/>
        </w:rPr>
        <w:t xml:space="preserve">nderstanding </w:t>
      </w:r>
      <w:r w:rsidR="0092197F">
        <w:rPr>
          <w:rFonts w:ascii="Arial" w:eastAsia="Times New Roman" w:hAnsi="Arial" w:cs="Arial"/>
          <w:color w:val="000000"/>
          <w:kern w:val="0"/>
          <w14:ligatures w14:val="none"/>
        </w:rPr>
        <w:t xml:space="preserve">the </w:t>
      </w:r>
      <w:r w:rsidR="003A62B7">
        <w:rPr>
          <w:rFonts w:ascii="Arial" w:eastAsia="Times New Roman" w:hAnsi="Arial" w:cs="Arial"/>
          <w:color w:val="000000"/>
          <w:kern w:val="0"/>
          <w14:ligatures w14:val="none"/>
        </w:rPr>
        <w:t>functional and mechanistic responses of organisms, populations, and ecosystems to environmental change</w:t>
      </w:r>
      <w:r w:rsidR="00E33DF7">
        <w:rPr>
          <w:rFonts w:ascii="Arial" w:eastAsia="Times New Roman" w:hAnsi="Arial" w:cs="Arial"/>
          <w:color w:val="000000"/>
          <w:kern w:val="0"/>
          <w14:ligatures w14:val="none"/>
        </w:rPr>
        <w:t>s</w:t>
      </w:r>
      <w:r w:rsidR="003A62B7">
        <w:rPr>
          <w:rFonts w:ascii="Arial" w:eastAsia="Times New Roman" w:hAnsi="Arial" w:cs="Arial"/>
          <w:color w:val="000000"/>
          <w:kern w:val="0"/>
          <w14:ligatures w14:val="none"/>
        </w:rPr>
        <w:t xml:space="preserve"> and potential stressors is </w:t>
      </w:r>
      <w:r w:rsidR="0092197F">
        <w:rPr>
          <w:rFonts w:ascii="Arial" w:eastAsia="Times New Roman" w:hAnsi="Arial" w:cs="Arial"/>
          <w:color w:val="000000"/>
          <w:kern w:val="0"/>
          <w14:ligatures w14:val="none"/>
        </w:rPr>
        <w:t xml:space="preserve">a key aspect of </w:t>
      </w:r>
      <w:r w:rsidR="003A62B7">
        <w:rPr>
          <w:rFonts w:ascii="Arial" w:eastAsia="Times New Roman" w:hAnsi="Arial" w:cs="Arial"/>
          <w:color w:val="000000"/>
          <w:kern w:val="0"/>
          <w14:ligatures w14:val="none"/>
        </w:rPr>
        <w:t>conservation physiology</w:t>
      </w:r>
      <w:r w:rsidR="009921F6">
        <w:rPr>
          <w:rFonts w:ascii="Arial" w:eastAsia="Times New Roman" w:hAnsi="Arial" w:cs="Arial"/>
          <w:color w:val="000000"/>
          <w:kern w:val="0"/>
          <w14:ligatures w14:val="none"/>
        </w:rPr>
        <w:t xml:space="preserve"> </w:t>
      </w:r>
      <w:r w:rsidR="009921F6">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2013)","noteIndex":0},"citationItems":[{"id":4506,"uris":["http://zotero.org/users/4161640/items/AZ9UIARH"],"itemData":{"id":4506,"type":"article-journal","container-title":"Conservation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9921F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9921F6">
        <w:rPr>
          <w:rFonts w:ascii="Arial" w:eastAsia="Times New Roman" w:hAnsi="Arial" w:cs="Arial"/>
          <w:color w:val="000000"/>
          <w:kern w:val="0"/>
          <w14:ligatures w14:val="none"/>
        </w:rPr>
        <w:fldChar w:fldCharType="end"/>
      </w:r>
      <w:r w:rsidR="003A62B7">
        <w:rPr>
          <w:rFonts w:ascii="Arial" w:eastAsia="Times New Roman" w:hAnsi="Arial" w:cs="Arial"/>
          <w:color w:val="000000"/>
          <w:kern w:val="0"/>
          <w14:ligatures w14:val="none"/>
        </w:rPr>
        <w:t xml:space="preserve">. </w:t>
      </w:r>
    </w:p>
    <w:p w14:paraId="3FE29132" w14:textId="130607B9" w:rsidR="00AF634C" w:rsidRDefault="00D12BE3"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20365B">
        <w:rPr>
          <w:rFonts w:ascii="Arial" w:eastAsia="Times New Roman" w:hAnsi="Arial" w:cs="Arial"/>
          <w:color w:val="000000"/>
          <w:kern w:val="0"/>
          <w14:ligatures w14:val="none"/>
        </w:rPr>
        <w:t>nthropogenic activities</w:t>
      </w:r>
      <w:r>
        <w:rPr>
          <w:rFonts w:ascii="Arial" w:eastAsia="Times New Roman" w:hAnsi="Arial" w:cs="Arial"/>
          <w:color w:val="000000"/>
          <w:kern w:val="0"/>
          <w14:ligatures w14:val="none"/>
        </w:rPr>
        <w:t xml:space="preserve"> (e.g., m</w:t>
      </w:r>
      <w:r w:rsidRPr="00292FF5">
        <w:rPr>
          <w:rFonts w:ascii="Arial" w:eastAsia="Times New Roman" w:hAnsi="Arial" w:cs="Arial"/>
          <w:color w:val="000000"/>
          <w:kern w:val="0"/>
          <w14:ligatures w14:val="none"/>
        </w:rPr>
        <w:t>ining, agriculture, industrialization, urbanization</w:t>
      </w:r>
      <w:r>
        <w:rPr>
          <w:rFonts w:ascii="Arial" w:eastAsia="Times New Roman" w:hAnsi="Arial" w:cs="Arial"/>
          <w:color w:val="000000"/>
          <w:kern w:val="0"/>
          <w14:ligatures w14:val="none"/>
        </w:rPr>
        <w:t>)</w:t>
      </w:r>
      <w:r w:rsidR="00CE79DD">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have increased the presence and </w:t>
      </w:r>
      <w:r w:rsidR="00AF634C">
        <w:rPr>
          <w:rFonts w:ascii="Arial" w:eastAsia="Times New Roman" w:hAnsi="Arial" w:cs="Arial"/>
          <w:color w:val="000000"/>
          <w:kern w:val="0"/>
          <w14:ligatures w14:val="none"/>
        </w:rPr>
        <w:t>diversity</w:t>
      </w:r>
      <w:r w:rsidR="00AF634C" w:rsidRPr="00292FF5">
        <w:rPr>
          <w:rFonts w:ascii="Arial" w:eastAsia="Times New Roman" w:hAnsi="Arial" w:cs="Arial"/>
          <w:color w:val="000000"/>
          <w:kern w:val="0"/>
          <w14:ligatures w14:val="none"/>
        </w:rPr>
        <w:t xml:space="preserve"> of soil and groundwater </w:t>
      </w:r>
      <w:r w:rsidR="00AF634C">
        <w:rPr>
          <w:rFonts w:ascii="Arial" w:eastAsia="Times New Roman" w:hAnsi="Arial" w:cs="Arial"/>
          <w:color w:val="000000"/>
          <w:kern w:val="0"/>
          <w14:ligatures w14:val="none"/>
        </w:rPr>
        <w:t>xenobiotic</w:t>
      </w:r>
      <w:r w:rsidR="00AF634C" w:rsidRPr="00292FF5">
        <w:rPr>
          <w:rFonts w:ascii="Arial" w:eastAsia="Times New Roman" w:hAnsi="Arial" w:cs="Arial"/>
          <w:color w:val="000000"/>
          <w:kern w:val="0"/>
          <w14:ligatures w14:val="none"/>
        </w:rPr>
        <w:t xml:space="preserve"> contamina</w:t>
      </w:r>
      <w:r w:rsidR="00AF634C">
        <w:rPr>
          <w:rFonts w:ascii="Arial" w:eastAsia="Times New Roman" w:hAnsi="Arial" w:cs="Arial"/>
          <w:color w:val="000000"/>
          <w:kern w:val="0"/>
          <w14:ligatures w14:val="none"/>
        </w:rPr>
        <w:t>tion</w:t>
      </w:r>
      <w:r w:rsidR="00CE79DD">
        <w:rPr>
          <w:rFonts w:ascii="Arial" w:eastAsia="Times New Roman" w:hAnsi="Arial" w:cs="Arial"/>
          <w:color w:val="000000"/>
          <w:kern w:val="0"/>
          <w14:ligatures w14:val="none"/>
        </w:rPr>
        <w:t xml:space="preserve"> </w:t>
      </w:r>
      <w:r w:rsidR="00CE79DD">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2020)","noteIndex":0},"citationItems":[{"id":4502,"uris":["http://zotero.org/users/4161640/items/TUR2NZ74"],"itemData":{"id":4502,"type":"article-journal","container-title":"Journal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Linton"}],"issued":{"date-parts":[["2002"]]}}},{"id":4501,"uris":["http://zotero.org/users/4161640/items/VP42G5VR"],"itemData":{"id":4501,"type":"article-journal","container-title":"Journal of Environmental Quality","DOI":"10.2134/jeq2004.1630","ISSN":"0047-2425, 1537-2537","issue":"1","journalAbbreviation":"J of Env Quality","language":"en","page":"163-172","source":"DOI.org (Crossref)","title":"Heavy Metals in an urban watershed in south</w:instrText>
      </w:r>
      <w:r w:rsidR="000F3223" w:rsidRPr="0071656C">
        <w:rPr>
          <w:rFonts w:ascii="Arial" w:eastAsia="Times New Roman" w:hAnsi="Arial" w:cs="Arial"/>
          <w:color w:val="000000"/>
          <w:kern w:val="0"/>
          <w:lang w:val="da-DK"/>
          <w14:ligatures w14:val="none"/>
          <w:rPrChange w:id="101" w:author="Christopher Murray [2]" w:date="2025-11-10T20:50:00Z" w16du:dateUtc="2025-11-11T02:50:00Z">
            <w:rPr>
              <w:rFonts w:ascii="Arial" w:eastAsia="Times New Roman" w:hAnsi="Arial" w:cs="Arial"/>
              <w:color w:val="000000"/>
              <w:kern w:val="0"/>
              <w14:ligatures w14:val="none"/>
            </w:rPr>
          </w:rPrChange>
        </w:rPr>
        <w:instrText>eastern Michigan","volume":"33","author":[{"family":"Murray","given":"Kent S."},{"family":"Rogers","given":"Daniel T."},{"family":"Kaufman","given":"Martin M."}],"issued":{"date-parts":[["2004",1]]}}},{"id":4495,"uris":["http://zotero.org/users/4161640/items/3WE32ARN"],"itemData":{"id":4495,"type":"article-journal","container-title":"Fish Physiology","journalAbbreviation":"Fish Physiol","note":"publisher: Elsevier","page":"413–468","title":"Anthropogenic impacts upon behaviour and physiology","volume":"24","author":[{"family":"Sloman","given":"Katherine A"},{"family":"Wilson","given":"Rod W"}],"issued":{"date-parts":[["2005"]]}}},{"id":4500,"uris":["http://zotero.org/users/4161640/items/C9JMJG2D"],"itemData":{"id":4500,"type":"article-journal","container-title":"Journal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w:instrText>
      </w:r>
      <w:r w:rsidR="000F3223" w:rsidRPr="002E65DB">
        <w:rPr>
          <w:rFonts w:ascii="Arial" w:eastAsia="Times New Roman" w:hAnsi="Arial" w:cs="Arial"/>
          <w:color w:val="000000"/>
          <w:kern w:val="0"/>
          <w:lang w:val="da-DK"/>
          <w14:ligatures w14:val="none"/>
          <w:rPrChange w:id="102" w:author="Christopher Murray" w:date="2025-11-03T09:38:00Z" w16du:dateUtc="2025-11-03T15:38:00Z">
            <w:rPr>
              <w:rFonts w:ascii="Arial" w:eastAsia="Times New Roman" w:hAnsi="Arial" w:cs="Arial"/>
              <w:color w:val="000000"/>
              <w:kern w:val="0"/>
              <w14:ligatures w14:val="none"/>
            </w:rPr>
          </w:rPrChange>
        </w:rPr>
        <w:instrText xml:space="preserve">"https://github.com/citation-style-language/schema/raw/master/csl-citation.json"} </w:instrText>
      </w:r>
      <w:r w:rsidR="00CE79DD">
        <w:rPr>
          <w:rFonts w:ascii="Arial" w:eastAsia="Times New Roman" w:hAnsi="Arial" w:cs="Arial"/>
          <w:color w:val="000000"/>
          <w:kern w:val="0"/>
          <w14:ligatures w14:val="none"/>
        </w:rPr>
        <w:fldChar w:fldCharType="separate"/>
      </w:r>
      <w:r w:rsidR="002838B7" w:rsidRPr="002E65DB">
        <w:rPr>
          <w:rFonts w:ascii="Arial" w:hAnsi="Arial" w:cs="Arial"/>
          <w:color w:val="000000"/>
          <w:kern w:val="0"/>
          <w:lang w:val="da-DK"/>
          <w:rPrChange w:id="103" w:author="Christopher Murray" w:date="2025-11-03T09:38:00Z" w16du:dateUtc="2025-11-03T15:38:00Z">
            <w:rPr>
              <w:rFonts w:ascii="Arial" w:hAnsi="Arial" w:cs="Arial"/>
              <w:color w:val="000000"/>
              <w:kern w:val="0"/>
            </w:rPr>
          </w:rPrChange>
        </w:rPr>
        <w:t xml:space="preserve">(Ritter, 2002; Murray </w:t>
      </w:r>
      <w:r w:rsidR="002838B7" w:rsidRPr="002E65DB">
        <w:rPr>
          <w:rFonts w:ascii="Arial" w:hAnsi="Arial" w:cs="Arial"/>
          <w:i/>
          <w:iCs/>
          <w:color w:val="000000"/>
          <w:kern w:val="0"/>
          <w:lang w:val="da-DK"/>
          <w:rPrChange w:id="104"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105" w:author="Christopher Murray" w:date="2025-11-03T09:38:00Z" w16du:dateUtc="2025-11-03T15:38:00Z">
            <w:rPr>
              <w:rFonts w:ascii="Arial" w:hAnsi="Arial" w:cs="Arial"/>
              <w:color w:val="000000"/>
              <w:kern w:val="0"/>
            </w:rPr>
          </w:rPrChange>
        </w:rPr>
        <w:t xml:space="preserve">, 2004; Sloman and Wilson, 2005; Santana </w:t>
      </w:r>
      <w:r w:rsidR="002838B7" w:rsidRPr="002E65DB">
        <w:rPr>
          <w:rFonts w:ascii="Arial" w:hAnsi="Arial" w:cs="Arial"/>
          <w:i/>
          <w:iCs/>
          <w:color w:val="000000"/>
          <w:kern w:val="0"/>
          <w:lang w:val="da-DK"/>
          <w:rPrChange w:id="106"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107" w:author="Christopher Murray" w:date="2025-11-03T09:38:00Z" w16du:dateUtc="2025-11-03T15:38:00Z">
            <w:rPr>
              <w:rFonts w:ascii="Arial" w:hAnsi="Arial" w:cs="Arial"/>
              <w:color w:val="000000"/>
              <w:kern w:val="0"/>
            </w:rPr>
          </w:rPrChange>
        </w:rPr>
        <w:t>, 2020)</w:t>
      </w:r>
      <w:r w:rsidR="00CE79DD">
        <w:rPr>
          <w:rFonts w:ascii="Arial" w:eastAsia="Times New Roman" w:hAnsi="Arial" w:cs="Arial"/>
          <w:color w:val="000000"/>
          <w:kern w:val="0"/>
          <w14:ligatures w14:val="none"/>
        </w:rPr>
        <w:fldChar w:fldCharType="end"/>
      </w:r>
      <w:r w:rsidR="00AF634C" w:rsidRPr="002E65DB">
        <w:rPr>
          <w:rFonts w:ascii="Arial" w:eastAsia="Times New Roman" w:hAnsi="Arial" w:cs="Arial"/>
          <w:color w:val="000000"/>
          <w:kern w:val="0"/>
          <w:lang w:val="da-DK"/>
          <w14:ligatures w14:val="none"/>
          <w:rPrChange w:id="108" w:author="Christopher Murray" w:date="2025-11-03T09:38:00Z" w16du:dateUtc="2025-11-03T15:38:00Z">
            <w:rPr>
              <w:rFonts w:ascii="Arial" w:eastAsia="Times New Roman" w:hAnsi="Arial" w:cs="Arial"/>
              <w:color w:val="000000"/>
              <w:kern w:val="0"/>
              <w14:ligatures w14:val="none"/>
            </w:rPr>
          </w:rPrChange>
        </w:rPr>
        <w:t xml:space="preserve">. </w:t>
      </w:r>
      <w:r w:rsidR="00AF634C">
        <w:rPr>
          <w:rFonts w:ascii="Arial" w:eastAsia="Times New Roman" w:hAnsi="Arial" w:cs="Arial"/>
          <w:color w:val="000000"/>
          <w:kern w:val="0"/>
          <w14:ligatures w14:val="none"/>
        </w:rPr>
        <w:t xml:space="preserve">Heavy metals and synthetic compounds frequently </w:t>
      </w:r>
      <w:r w:rsidR="00FB49AE">
        <w:rPr>
          <w:rFonts w:ascii="Arial" w:eastAsia="Times New Roman" w:hAnsi="Arial" w:cs="Arial"/>
          <w:color w:val="000000"/>
          <w:kern w:val="0"/>
          <w14:ligatures w14:val="none"/>
        </w:rPr>
        <w:t>affect</w:t>
      </w:r>
      <w:r w:rsidR="00AF634C">
        <w:rPr>
          <w:rFonts w:ascii="Arial" w:eastAsia="Times New Roman" w:hAnsi="Arial" w:cs="Arial"/>
          <w:color w:val="000000"/>
          <w:kern w:val="0"/>
          <w14:ligatures w14:val="none"/>
        </w:rPr>
        <w:t xml:space="preserve"> aquatic systems to </w:t>
      </w:r>
      <w:r w:rsidR="00692828">
        <w:rPr>
          <w:rFonts w:ascii="Arial" w:eastAsia="Times New Roman" w:hAnsi="Arial" w:cs="Arial"/>
          <w:color w:val="000000"/>
          <w:kern w:val="0"/>
          <w14:ligatures w14:val="none"/>
        </w:rPr>
        <w:t>different extents</w:t>
      </w:r>
      <w:r w:rsidR="00AF634C">
        <w:rPr>
          <w:rFonts w:ascii="Arial" w:eastAsia="Times New Roman" w:hAnsi="Arial" w:cs="Arial"/>
          <w:color w:val="000000"/>
          <w:kern w:val="0"/>
          <w14:ligatures w14:val="none"/>
        </w:rPr>
        <w:t xml:space="preserve"> and in</w:t>
      </w:r>
      <w:r w:rsidR="00692828">
        <w:rPr>
          <w:rFonts w:ascii="Arial" w:eastAsia="Times New Roman" w:hAnsi="Arial" w:cs="Arial"/>
          <w:color w:val="000000"/>
          <w:kern w:val="0"/>
          <w14:ligatures w14:val="none"/>
        </w:rPr>
        <w:t xml:space="preserve"> various</w:t>
      </w:r>
      <w:r w:rsidR="00AF634C">
        <w:rPr>
          <w:rFonts w:ascii="Arial" w:eastAsia="Times New Roman" w:hAnsi="Arial" w:cs="Arial"/>
          <w:color w:val="000000"/>
          <w:kern w:val="0"/>
          <w14:ligatures w14:val="none"/>
        </w:rPr>
        <w:t xml:space="preserve"> combinations </w:t>
      </w:r>
      <w:r w:rsidR="00CE79DD">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2018)","noteIndex":0},"citationItems":[{"id":4493,"uris":["http://zotero.org/users/4161640/items/A3LNM5TQ"],"itemData":{"id":4493,"type":"article-journal","container-title":"Environmental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4494,"uris":["http://zotero.org/users/4161640/items/6IVKZQII"],"itemData":{"id":4494,"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sidR="00CE79D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2016; Kahlon </w:t>
      </w:r>
      <w:r w:rsidR="002838B7" w:rsidRPr="002838B7">
        <w:rPr>
          <w:rFonts w:ascii="Arial" w:hAnsi="Arial" w:cs="Arial"/>
          <w:i/>
          <w:iCs/>
          <w:color w:val="000000"/>
          <w:kern w:val="0"/>
        </w:rPr>
        <w:t>et al.</w:t>
      </w:r>
      <w:r w:rsidR="002838B7" w:rsidRPr="002838B7">
        <w:rPr>
          <w:rFonts w:ascii="Arial" w:hAnsi="Arial" w:cs="Arial"/>
          <w:color w:val="000000"/>
          <w:kern w:val="0"/>
        </w:rPr>
        <w:t>, 2018)</w:t>
      </w:r>
      <w:r w:rsidR="00CE79DD">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Heavy metals are </w:t>
      </w:r>
      <w:r w:rsidR="00AF634C" w:rsidRPr="00292FF5">
        <w:rPr>
          <w:rFonts w:ascii="Arial" w:eastAsia="Times New Roman" w:hAnsi="Arial" w:cs="Arial"/>
          <w:color w:val="000000"/>
          <w:kern w:val="0"/>
          <w14:ligatures w14:val="none"/>
        </w:rPr>
        <w:t>naturally occurring element</w:t>
      </w:r>
      <w:r w:rsidR="00AF634C">
        <w:rPr>
          <w:rFonts w:ascii="Arial" w:eastAsia="Times New Roman" w:hAnsi="Arial" w:cs="Arial"/>
          <w:color w:val="000000"/>
          <w:kern w:val="0"/>
          <w14:ligatures w14:val="none"/>
        </w:rPr>
        <w:t>s</w:t>
      </w:r>
      <w:r w:rsidR="00AF634C" w:rsidRPr="00292FF5">
        <w:rPr>
          <w:rFonts w:ascii="Arial" w:eastAsia="Times New Roman" w:hAnsi="Arial" w:cs="Arial"/>
          <w:color w:val="000000"/>
          <w:kern w:val="0"/>
          <w14:ligatures w14:val="none"/>
        </w:rPr>
        <w:t xml:space="preserve"> in the </w:t>
      </w:r>
      <w:r w:rsidR="00FB49AE">
        <w:rPr>
          <w:rFonts w:ascii="Arial" w:eastAsia="Times New Roman" w:hAnsi="Arial" w:cs="Arial"/>
          <w:color w:val="000000"/>
          <w:kern w:val="0"/>
          <w14:ligatures w14:val="none"/>
        </w:rPr>
        <w:t>E</w:t>
      </w:r>
      <w:r w:rsidR="00AF634C" w:rsidRPr="00292FF5">
        <w:rPr>
          <w:rFonts w:ascii="Arial" w:eastAsia="Times New Roman" w:hAnsi="Arial" w:cs="Arial"/>
          <w:color w:val="000000"/>
          <w:kern w:val="0"/>
          <w14:ligatures w14:val="none"/>
        </w:rPr>
        <w:t>arth’s crust and oceans</w:t>
      </w:r>
      <w:r w:rsidR="00E64343">
        <w:rPr>
          <w:rFonts w:ascii="Arial" w:eastAsia="Times New Roman" w:hAnsi="Arial" w:cs="Arial"/>
          <w:color w:val="000000"/>
          <w:kern w:val="0"/>
          <w14:ligatures w14:val="none"/>
        </w:rPr>
        <w:t>,</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but</w:t>
      </w:r>
      <w:ins w:id="109" w:author="Christopher Murray" w:date="2025-11-05T10:50:00Z" w16du:dateUtc="2025-11-05T16:50:00Z">
        <w:r w:rsidR="00BE4393">
          <w:rPr>
            <w:rFonts w:ascii="Arial" w:eastAsia="Times New Roman" w:hAnsi="Arial" w:cs="Arial"/>
            <w:color w:val="000000"/>
            <w:kern w:val="0"/>
            <w14:ligatures w14:val="none"/>
          </w:rPr>
          <w:t xml:space="preserve"> </w:t>
        </w:r>
      </w:ins>
      <w:del w:id="110" w:author="Christopher Murray" w:date="2025-11-05T10:50:00Z" w16du:dateUtc="2025-11-05T16:50:00Z">
        <w:r w:rsidR="00692828" w:rsidDel="00BE4393">
          <w:rPr>
            <w:rFonts w:ascii="Arial" w:eastAsia="Times New Roman" w:hAnsi="Arial" w:cs="Arial"/>
            <w:color w:val="000000"/>
            <w:kern w:val="0"/>
            <w14:ligatures w14:val="none"/>
          </w:rPr>
          <w:delText xml:space="preserve"> they</w:delText>
        </w:r>
      </w:del>
      <w:ins w:id="111" w:author="Christopher Murray" w:date="2025-11-05T10:50:00Z" w16du:dateUtc="2025-11-05T16:50:00Z">
        <w:r w:rsidR="00BE4393">
          <w:rPr>
            <w:rFonts w:ascii="Arial" w:eastAsia="Times New Roman" w:hAnsi="Arial" w:cs="Arial"/>
            <w:color w:val="000000"/>
            <w:kern w:val="0"/>
            <w14:ligatures w14:val="none"/>
          </w:rPr>
          <w:t>some</w:t>
        </w:r>
      </w:ins>
      <w:r w:rsidR="00AF634C">
        <w:rPr>
          <w:rFonts w:ascii="Arial" w:eastAsia="Times New Roman" w:hAnsi="Arial" w:cs="Arial"/>
          <w:color w:val="000000"/>
          <w:kern w:val="0"/>
          <w14:ligatures w14:val="none"/>
        </w:rPr>
        <w:t xml:space="preserve"> can be</w:t>
      </w:r>
      <w:r w:rsidR="00AF634C" w:rsidRPr="00292FF5">
        <w:rPr>
          <w:rFonts w:ascii="Arial" w:eastAsia="Times New Roman" w:hAnsi="Arial" w:cs="Arial"/>
          <w:color w:val="000000"/>
          <w:kern w:val="0"/>
          <w14:ligatures w14:val="none"/>
        </w:rPr>
        <w:t xml:space="preserve"> carcinogenic</w:t>
      </w:r>
      <w:ins w:id="112" w:author="Christopher Murray" w:date="2025-11-05T10:50:00Z" w16du:dateUtc="2025-11-05T16:50:00Z">
        <w:r w:rsidR="00BE4393">
          <w:rPr>
            <w:rFonts w:ascii="Arial" w:eastAsia="Times New Roman" w:hAnsi="Arial" w:cs="Arial"/>
            <w:color w:val="000000"/>
            <w:kern w:val="0"/>
            <w14:ligatures w14:val="none"/>
          </w:rPr>
          <w:t>, inhibit acetylcholinesterase activity</w:t>
        </w:r>
      </w:ins>
      <w:ins w:id="113" w:author="Christopher Murray" w:date="2025-11-05T10:51:00Z" w16du:dateUtc="2025-11-05T16:51:00Z">
        <w:r w:rsidR="00BE4393">
          <w:rPr>
            <w:rFonts w:ascii="Arial" w:eastAsia="Times New Roman" w:hAnsi="Arial" w:cs="Arial"/>
            <w:color w:val="000000"/>
            <w:kern w:val="0"/>
            <w14:ligatures w14:val="none"/>
          </w:rPr>
          <w:t xml:space="preserve"> </w:t>
        </w:r>
      </w:ins>
      <w:ins w:id="114" w:author="Christopher Murray [2]" w:date="2025-11-10T21:39:00Z" w16du:dateUtc="2025-11-11T03:39:00Z">
        <w:r w:rsidR="0071656C">
          <w:rPr>
            <w:rFonts w:ascii="Arial" w:eastAsia="Times New Roman" w:hAnsi="Arial" w:cs="Arial"/>
            <w:color w:val="000000"/>
            <w:kern w:val="0"/>
            <w14:ligatures w14:val="none"/>
          </w:rPr>
          <w:t>(Devi and Fingerman, 1995)</w:t>
        </w:r>
      </w:ins>
      <w:ins w:id="115" w:author="Christopher Murray" w:date="2025-11-05T10:51:00Z" w16du:dateUtc="2025-11-05T16:51:00Z">
        <w:del w:id="116" w:author="Christopher Murray [2]" w:date="2025-11-10T21:39:00Z" w16du:dateUtc="2025-11-11T03:39:00Z">
          <w:r w:rsidR="00BE4393" w:rsidDel="0071656C">
            <w:rPr>
              <w:rFonts w:ascii="Arial" w:eastAsia="Times New Roman" w:hAnsi="Arial" w:cs="Arial"/>
              <w:color w:val="000000"/>
              <w:kern w:val="0"/>
              <w14:ligatures w14:val="none"/>
            </w:rPr>
            <w:delText>[CITE]</w:delText>
          </w:r>
        </w:del>
      </w:ins>
      <w:ins w:id="117" w:author="Christopher Murray" w:date="2025-11-05T10:50:00Z" w16du:dateUtc="2025-11-05T16:50:00Z">
        <w:r w:rsidR="00BE4393">
          <w:rPr>
            <w:rFonts w:ascii="Arial" w:eastAsia="Times New Roman" w:hAnsi="Arial" w:cs="Arial"/>
            <w:color w:val="000000"/>
            <w:kern w:val="0"/>
            <w14:ligatures w14:val="none"/>
          </w:rPr>
          <w:t>,</w:t>
        </w:r>
      </w:ins>
      <w:del w:id="118" w:author="Christopher Murray" w:date="2025-11-05T10:50:00Z" w16du:dateUtc="2025-11-05T16:50:00Z">
        <w:r w:rsidDel="00BE4393">
          <w:rPr>
            <w:rFonts w:ascii="Arial" w:eastAsia="Times New Roman" w:hAnsi="Arial" w:cs="Arial"/>
            <w:color w:val="000000"/>
            <w:kern w:val="0"/>
            <w14:ligatures w14:val="none"/>
          </w:rPr>
          <w:delText xml:space="preserve"> and </w:delText>
        </w:r>
        <w:r w:rsidR="00AF634C" w:rsidRPr="00292FF5" w:rsidDel="00BE4393">
          <w:rPr>
            <w:rFonts w:ascii="Arial" w:eastAsia="Times New Roman" w:hAnsi="Arial" w:cs="Arial"/>
            <w:color w:val="000000"/>
            <w:kern w:val="0"/>
            <w14:ligatures w14:val="none"/>
          </w:rPr>
          <w:delText>non-essential</w:delText>
        </w:r>
      </w:del>
      <w:r w:rsidR="00AF634C" w:rsidRPr="00292FF5">
        <w:rPr>
          <w:rFonts w:ascii="Arial" w:eastAsia="Times New Roman" w:hAnsi="Arial" w:cs="Arial"/>
          <w:color w:val="000000"/>
          <w:kern w:val="0"/>
          <w14:ligatures w14:val="none"/>
        </w:rPr>
        <w:t xml:space="preserve"> </w:t>
      </w:r>
      <w:del w:id="119" w:author="Christopher Murray" w:date="2025-11-05T10:50:00Z" w16du:dateUtc="2025-11-05T16:50:00Z">
        <w:r w:rsidR="00AF634C" w:rsidRPr="00292FF5" w:rsidDel="00BE4393">
          <w:rPr>
            <w:rFonts w:ascii="Arial" w:eastAsia="Times New Roman" w:hAnsi="Arial" w:cs="Arial"/>
            <w:color w:val="000000"/>
            <w:kern w:val="0"/>
            <w14:ligatures w14:val="none"/>
          </w:rPr>
          <w:delText xml:space="preserve">with </w:delText>
        </w:r>
      </w:del>
      <w:ins w:id="120" w:author="Christopher Murray" w:date="2025-11-05T10:50:00Z" w16du:dateUtc="2025-11-05T16:50:00Z">
        <w:r w:rsidR="00BE4393">
          <w:rPr>
            <w:rFonts w:ascii="Arial" w:eastAsia="Times New Roman" w:hAnsi="Arial" w:cs="Arial"/>
            <w:color w:val="000000"/>
            <w:kern w:val="0"/>
            <w14:ligatures w14:val="none"/>
          </w:rPr>
          <w:t xml:space="preserve">and have </w:t>
        </w:r>
      </w:ins>
      <w:r w:rsidR="00AF634C" w:rsidRPr="00292FF5">
        <w:rPr>
          <w:rFonts w:ascii="Arial" w:eastAsia="Times New Roman" w:hAnsi="Arial" w:cs="Arial"/>
          <w:color w:val="000000"/>
          <w:kern w:val="0"/>
          <w14:ligatures w14:val="none"/>
        </w:rPr>
        <w:t>no known biological function</w:t>
      </w:r>
      <w:r w:rsidR="00CE1082">
        <w:rPr>
          <w:rFonts w:ascii="Arial" w:eastAsia="Times New Roman" w:hAnsi="Arial" w:cs="Arial"/>
          <w:color w:val="000000"/>
          <w:kern w:val="0"/>
          <w14:ligatures w14:val="none"/>
        </w:rPr>
        <w:t xml:space="preserve"> </w:t>
      </w:r>
      <w:r w:rsidR="00CE1082">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{"citationID":"3uz2fYba","properties":{"formattedCitation":"(Spitz and Trudinger, 2019; Bibi {\\i{}et al.}, 2023; Jadaa and Mohammed, 2023)","plainCitation":"(Spitz and Trudinger, 2019; Bibi et al., 2023; Jadaa and Mohammed, 2023)","noteIndex":0},"citationItems":[{"id":4490,"uris":["http://zotero.org/users/4161640/items/EAQUQACZ"],"itemData":{"id":4490,"type":"chapter","container-title":"Mining and the Environment","page":"411–432","publisher":"CRC Press","title":"Metals, their biological functions and harmful impacts: metals are naturally occurring elements","author":[{"family":"Spitz","given":"Karlheinz"},{"family":"Trudinger","given":"John"}],"issued":{"date-parts":[["2019"]]}}},{"id":4492,"uris":["http://zotero.org/users/4161640/items/EWN7B9SM"],"itemData":{"id":4492,"type":"article-journal","container-title":"Pure and Applied Biology","issue":"2","journalAbbreviation":"Pure Appl Biol","page":"835–847","title":"Essential and non-essential heavy metals sources and impacts on human health and plants","volume":"12","author":[{"family":"Bibi","given":"Maria"},{"family":"Samiullah","given":"Farida Behlil"},{"family":"Saba Afzal","given":"Sahifa"}],"issued":{"date-parts":[["2023"]]}}},{"id":4491,"uris":["http://zotero.org/users/4161640/items/WCMJVVWZ"],"itemData":{"id":4491,"type":"article-journal","container-title":"Journal of Ecological Engineering","issue":"6","language":"J Ecol Eng","note":"publisher: Polskie Towarzystwo Inżynierii Ekologicznej","page":"249–271","title":"Heavy metals–definition, natural and anthropogenic sources of releasing into ecosystems, toxicity, and removal methods–an overview study","volume":"24","author":[{"family":"Jadaa","given":"Waleed"},{"family":"Mohammed","given":"Hamad"}],"issued":{"date-parts":[["2023"]]}}}],"schema":"https://github.com/citation-style-language/schema/raw/master/csl-citation.json"} </w:instrText>
      </w:r>
      <w:r w:rsidR="00CE108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(Spitz and Trudinger, 2019; Bibi </w:t>
      </w:r>
      <w:r w:rsidR="002838B7" w:rsidRPr="002838B7">
        <w:rPr>
          <w:rFonts w:ascii="Arial" w:hAnsi="Arial" w:cs="Arial"/>
          <w:i/>
          <w:iCs/>
          <w:color w:val="000000"/>
          <w:kern w:val="0"/>
        </w:rPr>
        <w:t>et al.</w:t>
      </w:r>
      <w:r w:rsidR="002838B7" w:rsidRPr="002838B7">
        <w:rPr>
          <w:rFonts w:ascii="Arial" w:hAnsi="Arial" w:cs="Arial"/>
          <w:color w:val="000000"/>
          <w:kern w:val="0"/>
        </w:rPr>
        <w:t>, 2023; Jadaa and Mohammed, 2023)</w:t>
      </w:r>
      <w:r w:rsidR="00CE1082">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Despite efforts to </w:t>
      </w:r>
      <w:r w:rsidR="00692828">
        <w:rPr>
          <w:rFonts w:ascii="Arial" w:eastAsia="Times New Roman" w:hAnsi="Arial" w:cs="Arial"/>
          <w:color w:val="000000"/>
          <w:kern w:val="0"/>
          <w14:ligatures w14:val="none"/>
        </w:rPr>
        <w:t>reduce</w:t>
      </w:r>
      <w:r w:rsidR="00AF634C" w:rsidRPr="00292FF5">
        <w:rPr>
          <w:rFonts w:ascii="Arial" w:eastAsia="Times New Roman" w:hAnsi="Arial" w:cs="Arial"/>
          <w:color w:val="000000"/>
          <w:kern w:val="0"/>
          <w14:ligatures w14:val="none"/>
        </w:rPr>
        <w:t xml:space="preserve"> and regulate </w:t>
      </w:r>
      <w:r w:rsidR="00AF634C">
        <w:rPr>
          <w:rFonts w:ascii="Arial" w:eastAsia="Times New Roman" w:hAnsi="Arial" w:cs="Arial"/>
          <w:color w:val="000000"/>
          <w:kern w:val="0"/>
          <w14:ligatures w14:val="none"/>
        </w:rPr>
        <w:t>heavy metal</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contamination</w:t>
      </w:r>
      <w:r w:rsidR="00AF634C"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over</w:t>
      </w:r>
      <w:r w:rsidR="00AF634C" w:rsidRPr="00292FF5">
        <w:rPr>
          <w:rFonts w:ascii="Arial" w:eastAsia="Times New Roman" w:hAnsi="Arial" w:cs="Arial"/>
          <w:color w:val="000000"/>
          <w:kern w:val="0"/>
          <w14:ligatures w14:val="none"/>
        </w:rPr>
        <w:t xml:space="preserve"> the </w:t>
      </w:r>
      <w:r w:rsidR="00692828">
        <w:rPr>
          <w:rFonts w:ascii="Arial" w:eastAsia="Times New Roman" w:hAnsi="Arial" w:cs="Arial"/>
          <w:color w:val="000000"/>
          <w:kern w:val="0"/>
          <w14:ligatures w14:val="none"/>
        </w:rPr>
        <w:t>past</w:t>
      </w:r>
      <w:r w:rsidR="00AF634C" w:rsidRPr="00292FF5">
        <w:rPr>
          <w:rFonts w:ascii="Arial" w:eastAsia="Times New Roman" w:hAnsi="Arial" w:cs="Arial"/>
          <w:color w:val="000000"/>
          <w:kern w:val="0"/>
          <w14:ligatures w14:val="none"/>
        </w:rPr>
        <w:t xml:space="preserve"> decade</w:t>
      </w:r>
      <w:r w:rsidR="00CE1082">
        <w:rPr>
          <w:rFonts w:ascii="Arial" w:eastAsia="Times New Roman" w:hAnsi="Arial" w:cs="Arial"/>
          <w:color w:val="000000"/>
          <w:kern w:val="0"/>
          <w14:ligatures w14:val="none"/>
        </w:rPr>
        <w:t xml:space="preserve"> </w:t>
      </w:r>
      <w:r w:rsidR="00CE1082">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{"citationID":"218nSpQg","properties":{"formattedCitation":"(Marini {\\i{}et al.}, 2020; Singh {\\i{}et al.}, 2023)","plainCitation":"(Marini et al., 2020; Singh et al., 2023)","noteIndex":0},"citationItems":[{"id":4489,"uris":["http://zotero.org/users/4161640/items/6WB2MH56"],"itemData":{"id":4489,"type":"article-journal","container-title":"Science of The Total Environment","DOI":"10.1016/j.scitotenv.2020.140876","ISSN":"00489697","journalAbbreviation":"Sci Total Environ","language":"en","page":"140876","source":"DOI.org (Crossref)","title":"The new fertilizer regulation: a starting point for cadmium control in European arable soils?","title-short":"The new fertilizer regulation","volume":"745","author":[{"family":"Marini","given":"Michele"},{"family":"Caro","given":"Dario"},{"family":"Thomsen","given":"Marianne"}],"issued":{"date-parts":[["2020",11]]}}},{"id":4488,"uris":["http://zotero.org/users/4161640/items/WKCG85E2"],"itemData":{"id":4488,"type":"article-journal","abstract":"Urbanization and industrialization are responsible for environmental contamination in the air, water, and soil. These activities also generate large amounts of heavy metal ions in the environment, and these contaminants cause various types of health issues in humans and other animals. Hexavalent chromium, lead, and cadmium are toxic heavy metal ions that come into the environment through several industrial processes, such as tanning, electroplating, coal mining, agricultural activities, the steel industry, and chrome plating. Several physical and chemical methods are generally used for the heavy metal decontamination of wastewater. These methods have some disadvantages, including the generation of secondary toxic sludge and high operational costs. Hence, there is a need to develop a cost-effective and eco-friendly method for the removal of heavy metal ions from polluted areas. Biological methods are generally considered eco-friendly and cost-effective. This review focuses on heavy metal contamination, its toxicity, and eco-friendly approaches for the removal of heavy metals from contaminated sites.","container-title":"Toxics","DOI":"10.3390/toxics11020147","ISSN":"2305-6304","issue":"2","journalAbbreviation":"Toxics","language":"en","license":"https://creativecommons.org/licenses/by/4.0/","page":"147","source":"DOI.org (Crossref)","title":"Heavy metal contamination in the aquatic ecosystem: toxicity and its remediation using eco-friendly approaches","title-short":"Heavy Metal Contamination in the Aquatic Ecosystem","volume":"11","author":[{"family":"Singh","given":"Veer"},{"family":"Singh","given":"Nidhi"},{"family":"Rai","given":"Sachchida Nand"},{"family":"Kumar","given":"Ashish"},{"family":"Singh","given":"Anurag Kumar"},{"family":"Singh","given":"Mohan P."},{"family":"Sahoo","given":"Ansuman"},{"family":"Shekhar","given":"Shashank"},{"family":"Vamanu","given":"Emanuel"},{"family":"Mishra","given":"Vishal"}],"issued":{"date-parts":[["2023",2,3]]}}}],"schema":"https://github.com/citation-style-language/schema/raw/master/csl-citation.json"} </w:instrText>
      </w:r>
      <w:r w:rsidR="00CE108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(Marini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Singh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CE1082">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 xml:space="preserve">these natural toxins </w:t>
      </w:r>
      <w:r w:rsidR="00AF634C" w:rsidRPr="00292FF5">
        <w:rPr>
          <w:rFonts w:ascii="Arial" w:eastAsia="Times New Roman" w:hAnsi="Arial" w:cs="Arial"/>
          <w:color w:val="000000"/>
          <w:kern w:val="0"/>
          <w14:ligatures w14:val="none"/>
        </w:rPr>
        <w:t xml:space="preserve">persist in our aquatic environments and </w:t>
      </w:r>
      <w:r w:rsidR="00FB49AE">
        <w:rPr>
          <w:rFonts w:ascii="Arial" w:eastAsia="Times New Roman" w:hAnsi="Arial" w:cs="Arial"/>
          <w:color w:val="000000"/>
          <w:kern w:val="0"/>
          <w14:ligatures w14:val="none"/>
        </w:rPr>
        <w:t>continue</w:t>
      </w:r>
      <w:r w:rsidR="00AF634C"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to</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progress</w:t>
      </w:r>
      <w:r w:rsidR="00AF634C" w:rsidRPr="00292FF5">
        <w:rPr>
          <w:rFonts w:ascii="Arial" w:eastAsia="Times New Roman" w:hAnsi="Arial" w:cs="Arial"/>
          <w:color w:val="000000"/>
          <w:kern w:val="0"/>
          <w14:ligatures w14:val="none"/>
        </w:rPr>
        <w:t xml:space="preserve"> within aquatic food webs</w:t>
      </w:r>
      <w:r>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2024)","noteIndex":0},"citationItems":[{"id":4485,"uris":["http://zotero.org/users/4161640/items/JKJ68BKF"],"itemData":{"id":4485,"type":"article-journal","container-title":"Limnology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Robin"}],"issued":{"date-parts":[["2005",9]]}}},{"id":4486,"uris":["http://zotero.org/users/4161640/items/F6AYIMMP"],"itemData":{"id":4486,"type":"article-journal","container-title":"Journal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4487,"uris":["http://zotero.org/users/4161640/items/F34ESUKH"],"itemData":{"id":4487,"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(Croteau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2005; 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Edo </w:t>
      </w:r>
      <w:r w:rsidR="002838B7" w:rsidRPr="002838B7">
        <w:rPr>
          <w:rFonts w:ascii="Arial" w:hAnsi="Arial" w:cs="Arial"/>
          <w:i/>
          <w:iCs/>
          <w:color w:val="000000"/>
          <w:kern w:val="0"/>
        </w:rPr>
        <w:t>et al.</w:t>
      </w:r>
      <w:r w:rsidR="002838B7" w:rsidRPr="002838B7">
        <w:rPr>
          <w:rFonts w:ascii="Arial" w:hAnsi="Arial" w:cs="Arial"/>
          <w:color w:val="000000"/>
          <w:kern w:val="0"/>
        </w:rPr>
        <w:t>, 2024)</w:t>
      </w:r>
      <w:r>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moveFromRangeStart w:id="121" w:author="Christopher Murray [2]" w:date="2025-11-10T21:03:00Z" w:name="move213701043"/>
      <w:moveFrom w:id="122" w:author="Christopher Murray [2]" w:date="2025-11-10T21:03:00Z" w16du:dateUtc="2025-11-11T03:03:00Z">
        <w:r w:rsidR="00AF634C" w:rsidRPr="00292FF5" w:rsidDel="0071656C">
          <w:rPr>
            <w:rFonts w:ascii="Arial" w:eastAsia="Times New Roman" w:hAnsi="Arial" w:cs="Arial"/>
            <w:color w:val="000000"/>
            <w:kern w:val="0"/>
            <w14:ligatures w14:val="none"/>
          </w:rPr>
          <w:t xml:space="preserve">Humans have intentionally and unintentionally released synthetic chemicals into natural systems, exposing organisms to adverse effects. </w:t>
        </w:r>
      </w:moveFrom>
      <w:moveFromRangeEnd w:id="121"/>
      <w:moveToRangeStart w:id="123" w:author="Christopher Murray [2]" w:date="2025-11-10T21:03:00Z" w:name="move213701011"/>
      <w:moveTo w:id="124" w:author="Christopher Murray [2]" w:date="2025-11-10T21:03:00Z" w16du:dateUtc="2025-11-11T03:03:00Z">
        <w:r w:rsidR="0071656C" w:rsidRPr="003E7284">
          <w:rPr>
            <w:rFonts w:ascii="Arial" w:eastAsia="Times New Roman" w:hAnsi="Arial" w:cs="Arial"/>
            <w:color w:val="000000"/>
            <w:kern w:val="0"/>
            <w14:ligatures w14:val="none"/>
          </w:rPr>
          <w:t>PFASs</w:t>
        </w:r>
        <w:r w:rsidR="0071656C">
          <w:rPr>
            <w:rFonts w:ascii="Arial" w:eastAsia="Times New Roman" w:hAnsi="Arial" w:cs="Arial"/>
            <w:color w:val="000000"/>
            <w:kern w:val="0"/>
            <w14:ligatures w14:val="none"/>
          </w:rPr>
          <w:t xml:space="preserve"> and</w:t>
        </w:r>
        <w:del w:id="125" w:author="Christopher Murray [2]" w:date="2025-11-10T21:03:00Z" w16du:dateUtc="2025-11-11T03:03:00Z">
          <w:r w:rsidR="0071656C" w:rsidDel="0071656C">
            <w:rPr>
              <w:rFonts w:ascii="Arial" w:eastAsia="Times New Roman" w:hAnsi="Arial" w:cs="Arial"/>
              <w:color w:val="000000"/>
              <w:kern w:val="0"/>
              <w14:ligatures w14:val="none"/>
            </w:rPr>
            <w:delText xml:space="preserve"> heavy metals</w:delText>
          </w:r>
        </w:del>
        <w:r w:rsidR="0071656C" w:rsidRPr="003E7284">
          <w:rPr>
            <w:rFonts w:ascii="Arial" w:eastAsia="Times New Roman" w:hAnsi="Arial" w:cs="Arial"/>
            <w:color w:val="000000"/>
            <w:kern w:val="0"/>
            <w14:ligatures w14:val="none"/>
          </w:rPr>
          <w:t xml:space="preserve"> have been </w:t>
        </w:r>
        <w:r w:rsidR="0071656C">
          <w:rPr>
            <w:rFonts w:ascii="Arial" w:eastAsia="Times New Roman" w:hAnsi="Arial" w:cs="Arial"/>
            <w:color w:val="000000"/>
            <w:kern w:val="0"/>
            <w14:ligatures w14:val="none"/>
          </w:rPr>
          <w:t>used</w:t>
        </w:r>
        <w:r w:rsidR="0071656C" w:rsidRPr="003E7284">
          <w:rPr>
            <w:rFonts w:ascii="Arial" w:eastAsia="Times New Roman" w:hAnsi="Arial" w:cs="Arial"/>
            <w:color w:val="000000"/>
            <w:kern w:val="0"/>
            <w14:ligatures w14:val="none"/>
          </w:rPr>
          <w:t xml:space="preserve"> since at least the 1950s in </w:t>
        </w:r>
        <w:r w:rsidR="0071656C">
          <w:rPr>
            <w:rFonts w:ascii="Arial" w:eastAsia="Times New Roman" w:hAnsi="Arial" w:cs="Arial"/>
            <w:color w:val="000000"/>
            <w:kern w:val="0"/>
            <w14:ligatures w14:val="none"/>
          </w:rPr>
          <w:t>various</w:t>
        </w:r>
        <w:r w:rsidR="0071656C" w:rsidRPr="003E7284">
          <w:rPr>
            <w:rFonts w:ascii="Arial" w:eastAsia="Times New Roman" w:hAnsi="Arial" w:cs="Arial"/>
            <w:color w:val="000000"/>
            <w:kern w:val="0"/>
            <w14:ligatures w14:val="none"/>
          </w:rPr>
          <w:t xml:space="preserve"> industrial applications</w:t>
        </w:r>
        <w:r w:rsidR="0071656C">
          <w:rPr>
            <w:rFonts w:ascii="Arial" w:eastAsia="Times New Roman" w:hAnsi="Arial" w:cs="Arial"/>
            <w:color w:val="000000"/>
            <w:kern w:val="0"/>
            <w14:ligatures w14:val="none"/>
          </w:rPr>
          <w:t xml:space="preserve"> </w:t>
        </w:r>
        <w:r w:rsidR="0071656C">
          <w:rPr>
            <w:rFonts w:ascii="Arial" w:eastAsia="Times New Roman" w:hAnsi="Arial" w:cs="Arial"/>
            <w:color w:val="000000"/>
            <w:kern w:val="0"/>
            <w14:ligatures w14:val="none"/>
          </w:rPr>
          <w:fldChar w:fldCharType="begin"/>
        </w:r>
        <w:r w:rsidR="0071656C">
          <w:rPr>
            <w:rFonts w:ascii="Arial" w:eastAsia="Times New Roman" w:hAnsi="Arial" w:cs="Arial"/>
            <w:color w:val="000000"/>
            <w:kern w:val="0"/>
            <w14:ligatures w14:val="none"/>
          </w:rPr>
          <w:instrText xml:space="preserve"> ADDIN ZOTERO_ITEM CSL_CITATION {"citationID":"1jwgfybr","properties":{"formattedCitation":"(Gaines, 2023)","plainCitation":"(Gaines, 2023)","noteIndex":0},"citationItems":[{"id":4571,"uris":["http://zotero.org/users/4161640/items/H8NWSC7H"],"itemData":{"id":4571,"type":"article-journal","abstract":"Abstract\n            \n              Background\n              Per</w:instrText>
        </w:r>
        <w:r w:rsidR="0071656C">
          <w:rPr>
            <w:rFonts w:ascii="Cambria Math" w:eastAsia="Times New Roman" w:hAnsi="Cambria Math" w:cs="Cambria Math"/>
            <w:color w:val="000000"/>
            <w:kern w:val="0"/>
            <w14:ligatures w14:val="none"/>
          </w:rPr>
          <w:instrText>‐</w:instrText>
        </w:r>
        <w:r w:rsidR="0071656C">
          <w:rPr>
            <w:rFonts w:ascii="Arial" w:eastAsia="Times New Roman" w:hAnsi="Arial" w:cs="Arial"/>
            <w:color w:val="000000"/>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sidR="0071656C">
          <w:rPr>
            <w:rFonts w:ascii="Cambria Math" w:eastAsia="Times New Roman" w:hAnsi="Cambria Math" w:cs="Cambria Math"/>
            <w:color w:val="000000"/>
            <w:kern w:val="0"/>
            <w14:ligatures w14:val="none"/>
          </w:rPr>
          <w:instrText>‐</w:instrText>
        </w:r>
        <w:r w:rsidR="0071656C">
          <w:rPr>
            <w:rFonts w:ascii="Arial" w:eastAsia="Times New Roman" w:hAnsi="Arial" w:cs="Arial"/>
            <w:color w:val="000000"/>
            <w:kern w:val="0"/>
            <w14:ligatures w14:val="none"/>
          </w:rPr>
          <w:instrText xml:space="preserve"> and polyfluoroalkyl substances (PFAS): a literature review","title-short":"Historical and current usage of per</w:instrText>
        </w:r>
        <w:r w:rsidR="0071656C">
          <w:rPr>
            <w:rFonts w:ascii="Cambria Math" w:eastAsia="Times New Roman" w:hAnsi="Cambria Math" w:cs="Cambria Math"/>
            <w:color w:val="000000"/>
            <w:kern w:val="0"/>
            <w14:ligatures w14:val="none"/>
          </w:rPr>
          <w:instrText>‐</w:instrText>
        </w:r>
        <w:r w:rsidR="0071656C">
          <w:rPr>
            <w:rFonts w:ascii="Arial" w:eastAsia="Times New Roman" w:hAnsi="Arial" w:cs="Arial"/>
            <w:color w:val="000000"/>
            <w:kern w:val="0"/>
            <w14:ligatures w14:val="none"/>
          </w:rPr>
          <w:instrText xml:space="preserve"> and polyfluoroalkyl substances (PFAS)","volume":"66","author":[{"family":"Gaines","given":"Linda G. T."}],"issued":{"date-parts":[["2023",5]]}}}],"schema":"https://github.com/citation-style-language/schema/raw/master/csl-citation.json"} </w:instrText>
        </w:r>
        <w:r w:rsidR="0071656C">
          <w:rPr>
            <w:rFonts w:ascii="Arial" w:eastAsia="Times New Roman" w:hAnsi="Arial" w:cs="Arial"/>
            <w:color w:val="000000"/>
            <w:kern w:val="0"/>
            <w14:ligatures w14:val="none"/>
          </w:rPr>
          <w:fldChar w:fldCharType="separate"/>
        </w:r>
        <w:r w:rsidR="0071656C">
          <w:rPr>
            <w:rFonts w:ascii="Arial" w:eastAsia="Times New Roman" w:hAnsi="Arial" w:cs="Arial"/>
            <w:noProof/>
            <w:color w:val="000000"/>
            <w:kern w:val="0"/>
            <w14:ligatures w14:val="none"/>
          </w:rPr>
          <w:t>(Gaines, 2023)</w:t>
        </w:r>
        <w:r w:rsidR="0071656C">
          <w:rPr>
            <w:rFonts w:ascii="Arial" w:eastAsia="Times New Roman" w:hAnsi="Arial" w:cs="Arial"/>
            <w:color w:val="000000"/>
            <w:kern w:val="0"/>
            <w14:ligatures w14:val="none"/>
          </w:rPr>
          <w:fldChar w:fldCharType="end"/>
        </w:r>
        <w:r w:rsidR="0071656C" w:rsidRPr="003E7284">
          <w:rPr>
            <w:rFonts w:ascii="Arial" w:eastAsia="Times New Roman" w:hAnsi="Arial" w:cs="Arial"/>
            <w:color w:val="000000"/>
            <w:kern w:val="0"/>
            <w14:ligatures w14:val="none"/>
          </w:rPr>
          <w:t xml:space="preserve">, </w:t>
        </w:r>
        <w:r w:rsidR="0071656C">
          <w:rPr>
            <w:rFonts w:ascii="Arial" w:eastAsia="Times New Roman" w:hAnsi="Arial" w:cs="Arial"/>
            <w:color w:val="000000"/>
            <w:kern w:val="0"/>
            <w14:ligatures w14:val="none"/>
          </w:rPr>
          <w:t>while</w:t>
        </w:r>
        <w:r w:rsidR="0071656C" w:rsidRPr="003E7284">
          <w:rPr>
            <w:rFonts w:ascii="Arial" w:eastAsia="Times New Roman" w:hAnsi="Arial" w:cs="Arial"/>
            <w:color w:val="000000"/>
            <w:kern w:val="0"/>
            <w14:ligatures w14:val="none"/>
          </w:rPr>
          <w:t xml:space="preserve"> new short-chain PFAS</w:t>
        </w:r>
        <w:r w:rsidR="0071656C">
          <w:rPr>
            <w:rFonts w:ascii="Arial" w:eastAsia="Times New Roman" w:hAnsi="Arial" w:cs="Arial"/>
            <w:color w:val="000000"/>
            <w:kern w:val="0"/>
            <w14:ligatures w14:val="none"/>
          </w:rPr>
          <w:t>s</w:t>
        </w:r>
        <w:r w:rsidR="0071656C" w:rsidRPr="003E7284">
          <w:rPr>
            <w:rFonts w:ascii="Arial" w:eastAsia="Times New Roman" w:hAnsi="Arial" w:cs="Arial"/>
            <w:color w:val="000000"/>
            <w:kern w:val="0"/>
            <w14:ligatures w14:val="none"/>
          </w:rPr>
          <w:t xml:space="preserve"> are being developed with little understanding of their po</w:t>
        </w:r>
        <w:r w:rsidR="0071656C">
          <w:rPr>
            <w:rFonts w:ascii="Arial" w:eastAsia="Times New Roman" w:hAnsi="Arial" w:cs="Arial"/>
            <w:color w:val="000000"/>
            <w:kern w:val="0"/>
            <w14:ligatures w14:val="none"/>
          </w:rPr>
          <w:t>tential environmental</w:t>
        </w:r>
        <w:r w:rsidR="0071656C" w:rsidRPr="003E7284">
          <w:rPr>
            <w:rFonts w:ascii="Arial" w:eastAsia="Times New Roman" w:hAnsi="Arial" w:cs="Arial"/>
            <w:color w:val="000000"/>
            <w:kern w:val="0"/>
            <w14:ligatures w14:val="none"/>
          </w:rPr>
          <w:t xml:space="preserve"> health imp</w:t>
        </w:r>
        <w:r w:rsidR="0071656C">
          <w:rPr>
            <w:rFonts w:ascii="Arial" w:eastAsia="Times New Roman" w:hAnsi="Arial" w:cs="Arial"/>
            <w:color w:val="000000"/>
            <w:kern w:val="0"/>
            <w14:ligatures w14:val="none"/>
          </w:rPr>
          <w:t>act</w:t>
        </w:r>
        <w:r w:rsidR="0071656C" w:rsidRPr="003E7284">
          <w:rPr>
            <w:rFonts w:ascii="Arial" w:eastAsia="Times New Roman" w:hAnsi="Arial" w:cs="Arial"/>
            <w:color w:val="000000"/>
            <w:kern w:val="0"/>
            <w14:ligatures w14:val="none"/>
          </w:rPr>
          <w:t xml:space="preserve">s. </w:t>
        </w:r>
        <w:r w:rsidR="0071656C">
          <w:rPr>
            <w:rFonts w:ascii="Arial" w:eastAsia="Times New Roman" w:hAnsi="Arial" w:cs="Arial"/>
            <w:color w:val="000000"/>
            <w:kern w:val="0"/>
            <w14:ligatures w14:val="none"/>
          </w:rPr>
          <w:t>PFAS</w:t>
        </w:r>
        <w:r w:rsidR="0071656C" w:rsidRPr="003E7284">
          <w:rPr>
            <w:rFonts w:ascii="Arial" w:eastAsia="Times New Roman" w:hAnsi="Arial" w:cs="Arial"/>
            <w:color w:val="000000"/>
            <w:kern w:val="0"/>
            <w14:ligatures w14:val="none"/>
          </w:rPr>
          <w:t xml:space="preserve"> chemicals are </w:t>
        </w:r>
        <w:r w:rsidR="0071656C">
          <w:rPr>
            <w:rFonts w:ascii="Arial" w:eastAsia="Times New Roman" w:hAnsi="Arial" w:cs="Arial"/>
            <w:color w:val="000000"/>
            <w:kern w:val="0"/>
            <w14:ligatures w14:val="none"/>
          </w:rPr>
          <w:t>characterized</w:t>
        </w:r>
        <w:r w:rsidR="0071656C" w:rsidRPr="003E7284">
          <w:rPr>
            <w:rFonts w:ascii="Arial" w:eastAsia="Times New Roman" w:hAnsi="Arial" w:cs="Arial"/>
            <w:color w:val="000000"/>
            <w:kern w:val="0"/>
            <w14:ligatures w14:val="none"/>
          </w:rPr>
          <w:t xml:space="preserve"> </w:t>
        </w:r>
        <w:r w:rsidR="0071656C">
          <w:rPr>
            <w:rFonts w:ascii="Arial" w:eastAsia="Times New Roman" w:hAnsi="Arial" w:cs="Arial"/>
            <w:color w:val="000000"/>
            <w:kern w:val="0"/>
            <w14:ligatures w14:val="none"/>
          </w:rPr>
          <w:t>by</w:t>
        </w:r>
        <w:r w:rsidR="0071656C" w:rsidRPr="003E7284">
          <w:rPr>
            <w:rFonts w:ascii="Arial" w:eastAsia="Times New Roman" w:hAnsi="Arial" w:cs="Arial"/>
            <w:color w:val="000000"/>
            <w:kern w:val="0"/>
            <w14:ligatures w14:val="none"/>
          </w:rPr>
          <w:t xml:space="preserve"> strong fluorine-carbon bonds</w:t>
        </w:r>
        <w:r w:rsidR="0071656C">
          <w:rPr>
            <w:rFonts w:ascii="Arial" w:eastAsia="Times New Roman" w:hAnsi="Arial" w:cs="Arial"/>
            <w:color w:val="000000"/>
            <w:kern w:val="0"/>
            <w14:ligatures w14:val="none"/>
          </w:rPr>
          <w:t>,</w:t>
        </w:r>
        <w:r w:rsidR="0071656C" w:rsidRPr="003E7284">
          <w:rPr>
            <w:rFonts w:ascii="Arial" w:eastAsia="Times New Roman" w:hAnsi="Arial" w:cs="Arial"/>
            <w:color w:val="000000"/>
            <w:kern w:val="0"/>
            <w14:ligatures w14:val="none"/>
          </w:rPr>
          <w:t xml:space="preserve"> </w:t>
        </w:r>
        <w:r w:rsidR="0071656C">
          <w:rPr>
            <w:rFonts w:ascii="Arial" w:eastAsia="Times New Roman" w:hAnsi="Arial" w:cs="Arial"/>
            <w:color w:val="000000"/>
            <w:kern w:val="0"/>
            <w14:ligatures w14:val="none"/>
          </w:rPr>
          <w:t>which</w:t>
        </w:r>
        <w:r w:rsidR="0071656C" w:rsidRPr="003E7284">
          <w:rPr>
            <w:rFonts w:ascii="Arial" w:eastAsia="Times New Roman" w:hAnsi="Arial" w:cs="Arial"/>
            <w:color w:val="000000"/>
            <w:kern w:val="0"/>
            <w14:ligatures w14:val="none"/>
          </w:rPr>
          <w:t xml:space="preserve"> </w:t>
        </w:r>
        <w:r w:rsidR="0071656C">
          <w:rPr>
            <w:rFonts w:ascii="Arial" w:eastAsia="Times New Roman" w:hAnsi="Arial" w:cs="Arial"/>
            <w:color w:val="000000"/>
            <w:kern w:val="0"/>
            <w14:ligatures w14:val="none"/>
          </w:rPr>
          <w:t>enable</w:t>
        </w:r>
        <w:r w:rsidR="0071656C" w:rsidRPr="003E7284">
          <w:rPr>
            <w:rFonts w:ascii="Arial" w:eastAsia="Times New Roman" w:hAnsi="Arial" w:cs="Arial"/>
            <w:color w:val="000000"/>
            <w:kern w:val="0"/>
            <w14:ligatures w14:val="none"/>
          </w:rPr>
          <w:t xml:space="preserve"> them to persist in </w:t>
        </w:r>
        <w:r w:rsidR="0071656C">
          <w:rPr>
            <w:rFonts w:ascii="Arial" w:eastAsia="Times New Roman" w:hAnsi="Arial" w:cs="Arial"/>
            <w:color w:val="000000"/>
            <w:kern w:val="0"/>
            <w14:ligatures w14:val="none"/>
          </w:rPr>
          <w:t>the environment and</w:t>
        </w:r>
        <w:r w:rsidR="0071656C" w:rsidRPr="003E7284">
          <w:rPr>
            <w:rFonts w:ascii="Arial" w:eastAsia="Times New Roman" w:hAnsi="Arial" w:cs="Arial"/>
            <w:color w:val="000000"/>
            <w:kern w:val="0"/>
            <w14:ligatures w14:val="none"/>
          </w:rPr>
          <w:t xml:space="preserve"> </w:t>
        </w:r>
        <w:r w:rsidR="0071656C">
          <w:rPr>
            <w:rFonts w:ascii="Arial" w:eastAsia="Times New Roman" w:hAnsi="Arial" w:cs="Arial"/>
            <w:color w:val="000000"/>
            <w:kern w:val="0"/>
            <w14:ligatures w14:val="none"/>
          </w:rPr>
          <w:t>facilitat</w:t>
        </w:r>
        <w:r w:rsidR="0071656C" w:rsidRPr="003E7284">
          <w:rPr>
            <w:rFonts w:ascii="Arial" w:eastAsia="Times New Roman" w:hAnsi="Arial" w:cs="Arial"/>
            <w:color w:val="000000"/>
            <w:kern w:val="0"/>
            <w14:ligatures w14:val="none"/>
          </w:rPr>
          <w:t xml:space="preserve">e transport </w:t>
        </w:r>
        <w:r w:rsidR="0071656C">
          <w:rPr>
            <w:rFonts w:ascii="Arial" w:eastAsia="Times New Roman" w:hAnsi="Arial" w:cs="Arial"/>
            <w:color w:val="000000"/>
            <w:kern w:val="0"/>
            <w14:ligatures w14:val="none"/>
          </w:rPr>
          <w:t>through</w:t>
        </w:r>
        <w:r w:rsidR="0071656C" w:rsidRPr="003E7284">
          <w:rPr>
            <w:rFonts w:ascii="Arial" w:eastAsia="Times New Roman" w:hAnsi="Arial" w:cs="Arial"/>
            <w:color w:val="000000"/>
            <w:kern w:val="0"/>
            <w14:ligatures w14:val="none"/>
          </w:rPr>
          <w:t xml:space="preserve"> aquatic </w:t>
        </w:r>
        <w:r w:rsidR="0071656C">
          <w:rPr>
            <w:rFonts w:ascii="Arial" w:eastAsia="Times New Roman" w:hAnsi="Arial" w:cs="Arial"/>
            <w:color w:val="000000"/>
            <w:kern w:val="0"/>
            <w14:ligatures w14:val="none"/>
          </w:rPr>
          <w:t>and</w:t>
        </w:r>
        <w:r w:rsidR="0071656C" w:rsidRPr="003E7284">
          <w:rPr>
            <w:rFonts w:ascii="Arial" w:eastAsia="Times New Roman" w:hAnsi="Arial" w:cs="Arial"/>
            <w:color w:val="000000"/>
            <w:kern w:val="0"/>
            <w14:ligatures w14:val="none"/>
          </w:rPr>
          <w:t xml:space="preserve"> atmospheric pathways</w:t>
        </w:r>
        <w:r w:rsidR="0071656C">
          <w:rPr>
            <w:rFonts w:ascii="Arial" w:eastAsia="Times New Roman" w:hAnsi="Arial" w:cs="Arial"/>
            <w:color w:val="000000"/>
            <w:kern w:val="0"/>
            <w14:ligatures w14:val="none"/>
          </w:rPr>
          <w:t>.</w:t>
        </w:r>
      </w:moveTo>
      <w:moveToRangeEnd w:id="123"/>
      <w:ins w:id="126" w:author="Christopher Murray [2]" w:date="2025-11-10T21:03:00Z" w16du:dateUtc="2025-11-11T03:03:00Z">
        <w:r w:rsidR="0071656C">
          <w:rPr>
            <w:rFonts w:ascii="Arial" w:eastAsia="Times New Roman" w:hAnsi="Arial" w:cs="Arial"/>
            <w:color w:val="000000"/>
            <w:kern w:val="0"/>
            <w14:ligatures w14:val="none"/>
          </w:rPr>
          <w:t xml:space="preserve"> </w:t>
        </w:r>
      </w:ins>
      <w:moveToRangeStart w:id="127" w:author="Christopher Murray [2]" w:date="2025-11-10T21:03:00Z" w:name="move213701043"/>
      <w:moveTo w:id="128" w:author="Christopher Murray [2]" w:date="2025-11-10T21:03:00Z" w16du:dateUtc="2025-11-11T03:03:00Z">
        <w:r w:rsidR="0071656C" w:rsidRPr="00292FF5">
          <w:rPr>
            <w:rFonts w:ascii="Arial" w:eastAsia="Times New Roman" w:hAnsi="Arial" w:cs="Arial"/>
            <w:color w:val="000000"/>
            <w:kern w:val="0"/>
            <w14:ligatures w14:val="none"/>
          </w:rPr>
          <w:t>Humans have intentionally and unintentionally released synthetic chemicals into natural systems, exposing organisms to adverse effects.</w:t>
        </w:r>
      </w:moveTo>
      <w:moveToRangeEnd w:id="127"/>
      <w:del w:id="129" w:author="Christopher Murray [2]" w:date="2025-11-10T21:03:00Z" w16du:dateUtc="2025-11-11T03:03:00Z">
        <w:r w:rsidRPr="00BE4393" w:rsidDel="0071656C">
          <w:rPr>
            <w:rFonts w:ascii="Arial" w:eastAsia="Times New Roman" w:hAnsi="Arial" w:cs="Arial"/>
            <w:color w:val="000000"/>
            <w:kern w:val="0"/>
            <w:highlight w:val="yellow"/>
            <w14:ligatures w14:val="none"/>
            <w:rPrChange w:id="130" w:author="Christopher Murray" w:date="2025-11-05T10:51:00Z" w16du:dateUtc="2025-11-05T16:51:00Z">
              <w:rPr>
                <w:rFonts w:ascii="Arial" w:eastAsia="Times New Roman" w:hAnsi="Arial" w:cs="Arial"/>
                <w:color w:val="000000"/>
                <w:kern w:val="0"/>
                <w14:ligatures w14:val="none"/>
              </w:rPr>
            </w:rPrChange>
          </w:rPr>
          <w:delText>A prime</w:delText>
        </w:r>
        <w:r w:rsidR="00AF634C" w:rsidRPr="00BE4393" w:rsidDel="0071656C">
          <w:rPr>
            <w:rFonts w:ascii="Arial" w:eastAsia="Times New Roman" w:hAnsi="Arial" w:cs="Arial"/>
            <w:color w:val="000000"/>
            <w:kern w:val="0"/>
            <w:highlight w:val="yellow"/>
            <w14:ligatures w14:val="none"/>
            <w:rPrChange w:id="131" w:author="Christopher Murray" w:date="2025-11-05T10:51:00Z" w16du:dateUtc="2025-11-05T16:51:00Z">
              <w:rPr>
                <w:rFonts w:ascii="Arial" w:eastAsia="Times New Roman" w:hAnsi="Arial" w:cs="Arial"/>
                <w:color w:val="000000"/>
                <w:kern w:val="0"/>
                <w14:ligatures w14:val="none"/>
              </w:rPr>
            </w:rPrChange>
          </w:rPr>
          <w:delText xml:space="preserve"> </w:delText>
        </w:r>
        <w:r w:rsidR="00FB49AE" w:rsidRPr="00BE4393" w:rsidDel="0071656C">
          <w:rPr>
            <w:rFonts w:ascii="Arial" w:eastAsia="Times New Roman" w:hAnsi="Arial" w:cs="Arial"/>
            <w:color w:val="000000"/>
            <w:kern w:val="0"/>
            <w:highlight w:val="yellow"/>
            <w14:ligatures w14:val="none"/>
            <w:rPrChange w:id="132" w:author="Christopher Murray" w:date="2025-11-05T10:51:00Z" w16du:dateUtc="2025-11-05T16:51:00Z">
              <w:rPr>
                <w:rFonts w:ascii="Arial" w:eastAsia="Times New Roman" w:hAnsi="Arial" w:cs="Arial"/>
                <w:color w:val="000000"/>
                <w:kern w:val="0"/>
                <w14:ligatures w14:val="none"/>
              </w:rPr>
            </w:rPrChange>
          </w:rPr>
          <w:delText>exampl</w:delText>
        </w:r>
        <w:r w:rsidR="00AF634C" w:rsidRPr="00BE4393" w:rsidDel="0071656C">
          <w:rPr>
            <w:rFonts w:ascii="Arial" w:eastAsia="Times New Roman" w:hAnsi="Arial" w:cs="Arial"/>
            <w:color w:val="000000"/>
            <w:kern w:val="0"/>
            <w:highlight w:val="yellow"/>
            <w14:ligatures w14:val="none"/>
            <w:rPrChange w:id="133" w:author="Christopher Murray" w:date="2025-11-05T10:51:00Z" w16du:dateUtc="2025-11-05T16:51:00Z">
              <w:rPr>
                <w:rFonts w:ascii="Arial" w:eastAsia="Times New Roman" w:hAnsi="Arial" w:cs="Arial"/>
                <w:color w:val="000000"/>
                <w:kern w:val="0"/>
                <w14:ligatures w14:val="none"/>
              </w:rPr>
            </w:rPrChange>
          </w:rPr>
          <w:delText>e</w:delText>
        </w:r>
        <w:r w:rsidRPr="00BE4393" w:rsidDel="0071656C">
          <w:rPr>
            <w:rFonts w:ascii="Arial" w:eastAsia="Times New Roman" w:hAnsi="Arial" w:cs="Arial"/>
            <w:color w:val="000000"/>
            <w:kern w:val="0"/>
            <w:highlight w:val="yellow"/>
            <w14:ligatures w14:val="none"/>
            <w:rPrChange w:id="134" w:author="Christopher Murray" w:date="2025-11-05T10:51:00Z" w16du:dateUtc="2025-11-05T16:51:00Z">
              <w:rPr>
                <w:rFonts w:ascii="Arial" w:eastAsia="Times New Roman" w:hAnsi="Arial" w:cs="Arial"/>
                <w:color w:val="000000"/>
                <w:kern w:val="0"/>
                <w14:ligatures w14:val="none"/>
              </w:rPr>
            </w:rPrChange>
          </w:rPr>
          <w:delText xml:space="preserve"> is the deliberate release of</w:delText>
        </w:r>
        <w:r w:rsidR="00AF634C" w:rsidRPr="00BE4393" w:rsidDel="0071656C">
          <w:rPr>
            <w:rFonts w:ascii="Arial" w:eastAsia="Times New Roman" w:hAnsi="Arial" w:cs="Arial"/>
            <w:color w:val="000000"/>
            <w:kern w:val="0"/>
            <w:highlight w:val="yellow"/>
            <w14:ligatures w14:val="none"/>
            <w:rPrChange w:id="135" w:author="Christopher Murray" w:date="2025-11-05T10:51:00Z" w16du:dateUtc="2025-11-05T16:51:00Z">
              <w:rPr>
                <w:rFonts w:ascii="Arial" w:eastAsia="Times New Roman" w:hAnsi="Arial" w:cs="Arial"/>
                <w:color w:val="000000"/>
                <w:kern w:val="0"/>
                <w14:ligatures w14:val="none"/>
              </w:rPr>
            </w:rPrChange>
          </w:rPr>
          <w:delText xml:space="preserve"> dichloro-diphenyl-trichloroethane (DDT</w:delText>
        </w:r>
        <w:r w:rsidR="00FB49AE" w:rsidRPr="00BE4393" w:rsidDel="0071656C">
          <w:rPr>
            <w:rFonts w:ascii="Arial" w:eastAsia="Times New Roman" w:hAnsi="Arial" w:cs="Arial"/>
            <w:color w:val="000000"/>
            <w:kern w:val="0"/>
            <w:highlight w:val="yellow"/>
            <w14:ligatures w14:val="none"/>
            <w:rPrChange w:id="136" w:author="Christopher Murray" w:date="2025-11-05T10:51:00Z" w16du:dateUtc="2025-11-05T16:51:00Z">
              <w:rPr>
                <w:rFonts w:ascii="Arial" w:eastAsia="Times New Roman" w:hAnsi="Arial" w:cs="Arial"/>
                <w:color w:val="000000"/>
                <w:kern w:val="0"/>
                <w14:ligatures w14:val="none"/>
              </w:rPr>
            </w:rPrChange>
          </w:rPr>
          <w:delText>)</w:delText>
        </w:r>
        <w:r w:rsidRPr="00BE4393" w:rsidDel="0071656C">
          <w:rPr>
            <w:rFonts w:ascii="Arial" w:eastAsia="Times New Roman" w:hAnsi="Arial" w:cs="Arial"/>
            <w:color w:val="000000"/>
            <w:kern w:val="0"/>
            <w:highlight w:val="yellow"/>
            <w14:ligatures w14:val="none"/>
            <w:rPrChange w:id="137" w:author="Christopher Murray" w:date="2025-11-05T10:51:00Z" w16du:dateUtc="2025-11-05T16:51:00Z">
              <w:rPr>
                <w:rFonts w:ascii="Arial" w:eastAsia="Times New Roman" w:hAnsi="Arial" w:cs="Arial"/>
                <w:color w:val="000000"/>
                <w:kern w:val="0"/>
                <w14:ligatures w14:val="none"/>
              </w:rPr>
            </w:rPrChange>
          </w:rPr>
          <w:delText xml:space="preserve"> to control pests and diseases, </w:delText>
        </w:r>
        <w:r w:rsidR="00692828" w:rsidRPr="00BE4393" w:rsidDel="0071656C">
          <w:rPr>
            <w:rFonts w:ascii="Arial" w:eastAsia="Times New Roman" w:hAnsi="Arial" w:cs="Arial"/>
            <w:color w:val="000000"/>
            <w:kern w:val="0"/>
            <w:highlight w:val="yellow"/>
            <w14:ligatures w14:val="none"/>
            <w:rPrChange w:id="138" w:author="Christopher Murray" w:date="2025-11-05T10:51:00Z" w16du:dateUtc="2025-11-05T16:51:00Z">
              <w:rPr>
                <w:rFonts w:ascii="Arial" w:eastAsia="Times New Roman" w:hAnsi="Arial" w:cs="Arial"/>
                <w:color w:val="000000"/>
                <w:kern w:val="0"/>
                <w14:ligatures w14:val="none"/>
              </w:rPr>
            </w:rPrChange>
          </w:rPr>
          <w:delText>while</w:delText>
        </w:r>
        <w:r w:rsidR="00AF634C" w:rsidRPr="00BE4393" w:rsidDel="0071656C">
          <w:rPr>
            <w:rFonts w:ascii="Arial" w:eastAsia="Times New Roman" w:hAnsi="Arial" w:cs="Arial"/>
            <w:color w:val="000000"/>
            <w:kern w:val="0"/>
            <w:highlight w:val="yellow"/>
            <w14:ligatures w14:val="none"/>
            <w:rPrChange w:id="139" w:author="Christopher Murray" w:date="2025-11-05T10:51:00Z" w16du:dateUtc="2025-11-05T16:51:00Z">
              <w:rPr>
                <w:rFonts w:ascii="Arial" w:eastAsia="Times New Roman" w:hAnsi="Arial" w:cs="Arial"/>
                <w:color w:val="000000"/>
                <w:kern w:val="0"/>
                <w14:ligatures w14:val="none"/>
              </w:rPr>
            </w:rPrChange>
          </w:rPr>
          <w:delText xml:space="preserve"> </w:delText>
        </w:r>
        <w:r w:rsidRPr="00BE4393" w:rsidDel="0071656C">
          <w:rPr>
            <w:rFonts w:ascii="Arial" w:eastAsia="Times New Roman" w:hAnsi="Arial" w:cs="Arial"/>
            <w:color w:val="000000"/>
            <w:kern w:val="0"/>
            <w:highlight w:val="yellow"/>
            <w14:ligatures w14:val="none"/>
            <w:rPrChange w:id="140" w:author="Christopher Murray" w:date="2025-11-05T10:51:00Z" w16du:dateUtc="2025-11-05T16:51:00Z">
              <w:rPr>
                <w:rFonts w:ascii="Arial" w:eastAsia="Times New Roman" w:hAnsi="Arial" w:cs="Arial"/>
                <w:color w:val="000000"/>
                <w:kern w:val="0"/>
                <w14:ligatures w14:val="none"/>
              </w:rPr>
            </w:rPrChange>
          </w:rPr>
          <w:delText>DDT</w:delText>
        </w:r>
        <w:r w:rsidR="00AF634C" w:rsidRPr="00BE4393" w:rsidDel="0071656C">
          <w:rPr>
            <w:rFonts w:ascii="Arial" w:eastAsia="Times New Roman" w:hAnsi="Arial" w:cs="Arial"/>
            <w:color w:val="000000"/>
            <w:kern w:val="0"/>
            <w:highlight w:val="yellow"/>
            <w14:ligatures w14:val="none"/>
            <w:rPrChange w:id="141" w:author="Christopher Murray" w:date="2025-11-05T10:51:00Z" w16du:dateUtc="2025-11-05T16:51:00Z">
              <w:rPr>
                <w:rFonts w:ascii="Arial" w:eastAsia="Times New Roman" w:hAnsi="Arial" w:cs="Arial"/>
                <w:color w:val="000000"/>
                <w:kern w:val="0"/>
                <w14:ligatures w14:val="none"/>
              </w:rPr>
            </w:rPrChange>
          </w:rPr>
          <w:delText xml:space="preserve"> </w:delText>
        </w:r>
        <w:r w:rsidR="00692828" w:rsidRPr="00BE4393" w:rsidDel="0071656C">
          <w:rPr>
            <w:rFonts w:ascii="Arial" w:eastAsia="Times New Roman" w:hAnsi="Arial" w:cs="Arial"/>
            <w:color w:val="000000"/>
            <w:kern w:val="0"/>
            <w:highlight w:val="yellow"/>
            <w14:ligatures w14:val="none"/>
            <w:rPrChange w:id="142" w:author="Christopher Murray" w:date="2025-11-05T10:51:00Z" w16du:dateUtc="2025-11-05T16:51:00Z">
              <w:rPr>
                <w:rFonts w:ascii="Arial" w:eastAsia="Times New Roman" w:hAnsi="Arial" w:cs="Arial"/>
                <w:color w:val="000000"/>
                <w:kern w:val="0"/>
                <w14:ligatures w14:val="none"/>
              </w:rPr>
            </w:rPrChange>
          </w:rPr>
          <w:delText>has</w:delText>
        </w:r>
        <w:r w:rsidR="00AF634C" w:rsidRPr="00BE4393" w:rsidDel="0071656C">
          <w:rPr>
            <w:rFonts w:ascii="Arial" w:eastAsia="Times New Roman" w:hAnsi="Arial" w:cs="Arial"/>
            <w:color w:val="000000"/>
            <w:kern w:val="0"/>
            <w:highlight w:val="yellow"/>
            <w14:ligatures w14:val="none"/>
            <w:rPrChange w:id="143" w:author="Christopher Murray" w:date="2025-11-05T10:51:00Z" w16du:dateUtc="2025-11-05T16:51:00Z">
              <w:rPr>
                <w:rFonts w:ascii="Arial" w:eastAsia="Times New Roman" w:hAnsi="Arial" w:cs="Arial"/>
                <w:color w:val="000000"/>
                <w:kern w:val="0"/>
                <w14:ligatures w14:val="none"/>
              </w:rPr>
            </w:rPrChange>
          </w:rPr>
          <w:delText xml:space="preserve"> also been </w:delText>
        </w:r>
        <w:r w:rsidR="00FB49AE" w:rsidRPr="00BE4393" w:rsidDel="0071656C">
          <w:rPr>
            <w:rFonts w:ascii="Arial" w:eastAsia="Times New Roman" w:hAnsi="Arial" w:cs="Arial"/>
            <w:color w:val="000000"/>
            <w:kern w:val="0"/>
            <w:highlight w:val="yellow"/>
            <w14:ligatures w14:val="none"/>
            <w:rPrChange w:id="144" w:author="Christopher Murray" w:date="2025-11-05T10:51:00Z" w16du:dateUtc="2025-11-05T16:51:00Z">
              <w:rPr>
                <w:rFonts w:ascii="Arial" w:eastAsia="Times New Roman" w:hAnsi="Arial" w:cs="Arial"/>
                <w:color w:val="000000"/>
                <w:kern w:val="0"/>
                <w14:ligatures w14:val="none"/>
              </w:rPr>
            </w:rPrChange>
          </w:rPr>
          <w:delText>accident</w:delText>
        </w:r>
        <w:r w:rsidR="00AF634C" w:rsidRPr="00BE4393" w:rsidDel="0071656C">
          <w:rPr>
            <w:rFonts w:ascii="Arial" w:eastAsia="Times New Roman" w:hAnsi="Arial" w:cs="Arial"/>
            <w:color w:val="000000"/>
            <w:kern w:val="0"/>
            <w:highlight w:val="yellow"/>
            <w14:ligatures w14:val="none"/>
            <w:rPrChange w:id="145" w:author="Christopher Murray" w:date="2025-11-05T10:51:00Z" w16du:dateUtc="2025-11-05T16:51:00Z">
              <w:rPr>
                <w:rFonts w:ascii="Arial" w:eastAsia="Times New Roman" w:hAnsi="Arial" w:cs="Arial"/>
                <w:color w:val="000000"/>
                <w:kern w:val="0"/>
                <w14:ligatures w14:val="none"/>
              </w:rPr>
            </w:rPrChange>
          </w:rPr>
          <w:delText xml:space="preserve">ally released </w:delText>
        </w:r>
        <w:r w:rsidRPr="00BE4393" w:rsidDel="0071656C">
          <w:rPr>
            <w:rFonts w:ascii="Arial" w:eastAsia="Times New Roman" w:hAnsi="Arial" w:cs="Arial"/>
            <w:color w:val="000000"/>
            <w:kern w:val="0"/>
            <w:highlight w:val="yellow"/>
            <w14:ligatures w14:val="none"/>
            <w:rPrChange w:id="146" w:author="Christopher Murray" w:date="2025-11-05T10:51:00Z" w16du:dateUtc="2025-11-05T16:51:00Z">
              <w:rPr>
                <w:rFonts w:ascii="Arial" w:eastAsia="Times New Roman" w:hAnsi="Arial" w:cs="Arial"/>
                <w:color w:val="000000"/>
                <w:kern w:val="0"/>
                <w14:ligatures w14:val="none"/>
              </w:rPr>
            </w:rPrChange>
          </w:rPr>
          <w:delText xml:space="preserve">through </w:delText>
        </w:r>
        <w:r w:rsidR="00AF634C" w:rsidRPr="00BE4393" w:rsidDel="0071656C">
          <w:rPr>
            <w:rFonts w:ascii="Arial" w:eastAsia="Times New Roman" w:hAnsi="Arial" w:cs="Arial"/>
            <w:color w:val="000000"/>
            <w:kern w:val="0"/>
            <w:highlight w:val="yellow"/>
            <w14:ligatures w14:val="none"/>
            <w:rPrChange w:id="147" w:author="Christopher Murray" w:date="2025-11-05T10:51:00Z" w16du:dateUtc="2025-11-05T16:51:00Z">
              <w:rPr>
                <w:rFonts w:ascii="Arial" w:eastAsia="Times New Roman" w:hAnsi="Arial" w:cs="Arial"/>
                <w:color w:val="000000"/>
                <w:kern w:val="0"/>
                <w14:ligatures w14:val="none"/>
              </w:rPr>
            </w:rPrChange>
          </w:rPr>
          <w:delText>chemical spills</w:delText>
        </w:r>
        <w:r w:rsidRPr="00BE4393" w:rsidDel="0071656C">
          <w:rPr>
            <w:rFonts w:ascii="Arial" w:eastAsia="Times New Roman" w:hAnsi="Arial" w:cs="Arial"/>
            <w:color w:val="000000"/>
            <w:kern w:val="0"/>
            <w:highlight w:val="yellow"/>
            <w14:ligatures w14:val="none"/>
            <w:rPrChange w:id="148" w:author="Christopher Murray" w:date="2025-11-05T10:51:00Z" w16du:dateUtc="2025-11-05T16:51:00Z">
              <w:rPr>
                <w:rFonts w:ascii="Arial" w:eastAsia="Times New Roman" w:hAnsi="Arial" w:cs="Arial"/>
                <w:color w:val="000000"/>
                <w:kern w:val="0"/>
                <w14:ligatures w14:val="none"/>
              </w:rPr>
            </w:rPrChange>
          </w:rPr>
          <w:delText xml:space="preserve"> (e.g., pipe breaks, </w:delText>
        </w:r>
        <w:r w:rsidR="00692828" w:rsidRPr="00BE4393" w:rsidDel="0071656C">
          <w:rPr>
            <w:rFonts w:ascii="Arial" w:eastAsia="Times New Roman" w:hAnsi="Arial" w:cs="Arial"/>
            <w:color w:val="000000"/>
            <w:kern w:val="0"/>
            <w:highlight w:val="yellow"/>
            <w14:ligatures w14:val="none"/>
            <w:rPrChange w:id="149" w:author="Christopher Murray" w:date="2025-11-05T10:51:00Z" w16du:dateUtc="2025-11-05T16:51:00Z">
              <w:rPr>
                <w:rFonts w:ascii="Arial" w:eastAsia="Times New Roman" w:hAnsi="Arial" w:cs="Arial"/>
                <w:color w:val="000000"/>
                <w:kern w:val="0"/>
                <w14:ligatures w14:val="none"/>
              </w:rPr>
            </w:rPrChange>
          </w:rPr>
          <w:delText>vehicle</w:delText>
        </w:r>
        <w:r w:rsidRPr="00BE4393" w:rsidDel="0071656C">
          <w:rPr>
            <w:rFonts w:ascii="Arial" w:eastAsia="Times New Roman" w:hAnsi="Arial" w:cs="Arial"/>
            <w:color w:val="000000"/>
            <w:kern w:val="0"/>
            <w:highlight w:val="yellow"/>
            <w14:ligatures w14:val="none"/>
            <w:rPrChange w:id="150" w:author="Christopher Murray" w:date="2025-11-05T10:51:00Z" w16du:dateUtc="2025-11-05T16:51:00Z">
              <w:rPr>
                <w:rFonts w:ascii="Arial" w:eastAsia="Times New Roman" w:hAnsi="Arial" w:cs="Arial"/>
                <w:color w:val="000000"/>
                <w:kern w:val="0"/>
                <w14:ligatures w14:val="none"/>
              </w:rPr>
            </w:rPrChange>
          </w:rPr>
          <w:delText xml:space="preserve"> accidents)</w:delText>
        </w:r>
        <w:r w:rsidR="00692828" w:rsidRPr="00BE4393" w:rsidDel="0071656C">
          <w:rPr>
            <w:rFonts w:ascii="Arial" w:eastAsia="Times New Roman" w:hAnsi="Arial" w:cs="Arial"/>
            <w:color w:val="000000"/>
            <w:kern w:val="0"/>
            <w:highlight w:val="yellow"/>
            <w14:ligatures w14:val="none"/>
            <w:rPrChange w:id="151" w:author="Christopher Murray" w:date="2025-11-05T10:51:00Z" w16du:dateUtc="2025-11-05T16:51:00Z">
              <w:rPr>
                <w:rFonts w:ascii="Arial" w:eastAsia="Times New Roman" w:hAnsi="Arial" w:cs="Arial"/>
                <w:color w:val="000000"/>
                <w:kern w:val="0"/>
                <w14:ligatures w14:val="none"/>
              </w:rPr>
            </w:rPrChange>
          </w:rPr>
          <w:delText>—</w:delText>
        </w:r>
        <w:r w:rsidR="00AF634C" w:rsidRPr="00BE4393" w:rsidDel="0071656C">
          <w:rPr>
            <w:rFonts w:ascii="Arial" w:eastAsia="Times New Roman" w:hAnsi="Arial" w:cs="Arial"/>
            <w:color w:val="000000"/>
            <w:kern w:val="0"/>
            <w:highlight w:val="yellow"/>
            <w14:ligatures w14:val="none"/>
            <w:rPrChange w:id="152" w:author="Christopher Murray" w:date="2025-11-05T10:51:00Z" w16du:dateUtc="2025-11-05T16:51:00Z">
              <w:rPr>
                <w:rFonts w:ascii="Arial" w:eastAsia="Times New Roman" w:hAnsi="Arial" w:cs="Arial"/>
                <w:color w:val="000000"/>
                <w:kern w:val="0"/>
                <w14:ligatures w14:val="none"/>
              </w:rPr>
            </w:rPrChange>
          </w:rPr>
          <w:delText xml:space="preserve">all of which are </w:delText>
        </w:r>
        <w:r w:rsidRPr="00BE4393" w:rsidDel="0071656C">
          <w:rPr>
            <w:rFonts w:ascii="Arial" w:eastAsia="Times New Roman" w:hAnsi="Arial" w:cs="Arial"/>
            <w:color w:val="000000"/>
            <w:kern w:val="0"/>
            <w:highlight w:val="yellow"/>
            <w14:ligatures w14:val="none"/>
            <w:rPrChange w:id="153" w:author="Christopher Murray" w:date="2025-11-05T10:51:00Z" w16du:dateUtc="2025-11-05T16:51:00Z">
              <w:rPr>
                <w:rFonts w:ascii="Arial" w:eastAsia="Times New Roman" w:hAnsi="Arial" w:cs="Arial"/>
                <w:color w:val="000000"/>
                <w:kern w:val="0"/>
                <w14:ligatures w14:val="none"/>
              </w:rPr>
            </w:rPrChange>
          </w:rPr>
          <w:delText>known</w:delText>
        </w:r>
        <w:r w:rsidR="00AF634C" w:rsidRPr="00BE4393" w:rsidDel="0071656C">
          <w:rPr>
            <w:rFonts w:ascii="Arial" w:eastAsia="Times New Roman" w:hAnsi="Arial" w:cs="Arial"/>
            <w:color w:val="000000"/>
            <w:kern w:val="0"/>
            <w:highlight w:val="yellow"/>
            <w14:ligatures w14:val="none"/>
            <w:rPrChange w:id="154" w:author="Christopher Murray" w:date="2025-11-05T10:51:00Z" w16du:dateUtc="2025-11-05T16:51:00Z">
              <w:rPr>
                <w:rFonts w:ascii="Arial" w:eastAsia="Times New Roman" w:hAnsi="Arial" w:cs="Arial"/>
                <w:color w:val="000000"/>
                <w:kern w:val="0"/>
                <w14:ligatures w14:val="none"/>
              </w:rPr>
            </w:rPrChange>
          </w:rPr>
          <w:delText xml:space="preserve"> to cause adverse effects on </w:delText>
        </w:r>
        <w:r w:rsidR="00FB49AE" w:rsidRPr="00BE4393" w:rsidDel="0071656C">
          <w:rPr>
            <w:rFonts w:ascii="Arial" w:eastAsia="Times New Roman" w:hAnsi="Arial" w:cs="Arial"/>
            <w:color w:val="000000"/>
            <w:kern w:val="0"/>
            <w:highlight w:val="yellow"/>
            <w14:ligatures w14:val="none"/>
            <w:rPrChange w:id="155" w:author="Christopher Murray" w:date="2025-11-05T10:51:00Z" w16du:dateUtc="2025-11-05T16:51:00Z">
              <w:rPr>
                <w:rFonts w:ascii="Arial" w:eastAsia="Times New Roman" w:hAnsi="Arial" w:cs="Arial"/>
                <w:color w:val="000000"/>
                <w:kern w:val="0"/>
                <w14:ligatures w14:val="none"/>
              </w:rPr>
            </w:rPrChange>
          </w:rPr>
          <w:delText>animals</w:delText>
        </w:r>
        <w:r w:rsidRPr="00BE4393" w:rsidDel="0071656C">
          <w:rPr>
            <w:rFonts w:ascii="Arial" w:eastAsia="Times New Roman" w:hAnsi="Arial" w:cs="Arial"/>
            <w:color w:val="000000"/>
            <w:kern w:val="0"/>
            <w:highlight w:val="yellow"/>
            <w14:ligatures w14:val="none"/>
            <w:rPrChange w:id="156" w:author="Christopher Murray" w:date="2025-11-05T10:51:00Z" w16du:dateUtc="2025-11-05T16:51:00Z">
              <w:rPr>
                <w:rFonts w:ascii="Arial" w:eastAsia="Times New Roman" w:hAnsi="Arial" w:cs="Arial"/>
                <w:color w:val="000000"/>
                <w:kern w:val="0"/>
                <w14:ligatures w14:val="none"/>
              </w:rPr>
            </w:rPrChange>
          </w:rPr>
          <w:delText xml:space="preserve"> and the environment</w:delText>
        </w:r>
        <w:r w:rsidR="00692828" w:rsidRPr="00BE4393" w:rsidDel="0071656C">
          <w:rPr>
            <w:rFonts w:ascii="Arial" w:eastAsia="Times New Roman" w:hAnsi="Arial" w:cs="Arial"/>
            <w:color w:val="000000"/>
            <w:kern w:val="0"/>
            <w:highlight w:val="yellow"/>
            <w14:ligatures w14:val="none"/>
            <w:rPrChange w:id="157" w:author="Christopher Murray" w:date="2025-11-05T10:51:00Z" w16du:dateUtc="2025-11-05T16:51:00Z">
              <w:rPr>
                <w:rFonts w:ascii="Arial" w:eastAsia="Times New Roman" w:hAnsi="Arial" w:cs="Arial"/>
                <w:color w:val="000000"/>
                <w:kern w:val="0"/>
                <w14:ligatures w14:val="none"/>
              </w:rPr>
            </w:rPrChange>
          </w:rPr>
          <w:delText xml:space="preserve"> </w:delText>
        </w:r>
        <w:r w:rsidR="00692828" w:rsidRPr="00BE4393" w:rsidDel="0071656C">
          <w:rPr>
            <w:rFonts w:ascii="Arial" w:eastAsia="Times New Roman" w:hAnsi="Arial" w:cs="Arial"/>
            <w:color w:val="000000"/>
            <w:kern w:val="0"/>
            <w:highlight w:val="yellow"/>
            <w14:ligatures w14:val="none"/>
            <w:rPrChange w:id="158" w:author="Christopher Murray" w:date="2025-11-05T10:51:00Z" w16du:dateUtc="2025-11-05T16:51:00Z">
              <w:rPr>
                <w:rFonts w:ascii="Arial" w:eastAsia="Times New Roman" w:hAnsi="Arial" w:cs="Arial"/>
                <w:color w:val="000000"/>
                <w:kern w:val="0"/>
                <w14:ligatures w14:val="none"/>
              </w:rPr>
            </w:rPrChange>
          </w:rPr>
          <w:fldChar w:fldCharType="begin"/>
        </w:r>
        <w:r w:rsidR="005C74FE" w:rsidRPr="00BE4393" w:rsidDel="0071656C">
          <w:rPr>
            <w:rFonts w:ascii="Arial" w:eastAsia="Times New Roman" w:hAnsi="Arial" w:cs="Arial"/>
            <w:color w:val="000000"/>
            <w:kern w:val="0"/>
            <w:highlight w:val="yellow"/>
            <w14:ligatures w14:val="none"/>
            <w:rPrChange w:id="159" w:author="Christopher Murray" w:date="2025-11-05T10:51:00Z" w16du:dateUtc="2025-11-05T16:51:00Z">
              <w:rPr>
                <w:rFonts w:ascii="Arial" w:eastAsia="Times New Roman" w:hAnsi="Arial" w:cs="Arial"/>
                <w:color w:val="000000"/>
                <w:kern w:val="0"/>
                <w14:ligatures w14:val="none"/>
              </w:rPr>
            </w:rPrChange>
          </w:rPr>
          <w:delInstrText xml:space="preserve"> ADDIN ZOTERO_ITEM CSL_CITATION {"citationID":"Y0BgDVsW","properties":{"formattedCitation":"(Guillette Jr., 2006; Milnes and Guillette Jr., 2008; Hamlin and Guillette Jr., 2010)","plainCitation":"(Guillette Jr., 2006; Milnes and Guillette Jr., 2008; Hamlin and Guillette Jr., 2010)","noteIndex":0},"citationItems":[{"id":4484,"uris":["http://zotero.org/users/4161640/items/6A9XHNDM"],"itemData":{"id":4484,"type":"article-journal","container-title":"Environmental Health Perspectives","DOI":"10.1289/ehp.8045","ISSN":"0091-6765, 1552-9924","issue":"Suppl 1","journalAbbreviation":"Environ Health Perspect","language":"en","page":"9-12","source":"DOI.org (Crossref)","title":"Endocrine disrupting contaminants—beyond the dogma","volume":"114","author":[{"family":"Guillette Jr.","given":"Louis J."}],"issued":{"date-parts":[["2006",4]]}}},{"id":4482,"uris":["http://zotero.org/users/4161640/items/ZJVDQL24"],"itemData":{"id":4482,"type":"article-journal","container-title":"BioScience","DOI":"10.1641/B581106","ISSN":"1525-3244, 0006-3568","issue":"11","journalAbbreviation":"Biosci","language":"en","page":"1027-1036","source":"DOI.org (Crossref)","title":"Alligator tales: new lessons about environmental contaminants from a sentinel species","title-short":"Alligator Tales","volume":"58","author":[{"family":"Milnes","given":"Matthew R."},{"family":"Guillette Jr.","given":"Louis J."}],"issued":{"date-parts":[["2008",12]]}}},{"id":4483,"uris":["http://zotero.org/users/4161640/items/6QZQ3Y4R"],"itemData":{"id":4483,"type":"article-journal","container-title":"Systems Biology in Reproductive Medicine","issue":"2","journalAbbreviation":"Syst Biol Reprod","note":"publisher: Taylor &amp; Francis","page":"113–121","title":"Birth defects in wildlife: the role of environmental contaminants as inducers of reproductive and developmental dysfunction","volume":"56","author":[{"family":"Hamlin","given":"Heather J"},{"family":"Guillette Jr.","given":"Louis J"}],"issued":{"date-parts":[["2010"]]}}}],"schema":"https://github.com/citation-style-language/schema/raw/master/csl-citation.json"} </w:delInstrText>
        </w:r>
        <w:r w:rsidR="00692828" w:rsidRPr="00BE4393" w:rsidDel="0071656C">
          <w:rPr>
            <w:rFonts w:ascii="Arial" w:eastAsia="Times New Roman" w:hAnsi="Arial" w:cs="Arial"/>
            <w:color w:val="000000"/>
            <w:kern w:val="0"/>
            <w:highlight w:val="yellow"/>
            <w14:ligatures w14:val="none"/>
            <w:rPrChange w:id="160" w:author="Christopher Murray" w:date="2025-11-05T10:51:00Z" w16du:dateUtc="2025-11-05T16:51:00Z">
              <w:rPr>
                <w:rFonts w:ascii="Arial" w:eastAsia="Times New Roman" w:hAnsi="Arial" w:cs="Arial"/>
                <w:color w:val="000000"/>
                <w:kern w:val="0"/>
                <w14:ligatures w14:val="none"/>
              </w:rPr>
            </w:rPrChange>
          </w:rPr>
          <w:fldChar w:fldCharType="separate"/>
        </w:r>
        <w:r w:rsidR="002838B7" w:rsidRPr="00BE4393" w:rsidDel="0071656C">
          <w:rPr>
            <w:rFonts w:ascii="Arial" w:eastAsia="Times New Roman" w:hAnsi="Arial" w:cs="Arial"/>
            <w:noProof/>
            <w:color w:val="000000"/>
            <w:kern w:val="0"/>
            <w:highlight w:val="yellow"/>
            <w14:ligatures w14:val="none"/>
            <w:rPrChange w:id="161" w:author="Christopher Murray" w:date="2025-11-05T10:51:00Z" w16du:dateUtc="2025-11-05T16:51:00Z">
              <w:rPr>
                <w:rFonts w:ascii="Arial" w:eastAsia="Times New Roman" w:hAnsi="Arial" w:cs="Arial"/>
                <w:noProof/>
                <w:color w:val="000000"/>
                <w:kern w:val="0"/>
                <w14:ligatures w14:val="none"/>
              </w:rPr>
            </w:rPrChange>
          </w:rPr>
          <w:delText>(Guillette Jr., 2006; Milnes and Guillette Jr., 2008; Hamlin and Guillette Jr., 2010)</w:delText>
        </w:r>
        <w:r w:rsidR="00692828" w:rsidRPr="00BE4393" w:rsidDel="0071656C">
          <w:rPr>
            <w:rFonts w:ascii="Arial" w:eastAsia="Times New Roman" w:hAnsi="Arial" w:cs="Arial"/>
            <w:color w:val="000000"/>
            <w:kern w:val="0"/>
            <w:highlight w:val="yellow"/>
            <w14:ligatures w14:val="none"/>
            <w:rPrChange w:id="162" w:author="Christopher Murray" w:date="2025-11-05T10:51:00Z" w16du:dateUtc="2025-11-05T16:51:00Z">
              <w:rPr>
                <w:rFonts w:ascii="Arial" w:eastAsia="Times New Roman" w:hAnsi="Arial" w:cs="Arial"/>
                <w:color w:val="000000"/>
                <w:kern w:val="0"/>
                <w14:ligatures w14:val="none"/>
              </w:rPr>
            </w:rPrChange>
          </w:rPr>
          <w:fldChar w:fldCharType="end"/>
        </w:r>
        <w:r w:rsidR="00AF634C" w:rsidRPr="00BE4393" w:rsidDel="0071656C">
          <w:rPr>
            <w:rFonts w:ascii="Arial" w:eastAsia="Times New Roman" w:hAnsi="Arial" w:cs="Arial"/>
            <w:color w:val="000000"/>
            <w:kern w:val="0"/>
            <w:highlight w:val="yellow"/>
            <w14:ligatures w14:val="none"/>
            <w:rPrChange w:id="163" w:author="Christopher Murray" w:date="2025-11-05T10:51:00Z" w16du:dateUtc="2025-11-05T16:51:00Z">
              <w:rPr>
                <w:rFonts w:ascii="Arial" w:eastAsia="Times New Roman" w:hAnsi="Arial" w:cs="Arial"/>
                <w:color w:val="000000"/>
                <w:kern w:val="0"/>
                <w14:ligatures w14:val="none"/>
              </w:rPr>
            </w:rPrChange>
          </w:rPr>
          <w:delText>.</w:delText>
        </w:r>
      </w:del>
    </w:p>
    <w:p w14:paraId="71E90633" w14:textId="20E626BD" w:rsidR="00AF634C" w:rsidRPr="00292FF5" w:rsidRDefault="00AF634C" w:rsidP="00207381">
      <w:pPr>
        <w:spacing w:line="480" w:lineRule="auto"/>
        <w:ind w:firstLine="720"/>
        <w:rPr>
          <w:rFonts w:ascii="Arial" w:eastAsia="Times New Roman" w:hAnsi="Arial" w:cs="Arial"/>
          <w:kern w:val="0"/>
          <w14:ligatures w14:val="none"/>
        </w:rPr>
      </w:pPr>
      <w:del w:id="164" w:author="Christopher Murray" w:date="2025-11-05T10:52:00Z" w16du:dateUtc="2025-11-05T16:52:00Z">
        <w:r w:rsidRPr="00292FF5" w:rsidDel="00BE4393">
          <w:rPr>
            <w:rFonts w:ascii="Arial" w:eastAsia="Times New Roman" w:hAnsi="Arial" w:cs="Arial"/>
            <w:color w:val="000000"/>
            <w:kern w:val="0"/>
            <w14:ligatures w14:val="none"/>
          </w:rPr>
          <w:lastRenderedPageBreak/>
          <w:delText>Unfortunately, many xenobiotic substances end up in water systems</w:delText>
        </w:r>
        <w:r w:rsidR="00EF7EE6" w:rsidDel="00BE4393">
          <w:rPr>
            <w:rFonts w:ascii="Arial" w:eastAsia="Times New Roman" w:hAnsi="Arial" w:cs="Arial"/>
            <w:color w:val="000000"/>
            <w:kern w:val="0"/>
            <w14:ligatures w14:val="none"/>
          </w:rPr>
          <w:delText xml:space="preserve"> and</w:delText>
        </w:r>
        <w:r w:rsidRPr="00292FF5" w:rsidDel="00BE4393">
          <w:rPr>
            <w:rFonts w:ascii="Arial" w:eastAsia="Times New Roman" w:hAnsi="Arial" w:cs="Arial"/>
            <w:color w:val="000000"/>
            <w:kern w:val="0"/>
            <w14:ligatures w14:val="none"/>
          </w:rPr>
          <w:delText xml:space="preserve"> </w:delText>
        </w:r>
        <w:r w:rsidR="00EF7EE6" w:rsidDel="00BE4393">
          <w:rPr>
            <w:rFonts w:ascii="Arial" w:eastAsia="Times New Roman" w:hAnsi="Arial" w:cs="Arial"/>
            <w:color w:val="000000"/>
            <w:kern w:val="0"/>
            <w14:ligatures w14:val="none"/>
          </w:rPr>
          <w:delText xml:space="preserve">are unintentionally </w:delText>
        </w:r>
        <w:r w:rsidR="001C75DF" w:rsidDel="00BE4393">
          <w:rPr>
            <w:rFonts w:ascii="Arial" w:eastAsia="Times New Roman" w:hAnsi="Arial" w:cs="Arial"/>
            <w:color w:val="000000"/>
            <w:kern w:val="0"/>
            <w14:ligatures w14:val="none"/>
          </w:rPr>
          <w:delText>transported</w:delText>
        </w:r>
        <w:r w:rsidRPr="00292FF5" w:rsidDel="00BE4393">
          <w:rPr>
            <w:rFonts w:ascii="Arial" w:eastAsia="Times New Roman" w:hAnsi="Arial" w:cs="Arial"/>
            <w:color w:val="000000"/>
            <w:kern w:val="0"/>
            <w14:ligatures w14:val="none"/>
          </w:rPr>
          <w:delText xml:space="preserve"> from the</w:delText>
        </w:r>
        <w:r w:rsidR="00EF7EE6" w:rsidDel="00BE4393">
          <w:rPr>
            <w:rFonts w:ascii="Arial" w:eastAsia="Times New Roman" w:hAnsi="Arial" w:cs="Arial"/>
            <w:color w:val="000000"/>
            <w:kern w:val="0"/>
            <w14:ligatures w14:val="none"/>
          </w:rPr>
          <w:delText>ir</w:delText>
        </w:r>
        <w:r w:rsidRPr="00292FF5" w:rsidDel="00BE4393">
          <w:rPr>
            <w:rFonts w:ascii="Arial" w:eastAsia="Times New Roman" w:hAnsi="Arial" w:cs="Arial"/>
            <w:color w:val="000000"/>
            <w:kern w:val="0"/>
            <w14:ligatures w14:val="none"/>
          </w:rPr>
          <w:delText xml:space="preserve"> original source. Once in water, these toxins pose a risk to aquatic organisms</w:delText>
        </w:r>
        <w:r w:rsidR="00FB49AE" w:rsidDel="00BE4393">
          <w:rPr>
            <w:rFonts w:ascii="Arial" w:eastAsia="Times New Roman" w:hAnsi="Arial" w:cs="Arial"/>
            <w:color w:val="000000"/>
            <w:kern w:val="0"/>
            <w14:ligatures w14:val="none"/>
          </w:rPr>
          <w:delText>,</w:delText>
        </w:r>
        <w:r w:rsidRPr="00292FF5" w:rsidDel="00BE4393">
          <w:rPr>
            <w:rFonts w:ascii="Arial" w:eastAsia="Times New Roman" w:hAnsi="Arial" w:cs="Arial"/>
            <w:color w:val="000000"/>
            <w:kern w:val="0"/>
            <w14:ligatures w14:val="none"/>
          </w:rPr>
          <w:delText xml:space="preserve"> as</w:delText>
        </w:r>
        <w:r w:rsidR="0071106E" w:rsidDel="00BE4393">
          <w:rPr>
            <w:rFonts w:ascii="Arial" w:eastAsia="Times New Roman" w:hAnsi="Arial" w:cs="Arial"/>
            <w:color w:val="000000"/>
            <w:kern w:val="0"/>
            <w14:ligatures w14:val="none"/>
          </w:rPr>
          <w:delText xml:space="preserve"> toxins</w:delText>
        </w:r>
        <w:r w:rsidRPr="00292FF5" w:rsidDel="00BE4393">
          <w:rPr>
            <w:rFonts w:ascii="Arial" w:eastAsia="Times New Roman" w:hAnsi="Arial" w:cs="Arial"/>
            <w:color w:val="000000"/>
            <w:kern w:val="0"/>
            <w14:ligatures w14:val="none"/>
          </w:rPr>
          <w:delText xml:space="preserve"> can enter the body</w:delText>
        </w:r>
        <w:r w:rsidR="00EF7EE6" w:rsidDel="00BE4393">
          <w:rPr>
            <w:rFonts w:ascii="Arial" w:eastAsia="Times New Roman" w:hAnsi="Arial" w:cs="Arial"/>
            <w:color w:val="000000"/>
            <w:kern w:val="0"/>
            <w14:ligatures w14:val="none"/>
          </w:rPr>
          <w:delText xml:space="preserve"> </w:delText>
        </w:r>
        <w:r w:rsidR="00EF7EE6" w:rsidRPr="00292FF5" w:rsidDel="00BE4393">
          <w:rPr>
            <w:rFonts w:ascii="Arial" w:eastAsia="Times New Roman" w:hAnsi="Arial" w:cs="Arial"/>
            <w:color w:val="000000"/>
            <w:kern w:val="0"/>
            <w14:ligatures w14:val="none"/>
          </w:rPr>
          <w:delText>activel</w:delText>
        </w:r>
        <w:r w:rsidR="00EF7EE6" w:rsidDel="00BE4393">
          <w:rPr>
            <w:rFonts w:ascii="Arial" w:eastAsia="Times New Roman" w:hAnsi="Arial" w:cs="Arial"/>
            <w:color w:val="000000"/>
            <w:kern w:val="0"/>
            <w14:ligatures w14:val="none"/>
          </w:rPr>
          <w:delText>y</w:delText>
        </w:r>
        <w:r w:rsidRPr="00292FF5" w:rsidDel="00BE4393">
          <w:rPr>
            <w:rFonts w:ascii="Arial" w:eastAsia="Times New Roman" w:hAnsi="Arial" w:cs="Arial"/>
            <w:color w:val="000000"/>
            <w:kern w:val="0"/>
            <w14:ligatures w14:val="none"/>
          </w:rPr>
          <w:delText xml:space="preserve"> through digestion </w:delText>
        </w:r>
        <w:r w:rsidR="00EF7EE6" w:rsidDel="00BE4393">
          <w:rPr>
            <w:rFonts w:ascii="Arial" w:eastAsia="Times New Roman" w:hAnsi="Arial" w:cs="Arial"/>
            <w:color w:val="000000"/>
            <w:kern w:val="0"/>
            <w14:ligatures w14:val="none"/>
          </w:rPr>
          <w:delText>and</w:delText>
        </w:r>
        <w:r w:rsidRPr="00292FF5" w:rsidDel="00BE4393">
          <w:rPr>
            <w:rFonts w:ascii="Arial" w:eastAsia="Times New Roman" w:hAnsi="Arial" w:cs="Arial"/>
            <w:color w:val="000000"/>
            <w:kern w:val="0"/>
            <w14:ligatures w14:val="none"/>
          </w:rPr>
          <w:delText xml:space="preserve"> passively through skin or gill</w:delText>
        </w:r>
        <w:r w:rsidR="008D3C73" w:rsidDel="00BE4393">
          <w:rPr>
            <w:rFonts w:ascii="Arial" w:eastAsia="Times New Roman" w:hAnsi="Arial" w:cs="Arial"/>
            <w:color w:val="000000"/>
            <w:kern w:val="0"/>
            <w14:ligatures w14:val="none"/>
          </w:rPr>
          <w:delText xml:space="preserve"> contact</w:delText>
        </w:r>
        <w:r w:rsidR="00800A8A" w:rsidDel="00BE4393">
          <w:rPr>
            <w:rFonts w:ascii="Arial" w:eastAsia="Times New Roman" w:hAnsi="Arial" w:cs="Arial"/>
            <w:color w:val="000000"/>
            <w:kern w:val="0"/>
            <w14:ligatures w14:val="none"/>
          </w:rPr>
          <w:delText xml:space="preserve"> </w:delText>
        </w:r>
        <w:r w:rsidR="00800A8A" w:rsidDel="00BE4393">
          <w:rPr>
            <w:rFonts w:ascii="Arial" w:eastAsia="Times New Roman" w:hAnsi="Arial" w:cs="Arial"/>
            <w:color w:val="000000"/>
            <w:kern w:val="0"/>
            <w14:ligatures w14:val="none"/>
          </w:rPr>
          <w:fldChar w:fldCharType="begin"/>
        </w:r>
        <w:r w:rsidR="000F3223" w:rsidDel="00BE4393">
          <w:rPr>
            <w:rFonts w:ascii="Arial" w:eastAsia="Times New Roman" w:hAnsi="Arial" w:cs="Arial"/>
            <w:color w:val="000000"/>
            <w:kern w:val="0"/>
            <w14:ligatures w14:val="none"/>
          </w:rPr>
          <w:delInstrText xml:space="preserve"> ADDIN ZOTERO_ITEM CSL_CITATION {"citationID":"pCDbLtil","properties":{"formattedCitation":"(Evans, 1987; Di Giulio and Hinton, 2008; Kleinow {\\i{}et al.}, 2008; Wood, 2017)","plainCitation":"(Evans, 1987; Di Giulio and Hinton, 2008; Kleinow et al., 2008; Wood, 2017)","noteIndex":0},"citationItems":[{"id":4481,"uris":["http://zotero.org/users/4161640/items/DAZURQV3"],"itemData":{"id":4481,"type":"article-journal","container-title":"Environmental Health Perspectives","DOI":"10.1289/ehp.877147","ISSN":"0091-6765, 1552-9924","journalAbbreviation":"Environ Health Perspect","language":"en","page":"47-58","source":"DOI.org (Crossref)","title":"The fish gill: site of action and model for toxic effects of environmental pollutants.","title-short":"The fish gill","volume":"71","author":[{"family":"Evans","given":"D H"}],"issued":{"date-parts":[["1987",4]]}}},{"id":4480,"uris":["http://zotero.org/users/4161640/items/3V34VDFG"],"itemData":{"id":4480,"type":"book","ISBN":"978-0-203-64729-5","language":"en","note":"DOI: 10.1201/9780203647295","publisher":"CRC Press","source":"DOI.org (Crossref)","title":"The Toxicology of Fishes","URL":"https://www.taylorfrancis.com/books/9780203647295","editor":[{"family":"Di Giulio","given":"Richard T."},{"family":"Hinton","given":"David E."}],"accessed":{"date-parts":[["2025",6,25]]},"issued":{"date-parts":[["2008",2,25]]}}},{"id":4479,"uris":["http://zotero.org/users/4161640/items/AZGNJ825"],"itemData":{"id":4479,"type":"chapter","container-title":"The Toxicology of Fishes","ISBN":"978-0-429-18896-1","note":"publisher: CRC Press Boca Raton, FL, USA","page":"55–152","publisher":"CRC Press","title":"Toxicokinetics in fishes","author":[{"family":"Kleinow","given":"Kevin M"},{"family":"Nichols","given":"John W"},{"family":"Hayton","given":"William L"},{"family":"McKim","given":"James M"},{"family":"Barron","given":"Mace G"}],"issued":{"date-parts":[["2008"]]}}},{"id":4613,"uris":["http://zotero.org/users/4161640/items/I4PUVM7V"],"itemData":{"id":4613,"type":"chapter","container-title":"Target Organ Toxicity in Marine and Freshwater Teleosts","page":"1–89","publisher":"CRC Press","title":"Toxic responses of the gill","author":[{"family":"Wood","given":"Chris M"}],"issued":{"date-parts":[["2017"]]}}}],"schema":"https://github.com/citation-style-language/schema/raw/master/csl-citation.json"} </w:delInstrText>
        </w:r>
        <w:r w:rsidR="00800A8A" w:rsidDel="00BE4393">
          <w:rPr>
            <w:rFonts w:ascii="Arial" w:eastAsia="Times New Roman" w:hAnsi="Arial" w:cs="Arial"/>
            <w:color w:val="000000"/>
            <w:kern w:val="0"/>
            <w14:ligatures w14:val="none"/>
          </w:rPr>
          <w:fldChar w:fldCharType="separate"/>
        </w:r>
        <w:r w:rsidR="002838B7" w:rsidRPr="002838B7" w:rsidDel="00BE4393">
          <w:rPr>
            <w:rFonts w:ascii="Arial" w:hAnsi="Arial" w:cs="Arial"/>
            <w:color w:val="000000"/>
            <w:kern w:val="0"/>
          </w:rPr>
          <w:delText xml:space="preserve">(Evans, 1987; Di Giulio and Hinton, 2008; Kleinow </w:delText>
        </w:r>
        <w:r w:rsidR="002838B7" w:rsidRPr="002838B7" w:rsidDel="00BE4393">
          <w:rPr>
            <w:rFonts w:ascii="Arial" w:hAnsi="Arial" w:cs="Arial"/>
            <w:i/>
            <w:iCs/>
            <w:color w:val="000000"/>
            <w:kern w:val="0"/>
          </w:rPr>
          <w:delText>et al.</w:delText>
        </w:r>
        <w:r w:rsidR="002838B7" w:rsidRPr="002838B7" w:rsidDel="00BE4393">
          <w:rPr>
            <w:rFonts w:ascii="Arial" w:hAnsi="Arial" w:cs="Arial"/>
            <w:color w:val="000000"/>
            <w:kern w:val="0"/>
          </w:rPr>
          <w:delText>, 2008; Wood, 2017)</w:delText>
        </w:r>
        <w:r w:rsidR="00800A8A" w:rsidDel="00BE4393">
          <w:rPr>
            <w:rFonts w:ascii="Arial" w:eastAsia="Times New Roman" w:hAnsi="Arial" w:cs="Arial"/>
            <w:color w:val="000000"/>
            <w:kern w:val="0"/>
            <w14:ligatures w14:val="none"/>
          </w:rPr>
          <w:fldChar w:fldCharType="end"/>
        </w:r>
        <w:r w:rsidRPr="00292FF5" w:rsidDel="00BE4393">
          <w:rPr>
            <w:rFonts w:ascii="Arial" w:eastAsia="Times New Roman" w:hAnsi="Arial" w:cs="Arial"/>
            <w:color w:val="000000"/>
            <w:kern w:val="0"/>
            <w14:ligatures w14:val="none"/>
          </w:rPr>
          <w:delText xml:space="preserve">. </w:delText>
        </w:r>
      </w:del>
      <w:r>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xpos</w:t>
      </w:r>
      <w:r>
        <w:rPr>
          <w:rFonts w:ascii="Arial" w:eastAsia="Times New Roman" w:hAnsi="Arial" w:cs="Arial"/>
          <w:color w:val="000000"/>
          <w:kern w:val="0"/>
          <w14:ligatures w14:val="none"/>
        </w:rPr>
        <w:t>ure</w:t>
      </w:r>
      <w:r w:rsidRPr="00292FF5">
        <w:rPr>
          <w:rFonts w:ascii="Arial" w:eastAsia="Times New Roman" w:hAnsi="Arial" w:cs="Arial"/>
          <w:color w:val="000000"/>
          <w:kern w:val="0"/>
          <w14:ligatures w14:val="none"/>
        </w:rPr>
        <w:t xml:space="preserve"> to xenobiotic substances</w:t>
      </w:r>
      <w:r>
        <w:rPr>
          <w:rFonts w:ascii="Arial" w:eastAsia="Times New Roman" w:hAnsi="Arial" w:cs="Arial"/>
          <w:color w:val="000000"/>
          <w:kern w:val="0"/>
          <w14:ligatures w14:val="none"/>
        </w:rPr>
        <w:t xml:space="preserve"> </w:t>
      </w:r>
      <w:r w:rsidR="0015584C">
        <w:rPr>
          <w:rFonts w:ascii="Arial" w:eastAsia="Times New Roman" w:hAnsi="Arial" w:cs="Arial"/>
          <w:color w:val="000000"/>
          <w:kern w:val="0"/>
          <w14:ligatures w14:val="none"/>
        </w:rPr>
        <w:t>has been shown to</w:t>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induce</w:t>
      </w:r>
      <w:r>
        <w:rPr>
          <w:rFonts w:ascii="Arial" w:eastAsia="Times New Roman" w:hAnsi="Arial" w:cs="Arial"/>
          <w:color w:val="000000"/>
          <w:kern w:val="0"/>
          <w14:ligatures w14:val="none"/>
        </w:rPr>
        <w:t xml:space="preserve"> a </w:t>
      </w:r>
      <w:r w:rsidR="008D2EC2">
        <w:rPr>
          <w:rFonts w:ascii="Arial" w:eastAsia="Times New Roman" w:hAnsi="Arial" w:cs="Arial"/>
          <w:color w:val="000000"/>
          <w:kern w:val="0"/>
          <w14:ligatures w14:val="none"/>
        </w:rPr>
        <w:t xml:space="preserve">physiological </w:t>
      </w:r>
      <w:r>
        <w:rPr>
          <w:rFonts w:ascii="Arial" w:eastAsia="Times New Roman" w:hAnsi="Arial" w:cs="Arial"/>
          <w:color w:val="000000"/>
          <w:kern w:val="0"/>
          <w14:ligatures w14:val="none"/>
        </w:rPr>
        <w:t xml:space="preserve">stress response in </w:t>
      </w:r>
      <w:r w:rsidRPr="00292FF5">
        <w:rPr>
          <w:rFonts w:ascii="Arial" w:eastAsia="Times New Roman" w:hAnsi="Arial" w:cs="Arial"/>
          <w:color w:val="000000"/>
          <w:kern w:val="0"/>
          <w14:ligatures w14:val="none"/>
        </w:rPr>
        <w:t>aquatic organisms</w:t>
      </w:r>
      <w:r w:rsidR="0015584C">
        <w:rPr>
          <w:rFonts w:ascii="Arial" w:eastAsia="Times New Roman" w:hAnsi="Arial" w:cs="Arial"/>
          <w:color w:val="000000"/>
          <w:kern w:val="0"/>
          <w14:ligatures w14:val="none"/>
        </w:rPr>
        <w:t xml:space="preserve"> </w:t>
      </w:r>
      <w:r w:rsidR="0015584C">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{"citationID":"zbPPg2UI","properties":{"formattedCitation":"(Hontela {\\i{}et al.}, 1992; Bard, 2000; Farah {\\i{}et al.}, 2004; Silvestre, 2020)","plainCitation":"(Hontela et al., 1992; Bard, 2000; Farah et al., 2004; Silvestre, 2020)","noteIndex":0},"citationItems":[{"id":4478,"uris":["http://zotero.org/users/4161640/items/LGMSB272"],"itemData":{"id":4478,"type":"article-journal","container-title":"Archives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B"},{"family":"Audet","given":"Céline"},{"family":"Chevalier","given":"Gaston"}],"issued":{"date-parts":[["1992"]]}}},{"id":4475,"uris":["http://zotero.org/users/4161640/items/ES9AU38Z"],"itemData":{"id":4475,"type":"article-journal","container-title":"Aquatic Toxicology","DOI":"10.1016/S0166-445X(00)00088-6","ISSN":"0166445X","issue":"4","journalAbbreviation":"Aquat Toxicol","license":"https://www.elsevier.com/tdm/userlicense/1.0/","page":"357-389","source":"DOI.org (Crossref)","title":"Multixenobiotic resistance as a cellular defense mechanism in aquatic organisms","volume":"48","author":[{"family":"Bard","given":"S"}],"issued":{"date-parts":[["2000",4]]}}},{"id":4476,"uris":["http://zotero.org/users/4161640/items/VXE3B5IK"],"itemData":{"id":4476,"type":"article-journal","container-title":"Chemosphere","DOI":"10.1016/j.chemosphere.2003.10.063","ISSN":"00456535","issue":"2","journalAbbreviation":"Chemosphere","language":"en","license":"https://www.elsevier.com/tdm/userlicense/1.0/","page":"257-265","source":"DOI.org (Crossref)","title":"Studies on lethal concentrations and toxicity stress of some xenobiotics on aquatic organisms","volume":"55","author":[{"family":"Farah","given":"M.Abul"},{"family":"Ateeq","given":"Bushra"},{"family":"Ali","given":"M.Niamat"},{"family":"Sabir","given":"Rubina"},{"family":"Ahmad","given":"Waseem"}],"issued":{"date-parts":[["2004",4]]}}},{"id":4477,"uris":["http://zotero.org/users/4161640/items/5YH4HKWQ"],"itemData":{"id":4477,"type":"article-journal","container-title":"Journal of Experimental Zoology Part A: Ecological and Integrative Physiology","DOI":"10.1002/jez.2356","ISSN":"2471-5638, 2471-5646","issue":"6","journalAbbreviation":"J Exp Zool Pt A","language":"en","page":"436-448","source":"DOI.org (Crossref)","title":"Signaling pathways of oxidative stress in aquatic organisms exposed to xenobiotics","volume":"333","author":[{"family":"Silvestre","given":"Frédéric"}],"issued":{"date-parts":[["2020",7]]}}}],"schema":"https://github.com/citation-style-language/schema/raw/master/csl-citation.json"} </w:instrText>
      </w:r>
      <w:r w:rsidR="0015584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(Hontela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1992; Bard, 2000; Farah </w:t>
      </w:r>
      <w:r w:rsidR="002838B7" w:rsidRPr="002838B7">
        <w:rPr>
          <w:rFonts w:ascii="Arial" w:hAnsi="Arial" w:cs="Arial"/>
          <w:i/>
          <w:iCs/>
          <w:color w:val="000000"/>
          <w:kern w:val="0"/>
        </w:rPr>
        <w:t>et al.</w:t>
      </w:r>
      <w:r w:rsidR="002838B7" w:rsidRPr="002838B7">
        <w:rPr>
          <w:rFonts w:ascii="Arial" w:hAnsi="Arial" w:cs="Arial"/>
          <w:color w:val="000000"/>
          <w:kern w:val="0"/>
        </w:rPr>
        <w:t>, 2004; Silvestre, 2020)</w:t>
      </w:r>
      <w:r w:rsidR="0015584C">
        <w:rPr>
          <w:rFonts w:ascii="Arial" w:eastAsia="Times New Roman" w:hAnsi="Arial" w:cs="Arial"/>
          <w:color w:val="000000"/>
          <w:kern w:val="0"/>
          <w14:ligatures w14:val="none"/>
        </w:rPr>
        <w:fldChar w:fldCharType="end"/>
      </w:r>
      <w:r w:rsidR="00FB49AE">
        <w:t>,</w:t>
      </w:r>
      <w:r>
        <w:rPr>
          <w:rFonts w:ascii="Arial" w:eastAsia="Times New Roman" w:hAnsi="Arial" w:cs="Arial"/>
          <w:color w:val="000000"/>
          <w:kern w:val="0"/>
          <w14:ligatures w14:val="none"/>
        </w:rPr>
        <w:t xml:space="preserve"> </w:t>
      </w:r>
      <w:r w:rsidR="008D2EC2">
        <w:rPr>
          <w:rFonts w:ascii="Arial" w:eastAsia="Times New Roman" w:hAnsi="Arial" w:cs="Arial"/>
          <w:color w:val="000000"/>
          <w:kern w:val="0"/>
          <w14:ligatures w14:val="none"/>
        </w:rPr>
        <w:t>resulting in</w:t>
      </w:r>
      <w:r w:rsidRPr="00292FF5">
        <w:rPr>
          <w:rFonts w:ascii="Arial" w:eastAsia="Times New Roman" w:hAnsi="Arial" w:cs="Arial"/>
          <w:color w:val="000000"/>
          <w:kern w:val="0"/>
          <w14:ligatures w14:val="none"/>
        </w:rPr>
        <w:t xml:space="preserve"> suppressed growth, reduced reproductive capacity, and even death</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{"citationID":"hJDa5Sxg","properties":{"formattedCitation":"(Pankhurst and Van Der Kraak, 1997; Contreras-S\\uc0\\u225{}nchez {\\i{}et al.}, 1998; Schreck {\\i{}et al.}, 2001; Schreck, 2010)","plainCitation":"(Pankhurst and Van Der Kraak, 1997; Contreras-Sánchez et al., 1998; Schreck et al., 2001; Schreck, 2010)","noteIndex":0},"citationItems":[{"id":4474,"uris":["http://zotero.org/users/4161640/items/JT79CDVS"],"itemData":{"id":4474,"type":"chapter","container-title":"Fish stress and Health in Aquaculture","page":"73–93","title":"Effects of stress on reproduction and growth of fish","volume":"1","author":[{"family":"Pankhurst","given":"NW"},{"family":"Van Der Kraak","given":"G"}],"issued":{"date-parts":[["1997"]]}}},{"id":4471,"uris":["http://zotero.org/users/4161640/items/KLWP5UHA"],"itemData":{"id":4471,"type":"article-journal","container-title":"Biology of Reproduction","DOI":"10.1095/biolreprod58.2.439","ISSN":"0006-3363, 1529-7268","issue":"2","journalAbbreviation":"Biol. Reprod.","language":"en","page":"439-447","source":"DOI.org (Crossref)","title":"Effects of stress on the reproductive performance of rainbow trout (&lt;i&gt;Oncorhynchus mykiss&lt;/i&gt;)","volume":"58","author":[{"family":"Contreras-Sánchez","given":"W. M."},{"family":"Schreck","given":"C. B."},{"family":"Fitzpatrick","given":"M. S."},{"family":"Pereira","given":"C. B."}],"issued":{"date-parts":[["1998",2,1]]}}},{"id":4473,"uris":["http://zotero.org/users/4161640/items/CRFVRBYF"],"itemData":{"id":4473,"type":"chapter","container-title":"Reproductive Biotechnology in Finfish Aquaculture","ISBN":"978-0-444-50913-0","language":"en","license":"https://www.elsevier.com/tdm/userlicense/1.0/","note":"DOI: 10.1016/B978-0-444-50913-0.50005-9","page":"3-24","publisher":"Elsevier","source":"DOI.org (Crossref)","title":"Effects of stress on fish reproduction, gamete quality, and progeny","URL":"https://linkinghub.elsevier.com/retrieve/pii/B9780444509130500059","author":[{"family":"Schreck","given":"Carl B."},{"family":"Contreras-Sanchez","given":"Wilfrido"},{"family":"Fitzpatrick","given":"Martin S."}],"accessed":{"date-parts":[["2025",6,25]]},"issued":{"date-parts":[["2001"]]}}},{"id":4472,"uris":["http://zotero.org/users/4161640/items/E3SB6KUL"],"itemData":{"id":4472,"type":"article-journal","container-title":"General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(Pankhurst and Van Der Kraak, 1997; Contreras-Sánchez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1998; Schreck </w:t>
      </w:r>
      <w:r w:rsidR="002838B7" w:rsidRPr="002838B7">
        <w:rPr>
          <w:rFonts w:ascii="Arial" w:hAnsi="Arial" w:cs="Arial"/>
          <w:i/>
          <w:iCs/>
          <w:color w:val="000000"/>
          <w:kern w:val="0"/>
        </w:rPr>
        <w:t>et al.</w:t>
      </w:r>
      <w:r w:rsidR="002838B7" w:rsidRPr="002838B7">
        <w:rPr>
          <w:rFonts w:ascii="Arial" w:hAnsi="Arial" w:cs="Arial"/>
          <w:color w:val="000000"/>
          <w:kern w:val="0"/>
        </w:rPr>
        <w:t>, 2001; Schreck, 2010)</w:t>
      </w:r>
      <w:r w:rsidR="001C75DF">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w:t>
      </w:r>
      <w:r>
        <w:rPr>
          <w:rFonts w:ascii="Arial" w:eastAsia="Times New Roman" w:hAnsi="Arial" w:cs="Arial"/>
          <w:color w:val="000000"/>
          <w:kern w:val="0"/>
          <w14:ligatures w14:val="none"/>
        </w:rPr>
        <w:t>he interaction between xenobiotic exposure and other exogenous stressors</w:t>
      </w:r>
      <w:r w:rsidR="001C75DF">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w:t>
      </w:r>
      <w:r w:rsidR="003E7E30">
        <w:rPr>
          <w:rFonts w:ascii="Arial" w:eastAsia="Times New Roman" w:hAnsi="Arial" w:cs="Arial"/>
          <w:color w:val="000000"/>
          <w:kern w:val="0"/>
          <w14:ligatures w14:val="none"/>
        </w:rPr>
        <w:t>nd</w:t>
      </w:r>
      <w:r>
        <w:rPr>
          <w:rFonts w:ascii="Arial" w:eastAsia="Times New Roman" w:hAnsi="Arial" w:cs="Arial"/>
          <w:color w:val="000000"/>
          <w:kern w:val="0"/>
          <w14:ligatures w14:val="none"/>
        </w:rPr>
        <w:t xml:space="preserve"> their potentia</w:t>
      </w:r>
      <w:ins w:id="165" w:author="Christopher Murray" w:date="2025-11-05T10:52:00Z" w16du:dateUtc="2025-11-05T16:52:00Z">
        <w:r w:rsidR="00BE4393">
          <w:rPr>
            <w:rFonts w:ascii="Arial" w:eastAsia="Times New Roman" w:hAnsi="Arial" w:cs="Arial"/>
            <w:color w:val="000000"/>
            <w:kern w:val="0"/>
            <w14:ligatures w14:val="none"/>
          </w:rPr>
          <w:t>tive,</w:t>
        </w:r>
      </w:ins>
      <w:del w:id="166" w:author="Christopher Murray" w:date="2025-11-05T10:52:00Z" w16du:dateUtc="2025-11-05T16:52:00Z">
        <w:r w:rsidDel="00BE4393">
          <w:rPr>
            <w:rFonts w:ascii="Arial" w:eastAsia="Times New Roman" w:hAnsi="Arial" w:cs="Arial"/>
            <w:color w:val="000000"/>
            <w:kern w:val="0"/>
            <w14:ligatures w14:val="none"/>
          </w:rPr>
          <w:delText>l</w:delText>
        </w:r>
      </w:del>
      <w:r>
        <w:rPr>
          <w:rFonts w:ascii="Arial" w:eastAsia="Times New Roman" w:hAnsi="Arial" w:cs="Arial"/>
          <w:color w:val="000000"/>
          <w:kern w:val="0"/>
          <w14:ligatures w14:val="none"/>
        </w:rPr>
        <w:t xml:space="preserve"> synergistic or </w:t>
      </w:r>
      <w:r w:rsidR="00FB49AE">
        <w:rPr>
          <w:rFonts w:ascii="Arial" w:eastAsia="Times New Roman" w:hAnsi="Arial" w:cs="Arial"/>
          <w:color w:val="000000"/>
          <w:kern w:val="0"/>
          <w14:ligatures w14:val="none"/>
        </w:rPr>
        <w:t>additive</w:t>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e</w:t>
      </w:r>
      <w:r>
        <w:rPr>
          <w:rFonts w:ascii="Arial" w:eastAsia="Times New Roman" w:hAnsi="Arial" w:cs="Arial"/>
          <w:color w:val="000000"/>
          <w:kern w:val="0"/>
          <w14:ligatures w14:val="none"/>
        </w:rPr>
        <w:t>ffects on stress biomarkers</w:t>
      </w:r>
      <w:r w:rsidR="001C75DF">
        <w:rPr>
          <w:rFonts w:ascii="Arial" w:eastAsia="Times New Roman" w:hAnsi="Arial" w:cs="Arial"/>
          <w:color w:val="000000"/>
          <w:kern w:val="0"/>
          <w14:ligatures w14:val="none"/>
        </w:rPr>
        <w:t>,</w:t>
      </w:r>
      <w:r w:rsidR="00FB49AE">
        <w:rPr>
          <w:rFonts w:ascii="Arial" w:eastAsia="Times New Roman" w:hAnsi="Arial" w:cs="Arial"/>
          <w:color w:val="000000"/>
          <w:kern w:val="0"/>
          <w14:ligatures w14:val="none"/>
        </w:rPr>
        <w:t xml:space="preserve"> remains understudied</w:t>
      </w:r>
      <w:r>
        <w:rPr>
          <w:rFonts w:ascii="Arial" w:eastAsia="Times New Roman" w:hAnsi="Arial" w:cs="Arial"/>
          <w:color w:val="000000"/>
          <w:kern w:val="0"/>
          <w14:ligatures w14:val="none"/>
        </w:rPr>
        <w:t>. Further</w:t>
      </w:r>
      <w:r w:rsidR="00FB49AE">
        <w:rPr>
          <w:rFonts w:ascii="Arial" w:eastAsia="Times New Roman" w:hAnsi="Arial" w:cs="Arial"/>
          <w:color w:val="000000"/>
          <w:kern w:val="0"/>
          <w14:ligatures w14:val="none"/>
        </w:rPr>
        <w:t>more</w:t>
      </w:r>
      <w:r>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rate</w:t>
      </w:r>
      <w:r>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2025)","noteIndex":0},"citationItems":[{"id":4470,"uris":["http://zotero.org/users/4161640/items/BRTL3KDZ"],"itemData":{"id":4470,"type":"article-journal","abstract":"ABSTRACT\n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0F3223">
        <w:rPr>
          <w:rFonts w:ascii="Cambria Math" w:eastAsia="Times New Roman" w:hAnsi="Cambria Math" w:cs="Cambria Math"/>
          <w:color w:val="000000"/>
          <w:kern w:val="0"/>
          <w14:ligatures w14:val="none"/>
        </w:rPr>
        <w:instrText>‐</w:instrText>
      </w:r>
      <w:r w:rsidR="000F3223">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0F3223">
        <w:rPr>
          <w:rFonts w:ascii="Cambria Math" w:eastAsia="Times New Roman" w:hAnsi="Cambria Math" w:cs="Cambria Math"/>
          <w:color w:val="000000"/>
          <w:kern w:val="0"/>
          <w14:ligatures w14:val="none"/>
        </w:rPr>
        <w:instrText>‐</w:instrText>
      </w:r>
      <w:r w:rsidR="000F3223">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0F3223">
        <w:rPr>
          <w:rFonts w:ascii="Cambria Math" w:eastAsia="Times New Roman" w:hAnsi="Cambria Math" w:cs="Cambria Math"/>
          <w:color w:val="000000"/>
          <w:kern w:val="0"/>
          <w14:ligatures w14:val="none"/>
        </w:rPr>
        <w:instrText>‐</w:instrText>
      </w:r>
      <w:r w:rsidR="000F3223">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0F3223">
        <w:rPr>
          <w:rFonts w:ascii="Cambria Math" w:eastAsia="Times New Roman" w:hAnsi="Cambria Math" w:cs="Cambria Math"/>
          <w:color w:val="000000"/>
          <w:kern w:val="0"/>
          <w14:ligatures w14:val="none"/>
        </w:rPr>
        <w:instrText>‐</w:instrText>
      </w:r>
      <w:r w:rsidR="000F3223">
        <w:rPr>
          <w:rFonts w:ascii="Arial" w:eastAsia="Times New Roman" w:hAnsi="Arial" w:cs="Arial"/>
          <w:color w:val="000000"/>
          <w:kern w:val="0"/>
          <w14:ligatures w14:val="none"/>
        </w:rPr>
        <w:instrText>fold) for these physico</w:instrText>
      </w:r>
      <w:r w:rsidR="000F3223">
        <w:rPr>
          <w:rFonts w:ascii="Cambria Math" w:eastAsia="Times New Roman" w:hAnsi="Cambria Math" w:cs="Cambria Math"/>
          <w:color w:val="000000"/>
          <w:kern w:val="0"/>
          <w14:ligatures w14:val="none"/>
        </w:rPr>
        <w:instrText>‐</w:instrText>
      </w:r>
      <w:r w:rsidR="000F3223">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0F3223">
        <w:rPr>
          <w:rFonts w:ascii="Cambria Math" w:eastAsia="Times New Roman" w:hAnsi="Cambria Math" w:cs="Cambria Math"/>
          <w:color w:val="000000"/>
          <w:kern w:val="0"/>
          <w14:ligatures w14:val="none"/>
        </w:rPr>
        <w:instrText>‐</w:instrText>
      </w:r>
      <w:r w:rsidR="000F3223">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0F3223">
        <w:rPr>
          <w:rFonts w:ascii="Cambria Math" w:eastAsia="Times New Roman" w:hAnsi="Cambria Math" w:cs="Cambria Math"/>
          <w:color w:val="000000"/>
          <w:kern w:val="0"/>
          <w14:ligatures w14:val="none"/>
        </w:rPr>
        <w:instrText>‐</w:instrText>
      </w:r>
      <w:r w:rsidR="000F3223">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R."}],"issued":{"date-parts":[["2021",8]]}}},{"id":4469,"uris":["http://zotero.org/users/4161640/items/Z9262ZRY"],"itemData":{"id":4469,"type":"article-journal","container-title":"International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Pr="00292FF5">
        <w:rPr>
          <w:rFonts w:ascii="Arial" w:eastAsia="Times New Roman" w:hAnsi="Arial" w:cs="Arial"/>
          <w:color w:val="000000"/>
          <w:kern w:val="0"/>
          <w14:ligatures w14:val="none"/>
        </w:rPr>
        <w:t>.</w:t>
      </w:r>
    </w:p>
    <w:p w14:paraId="139FC6F8" w14:textId="20CF3033" w:rsidR="00AF634C" w:rsidRPr="00292FF5" w:rsidRDefault="00AF634C" w:rsidP="00207381">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The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 xml:space="preserve">; referred </w:t>
      </w:r>
      <w:r w:rsidR="002B7DFC">
        <w:rPr>
          <w:rFonts w:ascii="Arial" w:eastAsia="Times New Roman" w:hAnsi="Arial" w:cs="Arial"/>
          <w:color w:val="000000"/>
          <w:kern w:val="0"/>
          <w14:ligatures w14:val="none"/>
        </w:rPr>
        <w:t xml:space="preserve">to </w:t>
      </w:r>
      <w:r w:rsidRPr="00292FF5">
        <w:rPr>
          <w:rFonts w:ascii="Arial" w:eastAsia="Times New Roman" w:hAnsi="Arial" w:cs="Arial"/>
          <w:color w:val="000000"/>
          <w:kern w:val="0"/>
          <w14:ligatures w14:val="none"/>
        </w:rPr>
        <w:t xml:space="preserve">hereafter as bass; </w:t>
      </w:r>
      <w:r w:rsidR="005F1824">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2022)","dontUpdate":true,"noteIndex":0},"citationItems":[{"id":4466,"uris":["http://zotero.org/users/4161640/items/G3DPDFA2"],"itemData":{"id":4466,"type":"article-journal","title":"&lt;i&gt;Histoire Naturelle Des Poissons V. 4&lt;/i&gt;","author":[{"family":"Lacépède","given":"B. G. E."}],"issued":{"date-parts":[["1802"]]}}},{"id":4465,"uris":["http://zotero.org/users/4161640/items/JPNQTMHX"],"itemData":{"id":4465,"type":"article-journal","container-title":"Journal of the Academy of Natural Sciences of Philadelphia","journalAbbreviation":"J Acad Nat Sci Phila","page":"214-221","title":"Descriptions of the five new species of the genus &lt;i&gt;Cichla&lt;/i&gt; of Cuvier.","volume":"2","author":[{"family":"Lesueur","given":"C. A."}],"issued":{"date-parts":[["1822"]]}}},{"id":4467,"uris":["http://zotero.org/users/4161640/items/DA5B4GW7"],"itemData":{"id":4467,"type":"article-journal","abstract":"Abstract\n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r w:rsidR="005F1824" w:rsidRPr="005F1824">
        <w:rPr>
          <w:rFonts w:ascii="Arial" w:hAnsi="Arial" w:cs="Arial"/>
          <w:color w:val="000000"/>
          <w:kern w:val="0"/>
        </w:rPr>
        <w:t xml:space="preserve">Lacépède,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is </w:t>
      </w:r>
      <w:r w:rsidR="0047765D">
        <w:rPr>
          <w:rFonts w:ascii="Arial" w:eastAsia="Times New Roman" w:hAnsi="Arial" w:cs="Arial"/>
          <w:color w:val="000000"/>
          <w:kern w:val="0"/>
          <w14:ligatures w14:val="none"/>
        </w:rPr>
        <w:t xml:space="preserve">an </w:t>
      </w:r>
      <w:r w:rsidRPr="00292FF5">
        <w:rPr>
          <w:rFonts w:ascii="Arial" w:eastAsia="Times New Roman" w:hAnsi="Arial" w:cs="Arial"/>
          <w:color w:val="000000"/>
          <w:kern w:val="0"/>
          <w14:ligatures w14:val="none"/>
        </w:rPr>
        <w:t>ecologically, socioeconomically, culturally, and nutritionally</w:t>
      </w:r>
      <w:r w:rsidR="0047765D">
        <w:rPr>
          <w:rFonts w:ascii="Arial" w:eastAsia="Times New Roman" w:hAnsi="Arial" w:cs="Arial"/>
          <w:color w:val="000000"/>
          <w:kern w:val="0"/>
          <w14:ligatures w14:val="none"/>
        </w:rPr>
        <w:t xml:space="preserve"> valuable freshwater species</w:t>
      </w:r>
      <w:r w:rsidRPr="00292FF5">
        <w:rPr>
          <w:rFonts w:ascii="Arial" w:eastAsia="Times New Roman" w:hAnsi="Arial" w:cs="Arial"/>
          <w:color w:val="000000"/>
          <w:kern w:val="0"/>
          <w14:ligatures w14:val="none"/>
        </w:rPr>
        <w:t>. As the most sought-after and heavily managed fish in North America</w:t>
      </w:r>
      <w:r w:rsidR="00C6688A">
        <w:rPr>
          <w:rFonts w:ascii="Arial" w:eastAsia="Times New Roman" w:hAnsi="Arial" w:cs="Arial"/>
          <w:color w:val="000000"/>
          <w:kern w:val="0"/>
          <w14:ligatures w14:val="none"/>
        </w:rPr>
        <w:t xml:space="preserve"> </w:t>
      </w:r>
      <w:r w:rsidR="00C6688A">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{"citationID":"sFjJGD1A","properties":{"formattedCitation":"(Carlson and Isermann, 2010; Claussen, 2015; Taylor {\\i{}et al.}, 2019)","plainCitation":"(Carlson and Isermann, 2010; Claussen, 2015; Taylor et al., 2019)","noteIndex":0},"citationItems":[{"id":4611,"uris":["http://zotero.org/users/4161640/items/EY75IPLG"],"itemData":{"id":4611,"type":"article-journal","container-title":"North American Journal of Fisheries Management","DOI":"10.1577/M08-256.1","ISSN":"0275-5947, 1548-8675","issue":"1","journalAbbreviation":"N Am J Fish Manag","language":"en","license":"https://academic.oup.com/pages/standard-publication-reuse-rights","page":"209-220","source":"DOI.org (Crossref)","title":"Mandatory catch and release and maximum length limits for largemouth bass in Minnesota: is exploitation still a relevant concern?","title-short":"Mandatory Catch and Release and Maximum Length Limits for Largemouth Bass in Minnesota","volume":"30","author":[{"family":"Carlson","given":"Andrew J."},{"family":"Isermann","given":"Daniel A."}],"issued":{"date-parts":[["2010",2,1]]}}},{"id":4610,"uris":["http://zotero.org/users/4161640/items/9Y4LTBMG"],"itemData":{"id":4610,"type":"chapter","container-title":"Black Bass Diversity: Multidisciplinary Science for Conservation","event-place":"Bethesda, Maryland, USA","ISBN":"978-1-934874-40-0","note":"DOI: 10.47886/9781934874400.ch3","page":"27-34","publisher":"American Fisheries Society","publisher-place":"Bethesda, Maryland, USA","source":"DOI.org (Crossref)","title":"Largemouth Bass &lt;i&gt;Micropterus salmoides&lt;/i&gt; (Lacepède, 1802)","title-short":"Black Bass Diversity","URL":"https://fisheries.org/doi/9781934874400-ch3","editor":[{"family":"Tringali","given":"Michael D."},{"family":"Long","given":"James M."},{"family":"Birdsong","given":"Timothy W."},{"family":"Allen","given":"Micheal S."}],"author":[{"family":"Claussen","given":"Julie E."}],"accessed":{"date-parts":[["2025",6,25]]},"issued":{"date-parts":[["2015"]]}}},{"id":4609,"uris":["http://zotero.org/users/4161640/items/IBCVIFGF"],"itemData":{"id":4609,"type":"article-journal","container-title":"Fisheries","DOI":"10.1002/fsh.10187","ISSN":"0363-2415,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C6688A">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(Carlson and Isermann, 2010; Claussen,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C6688A">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black basses (</w:t>
      </w:r>
      <w:r w:rsidRPr="00292FF5">
        <w:rPr>
          <w:rFonts w:ascii="Arial" w:eastAsia="Times New Roman" w:hAnsi="Arial" w:cs="Arial"/>
          <w:i/>
          <w:iCs/>
          <w:color w:val="000000"/>
          <w:kern w:val="0"/>
          <w14:ligatures w14:val="none"/>
        </w:rPr>
        <w:t xml:space="preserve">Micropterus </w:t>
      </w:r>
      <w:r w:rsidRPr="00292FF5">
        <w:rPr>
          <w:rFonts w:ascii="Arial" w:eastAsia="Times New Roman" w:hAnsi="Arial" w:cs="Arial"/>
          <w:color w:val="000000"/>
          <w:kern w:val="0"/>
          <w14:ligatures w14:val="none"/>
        </w:rPr>
        <w:t xml:space="preserve">spp.) are top-level piscivores that generate tens of billions </w:t>
      </w:r>
      <w:r w:rsidR="00C6688A">
        <w:rPr>
          <w:rFonts w:ascii="Arial" w:eastAsia="Times New Roman" w:hAnsi="Arial" w:cs="Arial"/>
          <w:color w:val="000000"/>
          <w:kern w:val="0"/>
          <w14:ligatures w14:val="none"/>
        </w:rPr>
        <w:t xml:space="preserve">of </w:t>
      </w:r>
      <w:r w:rsidR="002B7DFC">
        <w:rPr>
          <w:rFonts w:ascii="Arial" w:eastAsia="Times New Roman" w:hAnsi="Arial" w:cs="Arial"/>
          <w:color w:val="000000"/>
          <w:kern w:val="0"/>
          <w14:ligatures w14:val="none"/>
        </w:rPr>
        <w:t>U.S.</w:t>
      </w:r>
      <w:r w:rsidRPr="00292FF5">
        <w:rPr>
          <w:rFonts w:ascii="Arial" w:eastAsia="Times New Roman" w:hAnsi="Arial" w:cs="Arial"/>
          <w:color w:val="000000"/>
          <w:kern w:val="0"/>
          <w14:ligatures w14:val="none"/>
        </w:rPr>
        <w:t xml:space="preserve"> dollars</w:t>
      </w:r>
      <w:r w:rsidR="008D3C73">
        <w:rPr>
          <w:rFonts w:ascii="Arial" w:eastAsia="Times New Roman" w:hAnsi="Arial" w:cs="Arial"/>
          <w:color w:val="000000"/>
          <w:kern w:val="0"/>
          <w14:ligatures w14:val="none"/>
        </w:rPr>
        <w:t xml:space="preserve"> annually</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{"citationID":"95GqYYga","properties":{"formattedCitation":"(U.S. Department of the Interior, U.S. Fish and Wildlife Service. {\\i{}2022 National Survey of Fishing, Hunting, and Wildlife-Associated Recreation}., 2023)","plainCitation":"(U.S. Department of the Interior, U.S. Fish and Wildlife Service. 2022 National Survey of Fishing, Hunting, and Wildlife-Associated Recreation., 2023)","dontUpdate":true,"noteIndex":0},"citationItems":[{"id":4607,"uris":["http://zotero.org/users/4161640/items/ZTLN5IV4"],"itemData":{"id":4607,"type":"document","title":"U.S. Department of the Interior, U.S. Fish and Wildlife Service. (USDOI). &lt;i&gt;2022 National Survey of Fishing, Hunting, and Wildlife-Associated Recreation&lt;/i&gt;.","issued":{"date-parts":[["2023"]]}}}],"schema":"https://github.com/citation-style-language/schema/raw/master/csl-citation.json"} </w:instrText>
      </w:r>
      <w:r w:rsidR="00A52B25">
        <w:rPr>
          <w:rFonts w:ascii="Arial" w:eastAsia="Times New Roman" w:hAnsi="Arial" w:cs="Arial"/>
          <w:color w:val="000000"/>
          <w:kern w:val="0"/>
          <w14:ligatures w14:val="none"/>
        </w:rPr>
        <w:fldChar w:fldCharType="separate"/>
      </w:r>
      <w:r w:rsidR="00A52B25" w:rsidRPr="00A52B25">
        <w:rPr>
          <w:rFonts w:ascii="Arial" w:hAnsi="Arial" w:cs="Arial"/>
          <w:color w:val="000000"/>
          <w:kern w:val="0"/>
        </w:rPr>
        <w:t>(U</w:t>
      </w:r>
      <w:r w:rsidR="00A52B25">
        <w:rPr>
          <w:rFonts w:ascii="Arial" w:hAnsi="Arial" w:cs="Arial"/>
          <w:color w:val="000000"/>
          <w:kern w:val="0"/>
        </w:rPr>
        <w:t>SDOI</w:t>
      </w:r>
      <w:r w:rsidR="00A52B25" w:rsidRPr="00A52B25">
        <w:rPr>
          <w:rFonts w:ascii="Arial" w:hAnsi="Arial" w:cs="Arial"/>
          <w:color w:val="000000"/>
          <w:kern w:val="0"/>
        </w:rPr>
        <w:t xml:space="preserve"> 2023)</w:t>
      </w:r>
      <w:r w:rsidR="00A52B25">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8D3C73">
        <w:rPr>
          <w:rFonts w:ascii="Arial" w:eastAsia="Times New Roman" w:hAnsi="Arial" w:cs="Arial"/>
          <w:color w:val="000000"/>
          <w:kern w:val="0"/>
          <w14:ligatures w14:val="none"/>
        </w:rPr>
        <w:t>Their</w:t>
      </w:r>
      <w:r w:rsidRPr="00292FF5">
        <w:rPr>
          <w:rFonts w:ascii="Arial" w:eastAsia="Times New Roman" w:hAnsi="Arial" w:cs="Arial"/>
          <w:color w:val="000000"/>
          <w:kern w:val="0"/>
          <w14:ligatures w14:val="none"/>
        </w:rPr>
        <w:t xml:space="preserve"> native range extends from southeastern Canada to northeastern Mexico</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2019)","noteIndex":0},"citationItems":[{"id":4608,"uris":["http://zotero.org/users/4161640/items/6MDCSIZT"],"itemData":{"id":4608,"type":"book","event-place":"Bethesda,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S."}],"accessed":{"date-parts":[["2025",6,25]]},"issued":{"date-parts":[["2015"]]}}},{"id":4609,"uris":["http://zotero.org/users/4161640/items/IBCVIFGF"],"itemData":{"id":4609,"type":"article-journal","container-title":"Fisheries","DOI":"10.1002/fsh.10187","ISSN":"0363-2415,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Despite the</w:t>
      </w:r>
      <w:r w:rsidR="00DC5F05">
        <w:rPr>
          <w:rFonts w:ascii="Arial" w:eastAsia="Times New Roman" w:hAnsi="Arial" w:cs="Arial"/>
          <w:color w:val="000000"/>
          <w:kern w:val="0"/>
          <w14:ligatures w14:val="none"/>
        </w:rPr>
        <w:t>ir</w:t>
      </w:r>
      <w:r w:rsidR="008D3C73">
        <w:rPr>
          <w:rFonts w:ascii="Arial" w:eastAsia="Times New Roman" w:hAnsi="Arial" w:cs="Arial"/>
          <w:color w:val="000000"/>
          <w:kern w:val="0"/>
          <w14:ligatures w14:val="none"/>
        </w:rPr>
        <w:t xml:space="preserve"> economic importance </w:t>
      </w:r>
      <w:r w:rsidR="008D3C73">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{"citationID":"5pNQZign","properties":{"formattedCitation":"(Gratwicke and Marshall, 2001; Takamura, 2007)","plainCitation":"(Gratwicke and Marshall, 2001; Takamura, 2007)","noteIndex":0},"citationItems":[{"id":4606,"uris":["http://zotero.org/users/4161640/items/DZU5IT6L"],"itemData":{"id":4606,"type":"article-journal","container-title":"Journal of Fish Biology","DOI":"10.1111/j.1095-8649.2001.tb00499.x","ISSN":"0022-1112, 1095-8649","issue":"1","journalAbbreviation":"J Fish Biol","language":"en","license":"http://onlinelibrary.wiley.com/termsAndConditions#vor","page":"68-75","source":"DOI.org (Crossref)","title":"The relationship between the exotic predators &lt;i&gt;Micropterus salmoides&lt;/i&gt; and &lt;i&gt;Serranochromis robustus&lt;/i&gt; and native stream fishes in Zimbabwe","volume":"58","author":[{"family":"Gratwicke","given":"B."},{"family":"Marshall","given":"B. E."}],"issued":{"date-parts":[["2001",1]]}}},{"id":4605,"uris":["http://zotero.org/users/4161640/items/HE6JNMKK"],"itemData":{"id":4605,"type":"article-journal","abstract":"Abstract\n            \n              This review focuses on how predator performance of the invasive largemouth bass [\n              Micropterus salmoides\n              (Lacepède)] has been, or will be, formed in Japanese freshwaters. Predation impacts of largemouth bass on fish communities appear pervasive in both Japanese as well as North American freshwaters. Factors affecting performance as a piscivorous predator are (1) light intensity and water clarity, (2) oxygen depletion, (3) prey size and gape size, (4) behavioral refuge of prey, (5) weed beds as refuge for prey fish, (6) interaction with bluegill. Size and behavioral refuges requirements are so rigorous that they may have evolved only in some North American prey fish species like bluegill; therefore, most Japanese native fish species are unlikely to be equipped with such refuges. However, refuge habitats like aquatic weed beds could develop in Japanese freshwaters, allowing prey fish species to survive under predation pressure. The density, architecture, and species composition of aquatic plants may affect their suitability as refuges. Studies in Japanese waters have suggested that the presence of rich aquatic vegetation or invasive bluegill in bass</w:instrText>
      </w:r>
      <w:r w:rsidR="000F3223">
        <w:rPr>
          <w:rFonts w:ascii="Cambria Math" w:eastAsia="Times New Roman" w:hAnsi="Cambria Math" w:cs="Cambria Math"/>
          <w:color w:val="000000"/>
          <w:kern w:val="0"/>
          <w14:ligatures w14:val="none"/>
        </w:rPr>
        <w:instrText>‐</w:instrText>
      </w:r>
      <w:r w:rsidR="000F3223">
        <w:rPr>
          <w:rFonts w:ascii="Arial" w:eastAsia="Times New Roman" w:hAnsi="Arial" w:cs="Arial"/>
          <w:color w:val="000000"/>
          <w:kern w:val="0"/>
          <w14:ligatures w14:val="none"/>
        </w:rPr>
        <w:instrText xml:space="preserve">introduced waters have suppressed the predation impact of largemouth bass on fish communities. In addition to these environmental factors, original genotypic and phenotypic traits of the introduced largemouth bass, and hybridization between different lineages of largemouth bass or with Florida bass [\n              Micropterus floridanus\n              (Lesueur)] may be involved in further adaptation of invasive largemouth bass to Japanese freshwaters.","container-title":"Ecological Research","DOI":"10.1007/s11284-007-0415-7","ISSN":"0912-3814, 1440-1703","issue":"6","journalAbbreviation":"Ecol Res","language":"en","license":"http://onlinelibrary.wiley.com/termsAndConditions#vor","page":"940-946","source":"DOI.org (Crossref)","title":"Performance as a fish predator of largemouth bass [&lt;i&gt;Micropterus salmoides&lt;/i&gt; (Lacepède)] invading Japanese freshwaters: a review","title-short":"Performance as a fish predator of largemouth bass [ &lt;i&gt;Micropterus salmoides&lt;/i&gt; (Lacepède)] invading Japanese freshwaters","volume":"22","author":[{"family":"Takamura","given":"Kenzi"}],"issued":{"date-parts":[["2007",11]]}}}],"schema":"https://github.com/citation-style-language/schema/raw/master/csl-citation.json"} </w:instrText>
      </w:r>
      <w:r w:rsidR="008D3C73">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(Gratwicke and Marshall, 2001; Takamura, 2007)</w:t>
      </w:r>
      <w:r w:rsidR="008D3C73">
        <w:rPr>
          <w:rFonts w:ascii="Arial" w:eastAsia="Times New Roman" w:hAnsi="Arial" w:cs="Arial"/>
          <w:color w:val="000000"/>
          <w:kern w:val="0"/>
          <w14:ligatures w14:val="none"/>
        </w:rPr>
        <w:fldChar w:fldCharType="end"/>
      </w:r>
      <w:r w:rsidR="008D3C73">
        <w:rPr>
          <w:rFonts w:ascii="Arial" w:eastAsia="Times New Roman" w:hAnsi="Arial" w:cs="Arial"/>
          <w:color w:val="000000"/>
          <w:kern w:val="0"/>
          <w14:ligatures w14:val="none"/>
        </w:rPr>
        <w:t xml:space="preserve">, bass introductions worldwide have made them a problematic invasive species capable of altering aquatic community structure </w:t>
      </w:r>
      <w:r w:rsidR="00F935B6">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{"citationID":"NhHGEY0f","properties":{"formattedCitation":"(Cambray, 2003; Weyl and Lewis, 2006; Weyl {\\i{}et al.}, 2010; Wasserman {\\i{}et al.}, 2011; Frehse {\\i{}et al.}, 2020; Sammons {\\i{}et al.}, 2023)","plainCitation":"(Cambray, 2003; Weyl and Lewis, 2006; Weyl et al., 2010; Wasserman et al., 2011; Frehse et al., 2020; Sammons et al., 2023)","noteIndex":0},"citationItems":[{"id":4603,"uris":["http://zotero.org/users/4161640/items/ZX72VL2V"],"itemData":{"id":4603,"type":"article-journal","container-title":"Hydrobiologia","DOI":"10.1023/A:1024648719995","ISSN":"0018-8158, 1573-5117","issue":"1-3","journalAbbreviation":"Hydrobiologia","language":"en","license":"https://www.springernature.com/gp/researchers/text-and-data-mining","page":"217-230","source":"DOI.org (Crossref)","title":"Impact on indigenous species biodiversity caused by the globalisation of alien recreational freshwater fisheries","volume":"500","author":[{"family":"Cambray","given":"J.A."}],"issued":{"date-parts":[["2003",6]]}}},{"id":4604,"uris":["http://zotero.org/users/4161640/items/DW9DX449"],"itemData":{"id":4604,"type":"article-journal","container-title":"African Zoology","DOI":"10.1080/15627020.2006.11407365","ISSN":"1562-7020, 2224-073X","issue":"2","journalAbbreviation":"Afr. Zool.","language":"en","page":"294-296","source":"DOI.org (Crossref)","title":"First record of predation by the alien invasive freshwater fish &lt;i&gt;Micropterus salmoides&lt;/i&gt; L. (Centrarchidae) on migrating estuarine fishes in South Africa","volume":"41","author":[{"family":"Weyl","given":"Olaf L. F."},{"family":"Lewis","given":"Hylton"}],"issued":{"date-parts":[["2006",10]]}}},{"id":4600,"uris":["http://zotero.org/users/4161640/items/AUSW78TQ"],"itemData":{"id":4600,"type":"article-journal","container-title":"African Journal of Aquatic Science","DOI":"10.2989/16085914.2010.540776","ISSN":"1608-5914, 1727-9364","issue":"3","journalAbbreviation":"Afr J Aquat Sci","language":"en","page":"273-281","source":"DOI.org (Crossref)","title":"The effect of largemouth bass &lt;i&gt;Micropterus salmoides&lt;/i&gt; on aquatic macro-invertebrate communities in the Wit River, Eastern Cape, South Africa","volume":"35","author":[{"family":"Weyl","given":"P SR"},{"family":"De Moor","given":"F C"},{"family":"Hill","given":"M P"},{"family":"Weyl","given":"O LF"}],"issued":{"date-parts":[["2010",12,24]]}}},{"id":4602,"uris":["http://zotero.org/users/4161640/items/ID5H2WUN"],"itemData":{"id":4602,"type":"article-journal","container-title":"African Zoology","issue":"2","journalAbbreviation":"Afr Zool","note":"publisher: NISC (Pty) Ltd","page":"378–386","title":"Diet of largemouth bass, &lt;i&gt;Micropterus salmoides&lt;/i&gt; (Centrarchidae), an invasive alien in the lower reaches of an Eastern Cape river, South Africa","volume":"46","author":[{"family":"Wasserman","given":"RJ"},{"family":"Strydom","given":"NA"},{"family":"Weyl","given":"OLF"}],"issued":{"date-parts":[["2011"]]}}},{"id":4598,"uris":["http://zotero.org/users/4161640/items/B8FPL5SP"],"itemData":{"id":4598,"type":"article-journal","container-title":"Journal of Applied Ichthyology","DOI":"10.1111/jai.13987","ISSN":"0175-8659, 1439-0426","issue":"1","journalAbbreviation":"J Appl Ichthyol","language":"en","page":"46-54","source":</w:instrText>
      </w:r>
      <w:r w:rsidR="000F3223" w:rsidRPr="002E65DB">
        <w:rPr>
          <w:rFonts w:ascii="Arial" w:eastAsia="Times New Roman" w:hAnsi="Arial" w:cs="Arial"/>
          <w:color w:val="000000"/>
          <w:kern w:val="0"/>
          <w:lang w:val="da-DK"/>
          <w14:ligatures w14:val="none"/>
          <w:rPrChange w:id="167" w:author="Christopher Murray" w:date="2025-11-03T09:38:00Z" w16du:dateUtc="2025-11-03T15:38:00Z">
            <w:rPr>
              <w:rFonts w:ascii="Arial" w:eastAsia="Times New Roman" w:hAnsi="Arial" w:cs="Arial"/>
              <w:color w:val="000000"/>
              <w:kern w:val="0"/>
              <w14:ligatures w14:val="none"/>
            </w:rPr>
          </w:rPrChange>
        </w:rPr>
        <w:instrText xml:space="preserve">"DOI.org (Crossref)","title":"The genetic characteristics of invasive largemouth bass in southern Brazil","volume":"36","author":[{"family":"Frehse","given":"Fabrício De A."},{"family":"Hargrove","given":"John S."},{"family":"Weyl","given":"Olaf L. F."},{"family":"Vitule","given":"Jean R. S."}],"issued":{"date-parts":[["2020",1]]}}},{"id":4601,"uris":["http://zotero.org/users/4161640/items/Z84M3FXT"],"itemData":{"id":4601,"type":"article-journal","container-title":"North American Journal of Fisheries Management","DOI":"10.1002/nafm.10876","ISSN":"0275-5947, 1548-8675","issue":"2","journalAbbreviation":"N Am J Fish Manag","language":"en","license":"https://academic.oup.com/pages/standard-publication-reuse-rights","page":"384-399","source":"DOI.org (Crossref)","title":"Alabama bass alter reservoir black bass species assemblages when introduced outside their native range","volume":"43","author":[{"family":"Sammons","given":"Steven M."},{"family":"Dorsey","given":"Lawrence G."},{"family":"Loftis","given":"C. Scott"},{"family":"Chrisman","given":"Preston"},{"family":"Scott","given":"Mark"},{"family":"Hammonds","given":"John"},{"family":"Jolley","given":"Michael"},{"family":"Hatcher","given":"Hunter"},{"family":"Odenkirk","given":"John"},{"family":"Damer","given":"John"},{"family":"Lewis","given":"Matthew R."},{"family":"Peatman","given":"Eric J."}],"issued":{"date-parts":[["2023",4,1]]}}}],"schema":"https://github.com/citation-style-language/schema/raw/master/csl-citation.json"} </w:instrText>
      </w:r>
      <w:r w:rsidR="00F935B6">
        <w:rPr>
          <w:rFonts w:ascii="Arial" w:eastAsia="Times New Roman" w:hAnsi="Arial" w:cs="Arial"/>
          <w:color w:val="000000"/>
          <w:kern w:val="0"/>
          <w14:ligatures w14:val="none"/>
        </w:rPr>
        <w:fldChar w:fldCharType="separate"/>
      </w:r>
      <w:r w:rsidR="002838B7" w:rsidRPr="002E65DB">
        <w:rPr>
          <w:rFonts w:ascii="Arial" w:hAnsi="Arial" w:cs="Arial"/>
          <w:color w:val="000000"/>
          <w:kern w:val="0"/>
          <w:lang w:val="da-DK"/>
          <w:rPrChange w:id="168" w:author="Christopher Murray" w:date="2025-11-03T09:38:00Z" w16du:dateUtc="2025-11-03T15:38:00Z">
            <w:rPr>
              <w:rFonts w:ascii="Arial" w:hAnsi="Arial" w:cs="Arial"/>
              <w:color w:val="000000"/>
              <w:kern w:val="0"/>
            </w:rPr>
          </w:rPrChange>
        </w:rPr>
        <w:t xml:space="preserve">(Cambray, 2003; Weyl and Lewis, 2006; Weyl </w:t>
      </w:r>
      <w:r w:rsidR="002838B7" w:rsidRPr="002E65DB">
        <w:rPr>
          <w:rFonts w:ascii="Arial" w:hAnsi="Arial" w:cs="Arial"/>
          <w:i/>
          <w:iCs/>
          <w:color w:val="000000"/>
          <w:kern w:val="0"/>
          <w:lang w:val="da-DK"/>
          <w:rPrChange w:id="169"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170" w:author="Christopher Murray" w:date="2025-11-03T09:38:00Z" w16du:dateUtc="2025-11-03T15:38:00Z">
            <w:rPr>
              <w:rFonts w:ascii="Arial" w:hAnsi="Arial" w:cs="Arial"/>
              <w:color w:val="000000"/>
              <w:kern w:val="0"/>
            </w:rPr>
          </w:rPrChange>
        </w:rPr>
        <w:t xml:space="preserve">, 2010; Wasserman </w:t>
      </w:r>
      <w:r w:rsidR="002838B7" w:rsidRPr="002E65DB">
        <w:rPr>
          <w:rFonts w:ascii="Arial" w:hAnsi="Arial" w:cs="Arial"/>
          <w:i/>
          <w:iCs/>
          <w:color w:val="000000"/>
          <w:kern w:val="0"/>
          <w:lang w:val="da-DK"/>
          <w:rPrChange w:id="171"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172" w:author="Christopher Murray" w:date="2025-11-03T09:38:00Z" w16du:dateUtc="2025-11-03T15:38:00Z">
            <w:rPr>
              <w:rFonts w:ascii="Arial" w:hAnsi="Arial" w:cs="Arial"/>
              <w:color w:val="000000"/>
              <w:kern w:val="0"/>
            </w:rPr>
          </w:rPrChange>
        </w:rPr>
        <w:t xml:space="preserve">, 2011; Frehse </w:t>
      </w:r>
      <w:r w:rsidR="002838B7" w:rsidRPr="002E65DB">
        <w:rPr>
          <w:rFonts w:ascii="Arial" w:hAnsi="Arial" w:cs="Arial"/>
          <w:i/>
          <w:iCs/>
          <w:color w:val="000000"/>
          <w:kern w:val="0"/>
          <w:lang w:val="da-DK"/>
          <w:rPrChange w:id="173"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174" w:author="Christopher Murray" w:date="2025-11-03T09:38:00Z" w16du:dateUtc="2025-11-03T15:38:00Z">
            <w:rPr>
              <w:rFonts w:ascii="Arial" w:hAnsi="Arial" w:cs="Arial"/>
              <w:color w:val="000000"/>
              <w:kern w:val="0"/>
            </w:rPr>
          </w:rPrChange>
        </w:rPr>
        <w:t xml:space="preserve">, 2020; Sammons </w:t>
      </w:r>
      <w:r w:rsidR="002838B7" w:rsidRPr="002E65DB">
        <w:rPr>
          <w:rFonts w:ascii="Arial" w:hAnsi="Arial" w:cs="Arial"/>
          <w:i/>
          <w:iCs/>
          <w:color w:val="000000"/>
          <w:kern w:val="0"/>
          <w:lang w:val="da-DK"/>
          <w:rPrChange w:id="175"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176" w:author="Christopher Murray" w:date="2025-11-03T09:38:00Z" w16du:dateUtc="2025-11-03T15:38:00Z">
            <w:rPr>
              <w:rFonts w:ascii="Arial" w:hAnsi="Arial" w:cs="Arial"/>
              <w:color w:val="000000"/>
              <w:kern w:val="0"/>
            </w:rPr>
          </w:rPrChange>
        </w:rPr>
        <w:t>, 2023)</w:t>
      </w:r>
      <w:r w:rsidR="00F935B6">
        <w:rPr>
          <w:rFonts w:ascii="Arial" w:eastAsia="Times New Roman" w:hAnsi="Arial" w:cs="Arial"/>
          <w:color w:val="000000"/>
          <w:kern w:val="0"/>
          <w14:ligatures w14:val="none"/>
        </w:rPr>
        <w:fldChar w:fldCharType="end"/>
      </w:r>
      <w:r w:rsidRPr="002E65DB">
        <w:rPr>
          <w:rFonts w:ascii="Arial" w:eastAsia="Times New Roman" w:hAnsi="Arial" w:cs="Arial"/>
          <w:color w:val="000000"/>
          <w:kern w:val="0"/>
          <w:lang w:val="da-DK"/>
          <w14:ligatures w14:val="none"/>
          <w:rPrChange w:id="177" w:author="Christopher Murray" w:date="2025-11-03T09:38:00Z" w16du:dateUtc="2025-11-03T15:38:00Z">
            <w:rPr>
              <w:rFonts w:ascii="Arial" w:eastAsia="Times New Roman" w:hAnsi="Arial" w:cs="Arial"/>
              <w:color w:val="000000"/>
              <w:kern w:val="0"/>
              <w14:ligatures w14:val="none"/>
            </w:rPr>
          </w:rPrChange>
        </w:rPr>
        <w:t xml:space="preserve">. </w:t>
      </w:r>
      <w:r w:rsidR="008D3C73">
        <w:rPr>
          <w:rFonts w:ascii="Arial" w:eastAsia="Times New Roman" w:hAnsi="Arial" w:cs="Arial"/>
          <w:color w:val="000000"/>
          <w:kern w:val="0"/>
          <w14:ligatures w14:val="none"/>
        </w:rPr>
        <w:t>B</w:t>
      </w:r>
      <w:r w:rsidRPr="00292FF5">
        <w:rPr>
          <w:rFonts w:ascii="Arial" w:eastAsia="Times New Roman" w:hAnsi="Arial" w:cs="Arial"/>
          <w:color w:val="000000"/>
          <w:kern w:val="0"/>
          <w14:ligatures w14:val="none"/>
        </w:rPr>
        <w:t>ass</w:t>
      </w:r>
      <w:r w:rsidR="008D3C73">
        <w:rPr>
          <w:rFonts w:ascii="Arial" w:eastAsia="Times New Roman" w:hAnsi="Arial" w:cs="Arial"/>
          <w:color w:val="000000"/>
          <w:kern w:val="0"/>
          <w14:ligatures w14:val="none"/>
        </w:rPr>
        <w:t xml:space="preserve"> have high fecundity, rapid growth, and low natural mortality </w:t>
      </w:r>
      <w:r w:rsidR="008D3C73">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2024)","noteIndex":0},"citationItems":[{"id":4596,"uris":["http://zotero.org/users/4161640/items/GU6UFZXW"],"itemData":{"id":4596,"type":"article-journal","container-title":"Ecological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R."}],"issued":{"date-parts":[["1997",8]]}}},{"id":4597,"uris":["http://zotero.org/users/4161640/items/STCFW2ZE"],"itemData":{"id":4597,"type":"article-journal","container-title":"Canadian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R"}],"issued":{"date-parts":[["1998",12,1]]}}},{"id":4538,"uris":["http://zotero.org/users/4161640/items/CERB7K9A"],"itemData":{"id":4538,"type":"article-journal","abstract":"ObjectiveReducing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0 and age</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1 Largemouth Bass in 15 Alabama small impoundments.ResultAfter treatment, Largemouth Bass age</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0 densities declined and mean age</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8D3C7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(Ludsin </w:t>
      </w:r>
      <w:r w:rsidR="002838B7" w:rsidRPr="002838B7">
        <w:rPr>
          <w:rFonts w:ascii="Arial" w:hAnsi="Arial" w:cs="Arial"/>
          <w:color w:val="000000"/>
          <w:kern w:val="0"/>
        </w:rPr>
        <w:lastRenderedPageBreak/>
        <w:t xml:space="preserve">and DeVries, 1997; Post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1998; Coleman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8D3C73">
        <w:rPr>
          <w:rFonts w:ascii="Arial" w:eastAsia="Times New Roman" w:hAnsi="Arial" w:cs="Arial"/>
          <w:color w:val="000000"/>
          <w:kern w:val="0"/>
          <w14:ligatures w14:val="none"/>
        </w:rPr>
        <w:fldChar w:fldCharType="end"/>
      </w:r>
      <w:r w:rsidR="008D3C73">
        <w:rPr>
          <w:rFonts w:ascii="Arial" w:eastAsia="Times New Roman" w:hAnsi="Arial" w:cs="Arial"/>
          <w:color w:val="000000"/>
          <w:kern w:val="0"/>
          <w14:ligatures w14:val="none"/>
        </w:rPr>
        <w:t>, making them suitable for experimental research</w:t>
      </w:r>
      <w:r w:rsidRPr="00292FF5">
        <w:rPr>
          <w:rFonts w:ascii="Arial" w:eastAsia="Times New Roman" w:hAnsi="Arial" w:cs="Arial"/>
          <w:color w:val="000000"/>
          <w:kern w:val="0"/>
          <w14:ligatures w14:val="none"/>
        </w:rPr>
        <w:t>.</w:t>
      </w:r>
    </w:p>
    <w:p w14:paraId="73A0D5E8" w14:textId="3C03C33B" w:rsidR="00AF634C" w:rsidRDefault="00AF634C" w:rsidP="00207381">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Here, we investigate the </w:t>
      </w:r>
      <w:r>
        <w:rPr>
          <w:rFonts w:ascii="Arial" w:eastAsia="Times New Roman" w:hAnsi="Arial" w:cs="Arial"/>
          <w:color w:val="000000"/>
          <w:kern w:val="0"/>
          <w14:ligatures w14:val="none"/>
        </w:rPr>
        <w:t xml:space="preserve">interactive </w:t>
      </w:r>
      <w:r w:rsidRPr="00292FF5">
        <w:rPr>
          <w:rFonts w:ascii="Arial" w:eastAsia="Times New Roman" w:hAnsi="Arial" w:cs="Arial"/>
          <w:color w:val="000000"/>
          <w:kern w:val="0"/>
          <w14:ligatures w14:val="none"/>
        </w:rPr>
        <w:t>effect</w:t>
      </w:r>
      <w:r>
        <w:rPr>
          <w:rFonts w:ascii="Arial" w:eastAsia="Times New Roman" w:hAnsi="Arial" w:cs="Arial"/>
          <w:color w:val="000000"/>
          <w:kern w:val="0"/>
          <w14:ligatures w14:val="none"/>
        </w:rPr>
        <w:t>s</w:t>
      </w:r>
      <w:r w:rsidRPr="00292FF5">
        <w:rPr>
          <w:rFonts w:ascii="Arial" w:eastAsia="Times New Roman" w:hAnsi="Arial" w:cs="Arial"/>
          <w:color w:val="000000"/>
          <w:kern w:val="0"/>
          <w14:ligatures w14:val="none"/>
        </w:rPr>
        <w:t xml:space="preserve"> of </w:t>
      </w:r>
      <w:r w:rsidR="005C0EAA">
        <w:rPr>
          <w:rFonts w:ascii="Arial" w:eastAsia="Times New Roman" w:hAnsi="Arial" w:cs="Arial"/>
          <w:color w:val="000000"/>
          <w:kern w:val="0"/>
          <w14:ligatures w14:val="none"/>
        </w:rPr>
        <w:t>a</w:t>
      </w:r>
      <w:ins w:id="178" w:author="Christopher Murray" w:date="2025-11-05T10:54:00Z" w16du:dateUtc="2025-11-05T16:54:00Z">
        <w:r w:rsidR="0035490F">
          <w:rPr>
            <w:rFonts w:ascii="Arial" w:eastAsia="Times New Roman" w:hAnsi="Arial" w:cs="Arial"/>
            <w:color w:val="000000"/>
            <w:kern w:val="0"/>
            <w14:ligatures w14:val="none"/>
          </w:rPr>
          <w:t xml:space="preserve"> known abiotic</w:t>
        </w:r>
      </w:ins>
      <w:del w:id="179" w:author="Christopher Murray" w:date="2025-11-05T10:54:00Z" w16du:dateUtc="2025-11-05T16:54:00Z">
        <w:r w:rsidR="00D62C68" w:rsidDel="0035490F">
          <w:rPr>
            <w:rFonts w:ascii="Arial" w:eastAsia="Times New Roman" w:hAnsi="Arial" w:cs="Arial"/>
            <w:color w:val="000000"/>
            <w:kern w:val="0"/>
            <w14:ligatures w14:val="none"/>
          </w:rPr>
          <w:delText>n</w:delText>
        </w:r>
      </w:del>
      <w:r w:rsidR="005C0EAA">
        <w:rPr>
          <w:rFonts w:ascii="Arial" w:eastAsia="Times New Roman" w:hAnsi="Arial" w:cs="Arial"/>
          <w:color w:val="000000"/>
          <w:kern w:val="0"/>
          <w14:ligatures w14:val="none"/>
        </w:rPr>
        <w:t xml:space="preserve"> environmental stressor (salinity) and </w:t>
      </w:r>
      <w:r w:rsidRPr="00292FF5">
        <w:rPr>
          <w:rFonts w:ascii="Arial" w:eastAsia="Times New Roman" w:hAnsi="Arial" w:cs="Arial"/>
          <w:color w:val="000000"/>
          <w:kern w:val="0"/>
          <w14:ligatures w14:val="none"/>
        </w:rPr>
        <w:t xml:space="preserve">two </w:t>
      </w:r>
      <w:proofErr w:type="gramStart"/>
      <w:r w:rsidRPr="00292FF5">
        <w:rPr>
          <w:rFonts w:ascii="Arial" w:eastAsia="Times New Roman" w:hAnsi="Arial" w:cs="Arial"/>
          <w:color w:val="000000"/>
          <w:kern w:val="0"/>
          <w14:ligatures w14:val="none"/>
        </w:rPr>
        <w:t>xenobiotic</w:t>
      </w:r>
      <w:proofErr w:type="gramEnd"/>
      <w:r w:rsidRPr="00292FF5">
        <w:rPr>
          <w:rFonts w:ascii="Arial" w:eastAsia="Times New Roman" w:hAnsi="Arial" w:cs="Arial"/>
          <w:color w:val="000000"/>
          <w:kern w:val="0"/>
          <w14:ligatures w14:val="none"/>
        </w:rPr>
        <w:t xml:space="preserve"> </w:t>
      </w:r>
      <w:del w:id="180" w:author="Christopher Murray" w:date="2025-11-05T10:55:00Z" w16du:dateUtc="2025-11-05T16:55:00Z">
        <w:r w:rsidRPr="00292FF5" w:rsidDel="0035490F">
          <w:rPr>
            <w:rFonts w:ascii="Arial" w:eastAsia="Times New Roman" w:hAnsi="Arial" w:cs="Arial"/>
            <w:color w:val="000000"/>
            <w:kern w:val="0"/>
            <w14:ligatures w14:val="none"/>
          </w:rPr>
          <w:delText xml:space="preserve">ecotoxicological </w:delText>
        </w:r>
      </w:del>
      <w:r w:rsidRPr="00292FF5">
        <w:rPr>
          <w:rFonts w:ascii="Arial" w:eastAsia="Times New Roman" w:hAnsi="Arial" w:cs="Arial"/>
          <w:color w:val="000000"/>
          <w:kern w:val="0"/>
          <w14:ligatures w14:val="none"/>
        </w:rPr>
        <w:t>substances</w:t>
      </w:r>
      <w:r w:rsidR="005C0EAA">
        <w:rPr>
          <w:rFonts w:ascii="Arial" w:eastAsia="Times New Roman" w:hAnsi="Arial" w:cs="Arial"/>
          <w:color w:val="000000"/>
          <w:kern w:val="0"/>
          <w14:ligatures w14:val="none"/>
        </w:rPr>
        <w:t>—</w:t>
      </w:r>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a PFAS chemical</w:t>
      </w:r>
      <w:r w:rsidR="00DC5F05">
        <w:rPr>
          <w:rFonts w:ascii="Arial" w:eastAsia="Times New Roman" w:hAnsi="Arial" w:cs="Arial"/>
          <w:color w:val="000000"/>
          <w:kern w:val="0"/>
          <w14:ligatures w14:val="none"/>
        </w:rPr>
        <w:t xml:space="preserve"> 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r w:rsidR="005C0EAA">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on </w:t>
      </w:r>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ins w:id="181" w:author="Christopher Murray" w:date="2025-11-05T12:26:00Z" w16du:dateUtc="2025-11-05T18:26:00Z">
        <w:r w:rsidR="00355F28">
          <w:rPr>
            <w:rFonts w:ascii="Arial" w:eastAsia="Times New Roman" w:hAnsi="Arial" w:cs="Arial"/>
            <w:color w:val="000000"/>
            <w:kern w:val="0"/>
            <w14:ligatures w14:val="none"/>
          </w:rPr>
          <w:t xml:space="preserve">NLR; </w:t>
        </w:r>
      </w:ins>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 bass</w:t>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ins w:id="182" w:author="Christopher Murray" w:date="2025-11-05T10:57:00Z" w16du:dateUtc="2025-11-05T16:57:00Z">
        <w:r w:rsidR="00720F06">
          <w:rPr>
            <w:rFonts w:ascii="Arial" w:eastAsia="Times New Roman" w:hAnsi="Arial" w:cs="Arial"/>
            <w:color w:val="000000"/>
            <w:kern w:val="0"/>
            <w14:ligatures w14:val="none"/>
          </w:rPr>
          <w:t xml:space="preserve"> fishes using</w:t>
        </w:r>
      </w:ins>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ins w:id="183" w:author="Christopher Murray" w:date="2025-11-05T10:57:00Z" w16du:dateUtc="2025-11-05T16:57:00Z">
        <w:r w:rsidR="00720F06">
          <w:rPr>
            <w:rFonts w:ascii="Arial" w:eastAsia="Times New Roman" w:hAnsi="Arial" w:cs="Arial"/>
            <w:color w:val="000000"/>
            <w:kern w:val="0"/>
            <w14:ligatures w14:val="none"/>
          </w:rPr>
          <w:t xml:space="preserve">proxies </w:t>
        </w:r>
      </w:ins>
      <w:del w:id="184" w:author="Christopher Murray" w:date="2025-11-05T10:57:00Z" w16du:dateUtc="2025-11-05T16:57:00Z">
        <w:r w:rsidR="00CB3E06" w:rsidDel="00720F06">
          <w:rPr>
            <w:rFonts w:ascii="Arial" w:eastAsia="Times New Roman" w:hAnsi="Arial" w:cs="Arial"/>
            <w:color w:val="000000"/>
            <w:kern w:val="0"/>
            <w14:ligatures w14:val="none"/>
          </w:rPr>
          <w:delText>indicators</w:delText>
        </w:r>
        <w:r w:rsidRPr="00292FF5" w:rsidDel="00720F06">
          <w:rPr>
            <w:rFonts w:ascii="Arial" w:eastAsia="Times New Roman" w:hAnsi="Arial" w:cs="Arial"/>
            <w:color w:val="000000"/>
            <w:kern w:val="0"/>
            <w14:ligatures w14:val="none"/>
          </w:rPr>
          <w:delText xml:space="preserve"> in fishes </w:delText>
        </w:r>
      </w:del>
      <w:r w:rsidR="004C036E">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2023)","dontUpdate":true,"noteIndex":0},"citationItems":[{"id":4478,"uris":["http://zotero.org/users/4161640/items/LGMSB272"],"itemData":{"id":4478,"type":"article-journal","container-title":"Archives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B"},{"family":"Audet","given":"Céline"},{"family":"Chevalier","given":"Gaston"}],"issued":{"date-parts":[["1992"]]}}},{"id":4594,"uris":["http://zotero.org/users/4161640/items/8AZZN2UF"],"itemData":{"id":4594,"type":"article-journal","abstract":"Juvenile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M."}],"issued":{"date-parts":[["1994",3,1]]}}},{"id":4587,"uris":["http://zotero.org/users/4161640/items/V7RLUUYF"],"itemData":{"id":4587,"type":"article-journal","container-title":"Journal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H."}],"issued":{"date-parts":[["2013",10]]}}},{"id":4593,"uris":["http://zotero.org/users/4161640/items/WUSVHIZ6"],"itemData":{"id":4593,"type":"article-journal","container-title":"Fish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Tavares"}],"issued":{"date-parts":[["2015",2]]}}},{"id":4592,"uris":["http://zotero.org/users/4161640/items/S2GW84WV"],"itemData":{"id":4592,"type":"article-journal","container-title":"Ecotoxicology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J.T."}],"issued":{"date-parts":[["2015",2]]}}},{"id":4590,"uris":["http://zotero.org/users/4161640/items/73C7NNIY"],"itemData":{"id":4590,"type":"article-journal","container-title":"Toxicological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Bezerra"},{"family":"Seriani","given":"Robson"}],"issued":{"date-parts":[["2017",3,16]]}}},{"id":4591,"uris":["http://zotero.org/users/4161640/items/JDYKLDPW"],"itemData":{"id":4591,"type":"article-journal","container-title":"Environmental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4588,"uris":["http://zotero.org/users/4161640/items/S56UGD85"],"itemData":{"id":4588,"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4589,"uris":["http://zotero.org/users/4161640/items/QR6PM7YC"],"itemData":{"id":4589,"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r w:rsidR="004C036E" w:rsidRPr="004C036E">
        <w:rPr>
          <w:rFonts w:ascii="Arial" w:hAnsi="Arial" w:cs="Arial"/>
          <w:color w:val="000000"/>
          <w:kern w:val="0"/>
        </w:rPr>
        <w:t xml:space="preserve">Hontela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Seriani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2015b, 2015a;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Witeska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 </w:t>
      </w:r>
      <w:ins w:id="185" w:author="Christopher Murray" w:date="2025-11-05T10:58:00Z" w16du:dateUtc="2025-11-05T16:58:00Z">
        <w:r w:rsidR="00720F06">
          <w:rPr>
            <w:rFonts w:ascii="Arial" w:eastAsia="Times New Roman" w:hAnsi="Arial" w:cs="Arial"/>
            <w:color w:val="000000"/>
            <w:kern w:val="0"/>
            <w14:ligatures w14:val="none"/>
          </w:rPr>
          <w:t>on biomarker utility</w:t>
        </w:r>
      </w:ins>
      <w:del w:id="186" w:author="Christopher Murray" w:date="2025-11-05T10:58:00Z" w16du:dateUtc="2025-11-05T16:58:00Z">
        <w:r w:rsidDel="00720F06">
          <w:rPr>
            <w:rFonts w:ascii="Arial" w:eastAsia="Times New Roman" w:hAnsi="Arial" w:cs="Arial"/>
            <w:color w:val="000000"/>
            <w:kern w:val="0"/>
            <w14:ligatures w14:val="none"/>
          </w:rPr>
          <w:delText>in</w:delText>
        </w:r>
        <w:r w:rsidR="00D62C68" w:rsidDel="00720F06">
          <w:rPr>
            <w:rFonts w:ascii="Arial" w:eastAsia="Times New Roman" w:hAnsi="Arial" w:cs="Arial"/>
            <w:color w:val="000000"/>
            <w:kern w:val="0"/>
            <w14:ligatures w14:val="none"/>
          </w:rPr>
          <w:delText xml:space="preserve"> this species</w:delText>
        </w:r>
      </w:del>
      <w:r w:rsidRPr="00292FF5">
        <w:rPr>
          <w:rFonts w:ascii="Arial" w:eastAsia="Times New Roman" w:hAnsi="Arial" w:cs="Arial"/>
          <w:color w:val="000000"/>
          <w:kern w:val="0"/>
          <w14:ligatures w14:val="none"/>
        </w:rPr>
        <w:t xml:space="preserve">. Cd is among </w:t>
      </w:r>
      <w:r w:rsidR="0047765D">
        <w:rPr>
          <w:rFonts w:ascii="Arial" w:eastAsia="Times New Roman" w:hAnsi="Arial" w:cs="Arial"/>
          <w:color w:val="000000"/>
          <w:kern w:val="0"/>
          <w14:ligatures w14:val="none"/>
        </w:rPr>
        <w:t>the</w:t>
      </w:r>
      <w:r w:rsidRPr="00292FF5">
        <w:rPr>
          <w:rFonts w:ascii="Arial" w:eastAsia="Times New Roman" w:hAnsi="Arial" w:cs="Arial"/>
          <w:color w:val="000000"/>
          <w:kern w:val="0"/>
          <w14:ligatures w14:val="none"/>
        </w:rPr>
        <w:t xml:space="preserve"> most </w:t>
      </w:r>
      <w:r w:rsidR="0047765D">
        <w:rPr>
          <w:rFonts w:ascii="Arial" w:eastAsia="Times New Roman" w:hAnsi="Arial" w:cs="Arial"/>
          <w:color w:val="000000"/>
          <w:kern w:val="0"/>
          <w14:ligatures w14:val="none"/>
        </w:rPr>
        <w:t xml:space="preserve">mobile and </w:t>
      </w:r>
      <w:r w:rsidRPr="00292FF5">
        <w:rPr>
          <w:rFonts w:ascii="Arial" w:eastAsia="Times New Roman" w:hAnsi="Arial" w:cs="Arial"/>
          <w:color w:val="000000"/>
          <w:kern w:val="0"/>
          <w14:ligatures w14:val="none"/>
        </w:rPr>
        <w:t>hazardous elements</w:t>
      </w:r>
      <w:r w:rsidR="0047765D">
        <w:rPr>
          <w:rFonts w:ascii="Arial" w:eastAsia="Times New Roman" w:hAnsi="Arial" w:cs="Arial"/>
          <w:color w:val="000000"/>
          <w:kern w:val="0"/>
          <w14:ligatures w14:val="none"/>
        </w:rPr>
        <w:t xml:space="preserve"> in the environment</w:t>
      </w:r>
      <w:r w:rsidR="005E4414">
        <w:rPr>
          <w:rFonts w:ascii="Arial" w:eastAsia="Times New Roman" w:hAnsi="Arial" w:cs="Arial"/>
          <w:color w:val="000000"/>
          <w:kern w:val="0"/>
          <w14:ligatures w14:val="none"/>
        </w:rPr>
        <w:t xml:space="preserve"> </w:t>
      </w:r>
      <w:r w:rsidR="005E4414">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{"citationID":"bxSq04k1","properties":{"formattedCitation":"(Alloway and Jackson, 1991; Jackson and Alloway, 1991; Nies, 1999, 2003; Kubier {\\i{}et al.}, 2020)","plainCitation":"(Alloway and Jackson, 1991; Jackson and Alloway, 1991; Nies, 1999, 2003; Kubier et al., 2020)","noteIndex":0},"citationItems":[{"id":4582,"uris":["http://zotero.org/users/4161640/items/IULRG2SU"],"itemData":{"id":4582,"type":"article-journal","container-title":"Science of The Total Environment","DOI":"10.1016/0048-9697(91)90377-Q","ISSN":"00489697","journalAbbreviation":"Sci Total Environ","language":"en","license":"https://www.elsevier.com/tdm/userlicense/1.0/","page":"151-176","source":"DOI.org (Crossref)","title":"The behaviour of heavy metals in sewage sludge-amended soils","volume":"100","author":[{"family":"Alloway","given":"Brian J."},{"family":"Jackson","given":"Andrew P."}],"issued":{"date-parts":[["1991",3]]}}},{"id":4586,"uris":["http://zotero.org/users/4161640/items/IB4C4G8K"],"itemData":{"id":4586,"type":"article-journal","container-title":"Plant and Soil","DOI":"10.1007/BF00010398","ISSN":"0032-079X, 1573-5036","issue":"2","journalAbbreviation":"Plant Soil","language":"en","license":"http://www.springer.com/tdm","page":"179-186","source":"DOI.org (Crossref)","title":"The bioavailability of cadmium to lettuce and cabbage in soils previously treated with sewage sludges","volume":"132","author":[{"family":"Jackson","given":"Andrew P."},{"family":"Alloway","given":"Brian J."}],"issued":{"date-parts":[["1991",4]]}}},{"id":4585,"uris":["http://zotero.org/users/4161640/items/BNDYR4L6"],"itemData":{"id":4585,"type":"article-journal","container-title":"Applied Microbiology and Biotechnology","DOI":"10.1007/s002530051457","ISSN":"0175-7598, 1432-0614","issue":"6","journalAbbreviation":"Appl. Microbiol. Biotechnol.","license":"http://www.springer.com/tdm","page":"730-750","source":"DOI.org (Crossref)","title":"Microbial heavy-metal resistance","volume":"51","author":[{"family":"Nies","given":"D. H."}],"issued":{"date-parts":[["1999",6,22]]}}},{"id":4584,"uris":["http://zotero.org/users/4161640/items/QVN4656V"],"itemData":{"id":4584,"type":"article-journal","container-title":"FEMS Microbiology Reviews","DOI":"10.1016/S0168-6445(03)00048-2","ISSN":"1574-6976","issue":"2-3","journalAbbreviation":"FEMS Microbiol Rev","language":"en","page":"313-339","source":"DOI.org (Crossref)","title":"Efflux-mediated heavy metal resistance in prokaryotes","volume":"27","author":[{"family":"Nies","given":"Dietrich H."}],"issued":{"date-parts":[["2003",6]]}}},{"id":4583,"uris":["http://zotero.org/users/4161640/items/YKINLZ6A"],"itemData":{"id":4583,"type":"article-journal","container-title":"Integrated Environmental Assessment and Management","DOI":"10.1002/ieam.4198","ISSN":"1551-3777, 1551-3793","issue":"1","journalAbbreviation":"Integr Environ Assess Manag","language":"en","license":"https://creativecommons.org/licenses/by/4.0/","page":"103-113","source":"DOI.org (Crossref)","title":"Cadmium background levels in groundwater in an area dominated by agriculture","volume":"16","author":[{"family":"Kubier","given":"Andreas"},{"family":"Hamer","given":"Kay"},{"family":"Pichler","given":"Thomas"}],"issued":{"date-parts":[["2020",1,1]]}}}],"schema":"https://github.com/citation-style-language/schema/raw/master/csl-citation.json"} </w:instrText>
      </w:r>
      <w:r w:rsidR="005E4414">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(Alloway and Jackson, 1991; Jackson and Alloway, 1991; Nies, 1999, 2003; Kubier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5E4414">
        <w:rPr>
          <w:rFonts w:ascii="Arial" w:eastAsia="Times New Roman" w:hAnsi="Arial" w:cs="Arial"/>
          <w:color w:val="000000"/>
          <w:kern w:val="0"/>
          <w14:ligatures w14:val="none"/>
        </w:rPr>
        <w:fldChar w:fldCharType="end"/>
      </w:r>
      <w:r w:rsidR="0047765D">
        <w:rPr>
          <w:rFonts w:ascii="Arial" w:eastAsia="Times New Roman" w:hAnsi="Arial" w:cs="Arial"/>
          <w:color w:val="000000"/>
          <w:kern w:val="0"/>
          <w14:ligatures w14:val="none"/>
        </w:rPr>
        <w:t xml:space="preserve"> and is known to impair multiple physiological systems in fishes </w:t>
      </w:r>
      <w:r w:rsidR="0047765D">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{"citationID":"xTLqHURh","properties":{"formattedCitation":"(Liu {\\i{}et al.}, 2022)","plainCitation":"(Liu et al., 2022)","noteIndex":0},"citationItems":[{"id":4579,"uris":["http://zotero.org/users/4161640/items/FE3HMZY5"],"itemData":{"id":4579,"type":"article-journal","abstract":"Large amounts of enriched cadmium (Cd) in the environment seriously threatens the healthy and sustainable development of the aquacul</w:instrText>
      </w:r>
      <w:r w:rsidR="000F3223" w:rsidRPr="0071656C">
        <w:rPr>
          <w:rFonts w:ascii="Arial" w:eastAsia="Times New Roman" w:hAnsi="Arial" w:cs="Arial"/>
          <w:color w:val="000000"/>
          <w:kern w:val="0"/>
          <w:lang w:val="da-DK"/>
          <w14:ligatures w14:val="none"/>
          <w:rPrChange w:id="187" w:author="Christopher Murray [2]" w:date="2025-11-10T20:50:00Z" w16du:dateUtc="2025-11-11T02:50:00Z">
            <w:rPr>
              <w:rFonts w:ascii="Arial" w:eastAsia="Times New Roman" w:hAnsi="Arial" w:cs="Arial"/>
              <w:color w:val="000000"/>
              <w:kern w:val="0"/>
              <w14:ligatures w14:val="none"/>
            </w:rPr>
          </w:rPrChange>
        </w:rPr>
        <w:instrText>ture industry and greatly restricts the development of the food processing industry. Studying the distribution and toxic effects of Cd in fish, as well as the possible toxic effects of Cd on the human body, is very significant. A large number of studies have shown that the accumulation and distribution of Cd in fish are biologically specific, cause tissue differences, and seriously damage the integrity of tissue structure and function, the antioxidant defense system, the reproductive regulation system, and the immune system. The physiological, biochemical, enzyme, molecular, and gene expression levels change with different concentrations and times of Cd exposure, and these changes are closely related to the target sites of Cd action and tissues in fish. Therefore, the toxic effects of Cd on fish occur with multiple tissues, systems, and levels.","container-title":"Toxics","DOI":"</w:instrText>
      </w:r>
      <w:r w:rsidR="000F3223" w:rsidRPr="00355F28">
        <w:rPr>
          <w:rFonts w:ascii="Arial" w:eastAsia="Times New Roman" w:hAnsi="Arial" w:cs="Arial"/>
          <w:color w:val="000000"/>
          <w:kern w:val="0"/>
          <w:lang w:val="da-DK"/>
          <w14:ligatures w14:val="none"/>
          <w:rPrChange w:id="188" w:author="Christopher Murray" w:date="2025-11-05T12:26:00Z" w16du:dateUtc="2025-11-05T18:26:00Z">
            <w:rPr>
              <w:rFonts w:ascii="Arial" w:eastAsia="Times New Roman" w:hAnsi="Arial" w:cs="Arial"/>
              <w:color w:val="000000"/>
              <w:kern w:val="0"/>
              <w14:ligatures w14:val="none"/>
            </w:rPr>
          </w:rPrChange>
        </w:rPr>
        <w:instrText xml:space="preserve">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47765D">
        <w:rPr>
          <w:rFonts w:ascii="Arial" w:eastAsia="Times New Roman" w:hAnsi="Arial" w:cs="Arial"/>
          <w:color w:val="000000"/>
          <w:kern w:val="0"/>
          <w14:ligatures w14:val="none"/>
        </w:rPr>
        <w:fldChar w:fldCharType="separate"/>
      </w:r>
      <w:r w:rsidR="002838B7" w:rsidRPr="00355F28">
        <w:rPr>
          <w:rFonts w:ascii="Arial" w:hAnsi="Arial" w:cs="Arial"/>
          <w:color w:val="000000"/>
          <w:kern w:val="0"/>
          <w:lang w:val="da-DK"/>
          <w:rPrChange w:id="189" w:author="Christopher Murray" w:date="2025-11-05T12:26:00Z" w16du:dateUtc="2025-11-05T18:26:00Z">
            <w:rPr>
              <w:rFonts w:ascii="Arial" w:hAnsi="Arial" w:cs="Arial"/>
              <w:color w:val="000000"/>
              <w:kern w:val="0"/>
            </w:rPr>
          </w:rPrChange>
        </w:rPr>
        <w:t xml:space="preserve">(Liu </w:t>
      </w:r>
      <w:r w:rsidR="002838B7" w:rsidRPr="00355F28">
        <w:rPr>
          <w:rFonts w:ascii="Arial" w:hAnsi="Arial" w:cs="Arial"/>
          <w:i/>
          <w:iCs/>
          <w:color w:val="000000"/>
          <w:kern w:val="0"/>
          <w:lang w:val="da-DK"/>
          <w:rPrChange w:id="190" w:author="Christopher Murray" w:date="2025-11-05T12:26:00Z" w16du:dateUtc="2025-11-05T18:26:00Z">
            <w:rPr>
              <w:rFonts w:ascii="Arial" w:hAnsi="Arial" w:cs="Arial"/>
              <w:i/>
              <w:iCs/>
              <w:color w:val="000000"/>
              <w:kern w:val="0"/>
            </w:rPr>
          </w:rPrChange>
        </w:rPr>
        <w:t>et al.</w:t>
      </w:r>
      <w:r w:rsidR="002838B7" w:rsidRPr="00355F28">
        <w:rPr>
          <w:rFonts w:ascii="Arial" w:hAnsi="Arial" w:cs="Arial"/>
          <w:color w:val="000000"/>
          <w:kern w:val="0"/>
          <w:lang w:val="da-DK"/>
          <w:rPrChange w:id="191" w:author="Christopher Murray" w:date="2025-11-05T12:26:00Z" w16du:dateUtc="2025-11-05T18:26:00Z">
            <w:rPr>
              <w:rFonts w:ascii="Arial" w:hAnsi="Arial" w:cs="Arial"/>
              <w:color w:val="000000"/>
              <w:kern w:val="0"/>
            </w:rPr>
          </w:rPrChange>
        </w:rPr>
        <w:t>, 2022)</w:t>
      </w:r>
      <w:r w:rsidR="0047765D">
        <w:rPr>
          <w:rFonts w:ascii="Arial" w:eastAsia="Times New Roman" w:hAnsi="Arial" w:cs="Arial"/>
          <w:color w:val="000000"/>
          <w:kern w:val="0"/>
          <w14:ligatures w14:val="none"/>
        </w:rPr>
        <w:fldChar w:fldCharType="end"/>
      </w:r>
      <w:r w:rsidR="005E4414" w:rsidRPr="00355F28">
        <w:rPr>
          <w:rFonts w:ascii="Arial" w:eastAsia="Times New Roman" w:hAnsi="Arial" w:cs="Arial"/>
          <w:color w:val="000000"/>
          <w:kern w:val="0"/>
          <w:lang w:val="da-DK"/>
          <w14:ligatures w14:val="none"/>
          <w:rPrChange w:id="192" w:author="Christopher Murray" w:date="2025-11-05T12:26:00Z" w16du:dateUtc="2025-11-05T18:26:00Z">
            <w:rPr>
              <w:rFonts w:ascii="Arial" w:eastAsia="Times New Roman" w:hAnsi="Arial" w:cs="Arial"/>
              <w:color w:val="000000"/>
              <w:kern w:val="0"/>
              <w14:ligatures w14:val="none"/>
            </w:rPr>
          </w:rPrChange>
        </w:rPr>
        <w:t xml:space="preserve">. </w:t>
      </w:r>
      <w:del w:id="193" w:author="Christopher Murray" w:date="2025-11-05T11:00:00Z" w16du:dateUtc="2025-11-05T17:00:00Z">
        <w:r w:rsidR="00CB3E06" w:rsidRPr="00355F28" w:rsidDel="00720F06">
          <w:rPr>
            <w:rFonts w:ascii="Arial" w:eastAsia="Times New Roman" w:hAnsi="Arial" w:cs="Arial"/>
            <w:color w:val="000000"/>
            <w:kern w:val="0"/>
            <w:lang w:val="da-DK"/>
            <w14:ligatures w14:val="none"/>
            <w:rPrChange w:id="194" w:author="Christopher Murray" w:date="2025-11-05T12:26:00Z" w16du:dateUtc="2025-11-05T18:26:00Z">
              <w:rPr>
                <w:rFonts w:ascii="Arial" w:eastAsia="Times New Roman" w:hAnsi="Arial" w:cs="Arial"/>
                <w:color w:val="000000"/>
                <w:kern w:val="0"/>
                <w14:ligatures w14:val="none"/>
              </w:rPr>
            </w:rPrChange>
          </w:rPr>
          <w:delText xml:space="preserve">PFAS </w:delText>
        </w:r>
        <w:r w:rsidR="007108BE" w:rsidRPr="00355F28" w:rsidDel="00720F06">
          <w:rPr>
            <w:rFonts w:ascii="Arial" w:eastAsia="Times New Roman" w:hAnsi="Arial" w:cs="Arial"/>
            <w:color w:val="000000"/>
            <w:kern w:val="0"/>
            <w:lang w:val="da-DK"/>
            <w14:ligatures w14:val="none"/>
            <w:rPrChange w:id="195" w:author="Christopher Murray" w:date="2025-11-05T12:26:00Z" w16du:dateUtc="2025-11-05T18:26:00Z">
              <w:rPr>
                <w:rFonts w:ascii="Arial" w:eastAsia="Times New Roman" w:hAnsi="Arial" w:cs="Arial"/>
                <w:color w:val="000000"/>
                <w:kern w:val="0"/>
                <w14:ligatures w14:val="none"/>
              </w:rPr>
            </w:rPrChange>
          </w:rPr>
          <w:delText>include</w:delText>
        </w:r>
        <w:r w:rsidRPr="00355F28" w:rsidDel="00720F06">
          <w:rPr>
            <w:rFonts w:ascii="Arial" w:eastAsia="Times New Roman" w:hAnsi="Arial" w:cs="Arial"/>
            <w:color w:val="000000"/>
            <w:kern w:val="0"/>
            <w:lang w:val="da-DK"/>
            <w14:ligatures w14:val="none"/>
            <w:rPrChange w:id="196" w:author="Christopher Murray" w:date="2025-11-05T12:26:00Z" w16du:dateUtc="2025-11-05T18:26:00Z">
              <w:rPr>
                <w:rFonts w:ascii="Arial" w:eastAsia="Times New Roman" w:hAnsi="Arial" w:cs="Arial"/>
                <w:color w:val="000000"/>
                <w:kern w:val="0"/>
                <w14:ligatures w14:val="none"/>
              </w:rPr>
            </w:rPrChange>
          </w:rPr>
          <w:delText xml:space="preserve"> over 4,000 chemicals</w:delText>
        </w:r>
        <w:r w:rsidR="003A3E8C" w:rsidRPr="00355F28" w:rsidDel="00720F06">
          <w:rPr>
            <w:rFonts w:ascii="Arial" w:eastAsia="Times New Roman" w:hAnsi="Arial" w:cs="Arial"/>
            <w:color w:val="000000"/>
            <w:kern w:val="0"/>
            <w:lang w:val="da-DK"/>
            <w14:ligatures w14:val="none"/>
            <w:rPrChange w:id="197" w:author="Christopher Murray" w:date="2025-11-05T12:26:00Z" w16du:dateUtc="2025-11-05T18:26:00Z">
              <w:rPr>
                <w:rFonts w:ascii="Arial" w:eastAsia="Times New Roman" w:hAnsi="Arial" w:cs="Arial"/>
                <w:color w:val="000000"/>
                <w:kern w:val="0"/>
                <w14:ligatures w14:val="none"/>
              </w:rPr>
            </w:rPrChange>
          </w:rPr>
          <w:delText xml:space="preserve"> and 100 million compounds </w:delText>
        </w:r>
        <w:r w:rsidR="003A3E8C" w:rsidDel="00720F06">
          <w:rPr>
            <w:rFonts w:ascii="Arial" w:eastAsia="Times New Roman" w:hAnsi="Arial" w:cs="Arial"/>
            <w:color w:val="000000"/>
            <w:kern w:val="0"/>
            <w14:ligatures w14:val="none"/>
          </w:rPr>
          <w:fldChar w:fldCharType="begin"/>
        </w:r>
        <w:r w:rsidR="000F3223" w:rsidRPr="00355F28" w:rsidDel="00720F06">
          <w:rPr>
            <w:rFonts w:ascii="Arial" w:eastAsia="Times New Roman" w:hAnsi="Arial" w:cs="Arial"/>
            <w:color w:val="000000"/>
            <w:kern w:val="0"/>
            <w:lang w:val="da-DK"/>
            <w14:ligatures w14:val="none"/>
            <w:rPrChange w:id="198" w:author="Christopher Murray" w:date="2025-11-05T12:26:00Z" w16du:dateUtc="2025-11-05T18:26:00Z">
              <w:rPr>
                <w:rFonts w:ascii="Arial" w:eastAsia="Times New Roman" w:hAnsi="Arial" w:cs="Arial"/>
                <w:color w:val="000000"/>
                <w:kern w:val="0"/>
                <w14:ligatures w14:val="none"/>
              </w:rPr>
            </w:rPrChange>
          </w:rPr>
          <w:delInstrText xml:space="preserve"> ADDIN ZOTERO_ITEM CSL_CITATION {"citationID":"H2ruCSWp","properties":{"formattedCitation":"(OECD, 2021; Schymanski {\\i{}et al.}, 2023)","plainCitation":"(OECD, 2021; Schymanski et al., 2023)","noteIndex":0},"citationItems":[{"id":4576,"uris":["http://zotero.org/users/4161640/items/C6EXHM3R"],"itemData":{"id":4576,"type":"report","publisher":"Organisation for Economic Co-operation and Development: Available at: http://www.oecd.org/chemicalsafety/portal-perfluorinated-chemicals/","title":"New comprehensive global database of per- and polyfluoroalkyl substances","author":[{"literal":"OECD"}],"accessed":{"date-parts":[["2024",11,11]]},"issued":{"date-parts":[["2021"]]}}},{"id":4575,"uris":["http://zotero.org/users/4161640/items/QG526FZC"],"itemData":{"id":4575,"type":"article-journal","container-title":"Environmental Science &amp; Technology","DOI":"10.1021/acs.est.3c04855","ISSN":"0013-936X","issue":"44","journalAbbreviation":"Environ. Sci. Technol.","note":"publisher: American Chemical Society","page":"16918-16928","title":"Per- and polyfluoroalkyl substances (PFAS) in PubChem: 7 million and growing","volume":"57","author":[{"family":"Schymanski","given":"Emma L."},{"family":"Zhang","given":"Jian"},{"family":"Thiessen","given":"Paul A."},{"family":"Chirsir","given":"Parviel"},{"family":"Kondic","given":"Todor"},{"family":"Bolton","given":"Evan E."}],"issued":{"date-parts":[["2023",11,7]]}}}],"schema":"https://github.com/citation-style-language/schema/raw/master/csl-citation.json"} </w:delInstrText>
        </w:r>
        <w:r w:rsidR="003A3E8C" w:rsidDel="00720F06">
          <w:rPr>
            <w:rFonts w:ascii="Arial" w:eastAsia="Times New Roman" w:hAnsi="Arial" w:cs="Arial"/>
            <w:color w:val="000000"/>
            <w:kern w:val="0"/>
            <w14:ligatures w14:val="none"/>
          </w:rPr>
          <w:fldChar w:fldCharType="separate"/>
        </w:r>
        <w:r w:rsidR="002838B7" w:rsidRPr="00355F28" w:rsidDel="00720F06">
          <w:rPr>
            <w:rFonts w:ascii="Arial" w:hAnsi="Arial" w:cs="Arial"/>
            <w:color w:val="000000"/>
            <w:kern w:val="0"/>
            <w:lang w:val="da-DK"/>
            <w:rPrChange w:id="199" w:author="Christopher Murray" w:date="2025-11-05T12:26:00Z" w16du:dateUtc="2025-11-05T18:26:00Z">
              <w:rPr>
                <w:rFonts w:ascii="Arial" w:hAnsi="Arial" w:cs="Arial"/>
                <w:color w:val="000000"/>
                <w:kern w:val="0"/>
              </w:rPr>
            </w:rPrChange>
          </w:rPr>
          <w:delText xml:space="preserve">(OECD, 2021; Schymanski </w:delText>
        </w:r>
        <w:r w:rsidR="002838B7" w:rsidRPr="00355F28" w:rsidDel="00720F06">
          <w:rPr>
            <w:rFonts w:ascii="Arial" w:hAnsi="Arial" w:cs="Arial"/>
            <w:i/>
            <w:iCs/>
            <w:color w:val="000000"/>
            <w:kern w:val="0"/>
            <w:lang w:val="da-DK"/>
            <w:rPrChange w:id="200" w:author="Christopher Murray" w:date="2025-11-05T12:26:00Z" w16du:dateUtc="2025-11-05T18:26:00Z">
              <w:rPr>
                <w:rFonts w:ascii="Arial" w:hAnsi="Arial" w:cs="Arial"/>
                <w:i/>
                <w:iCs/>
                <w:color w:val="000000"/>
                <w:kern w:val="0"/>
              </w:rPr>
            </w:rPrChange>
          </w:rPr>
          <w:delText>et al.</w:delText>
        </w:r>
        <w:r w:rsidR="002838B7" w:rsidRPr="00355F28" w:rsidDel="00720F06">
          <w:rPr>
            <w:rFonts w:ascii="Arial" w:hAnsi="Arial" w:cs="Arial"/>
            <w:color w:val="000000"/>
            <w:kern w:val="0"/>
            <w:lang w:val="da-DK"/>
            <w:rPrChange w:id="201" w:author="Christopher Murray" w:date="2025-11-05T12:26:00Z" w16du:dateUtc="2025-11-05T18:26:00Z">
              <w:rPr>
                <w:rFonts w:ascii="Arial" w:hAnsi="Arial" w:cs="Arial"/>
                <w:color w:val="000000"/>
                <w:kern w:val="0"/>
              </w:rPr>
            </w:rPrChange>
          </w:rPr>
          <w:delText>, 2023)</w:delText>
        </w:r>
        <w:r w:rsidR="003A3E8C" w:rsidDel="00720F06">
          <w:rPr>
            <w:rFonts w:ascii="Arial" w:eastAsia="Times New Roman" w:hAnsi="Arial" w:cs="Arial"/>
            <w:color w:val="000000"/>
            <w:kern w:val="0"/>
            <w14:ligatures w14:val="none"/>
          </w:rPr>
          <w:fldChar w:fldCharType="end"/>
        </w:r>
        <w:r w:rsidRPr="00355F28" w:rsidDel="00720F06">
          <w:rPr>
            <w:rFonts w:ascii="Arial" w:eastAsia="Times New Roman" w:hAnsi="Arial" w:cs="Arial"/>
            <w:color w:val="000000"/>
            <w:kern w:val="0"/>
            <w:lang w:val="da-DK"/>
            <w14:ligatures w14:val="none"/>
            <w:rPrChange w:id="202" w:author="Christopher Murray" w:date="2025-11-05T12:26:00Z" w16du:dateUtc="2025-11-05T18:26:00Z">
              <w:rPr>
                <w:rFonts w:ascii="Arial" w:eastAsia="Times New Roman" w:hAnsi="Arial" w:cs="Arial"/>
                <w:color w:val="000000"/>
                <w:kern w:val="0"/>
                <w14:ligatures w14:val="none"/>
              </w:rPr>
            </w:rPrChange>
          </w:rPr>
          <w:delText xml:space="preserve">. </w:delText>
        </w:r>
      </w:del>
      <w:proofErr w:type="spellStart"/>
      <w:r w:rsidR="0047765D" w:rsidRPr="00355F28">
        <w:rPr>
          <w:rFonts w:ascii="Arial" w:eastAsia="Times New Roman" w:hAnsi="Arial" w:cs="Arial"/>
          <w:color w:val="000000"/>
          <w:kern w:val="0"/>
          <w:lang w:val="da-DK"/>
          <w14:ligatures w14:val="none"/>
          <w:rPrChange w:id="203" w:author="Christopher Murray" w:date="2025-11-05T12:26:00Z" w16du:dateUtc="2025-11-05T18:26:00Z">
            <w:rPr>
              <w:rFonts w:ascii="Arial" w:eastAsia="Times New Roman" w:hAnsi="Arial" w:cs="Arial"/>
              <w:color w:val="000000"/>
              <w:kern w:val="0"/>
              <w14:ligatures w14:val="none"/>
            </w:rPr>
          </w:rPrChange>
        </w:rPr>
        <w:t>PFPeA</w:t>
      </w:r>
      <w:proofErr w:type="spellEnd"/>
      <w:r w:rsidR="0047765D" w:rsidRPr="00355F28">
        <w:rPr>
          <w:rFonts w:ascii="Arial" w:eastAsia="Times New Roman" w:hAnsi="Arial" w:cs="Arial"/>
          <w:color w:val="000000"/>
          <w:kern w:val="0"/>
          <w:lang w:val="da-DK"/>
          <w14:ligatures w14:val="none"/>
          <w:rPrChange w:id="204" w:author="Christopher Murray" w:date="2025-11-05T12:26:00Z" w16du:dateUtc="2025-11-05T18:26:00Z">
            <w:rPr>
              <w:rFonts w:ascii="Arial" w:eastAsia="Times New Roman" w:hAnsi="Arial" w:cs="Arial"/>
              <w:color w:val="000000"/>
              <w:kern w:val="0"/>
              <w14:ligatures w14:val="none"/>
            </w:rPr>
          </w:rPrChange>
        </w:rPr>
        <w:t>, a short-</w:t>
      </w:r>
      <w:proofErr w:type="spellStart"/>
      <w:r w:rsidR="0047765D" w:rsidRPr="00355F28">
        <w:rPr>
          <w:rFonts w:ascii="Arial" w:eastAsia="Times New Roman" w:hAnsi="Arial" w:cs="Arial"/>
          <w:color w:val="000000"/>
          <w:kern w:val="0"/>
          <w:lang w:val="da-DK"/>
          <w14:ligatures w14:val="none"/>
          <w:rPrChange w:id="205" w:author="Christopher Murray" w:date="2025-11-05T12:26:00Z" w16du:dateUtc="2025-11-05T18:26:00Z">
            <w:rPr>
              <w:rFonts w:ascii="Arial" w:eastAsia="Times New Roman" w:hAnsi="Arial" w:cs="Arial"/>
              <w:color w:val="000000"/>
              <w:kern w:val="0"/>
              <w14:ligatures w14:val="none"/>
            </w:rPr>
          </w:rPrChange>
        </w:rPr>
        <w:t>chain</w:t>
      </w:r>
      <w:proofErr w:type="spellEnd"/>
      <w:r w:rsidR="0047765D" w:rsidRPr="00355F28">
        <w:rPr>
          <w:rFonts w:ascii="Arial" w:eastAsia="Times New Roman" w:hAnsi="Arial" w:cs="Arial"/>
          <w:color w:val="000000"/>
          <w:kern w:val="0"/>
          <w:lang w:val="da-DK"/>
          <w14:ligatures w14:val="none"/>
          <w:rPrChange w:id="206" w:author="Christopher Murray" w:date="2025-11-05T12:26:00Z" w16du:dateUtc="2025-11-05T18:26:00Z">
            <w:rPr>
              <w:rFonts w:ascii="Arial" w:eastAsia="Times New Roman" w:hAnsi="Arial" w:cs="Arial"/>
              <w:color w:val="000000"/>
              <w:kern w:val="0"/>
              <w14:ligatures w14:val="none"/>
            </w:rPr>
          </w:rPrChange>
        </w:rPr>
        <w:t xml:space="preserve"> PFAS, </w:t>
      </w:r>
      <w:proofErr w:type="spellStart"/>
      <w:r w:rsidR="0047765D" w:rsidRPr="00355F28">
        <w:rPr>
          <w:rFonts w:ascii="Arial" w:eastAsia="Times New Roman" w:hAnsi="Arial" w:cs="Arial"/>
          <w:color w:val="000000"/>
          <w:kern w:val="0"/>
          <w:lang w:val="da-DK"/>
          <w14:ligatures w14:val="none"/>
          <w:rPrChange w:id="207" w:author="Christopher Murray" w:date="2025-11-05T12:26:00Z" w16du:dateUtc="2025-11-05T18:26:00Z">
            <w:rPr>
              <w:rFonts w:ascii="Arial" w:eastAsia="Times New Roman" w:hAnsi="Arial" w:cs="Arial"/>
              <w:color w:val="000000"/>
              <w:kern w:val="0"/>
              <w14:ligatures w14:val="none"/>
            </w:rPr>
          </w:rPrChange>
        </w:rPr>
        <w:t>represents</w:t>
      </w:r>
      <w:proofErr w:type="spellEnd"/>
      <w:r w:rsidR="0047765D" w:rsidRPr="00355F28">
        <w:rPr>
          <w:rFonts w:ascii="Arial" w:eastAsia="Times New Roman" w:hAnsi="Arial" w:cs="Arial"/>
          <w:color w:val="000000"/>
          <w:kern w:val="0"/>
          <w:lang w:val="da-DK"/>
          <w14:ligatures w14:val="none"/>
          <w:rPrChange w:id="208" w:author="Christopher Murray" w:date="2025-11-05T12:26:00Z" w16du:dateUtc="2025-11-05T18:26:00Z">
            <w:rPr>
              <w:rFonts w:ascii="Arial" w:eastAsia="Times New Roman" w:hAnsi="Arial" w:cs="Arial"/>
              <w:color w:val="000000"/>
              <w:kern w:val="0"/>
              <w14:ligatures w14:val="none"/>
            </w:rPr>
          </w:rPrChange>
        </w:rPr>
        <w:t xml:space="preserve"> </w:t>
      </w:r>
      <w:proofErr w:type="spellStart"/>
      <w:r w:rsidR="0047765D" w:rsidRPr="00355F28">
        <w:rPr>
          <w:rFonts w:ascii="Arial" w:eastAsia="Times New Roman" w:hAnsi="Arial" w:cs="Arial"/>
          <w:color w:val="000000"/>
          <w:kern w:val="0"/>
          <w:lang w:val="da-DK"/>
          <w14:ligatures w14:val="none"/>
          <w:rPrChange w:id="209" w:author="Christopher Murray" w:date="2025-11-05T12:26:00Z" w16du:dateUtc="2025-11-05T18:26:00Z">
            <w:rPr>
              <w:rFonts w:ascii="Arial" w:eastAsia="Times New Roman" w:hAnsi="Arial" w:cs="Arial"/>
              <w:color w:val="000000"/>
              <w:kern w:val="0"/>
              <w14:ligatures w14:val="none"/>
            </w:rPr>
          </w:rPrChange>
        </w:rPr>
        <w:t>one</w:t>
      </w:r>
      <w:proofErr w:type="spellEnd"/>
      <w:r w:rsidR="0047765D" w:rsidRPr="00355F28">
        <w:rPr>
          <w:rFonts w:ascii="Arial" w:eastAsia="Times New Roman" w:hAnsi="Arial" w:cs="Arial"/>
          <w:color w:val="000000"/>
          <w:kern w:val="0"/>
          <w:lang w:val="da-DK"/>
          <w14:ligatures w14:val="none"/>
          <w:rPrChange w:id="210" w:author="Christopher Murray" w:date="2025-11-05T12:26:00Z" w16du:dateUtc="2025-11-05T18:26:00Z">
            <w:rPr>
              <w:rFonts w:ascii="Arial" w:eastAsia="Times New Roman" w:hAnsi="Arial" w:cs="Arial"/>
              <w:color w:val="000000"/>
              <w:kern w:val="0"/>
              <w14:ligatures w14:val="none"/>
            </w:rPr>
          </w:rPrChange>
        </w:rPr>
        <w:t xml:space="preserve"> of </w:t>
      </w:r>
      <w:proofErr w:type="spellStart"/>
      <w:r w:rsidR="0047765D" w:rsidRPr="00355F28">
        <w:rPr>
          <w:rFonts w:ascii="Arial" w:eastAsia="Times New Roman" w:hAnsi="Arial" w:cs="Arial"/>
          <w:color w:val="000000"/>
          <w:kern w:val="0"/>
          <w:lang w:val="da-DK"/>
          <w14:ligatures w14:val="none"/>
          <w:rPrChange w:id="211" w:author="Christopher Murray" w:date="2025-11-05T12:26:00Z" w16du:dateUtc="2025-11-05T18:26:00Z">
            <w:rPr>
              <w:rFonts w:ascii="Arial" w:eastAsia="Times New Roman" w:hAnsi="Arial" w:cs="Arial"/>
              <w:color w:val="000000"/>
              <w:kern w:val="0"/>
              <w14:ligatures w14:val="none"/>
            </w:rPr>
          </w:rPrChange>
        </w:rPr>
        <w:t>thousands</w:t>
      </w:r>
      <w:proofErr w:type="spellEnd"/>
      <w:r w:rsidR="0047765D" w:rsidRPr="00355F28">
        <w:rPr>
          <w:rFonts w:ascii="Arial" w:eastAsia="Times New Roman" w:hAnsi="Arial" w:cs="Arial"/>
          <w:color w:val="000000"/>
          <w:kern w:val="0"/>
          <w:lang w:val="da-DK"/>
          <w14:ligatures w14:val="none"/>
          <w:rPrChange w:id="212" w:author="Christopher Murray" w:date="2025-11-05T12:26:00Z" w16du:dateUtc="2025-11-05T18:26:00Z">
            <w:rPr>
              <w:rFonts w:ascii="Arial" w:eastAsia="Times New Roman" w:hAnsi="Arial" w:cs="Arial"/>
              <w:color w:val="000000"/>
              <w:kern w:val="0"/>
              <w14:ligatures w14:val="none"/>
            </w:rPr>
          </w:rPrChange>
        </w:rPr>
        <w:t xml:space="preserve"> of </w:t>
      </w:r>
      <w:proofErr w:type="spellStart"/>
      <w:r w:rsidR="0047765D" w:rsidRPr="00355F28">
        <w:rPr>
          <w:rFonts w:ascii="Arial" w:eastAsia="Times New Roman" w:hAnsi="Arial" w:cs="Arial"/>
          <w:color w:val="000000"/>
          <w:kern w:val="0"/>
          <w:lang w:val="da-DK"/>
          <w14:ligatures w14:val="none"/>
          <w:rPrChange w:id="213" w:author="Christopher Murray" w:date="2025-11-05T12:26:00Z" w16du:dateUtc="2025-11-05T18:26:00Z">
            <w:rPr>
              <w:rFonts w:ascii="Arial" w:eastAsia="Times New Roman" w:hAnsi="Arial" w:cs="Arial"/>
              <w:color w:val="000000"/>
              <w:kern w:val="0"/>
              <w14:ligatures w14:val="none"/>
            </w:rPr>
          </w:rPrChange>
        </w:rPr>
        <w:t>persistent</w:t>
      </w:r>
      <w:proofErr w:type="spellEnd"/>
      <w:r w:rsidR="0047765D" w:rsidRPr="00355F28">
        <w:rPr>
          <w:rFonts w:ascii="Arial" w:eastAsia="Times New Roman" w:hAnsi="Arial" w:cs="Arial"/>
          <w:color w:val="000000"/>
          <w:kern w:val="0"/>
          <w:lang w:val="da-DK"/>
          <w14:ligatures w14:val="none"/>
          <w:rPrChange w:id="214" w:author="Christopher Murray" w:date="2025-11-05T12:26:00Z" w16du:dateUtc="2025-11-05T18:26:00Z">
            <w:rPr>
              <w:rFonts w:ascii="Arial" w:eastAsia="Times New Roman" w:hAnsi="Arial" w:cs="Arial"/>
              <w:color w:val="000000"/>
              <w:kern w:val="0"/>
              <w14:ligatures w14:val="none"/>
            </w:rPr>
          </w:rPrChange>
        </w:rPr>
        <w:t xml:space="preserve"> </w:t>
      </w:r>
      <w:proofErr w:type="spellStart"/>
      <w:r w:rsidR="0047765D" w:rsidRPr="00355F28">
        <w:rPr>
          <w:rFonts w:ascii="Arial" w:eastAsia="Times New Roman" w:hAnsi="Arial" w:cs="Arial"/>
          <w:color w:val="000000"/>
          <w:kern w:val="0"/>
          <w:lang w:val="da-DK"/>
          <w14:ligatures w14:val="none"/>
          <w:rPrChange w:id="215" w:author="Christopher Murray" w:date="2025-11-05T12:26:00Z" w16du:dateUtc="2025-11-05T18:26:00Z">
            <w:rPr>
              <w:rFonts w:ascii="Arial" w:eastAsia="Times New Roman" w:hAnsi="Arial" w:cs="Arial"/>
              <w:color w:val="000000"/>
              <w:kern w:val="0"/>
              <w14:ligatures w14:val="none"/>
            </w:rPr>
          </w:rPrChange>
        </w:rPr>
        <w:t>synthetic</w:t>
      </w:r>
      <w:proofErr w:type="spellEnd"/>
      <w:r w:rsidR="0047765D" w:rsidRPr="00355F28">
        <w:rPr>
          <w:rFonts w:ascii="Arial" w:eastAsia="Times New Roman" w:hAnsi="Arial" w:cs="Arial"/>
          <w:color w:val="000000"/>
          <w:kern w:val="0"/>
          <w:lang w:val="da-DK"/>
          <w14:ligatures w14:val="none"/>
          <w:rPrChange w:id="216" w:author="Christopher Murray" w:date="2025-11-05T12:26:00Z" w16du:dateUtc="2025-11-05T18:26:00Z">
            <w:rPr>
              <w:rFonts w:ascii="Arial" w:eastAsia="Times New Roman" w:hAnsi="Arial" w:cs="Arial"/>
              <w:color w:val="000000"/>
              <w:kern w:val="0"/>
              <w14:ligatures w14:val="none"/>
            </w:rPr>
          </w:rPrChange>
        </w:rPr>
        <w:t xml:space="preserve"> compounds </w:t>
      </w:r>
      <w:proofErr w:type="spellStart"/>
      <w:r w:rsidR="0047765D" w:rsidRPr="00355F28">
        <w:rPr>
          <w:rFonts w:ascii="Arial" w:eastAsia="Times New Roman" w:hAnsi="Arial" w:cs="Arial"/>
          <w:color w:val="000000"/>
          <w:kern w:val="0"/>
          <w:lang w:val="da-DK"/>
          <w14:ligatures w14:val="none"/>
          <w:rPrChange w:id="217" w:author="Christopher Murray" w:date="2025-11-05T12:26:00Z" w16du:dateUtc="2025-11-05T18:26:00Z">
            <w:rPr>
              <w:rFonts w:ascii="Arial" w:eastAsia="Times New Roman" w:hAnsi="Arial" w:cs="Arial"/>
              <w:color w:val="000000"/>
              <w:kern w:val="0"/>
              <w14:ligatures w14:val="none"/>
            </w:rPr>
          </w:rPrChange>
        </w:rPr>
        <w:t>used</w:t>
      </w:r>
      <w:proofErr w:type="spellEnd"/>
      <w:r w:rsidR="0047765D" w:rsidRPr="00355F28">
        <w:rPr>
          <w:rFonts w:ascii="Arial" w:eastAsia="Times New Roman" w:hAnsi="Arial" w:cs="Arial"/>
          <w:color w:val="000000"/>
          <w:kern w:val="0"/>
          <w:lang w:val="da-DK"/>
          <w14:ligatures w14:val="none"/>
          <w:rPrChange w:id="218" w:author="Christopher Murray" w:date="2025-11-05T12:26:00Z" w16du:dateUtc="2025-11-05T18:26:00Z">
            <w:rPr>
              <w:rFonts w:ascii="Arial" w:eastAsia="Times New Roman" w:hAnsi="Arial" w:cs="Arial"/>
              <w:color w:val="000000"/>
              <w:kern w:val="0"/>
              <w14:ligatures w14:val="none"/>
            </w:rPr>
          </w:rPrChange>
        </w:rPr>
        <w:t xml:space="preserve"> </w:t>
      </w:r>
      <w:proofErr w:type="spellStart"/>
      <w:r w:rsidR="0047765D" w:rsidRPr="00355F28">
        <w:rPr>
          <w:rFonts w:ascii="Arial" w:eastAsia="Times New Roman" w:hAnsi="Arial" w:cs="Arial"/>
          <w:color w:val="000000"/>
          <w:kern w:val="0"/>
          <w:lang w:val="da-DK"/>
          <w14:ligatures w14:val="none"/>
          <w:rPrChange w:id="219" w:author="Christopher Murray" w:date="2025-11-05T12:26:00Z" w16du:dateUtc="2025-11-05T18:26:00Z">
            <w:rPr>
              <w:rFonts w:ascii="Arial" w:eastAsia="Times New Roman" w:hAnsi="Arial" w:cs="Arial"/>
              <w:color w:val="000000"/>
              <w:kern w:val="0"/>
              <w14:ligatures w14:val="none"/>
            </w:rPr>
          </w:rPrChange>
        </w:rPr>
        <w:t>across</w:t>
      </w:r>
      <w:proofErr w:type="spellEnd"/>
      <w:r w:rsidR="0047765D" w:rsidRPr="00355F28">
        <w:rPr>
          <w:rFonts w:ascii="Arial" w:eastAsia="Times New Roman" w:hAnsi="Arial" w:cs="Arial"/>
          <w:color w:val="000000"/>
          <w:kern w:val="0"/>
          <w:lang w:val="da-DK"/>
          <w14:ligatures w14:val="none"/>
          <w:rPrChange w:id="220" w:author="Christopher Murray" w:date="2025-11-05T12:26:00Z" w16du:dateUtc="2025-11-05T18:26:00Z">
            <w:rPr>
              <w:rFonts w:ascii="Arial" w:eastAsia="Times New Roman" w:hAnsi="Arial" w:cs="Arial"/>
              <w:color w:val="000000"/>
              <w:kern w:val="0"/>
              <w14:ligatures w14:val="none"/>
            </w:rPr>
          </w:rPrChange>
        </w:rPr>
        <w:t xml:space="preserve"> </w:t>
      </w:r>
      <w:proofErr w:type="spellStart"/>
      <w:r w:rsidRPr="00355F28">
        <w:rPr>
          <w:rFonts w:ascii="Arial" w:eastAsia="Times New Roman" w:hAnsi="Arial" w:cs="Arial"/>
          <w:color w:val="000000"/>
          <w:kern w:val="0"/>
          <w:lang w:val="da-DK"/>
          <w14:ligatures w14:val="none"/>
          <w:rPrChange w:id="221" w:author="Christopher Murray" w:date="2025-11-05T12:26:00Z" w16du:dateUtc="2025-11-05T18:26:00Z">
            <w:rPr>
              <w:rFonts w:ascii="Arial" w:eastAsia="Times New Roman" w:hAnsi="Arial" w:cs="Arial"/>
              <w:color w:val="000000"/>
              <w:kern w:val="0"/>
              <w14:ligatures w14:val="none"/>
            </w:rPr>
          </w:rPrChange>
        </w:rPr>
        <w:t>industrial</w:t>
      </w:r>
      <w:proofErr w:type="spellEnd"/>
      <w:r w:rsidR="0047765D" w:rsidRPr="00355F28">
        <w:rPr>
          <w:rFonts w:ascii="Arial" w:eastAsia="Times New Roman" w:hAnsi="Arial" w:cs="Arial"/>
          <w:color w:val="000000"/>
          <w:kern w:val="0"/>
          <w:lang w:val="da-DK"/>
          <w14:ligatures w14:val="none"/>
          <w:rPrChange w:id="222" w:author="Christopher Murray" w:date="2025-11-05T12:26:00Z" w16du:dateUtc="2025-11-05T18:26:00Z">
            <w:rPr>
              <w:rFonts w:ascii="Arial" w:eastAsia="Times New Roman" w:hAnsi="Arial" w:cs="Arial"/>
              <w:color w:val="000000"/>
              <w:kern w:val="0"/>
              <w14:ligatures w14:val="none"/>
            </w:rPr>
          </w:rPrChange>
        </w:rPr>
        <w:t xml:space="preserve"> and </w:t>
      </w:r>
      <w:proofErr w:type="spellStart"/>
      <w:r w:rsidR="0047765D" w:rsidRPr="00355F28">
        <w:rPr>
          <w:rFonts w:ascii="Arial" w:eastAsia="Times New Roman" w:hAnsi="Arial" w:cs="Arial"/>
          <w:color w:val="000000"/>
          <w:kern w:val="0"/>
          <w:lang w:val="da-DK"/>
          <w14:ligatures w14:val="none"/>
          <w:rPrChange w:id="223" w:author="Christopher Murray" w:date="2025-11-05T12:26:00Z" w16du:dateUtc="2025-11-05T18:26:00Z">
            <w:rPr>
              <w:rFonts w:ascii="Arial" w:eastAsia="Times New Roman" w:hAnsi="Arial" w:cs="Arial"/>
              <w:color w:val="000000"/>
              <w:kern w:val="0"/>
              <w14:ligatures w14:val="none"/>
            </w:rPr>
          </w:rPrChange>
        </w:rPr>
        <w:t>household</w:t>
      </w:r>
      <w:proofErr w:type="spellEnd"/>
      <w:r w:rsidRPr="00355F28">
        <w:rPr>
          <w:rFonts w:ascii="Arial" w:eastAsia="Times New Roman" w:hAnsi="Arial" w:cs="Arial"/>
          <w:color w:val="000000"/>
          <w:kern w:val="0"/>
          <w:lang w:val="da-DK"/>
          <w14:ligatures w14:val="none"/>
          <w:rPrChange w:id="224" w:author="Christopher Murray" w:date="2025-11-05T12:26:00Z" w16du:dateUtc="2025-11-05T18:26:00Z">
            <w:rPr>
              <w:rFonts w:ascii="Arial" w:eastAsia="Times New Roman" w:hAnsi="Arial" w:cs="Arial"/>
              <w:color w:val="000000"/>
              <w:kern w:val="0"/>
              <w14:ligatures w14:val="none"/>
            </w:rPr>
          </w:rPrChange>
        </w:rPr>
        <w:t xml:space="preserve"> </w:t>
      </w:r>
      <w:proofErr w:type="spellStart"/>
      <w:r w:rsidRPr="00355F28">
        <w:rPr>
          <w:rFonts w:ascii="Arial" w:eastAsia="Times New Roman" w:hAnsi="Arial" w:cs="Arial"/>
          <w:color w:val="000000"/>
          <w:kern w:val="0"/>
          <w:lang w:val="da-DK"/>
          <w14:ligatures w14:val="none"/>
          <w:rPrChange w:id="225" w:author="Christopher Murray" w:date="2025-11-05T12:26:00Z" w16du:dateUtc="2025-11-05T18:26:00Z">
            <w:rPr>
              <w:rFonts w:ascii="Arial" w:eastAsia="Times New Roman" w:hAnsi="Arial" w:cs="Arial"/>
              <w:color w:val="000000"/>
              <w:kern w:val="0"/>
              <w14:ligatures w14:val="none"/>
            </w:rPr>
          </w:rPrChange>
        </w:rPr>
        <w:t>applications</w:t>
      </w:r>
      <w:proofErr w:type="spellEnd"/>
      <w:r w:rsidR="00C47742" w:rsidRPr="00355F28">
        <w:rPr>
          <w:rFonts w:ascii="Arial" w:eastAsia="Times New Roman" w:hAnsi="Arial" w:cs="Arial"/>
          <w:color w:val="000000"/>
          <w:kern w:val="0"/>
          <w:lang w:val="da-DK"/>
          <w14:ligatures w14:val="none"/>
          <w:rPrChange w:id="226" w:author="Christopher Murray" w:date="2025-11-05T12:26:00Z" w16du:dateUtc="2025-11-05T18:26:00Z">
            <w:rPr>
              <w:rFonts w:ascii="Arial" w:eastAsia="Times New Roman" w:hAnsi="Arial" w:cs="Arial"/>
              <w:color w:val="000000"/>
              <w:kern w:val="0"/>
              <w14:ligatures w14:val="none"/>
            </w:rPr>
          </w:rPrChange>
        </w:rPr>
        <w:t xml:space="preserve"> </w:t>
      </w:r>
      <w:r w:rsidR="00C47742">
        <w:rPr>
          <w:rFonts w:ascii="Arial" w:eastAsia="Times New Roman" w:hAnsi="Arial" w:cs="Arial"/>
          <w:color w:val="000000"/>
          <w:kern w:val="0"/>
          <w14:ligatures w14:val="none"/>
        </w:rPr>
        <w:fldChar w:fldCharType="begin"/>
      </w:r>
      <w:r w:rsidR="005C74FE" w:rsidRPr="00355F28">
        <w:rPr>
          <w:rFonts w:ascii="Arial" w:eastAsia="Times New Roman" w:hAnsi="Arial" w:cs="Arial"/>
          <w:color w:val="000000"/>
          <w:kern w:val="0"/>
          <w:lang w:val="da-DK"/>
          <w14:ligatures w14:val="none"/>
          <w:rPrChange w:id="227" w:author="Christopher Murray" w:date="2025-11-05T12:26:00Z" w16du:dateUtc="2025-11-05T18:26:00Z">
            <w:rPr>
              <w:rFonts w:ascii="Arial" w:eastAsia="Times New Roman" w:hAnsi="Arial" w:cs="Arial"/>
              <w:color w:val="000000"/>
              <w:kern w:val="0"/>
              <w14:ligatures w14:val="none"/>
            </w:rPr>
          </w:rPrChange>
        </w:rPr>
        <w:instrText xml:space="preserve"> ADDIN ZOTERO_ITEM CSL_CITATION {"citationID":"yOoFdb7n","properties":{"formattedCitation":"(Buck {\\i{}et al.}, 2011, 2021; Abunada {\\i{}et al.}, 2020; Gaines, 2023)","plainCitation":"(Buck et al., 2011, 2021; Abunada et al., 2020; Gaines, 2023)","noteIndex":0},"citationItems":[{"id":4573,"uris":["http://zotero.org/users/4161640/items/SIZ8JVYZ"],"itemData":{"id":4573,"type":"article-journal","container-title":"Integrated Environmental Assessment and Management","DOI":"10.1002/ieam.258","ISSN":"1551-3777, 1551-3793","issue":"4","journalAbbreviation":"IEAM","language":"en","license":"https://academic.oup.com/journals/pages/open_access/funder_policies/chorus/standard_publication_model","page":"513-541","source":"DOI.org (Crossref)","title":"Perfluoroalkyl and polyfluoroalkyl substances in the environment: terminology, classification, and origins","title-short":"Perfluoroalkyl and polyfluoroalkyl substances in the environment","volume":"7","author":[{"family":"Buck","given":"Robert C"},{"family":"Franklin","given":"James"},{"family":"Berger","given":"Urs"},{"family":"Conder","given":"Jason M"},{"family":"Cousins","given":"Ian T"},{"family":"De Voogt","given":"Pim"},{"family":"Jensen","given":"Allan Astrup"},{"family":"Kannan","given":"Kurunthachalam"},{"family":"Mabury","given":"Scott A"},{"family":"Van Leeuwen","given":"Stefan Pj"}],"issue</w:instrText>
      </w:r>
      <w:r w:rsidR="005C74FE">
        <w:rPr>
          <w:rFonts w:ascii="Arial" w:eastAsia="Times New Roman" w:hAnsi="Arial" w:cs="Arial"/>
          <w:color w:val="000000"/>
          <w:kern w:val="0"/>
          <w14:ligatures w14:val="none"/>
        </w:rPr>
        <w:instrText>d":{"date-parts":[["2011",10,1]]}}},{"id":4572,"uris":["http://zotero.org/users/4161640/items/Q6355ACY"],"itemData":{"id":4572,"type":"article-journal","abstract":"Abstract\n            Per- and poly-fluoroalkyl substances (PFAS) are a universe of fluorinated organic substances with very different physical, chemical, and biological properties including polymers and non-polymers; solids, liquids, and gases. Commercial PFAS-based products have been used in a wide variety of industrial and consumer applications because they have unique performance properties of significant socioeconomic value. The PFAS definition has evolved and expanded over the years. Numerous lists of PFAS, some with thousands of entries, have been compiled, but none have clearly identified which of the substances are commercially relevant. This study is the first to use a bona-fide “bottom up” approach to identify how many of the 4730 PFAS substances listed in a 2018 OECD/UNEP Report are directly connected to commercial products based on input from three major global producers. This study provides new and valuable insight into the 2018 OECD/UNEP Report list of PFAS substances. The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 thereby dispelling assertions that there are too many PFAS chemistries to conduct proper regulatory risk assessments for the commercially relevant substances. Integr Environ Assess Manag 2021;17:1045–1055. © 2021 The Chemours Company, Beach Edge Consulting, LLC, AGC Chemicals Americas Inc., Daikin America Inc. Integrated Environmental Assessment and Management published by Wiley Periodicals LLC on behalf of Society of Environmental Toxicology &amp; Chemistry (SETAC).\n            KEY POINTS\n            This study is the first to use a bona-fide “bottom up” approach to identify how many of the 4730 PFAS substances listed in a 2018 OECD/UNEP Report are directly connected to commercial products based on input from three major global producers. The study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assessment.","container-title":"Integrated Environmental Assessment and Management","DOI":"10.1002/ieam.4450","ISSN":"1551-3777, 1551-3793","issue":"5","journalAbbreviation":"IEAM","language":"en","license":"https://creativecommons.org/licenses/by-nc-nd/4.0/","page":"1045-1055","source":"DOI.org (Crossref)","title":"Identification and classification of commercially relevant per- and poly-fluoroalkyl substances (PFAS)","volume":"17","author":[{"family":"Buck","given":"Robert C."},{"family":"Korzeniowski","given":"Stephen H."},{"family":"Laganis","given":"Evan"},{"family":"Adamsky","given":"Frank"}],"issued":{"date-parts":[["2021",5,1]]}}},{"id":4574,"uris":["http://zotero.org/users/4161640/items/3I2ZR49X"],"itemData":{"id":4574,"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K."}],"issued":{"date-parts":[["2020",12,21]]}}},{"id":4571,"uris":["http://zotero.org/users/4161640/items/H8NWSC7H"],"itemData":{"id":4571,"type":"article-journal","abstract":"Abstract\n            \n              Background\n              Per</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 xml:space="preserve"> and polyfluoroalkyl substances (PFAS): a literature review","title-short":"Historical and current usage of per</w:instrText>
      </w:r>
      <w:r w:rsidR="005C74FE">
        <w:rPr>
          <w:rFonts w:ascii="Cambria Math" w:eastAsia="Times New Roman" w:hAnsi="Cambria Math" w:cs="Cambria Math"/>
          <w:color w:val="000000"/>
          <w:kern w:val="0"/>
          <w14:ligatures w14:val="none"/>
        </w:rPr>
        <w:instrText>‐</w:instrText>
      </w:r>
      <w:r w:rsidR="005C74FE">
        <w:rPr>
          <w:rFonts w:ascii="Arial" w:eastAsia="Times New Roman" w:hAnsi="Arial" w:cs="Arial"/>
          <w:color w:val="000000"/>
          <w:kern w:val="0"/>
          <w14:ligatures w14:val="none"/>
        </w:rPr>
        <w:instrText xml:space="preserve"> and polyfluoroalkyl substances (PFAS)","volume":"66","author":[{"family":"Gaines","given":"Linda G. T."}],"issued":{"date-parts":[["2023",5]]}}}],"schema":"https://github.com/citation-style-language/schema/raw/master/csl-citation.json"} </w:instrText>
      </w:r>
      <w:r w:rsidR="00C4774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(Buck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2011, 2021; Abunada </w:t>
      </w:r>
      <w:r w:rsidR="002838B7" w:rsidRPr="002838B7">
        <w:rPr>
          <w:rFonts w:ascii="Arial" w:hAnsi="Arial" w:cs="Arial"/>
          <w:i/>
          <w:iCs/>
          <w:color w:val="000000"/>
          <w:kern w:val="0"/>
        </w:rPr>
        <w:t>et al.</w:t>
      </w:r>
      <w:r w:rsidR="002838B7" w:rsidRPr="002838B7">
        <w:rPr>
          <w:rFonts w:ascii="Arial" w:hAnsi="Arial" w:cs="Arial"/>
          <w:color w:val="000000"/>
          <w:kern w:val="0"/>
        </w:rPr>
        <w:t>, 2020; Gaines, 2023)</w:t>
      </w:r>
      <w:r w:rsidR="00C47742">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del w:id="228" w:author="Christopher Murray" w:date="2025-11-05T11:32:00Z" w16du:dateUtc="2025-11-05T17:32:00Z">
        <w:r w:rsidR="0047765D" w:rsidDel="00A36CCB">
          <w:rPr>
            <w:rFonts w:ascii="Arial" w:eastAsia="Times New Roman" w:hAnsi="Arial" w:cs="Arial"/>
            <w:color w:val="000000"/>
            <w:kern w:val="0"/>
            <w14:ligatures w14:val="none"/>
          </w:rPr>
          <w:delText>Despite the ubiquity of PFAS contamination, the toxicological effects of most PFAS compounds remain poorly understood</w:delText>
        </w:r>
        <w:r w:rsidR="007108BE" w:rsidDel="00A36CCB">
          <w:rPr>
            <w:rFonts w:ascii="Arial" w:eastAsia="Times New Roman" w:hAnsi="Arial" w:cs="Arial"/>
            <w:color w:val="000000"/>
            <w:kern w:val="0"/>
            <w14:ligatures w14:val="none"/>
          </w:rPr>
          <w:delText xml:space="preserve"> </w:delText>
        </w:r>
        <w:r w:rsidR="007108BE" w:rsidDel="00A36CCB">
          <w:rPr>
            <w:rFonts w:ascii="Arial" w:eastAsia="Times New Roman" w:hAnsi="Arial" w:cs="Arial"/>
            <w:color w:val="000000"/>
            <w:kern w:val="0"/>
            <w14:ligatures w14:val="none"/>
          </w:rPr>
          <w:fldChar w:fldCharType="begin"/>
        </w:r>
        <w:r w:rsidR="000F3223" w:rsidDel="00A36CCB">
          <w:rPr>
            <w:rFonts w:ascii="Arial" w:eastAsia="Times New Roman" w:hAnsi="Arial" w:cs="Arial"/>
            <w:color w:val="000000"/>
            <w:kern w:val="0"/>
            <w14:ligatures w14:val="none"/>
          </w:rPr>
          <w:delInstrText xml:space="preserve"> ADDIN ZOTERO_ITEM CSL_CITATION {"citationID":"8pF0Guw6","properties":{"formattedCitation":"(Fenton {\\i{}et al.}, 2021)","plainCitation":"(Fenton et al., 2021)","noteIndex":0},"citationItems":[{"id":4570,"uris":["http://zotero.org/users/4161640/items/H6SKQNEG"],"itemData":{"id":4570,"type":"article-journal","container-title":"Environmental Toxicology and Chemistry","DOI":"10.1002/etc.4890","ISSN":"0730-7268, 1552-8618","issue":"3","journalAbbreviation":"Environ Toxicol Chem","language":"en","license":"https://academic.oup.com/pages/standard-publication-reuse-rights","page":"606-630","source":"DOI.org (Crossref)","title":"Per- and polyfluoroalkyl substance toxicity and human health review: current state of knowledge and strategies for informing future research","title-short":"Per- and Polyfluoroalkyl Substance Toxicity and Human Health Review","volume":"40","author":[{"family":"Fenton","given":"Suzanne E."},{"family":"Ducatman","given":"Alan"},{"family":"Boobis","given":"Alan"},{"family":"DeWitt","given":"Jamie C."},{"family":"Lau","given":"Christopher"},{"family":"Ng","given":"Carla"},{"family":"Smith","given":"James S."},{"family":"Roberts","given":"Stephen M."}],"issued":{"date-parts":[["2021"]]}}}],"schema":"https://github.com/citation-style-language/schema/raw/master/csl-citation.json"} </w:delInstrText>
        </w:r>
        <w:r w:rsidR="007108BE" w:rsidDel="00A36CCB">
          <w:rPr>
            <w:rFonts w:ascii="Arial" w:eastAsia="Times New Roman" w:hAnsi="Arial" w:cs="Arial"/>
            <w:color w:val="000000"/>
            <w:kern w:val="0"/>
            <w14:ligatures w14:val="none"/>
          </w:rPr>
          <w:fldChar w:fldCharType="separate"/>
        </w:r>
        <w:r w:rsidR="002838B7" w:rsidRPr="002838B7" w:rsidDel="00A36CCB">
          <w:rPr>
            <w:rFonts w:ascii="Arial" w:hAnsi="Arial" w:cs="Arial"/>
            <w:color w:val="000000"/>
            <w:kern w:val="0"/>
          </w:rPr>
          <w:delText xml:space="preserve">(Fenton </w:delText>
        </w:r>
        <w:r w:rsidR="002838B7" w:rsidRPr="002838B7" w:rsidDel="00A36CCB">
          <w:rPr>
            <w:rFonts w:ascii="Arial" w:hAnsi="Arial" w:cs="Arial"/>
            <w:i/>
            <w:iCs/>
            <w:color w:val="000000"/>
            <w:kern w:val="0"/>
          </w:rPr>
          <w:delText>et al.</w:delText>
        </w:r>
        <w:r w:rsidR="002838B7" w:rsidRPr="002838B7" w:rsidDel="00A36CCB">
          <w:rPr>
            <w:rFonts w:ascii="Arial" w:hAnsi="Arial" w:cs="Arial"/>
            <w:color w:val="000000"/>
            <w:kern w:val="0"/>
          </w:rPr>
          <w:delText>, 2021)</w:delText>
        </w:r>
        <w:r w:rsidR="007108BE" w:rsidDel="00A36CCB">
          <w:rPr>
            <w:rFonts w:ascii="Arial" w:eastAsia="Times New Roman" w:hAnsi="Arial" w:cs="Arial"/>
            <w:color w:val="000000"/>
            <w:kern w:val="0"/>
            <w14:ligatures w14:val="none"/>
          </w:rPr>
          <w:fldChar w:fldCharType="end"/>
        </w:r>
        <w:r w:rsidRPr="00292FF5" w:rsidDel="00A36CCB">
          <w:rPr>
            <w:rFonts w:ascii="Arial" w:eastAsia="Times New Roman" w:hAnsi="Arial" w:cs="Arial"/>
            <w:color w:val="000000"/>
            <w:kern w:val="0"/>
            <w14:ligatures w14:val="none"/>
          </w:rPr>
          <w:delText>.</w:delText>
        </w:r>
        <w:r w:rsidR="00DC5F05" w:rsidDel="00A36CCB">
          <w:rPr>
            <w:rFonts w:ascii="Arial" w:eastAsia="Times New Roman" w:hAnsi="Arial" w:cs="Arial"/>
            <w:color w:val="000000"/>
            <w:kern w:val="0"/>
            <w14:ligatures w14:val="none"/>
          </w:rPr>
          <w:delText xml:space="preserve"> </w:delText>
        </w:r>
      </w:del>
      <w:r w:rsidR="0047765D">
        <w:rPr>
          <w:rFonts w:ascii="Arial" w:eastAsia="Times New Roman" w:hAnsi="Arial" w:cs="Arial"/>
          <w:color w:val="000000"/>
          <w:kern w:val="0"/>
          <w14:ligatures w14:val="none"/>
        </w:rPr>
        <w:t>Both</w:t>
      </w:r>
      <w:r w:rsidRPr="00292FF5">
        <w:rPr>
          <w:rFonts w:ascii="Arial" w:eastAsia="Times New Roman" w:hAnsi="Arial" w:cs="Arial"/>
          <w:color w:val="000000"/>
          <w:kern w:val="0"/>
          <w14:ligatures w14:val="none"/>
        </w:rPr>
        <w:t xml:space="preserve"> Cd</w:t>
      </w:r>
      <w:r w:rsidR="0047765D">
        <w:rPr>
          <w:rFonts w:ascii="Arial" w:eastAsia="Times New Roman" w:hAnsi="Arial" w:cs="Arial"/>
          <w:color w:val="000000"/>
          <w:kern w:val="0"/>
          <w14:ligatures w14:val="none"/>
        </w:rPr>
        <w:t xml:space="preserve"> and </w:t>
      </w:r>
      <w:r w:rsidRPr="00292FF5">
        <w:rPr>
          <w:rFonts w:ascii="Arial" w:eastAsia="Times New Roman" w:hAnsi="Arial" w:cs="Arial"/>
          <w:color w:val="000000"/>
          <w:kern w:val="0"/>
          <w14:ligatures w14:val="none"/>
        </w:rPr>
        <w:t>PFAS</w:t>
      </w:r>
      <w:r w:rsidR="0047765D">
        <w:rPr>
          <w:rFonts w:ascii="Arial" w:eastAsia="Times New Roman" w:hAnsi="Arial" w:cs="Arial"/>
          <w:color w:val="000000"/>
          <w:kern w:val="0"/>
          <w14:ligatures w14:val="none"/>
        </w:rPr>
        <w:t xml:space="preserve"> can</w:t>
      </w:r>
      <w:r w:rsidR="007108BE">
        <w:rPr>
          <w:rFonts w:ascii="Arial" w:eastAsia="Times New Roman" w:hAnsi="Arial" w:cs="Arial"/>
          <w:color w:val="000000"/>
          <w:kern w:val="0"/>
          <w14:ligatures w14:val="none"/>
        </w:rPr>
        <w:t xml:space="preserve"> disrupt</w:t>
      </w:r>
      <w:r w:rsidRPr="00292FF5">
        <w:rPr>
          <w:rFonts w:ascii="Arial" w:eastAsia="Times New Roman" w:hAnsi="Arial" w:cs="Arial"/>
          <w:color w:val="000000"/>
          <w:kern w:val="0"/>
          <w14:ligatures w14:val="none"/>
        </w:rPr>
        <w:t xml:space="preserve"> endocrine </w:t>
      </w:r>
      <w:r w:rsidR="003E7E30">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2023)","noteIndex":0},"citationItems":[{"id":4569,"uris":["http://zotero.org/users/4161640/items/HKTLFQVY"],"itemData":{"id":4569,"type":"article-journal","abstract":"Per-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4568,"uris":["http://zotero.org/users/4161640/items/9RTRCC7C"],"itemData":{"id":4568,"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4567,"uris":["http://zotero.org/users/4161640/items/DJKBU4GQ"],"itemData":{"id":4567,"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3E7E30">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2024; Nayak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3E7E30">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immune</w:t>
      </w:r>
      <w:r w:rsidR="009F15B3">
        <w:rPr>
          <w:rFonts w:ascii="Arial" w:eastAsia="Times New Roman" w:hAnsi="Arial" w:cs="Arial"/>
          <w:color w:val="000000"/>
          <w:kern w:val="0"/>
          <w14:ligatures w14:val="none"/>
        </w:rPr>
        <w:t xml:space="preserve"> </w:t>
      </w:r>
      <w:r w:rsidR="009F15B3">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2020)","noteIndex":0},"citationItems":[{"id":4566,"uris":["http://zotero.org/users/4161640/items/IYYY9Z2E"],"itemData":{"id":4566,"type":"article-journal","abstract":"Perfluorooctane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4565,"uris":["http://zotero.org/users/4161640/items/VV8466HQ"],"itemData":{"id":4565,"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4524,"uris":["http://zotero.org/users/4161640/items/ZTG72BVU"],"itemData":{"id":4524,"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9F15B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(Fang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2026; Guillette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9F15B3">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and nervous system</w:t>
      </w:r>
      <w:r w:rsidR="0047765D">
        <w:rPr>
          <w:rFonts w:ascii="Arial" w:eastAsia="Times New Roman" w:hAnsi="Arial" w:cs="Arial"/>
          <w:color w:val="000000"/>
          <w:kern w:val="0"/>
          <w14:ligatures w14:val="none"/>
        </w:rPr>
        <w:t>s</w:t>
      </w:r>
      <w:del w:id="229" w:author="Christopher Murray" w:date="2025-11-05T11:01:00Z" w16du:dateUtc="2025-11-05T17:01:00Z">
        <w:r w:rsidRPr="00292FF5" w:rsidDel="00720F06">
          <w:rPr>
            <w:rFonts w:ascii="Arial" w:eastAsia="Times New Roman" w:hAnsi="Arial" w:cs="Arial"/>
            <w:color w:val="000000"/>
            <w:kern w:val="0"/>
            <w14:ligatures w14:val="none"/>
          </w:rPr>
          <w:delText xml:space="preserve">, </w:delText>
        </w:r>
        <w:r w:rsidR="0047765D" w:rsidDel="00720F06">
          <w:rPr>
            <w:rFonts w:ascii="Arial" w:eastAsia="Times New Roman" w:hAnsi="Arial" w:cs="Arial"/>
            <w:color w:val="000000"/>
            <w:kern w:val="0"/>
            <w14:ligatures w14:val="none"/>
          </w:rPr>
          <w:delText>reducing fitness and survival in fishes</w:delText>
        </w:r>
        <w:r w:rsidR="009F15B3" w:rsidDel="00720F06">
          <w:rPr>
            <w:rFonts w:ascii="Arial" w:eastAsia="Times New Roman" w:hAnsi="Arial" w:cs="Arial"/>
            <w:color w:val="000000"/>
            <w:kern w:val="0"/>
            <w14:ligatures w14:val="none"/>
          </w:rPr>
          <w:delText xml:space="preserve"> </w:delText>
        </w:r>
        <w:r w:rsidR="009F15B3" w:rsidDel="00720F06">
          <w:rPr>
            <w:rFonts w:ascii="Arial" w:eastAsia="Times New Roman" w:hAnsi="Arial" w:cs="Arial"/>
            <w:color w:val="000000"/>
            <w:kern w:val="0"/>
            <w14:ligatures w14:val="none"/>
          </w:rPr>
          <w:fldChar w:fldCharType="begin"/>
        </w:r>
        <w:r w:rsidR="000F3223" w:rsidDel="00720F06">
          <w:rPr>
            <w:rFonts w:ascii="Arial" w:eastAsia="Times New Roman" w:hAnsi="Arial" w:cs="Arial"/>
            <w:color w:val="000000"/>
            <w:kern w:val="0"/>
            <w14:ligatures w14:val="none"/>
          </w:rPr>
          <w:delInstrText xml:space="preserve"> ADDIN ZOTERO_ITEM CSL_CITATION {"citationID":"mFdZ52T3","properties":{"formattedCitation":"(Starnes {\\i{}et al.}, 2022)","plainCitation":"(Starnes et al., 2022)","noteIndex":0},"citationItems":[{"id":4564,"uris":["http://zotero.org/users/4161640/items/AR9AZC97"],"itemData":{"id":4564,"type":"article-journal","abstract":"1.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delInstrText>
        </w:r>
        <w:r w:rsidR="009F15B3" w:rsidDel="00720F06">
          <w:rPr>
            <w:rFonts w:ascii="Arial" w:eastAsia="Times New Roman" w:hAnsi="Arial" w:cs="Arial"/>
            <w:color w:val="000000"/>
            <w:kern w:val="0"/>
            <w14:ligatures w14:val="none"/>
          </w:rPr>
          <w:fldChar w:fldCharType="separate"/>
        </w:r>
        <w:r w:rsidR="002838B7" w:rsidRPr="002838B7" w:rsidDel="00720F06">
          <w:rPr>
            <w:rFonts w:ascii="Arial" w:hAnsi="Arial" w:cs="Arial"/>
            <w:color w:val="000000"/>
            <w:kern w:val="0"/>
          </w:rPr>
          <w:delText xml:space="preserve">(Starnes </w:delText>
        </w:r>
        <w:r w:rsidR="002838B7" w:rsidRPr="002838B7" w:rsidDel="00720F06">
          <w:rPr>
            <w:rFonts w:ascii="Arial" w:hAnsi="Arial" w:cs="Arial"/>
            <w:i/>
            <w:iCs/>
            <w:color w:val="000000"/>
            <w:kern w:val="0"/>
          </w:rPr>
          <w:delText>et al.</w:delText>
        </w:r>
        <w:r w:rsidR="002838B7" w:rsidRPr="002838B7" w:rsidDel="00720F06">
          <w:rPr>
            <w:rFonts w:ascii="Arial" w:hAnsi="Arial" w:cs="Arial"/>
            <w:color w:val="000000"/>
            <w:kern w:val="0"/>
          </w:rPr>
          <w:delText>, 2022)</w:delText>
        </w:r>
        <w:r w:rsidR="009F15B3" w:rsidDel="00720F06">
          <w:rPr>
            <w:rFonts w:ascii="Arial" w:eastAsia="Times New Roman" w:hAnsi="Arial" w:cs="Arial"/>
            <w:color w:val="000000"/>
            <w:kern w:val="0"/>
            <w14:ligatures w14:val="none"/>
          </w:rPr>
          <w:fldChar w:fldCharType="end"/>
        </w:r>
        <w:r w:rsidRPr="00292FF5" w:rsidDel="00720F06">
          <w:rPr>
            <w:rFonts w:ascii="Arial" w:eastAsia="Times New Roman" w:hAnsi="Arial" w:cs="Arial"/>
            <w:color w:val="000000"/>
            <w:kern w:val="0"/>
            <w14:ligatures w14:val="none"/>
          </w:rPr>
          <w:delText>.</w:delText>
        </w:r>
      </w:del>
      <w:ins w:id="230" w:author="Christopher Murray" w:date="2025-11-05T11:01:00Z" w16du:dateUtc="2025-11-05T17:01:00Z">
        <w:r w:rsidR="00720F06">
          <w:rPr>
            <w:rFonts w:ascii="Arial" w:eastAsia="Times New Roman" w:hAnsi="Arial" w:cs="Arial"/>
            <w:color w:val="000000"/>
            <w:kern w:val="0"/>
            <w14:ligatures w14:val="none"/>
          </w:rPr>
          <w:t>.</w:t>
        </w:r>
      </w:ins>
    </w:p>
    <w:p w14:paraId="709FB9C4" w14:textId="6FCDD373" w:rsidR="00D62C68" w:rsidDel="00355F28" w:rsidRDefault="00AF634C" w:rsidP="00D62C68">
      <w:pPr>
        <w:spacing w:line="480" w:lineRule="auto"/>
        <w:ind w:firstLine="720"/>
        <w:rPr>
          <w:del w:id="231" w:author="Christopher Murray" w:date="2025-11-05T12:27:00Z" w16du:dateUtc="2025-11-05T18:27:00Z"/>
          <w:rFonts w:ascii="Arial" w:eastAsia="Times New Roman" w:hAnsi="Arial" w:cs="Arial"/>
          <w:kern w:val="0"/>
          <w14:ligatures w14:val="none"/>
        </w:rPr>
      </w:pPr>
      <w:moveFromRangeStart w:id="232" w:author="Christopher Murray" w:date="2025-11-05T12:26:00Z" w:name="move213238012"/>
      <w:moveFrom w:id="233" w:author="Christopher Murray" w:date="2025-11-05T12:26:00Z" w16du:dateUtc="2025-11-05T18:26:00Z">
        <w:del w:id="234" w:author="Christopher Murray" w:date="2025-11-05T12:27:00Z" w16du:dateUtc="2025-11-05T18:27:00Z">
          <w:r w:rsidRPr="00A36CCB" w:rsidDel="00355F28">
            <w:rPr>
              <w:rFonts w:ascii="Arial" w:eastAsia="Times New Roman" w:hAnsi="Arial" w:cs="Arial"/>
              <w:color w:val="000000"/>
              <w:kern w:val="0"/>
              <w:highlight w:val="yellow"/>
              <w14:ligatures w14:val="none"/>
              <w:rPrChange w:id="235" w:author="Christopher Murray" w:date="2025-11-05T11:34:00Z" w16du:dateUtc="2025-11-05T17:34:00Z">
                <w:rPr>
                  <w:rFonts w:ascii="Arial" w:eastAsia="Times New Roman" w:hAnsi="Arial" w:cs="Arial"/>
                  <w:color w:val="000000"/>
                  <w:kern w:val="0"/>
                  <w14:ligatures w14:val="none"/>
                </w:rPr>
              </w:rPrChange>
            </w:rPr>
            <w:delText xml:space="preserve">Interest in leukocyte profiles as a chronic stress biomarker has been highlighted in the literature because, unlike glucocorticoids, leukocyte profiles do not attenuate when a stressor persists chronically and are less </w:delText>
          </w:r>
          <w:r w:rsidR="005765A6" w:rsidRPr="00A36CCB" w:rsidDel="00355F28">
            <w:rPr>
              <w:rFonts w:ascii="Arial" w:eastAsia="Times New Roman" w:hAnsi="Arial" w:cs="Arial"/>
              <w:color w:val="000000"/>
              <w:kern w:val="0"/>
              <w:highlight w:val="yellow"/>
              <w14:ligatures w14:val="none"/>
              <w:rPrChange w:id="236" w:author="Christopher Murray" w:date="2025-11-05T11:34:00Z" w16du:dateUtc="2025-11-05T17:34:00Z">
                <w:rPr>
                  <w:rFonts w:ascii="Arial" w:eastAsia="Times New Roman" w:hAnsi="Arial" w:cs="Arial"/>
                  <w:color w:val="000000"/>
                  <w:kern w:val="0"/>
                  <w14:ligatures w14:val="none"/>
                </w:rPr>
              </w:rPrChange>
            </w:rPr>
            <w:delText>affect</w:delText>
          </w:r>
          <w:r w:rsidRPr="00A36CCB" w:rsidDel="00355F28">
            <w:rPr>
              <w:rFonts w:ascii="Arial" w:eastAsia="Times New Roman" w:hAnsi="Arial" w:cs="Arial"/>
              <w:color w:val="000000"/>
              <w:kern w:val="0"/>
              <w:highlight w:val="yellow"/>
              <w14:ligatures w14:val="none"/>
              <w:rPrChange w:id="237" w:author="Christopher Murray" w:date="2025-11-05T11:34:00Z" w16du:dateUtc="2025-11-05T17:34:00Z">
                <w:rPr>
                  <w:rFonts w:ascii="Arial" w:eastAsia="Times New Roman" w:hAnsi="Arial" w:cs="Arial"/>
                  <w:color w:val="000000"/>
                  <w:kern w:val="0"/>
                  <w14:ligatures w14:val="none"/>
                </w:rPr>
              </w:rPrChange>
            </w:rPr>
            <w:delText>ed by metabolic fluctuation</w:delText>
          </w:r>
          <w:r w:rsidR="005765A6" w:rsidRPr="00A36CCB" w:rsidDel="00355F28">
            <w:rPr>
              <w:rFonts w:ascii="Arial" w:eastAsia="Times New Roman" w:hAnsi="Arial" w:cs="Arial"/>
              <w:color w:val="000000"/>
              <w:kern w:val="0"/>
              <w:highlight w:val="yellow"/>
              <w14:ligatures w14:val="none"/>
              <w:rPrChange w:id="238" w:author="Christopher Murray" w:date="2025-11-05T11:34:00Z" w16du:dateUtc="2025-11-05T17:34:00Z">
                <w:rPr>
                  <w:rFonts w:ascii="Arial" w:eastAsia="Times New Roman" w:hAnsi="Arial" w:cs="Arial"/>
                  <w:color w:val="000000"/>
                  <w:kern w:val="0"/>
                  <w14:ligatures w14:val="none"/>
                </w:rPr>
              </w:rPrChange>
            </w:rPr>
            <w:delText>s</w:delText>
          </w:r>
          <w:r w:rsidR="009F15B3" w:rsidRPr="00A36CCB" w:rsidDel="00355F28">
            <w:rPr>
              <w:rFonts w:ascii="Arial" w:eastAsia="Times New Roman" w:hAnsi="Arial" w:cs="Arial"/>
              <w:color w:val="000000"/>
              <w:kern w:val="0"/>
              <w:highlight w:val="yellow"/>
              <w14:ligatures w14:val="none"/>
              <w:rPrChange w:id="239" w:author="Christopher Murray" w:date="2025-11-05T11:34:00Z" w16du:dateUtc="2025-11-05T17:34:00Z">
                <w:rPr>
                  <w:rFonts w:ascii="Arial" w:eastAsia="Times New Roman" w:hAnsi="Arial" w:cs="Arial"/>
                  <w:color w:val="000000"/>
                  <w:kern w:val="0"/>
                  <w14:ligatures w14:val="none"/>
                </w:rPr>
              </w:rPrChange>
            </w:rPr>
            <w:delText xml:space="preserve"> </w:delText>
          </w:r>
          <w:r w:rsidR="009F15B3" w:rsidRPr="00A36CCB" w:rsidDel="00355F28">
            <w:rPr>
              <w:rFonts w:ascii="Arial" w:eastAsia="Times New Roman" w:hAnsi="Arial" w:cs="Arial"/>
              <w:color w:val="000000"/>
              <w:kern w:val="0"/>
              <w:highlight w:val="yellow"/>
              <w14:ligatures w14:val="none"/>
              <w:rPrChange w:id="240" w:author="Christopher Murray" w:date="2025-11-05T11:34:00Z" w16du:dateUtc="2025-11-05T17:34:00Z">
                <w:rPr>
                  <w:rFonts w:ascii="Arial" w:eastAsia="Times New Roman" w:hAnsi="Arial" w:cs="Arial"/>
                  <w:color w:val="000000"/>
                  <w:kern w:val="0"/>
                  <w14:ligatures w14:val="none"/>
                </w:rPr>
              </w:rPrChange>
            </w:rPr>
            <w:fldChar w:fldCharType="begin"/>
          </w:r>
          <w:r w:rsidR="005C74FE" w:rsidRPr="00A36CCB" w:rsidDel="00355F28">
            <w:rPr>
              <w:rFonts w:ascii="Arial" w:eastAsia="Times New Roman" w:hAnsi="Arial" w:cs="Arial"/>
              <w:color w:val="000000"/>
              <w:kern w:val="0"/>
              <w:highlight w:val="yellow"/>
              <w14:ligatures w14:val="none"/>
              <w:rPrChange w:id="241" w:author="Christopher Murray" w:date="2025-11-05T11:34:00Z" w16du:dateUtc="2025-11-05T17:34:00Z">
                <w:rPr>
                  <w:rFonts w:ascii="Arial" w:eastAsia="Times New Roman" w:hAnsi="Arial" w:cs="Arial"/>
                  <w:color w:val="000000"/>
                  <w:kern w:val="0"/>
                  <w14:ligatures w14:val="none"/>
                </w:rPr>
              </w:rPrChange>
            </w:rPr>
            <w:delInstrText xml:space="preserve"> ADDIN ZOTERO_ITEM CSL_CITATION {"citationID":"FAh2cnSL","properties":{"formattedCitation":"(Davis {\\i{}et al.}, 2008; Goessling {\\i{}et al.}, 2015)","plainCitation":"(Davis et al., 2008; Goessling et al., 2015)","noteIndex":0},"citationItems":[{"id":4563,"uris":["http://zotero.org/users/4161640/items/PLY5XJBA"],"itemData":{"id":4563,"type":"article-journal","container-title":"Functional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C."}],"issued":{"date-parts":[["2008"]]}}},{"id":4562,"uris":["http://zotero.org/users/4161640/items/8USWMUB9"],"itemData":{"id":4562,"type":"article-journal","abstract":"There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delInstrText>
          </w:r>
          <w:r w:rsidR="009F15B3" w:rsidRPr="00A36CCB" w:rsidDel="00355F28">
            <w:rPr>
              <w:rFonts w:ascii="Arial" w:eastAsia="Times New Roman" w:hAnsi="Arial" w:cs="Arial"/>
              <w:color w:val="000000"/>
              <w:kern w:val="0"/>
              <w:highlight w:val="yellow"/>
              <w14:ligatures w14:val="none"/>
              <w:rPrChange w:id="242" w:author="Christopher Murray" w:date="2025-11-05T11:34:00Z" w16du:dateUtc="2025-11-05T17:34:00Z">
                <w:rPr>
                  <w:rFonts w:ascii="Arial" w:eastAsia="Times New Roman" w:hAnsi="Arial" w:cs="Arial"/>
                  <w:color w:val="000000"/>
                  <w:kern w:val="0"/>
                  <w14:ligatures w14:val="none"/>
                </w:rPr>
              </w:rPrChange>
            </w:rPr>
            <w:fldChar w:fldCharType="separate"/>
          </w:r>
          <w:r w:rsidR="002838B7" w:rsidRPr="00A36CCB" w:rsidDel="00355F28">
            <w:rPr>
              <w:rFonts w:ascii="Arial" w:hAnsi="Arial" w:cs="Arial"/>
              <w:color w:val="000000"/>
              <w:kern w:val="0"/>
              <w:highlight w:val="yellow"/>
              <w:rPrChange w:id="243" w:author="Christopher Murray" w:date="2025-11-05T11:34:00Z" w16du:dateUtc="2025-11-05T17:34:00Z">
                <w:rPr>
                  <w:rFonts w:ascii="Arial" w:hAnsi="Arial" w:cs="Arial"/>
                  <w:color w:val="000000"/>
                  <w:kern w:val="0"/>
                </w:rPr>
              </w:rPrChange>
            </w:rPr>
            <w:delText xml:space="preserve">(Davis </w:delText>
          </w:r>
          <w:r w:rsidR="002838B7" w:rsidRPr="00A36CCB" w:rsidDel="00355F28">
            <w:rPr>
              <w:rFonts w:ascii="Arial" w:hAnsi="Arial" w:cs="Arial"/>
              <w:i/>
              <w:iCs/>
              <w:color w:val="000000"/>
              <w:kern w:val="0"/>
              <w:highlight w:val="yellow"/>
              <w:rPrChange w:id="244" w:author="Christopher Murray" w:date="2025-11-05T11:34:00Z" w16du:dateUtc="2025-11-05T17:34:00Z">
                <w:rPr>
                  <w:rFonts w:ascii="Arial" w:hAnsi="Arial" w:cs="Arial"/>
                  <w:i/>
                  <w:iCs/>
                  <w:color w:val="000000"/>
                  <w:kern w:val="0"/>
                </w:rPr>
              </w:rPrChange>
            </w:rPr>
            <w:delText>et al.</w:delText>
          </w:r>
          <w:r w:rsidR="002838B7" w:rsidRPr="00A36CCB" w:rsidDel="00355F28">
            <w:rPr>
              <w:rFonts w:ascii="Arial" w:hAnsi="Arial" w:cs="Arial"/>
              <w:color w:val="000000"/>
              <w:kern w:val="0"/>
              <w:highlight w:val="yellow"/>
              <w:rPrChange w:id="245" w:author="Christopher Murray" w:date="2025-11-05T11:34:00Z" w16du:dateUtc="2025-11-05T17:34:00Z">
                <w:rPr>
                  <w:rFonts w:ascii="Arial" w:hAnsi="Arial" w:cs="Arial"/>
                  <w:color w:val="000000"/>
                  <w:kern w:val="0"/>
                </w:rPr>
              </w:rPrChange>
            </w:rPr>
            <w:delText xml:space="preserve">, 2008; Goessling </w:delText>
          </w:r>
          <w:r w:rsidR="002838B7" w:rsidRPr="00A36CCB" w:rsidDel="00355F28">
            <w:rPr>
              <w:rFonts w:ascii="Arial" w:hAnsi="Arial" w:cs="Arial"/>
              <w:i/>
              <w:iCs/>
              <w:color w:val="000000"/>
              <w:kern w:val="0"/>
              <w:highlight w:val="yellow"/>
              <w:rPrChange w:id="246" w:author="Christopher Murray" w:date="2025-11-05T11:34:00Z" w16du:dateUtc="2025-11-05T17:34:00Z">
                <w:rPr>
                  <w:rFonts w:ascii="Arial" w:hAnsi="Arial" w:cs="Arial"/>
                  <w:i/>
                  <w:iCs/>
                  <w:color w:val="000000"/>
                  <w:kern w:val="0"/>
                </w:rPr>
              </w:rPrChange>
            </w:rPr>
            <w:delText>et al.</w:delText>
          </w:r>
          <w:r w:rsidR="002838B7" w:rsidRPr="00A36CCB" w:rsidDel="00355F28">
            <w:rPr>
              <w:rFonts w:ascii="Arial" w:hAnsi="Arial" w:cs="Arial"/>
              <w:color w:val="000000"/>
              <w:kern w:val="0"/>
              <w:highlight w:val="yellow"/>
              <w:rPrChange w:id="247" w:author="Christopher Murray" w:date="2025-11-05T11:34:00Z" w16du:dateUtc="2025-11-05T17:34:00Z">
                <w:rPr>
                  <w:rFonts w:ascii="Arial" w:hAnsi="Arial" w:cs="Arial"/>
                  <w:color w:val="000000"/>
                  <w:kern w:val="0"/>
                </w:rPr>
              </w:rPrChange>
            </w:rPr>
            <w:delText>, 2015)</w:delText>
          </w:r>
          <w:r w:rsidR="009F15B3" w:rsidRPr="00A36CCB" w:rsidDel="00355F28">
            <w:rPr>
              <w:rFonts w:ascii="Arial" w:eastAsia="Times New Roman" w:hAnsi="Arial" w:cs="Arial"/>
              <w:color w:val="000000"/>
              <w:kern w:val="0"/>
              <w:highlight w:val="yellow"/>
              <w14:ligatures w14:val="none"/>
              <w:rPrChange w:id="248" w:author="Christopher Murray" w:date="2025-11-05T11:34:00Z" w16du:dateUtc="2025-11-05T17:34:00Z">
                <w:rPr>
                  <w:rFonts w:ascii="Arial" w:eastAsia="Times New Roman" w:hAnsi="Arial" w:cs="Arial"/>
                  <w:color w:val="000000"/>
                  <w:kern w:val="0"/>
                  <w14:ligatures w14:val="none"/>
                </w:rPr>
              </w:rPrChange>
            </w:rPr>
            <w:fldChar w:fldCharType="end"/>
          </w:r>
          <w:r w:rsidRPr="00A36CCB" w:rsidDel="00355F28">
            <w:rPr>
              <w:rFonts w:ascii="Arial" w:eastAsia="Times New Roman" w:hAnsi="Arial" w:cs="Arial"/>
              <w:color w:val="000000"/>
              <w:kern w:val="0"/>
              <w:highlight w:val="yellow"/>
              <w14:ligatures w14:val="none"/>
              <w:rPrChange w:id="249" w:author="Christopher Murray" w:date="2025-11-05T11:34:00Z" w16du:dateUtc="2025-11-05T17:34:00Z">
                <w:rPr>
                  <w:rFonts w:ascii="Arial" w:eastAsia="Times New Roman" w:hAnsi="Arial" w:cs="Arial"/>
                  <w:color w:val="000000"/>
                  <w:kern w:val="0"/>
                  <w14:ligatures w14:val="none"/>
                </w:rPr>
              </w:rPrChange>
            </w:rPr>
            <w:delText xml:space="preserve">. </w:delText>
          </w:r>
        </w:del>
      </w:moveFrom>
      <w:moveFromRangeEnd w:id="232"/>
      <w:del w:id="250" w:author="Christopher Murray" w:date="2025-11-05T12:27:00Z" w16du:dateUtc="2025-11-05T18:27:00Z">
        <w:r w:rsidRPr="00A36CCB" w:rsidDel="00355F28">
          <w:rPr>
            <w:rFonts w:ascii="Arial" w:eastAsia="Times New Roman" w:hAnsi="Arial" w:cs="Arial"/>
            <w:color w:val="000000"/>
            <w:kern w:val="0"/>
            <w:highlight w:val="yellow"/>
            <w14:ligatures w14:val="none"/>
            <w:rPrChange w:id="251" w:author="Christopher Murray" w:date="2025-11-05T11:34:00Z" w16du:dateUtc="2025-11-05T17:34:00Z">
              <w:rPr>
                <w:rFonts w:ascii="Arial" w:eastAsia="Times New Roman" w:hAnsi="Arial" w:cs="Arial"/>
                <w:color w:val="000000"/>
                <w:kern w:val="0"/>
                <w14:ligatures w14:val="none"/>
              </w:rPr>
            </w:rPrChange>
          </w:rPr>
          <w:delText xml:space="preserve">Understanding chronic stress in an organism is </w:delText>
        </w:r>
        <w:r w:rsidR="00CB3E06" w:rsidRPr="00A36CCB" w:rsidDel="00355F28">
          <w:rPr>
            <w:rFonts w:ascii="Arial" w:eastAsia="Times New Roman" w:hAnsi="Arial" w:cs="Arial"/>
            <w:color w:val="000000"/>
            <w:kern w:val="0"/>
            <w:highlight w:val="yellow"/>
            <w14:ligatures w14:val="none"/>
            <w:rPrChange w:id="252" w:author="Christopher Murray" w:date="2025-11-05T11:34:00Z" w16du:dateUtc="2025-11-05T17:34:00Z">
              <w:rPr>
                <w:rFonts w:ascii="Arial" w:eastAsia="Times New Roman" w:hAnsi="Arial" w:cs="Arial"/>
                <w:color w:val="000000"/>
                <w:kern w:val="0"/>
                <w14:ligatures w14:val="none"/>
              </w:rPr>
            </w:rPrChange>
          </w:rPr>
          <w:delText>crucial for conservation and management, as persistently stressful conditions can</w:delText>
        </w:r>
        <w:r w:rsidRPr="00A36CCB" w:rsidDel="00355F28">
          <w:rPr>
            <w:rFonts w:ascii="Arial" w:eastAsia="Times New Roman" w:hAnsi="Arial" w:cs="Arial"/>
            <w:color w:val="000000"/>
            <w:kern w:val="0"/>
            <w:highlight w:val="yellow"/>
            <w14:ligatures w14:val="none"/>
            <w:rPrChange w:id="253" w:author="Christopher Murray" w:date="2025-11-05T11:34:00Z" w16du:dateUtc="2025-11-05T17:34:00Z">
              <w:rPr>
                <w:rFonts w:ascii="Arial" w:eastAsia="Times New Roman" w:hAnsi="Arial" w:cs="Arial"/>
                <w:color w:val="000000"/>
                <w:kern w:val="0"/>
                <w14:ligatures w14:val="none"/>
              </w:rPr>
            </w:rPrChange>
          </w:rPr>
          <w:delText xml:space="preserve"> negatively i</w:delText>
        </w:r>
        <w:r w:rsidR="005765A6" w:rsidRPr="00A36CCB" w:rsidDel="00355F28">
          <w:rPr>
            <w:rFonts w:ascii="Arial" w:eastAsia="Times New Roman" w:hAnsi="Arial" w:cs="Arial"/>
            <w:color w:val="000000"/>
            <w:kern w:val="0"/>
            <w:highlight w:val="yellow"/>
            <w14:ligatures w14:val="none"/>
            <w:rPrChange w:id="254" w:author="Christopher Murray" w:date="2025-11-05T11:34:00Z" w16du:dateUtc="2025-11-05T17:34:00Z">
              <w:rPr>
                <w:rFonts w:ascii="Arial" w:eastAsia="Times New Roman" w:hAnsi="Arial" w:cs="Arial"/>
                <w:color w:val="000000"/>
                <w:kern w:val="0"/>
                <w14:ligatures w14:val="none"/>
              </w:rPr>
            </w:rPrChange>
          </w:rPr>
          <w:delText>mpact</w:delText>
        </w:r>
        <w:r w:rsidRPr="00A36CCB" w:rsidDel="00355F28">
          <w:rPr>
            <w:rFonts w:ascii="Arial" w:eastAsia="Times New Roman" w:hAnsi="Arial" w:cs="Arial"/>
            <w:color w:val="000000"/>
            <w:kern w:val="0"/>
            <w:highlight w:val="yellow"/>
            <w14:ligatures w14:val="none"/>
            <w:rPrChange w:id="255" w:author="Christopher Murray" w:date="2025-11-05T11:34:00Z" w16du:dateUtc="2025-11-05T17:34:00Z">
              <w:rPr>
                <w:rFonts w:ascii="Arial" w:eastAsia="Times New Roman" w:hAnsi="Arial" w:cs="Arial"/>
                <w:color w:val="000000"/>
                <w:kern w:val="0"/>
                <w14:ligatures w14:val="none"/>
              </w:rPr>
            </w:rPrChange>
          </w:rPr>
          <w:delText xml:space="preserve"> all life stages</w:delText>
        </w:r>
        <w:r w:rsidR="00FA7CE2" w:rsidRPr="00A36CCB" w:rsidDel="00355F28">
          <w:rPr>
            <w:rFonts w:ascii="Arial" w:eastAsia="Times New Roman" w:hAnsi="Arial" w:cs="Arial"/>
            <w:color w:val="000000"/>
            <w:kern w:val="0"/>
            <w:highlight w:val="yellow"/>
            <w14:ligatures w14:val="none"/>
            <w:rPrChange w:id="256" w:author="Christopher Murray" w:date="2025-11-05T11:34:00Z" w16du:dateUtc="2025-11-05T17:34:00Z">
              <w:rPr>
                <w:rFonts w:ascii="Arial" w:eastAsia="Times New Roman" w:hAnsi="Arial" w:cs="Arial"/>
                <w:color w:val="000000"/>
                <w:kern w:val="0"/>
                <w14:ligatures w14:val="none"/>
              </w:rPr>
            </w:rPrChange>
          </w:rPr>
          <w:delText xml:space="preserve"> </w:delText>
        </w:r>
        <w:r w:rsidR="00FA7CE2" w:rsidRPr="00A36CCB" w:rsidDel="00355F28">
          <w:rPr>
            <w:rFonts w:ascii="Arial" w:eastAsia="Times New Roman" w:hAnsi="Arial" w:cs="Arial"/>
            <w:color w:val="000000"/>
            <w:kern w:val="0"/>
            <w:highlight w:val="yellow"/>
            <w14:ligatures w14:val="none"/>
            <w:rPrChange w:id="257" w:author="Christopher Murray" w:date="2025-11-05T11:34:00Z" w16du:dateUtc="2025-11-05T17:34:00Z">
              <w:rPr>
                <w:rFonts w:ascii="Arial" w:eastAsia="Times New Roman" w:hAnsi="Arial" w:cs="Arial"/>
                <w:color w:val="000000"/>
                <w:kern w:val="0"/>
                <w14:ligatures w14:val="none"/>
              </w:rPr>
            </w:rPrChange>
          </w:rPr>
          <w:fldChar w:fldCharType="begin"/>
        </w:r>
        <w:r w:rsidR="000F3223" w:rsidRPr="00A36CCB" w:rsidDel="00355F28">
          <w:rPr>
            <w:rFonts w:ascii="Arial" w:eastAsia="Times New Roman" w:hAnsi="Arial" w:cs="Arial"/>
            <w:color w:val="000000"/>
            <w:kern w:val="0"/>
            <w:highlight w:val="yellow"/>
            <w14:ligatures w14:val="none"/>
            <w:rPrChange w:id="258" w:author="Christopher Murray" w:date="2025-11-05T11:34:00Z" w16du:dateUtc="2025-11-05T17:34:00Z">
              <w:rPr>
                <w:rFonts w:ascii="Arial" w:eastAsia="Times New Roman" w:hAnsi="Arial" w:cs="Arial"/>
                <w:color w:val="000000"/>
                <w:kern w:val="0"/>
                <w14:ligatures w14:val="none"/>
              </w:rPr>
            </w:rPrChange>
          </w:rPr>
          <w:delInstrText xml:space="preserve"> ADDIN ZOTERO_ITEM CSL_CITATION {"citationID":"FLmWqTDf","properties":{"formattedCitation":"(Tokarz and Summers, 2011)","plainCitation":"(Tokarz and Summers, 2011)","noteIndex":0},"citationItems":[{"id":4548,"uris":["http://zotero.org/users/4161640/items/IN5IFXZQ"],"itemData":{"id":4548,"type":"chapter","abstract":"Studies of reptiles have shown that a variety of stressors induce a stress response with an increase in plasma corticosterone (CORT) levels and that this increase in corticosterone may affect gonadal function, reproductive behavior, pregnancy and egg-laying success, survival, and other aspects of fitness. There is also evidence that the effects of stress in reptiles may be modulated by environment, sex, reproductive state, season, mating strategy, and tradeoffs between survival probability and reproductive success. This chapter describes behavioral, endocrine, and neural stress responses and their effects on reproduction in reptiles. It proposes a functional definition of stress for both acute and chronic conditions. The effects of stress on reproduction within the context of natural life histories are discussed. A summary of the pertinent findings of the reviewed literature is also presented. Stress in reptiles can inhibit male behaviors that are necessary for successful reproduction. In reptiles, CORT appears to inhibit male behavior by mechanisms that are largely independent of changes in circulating androgens. Evidence from studies of the green anole lizard suggests that stressor-induced increases in plasma CORT might affect how males respond in future social interactions.","container-title":"Hormones and Reproduction of Vertebrates","event-place":"London","ISBN":"978-0-12-374930-7","note":"DOI: 10.1016/B978-0-12-374930-7.10007-X","page":"169-213","publisher":"Academic Press","publisher-place":"London","source":"ScienceDirect","title":"Chapter 7: Stress and reproduction in reptiles","URL":"https://www.sciencedirect.com/science/article/pii/B978012374930710007X","author":[{"family":"Tokarz","given":"Richard R."},{"family":"Summers","given":"Cliff H."}],"editor":[{"family":"Norris","given":"David O."},{"family":"Lopez","given":"Kristin H."}],"accessed":{"date-parts":[["2025",10,30]]},"issued":{"date-parts":[["2011",1,1]]}}}],"schema":"https://github.com/citation-style-language/schema/raw/master/csl-citation.json"} </w:delInstrText>
        </w:r>
        <w:r w:rsidR="00FA7CE2" w:rsidRPr="00A36CCB" w:rsidDel="00355F28">
          <w:rPr>
            <w:rFonts w:ascii="Arial" w:eastAsia="Times New Roman" w:hAnsi="Arial" w:cs="Arial"/>
            <w:color w:val="000000"/>
            <w:kern w:val="0"/>
            <w:highlight w:val="yellow"/>
            <w14:ligatures w14:val="none"/>
            <w:rPrChange w:id="259" w:author="Christopher Murray" w:date="2025-11-05T11:34:00Z" w16du:dateUtc="2025-11-05T17:34:00Z">
              <w:rPr>
                <w:rFonts w:ascii="Arial" w:eastAsia="Times New Roman" w:hAnsi="Arial" w:cs="Arial"/>
                <w:color w:val="000000"/>
                <w:kern w:val="0"/>
                <w14:ligatures w14:val="none"/>
              </w:rPr>
            </w:rPrChange>
          </w:rPr>
          <w:fldChar w:fldCharType="separate"/>
        </w:r>
        <w:r w:rsidR="002838B7" w:rsidRPr="00A36CCB" w:rsidDel="00355F28">
          <w:rPr>
            <w:rFonts w:ascii="Arial" w:eastAsia="Times New Roman" w:hAnsi="Arial" w:cs="Arial"/>
            <w:noProof/>
            <w:color w:val="000000"/>
            <w:kern w:val="0"/>
            <w:highlight w:val="yellow"/>
            <w14:ligatures w14:val="none"/>
            <w:rPrChange w:id="260" w:author="Christopher Murray" w:date="2025-11-05T11:34:00Z" w16du:dateUtc="2025-11-05T17:34:00Z">
              <w:rPr>
                <w:rFonts w:ascii="Arial" w:eastAsia="Times New Roman" w:hAnsi="Arial" w:cs="Arial"/>
                <w:noProof/>
                <w:color w:val="000000"/>
                <w:kern w:val="0"/>
                <w14:ligatures w14:val="none"/>
              </w:rPr>
            </w:rPrChange>
          </w:rPr>
          <w:delText>(Tokarz and Summers, 2011)</w:delText>
        </w:r>
        <w:r w:rsidR="00FA7CE2" w:rsidRPr="00A36CCB" w:rsidDel="00355F28">
          <w:rPr>
            <w:rFonts w:ascii="Arial" w:eastAsia="Times New Roman" w:hAnsi="Arial" w:cs="Arial"/>
            <w:color w:val="000000"/>
            <w:kern w:val="0"/>
            <w:highlight w:val="yellow"/>
            <w14:ligatures w14:val="none"/>
            <w:rPrChange w:id="261" w:author="Christopher Murray" w:date="2025-11-05T11:34:00Z" w16du:dateUtc="2025-11-05T17:34:00Z">
              <w:rPr>
                <w:rFonts w:ascii="Arial" w:eastAsia="Times New Roman" w:hAnsi="Arial" w:cs="Arial"/>
                <w:color w:val="000000"/>
                <w:kern w:val="0"/>
                <w14:ligatures w14:val="none"/>
              </w:rPr>
            </w:rPrChange>
          </w:rPr>
          <w:fldChar w:fldCharType="end"/>
        </w:r>
        <w:r w:rsidRPr="00A36CCB" w:rsidDel="00355F28">
          <w:rPr>
            <w:rFonts w:ascii="Arial" w:eastAsia="Times New Roman" w:hAnsi="Arial" w:cs="Arial"/>
            <w:color w:val="000000"/>
            <w:kern w:val="0"/>
            <w:highlight w:val="yellow"/>
            <w14:ligatures w14:val="none"/>
            <w:rPrChange w:id="262" w:author="Christopher Murray" w:date="2025-11-05T11:34:00Z" w16du:dateUtc="2025-11-05T17:34:00Z">
              <w:rPr>
                <w:rFonts w:ascii="Arial" w:eastAsia="Times New Roman" w:hAnsi="Arial" w:cs="Arial"/>
                <w:color w:val="000000"/>
                <w:kern w:val="0"/>
                <w14:ligatures w14:val="none"/>
              </w:rPr>
            </w:rPrChange>
          </w:rPr>
          <w:delText>.</w:delText>
        </w:r>
      </w:del>
      <w:moveFromRangeStart w:id="263" w:author="Christopher Murray" w:date="2025-11-05T12:27:00Z" w:name="move213238036"/>
      <w:moveFrom w:id="264" w:author="Christopher Murray" w:date="2025-11-05T12:27:00Z" w16du:dateUtc="2025-11-05T18:27:00Z">
        <w:del w:id="265" w:author="Christopher Murray" w:date="2025-11-05T12:27:00Z" w16du:dateUtc="2025-11-05T18:27:00Z">
          <w:r w:rsidRPr="00A36CCB" w:rsidDel="00355F28">
            <w:rPr>
              <w:rFonts w:ascii="Arial" w:eastAsia="Times New Roman" w:hAnsi="Arial" w:cs="Arial"/>
              <w:color w:val="000000"/>
              <w:kern w:val="0"/>
              <w:highlight w:val="yellow"/>
              <w14:ligatures w14:val="none"/>
              <w:rPrChange w:id="266" w:author="Christopher Murray" w:date="2025-11-05T11:34:00Z" w16du:dateUtc="2025-11-05T17:34:00Z">
                <w:rPr>
                  <w:rFonts w:ascii="Arial" w:eastAsia="Times New Roman" w:hAnsi="Arial" w:cs="Arial"/>
                  <w:color w:val="000000"/>
                  <w:kern w:val="0"/>
                  <w14:ligatures w14:val="none"/>
                </w:rPr>
              </w:rPrChange>
            </w:rPr>
            <w:delText xml:space="preserve"> Thus, </w:delText>
          </w:r>
          <w:r w:rsidR="00CB3E06" w:rsidRPr="00A36CCB" w:rsidDel="00355F28">
            <w:rPr>
              <w:rFonts w:ascii="Arial" w:eastAsia="Times New Roman" w:hAnsi="Arial" w:cs="Arial"/>
              <w:color w:val="000000"/>
              <w:kern w:val="0"/>
              <w:highlight w:val="yellow"/>
              <w14:ligatures w14:val="none"/>
              <w:rPrChange w:id="267" w:author="Christopher Murray" w:date="2025-11-05T11:34:00Z" w16du:dateUtc="2025-11-05T17:34:00Z">
                <w:rPr>
                  <w:rFonts w:ascii="Arial" w:eastAsia="Times New Roman" w:hAnsi="Arial" w:cs="Arial"/>
                  <w:color w:val="000000"/>
                  <w:kern w:val="0"/>
                  <w14:ligatures w14:val="none"/>
                </w:rPr>
              </w:rPrChange>
            </w:rPr>
            <w:delText xml:space="preserve">we utilize </w:delText>
          </w:r>
          <w:r w:rsidRPr="00A36CCB" w:rsidDel="00355F28">
            <w:rPr>
              <w:rFonts w:ascii="Arial" w:eastAsia="Times New Roman" w:hAnsi="Arial" w:cs="Arial"/>
              <w:color w:val="000000"/>
              <w:kern w:val="0"/>
              <w:highlight w:val="yellow"/>
              <w14:ligatures w14:val="none"/>
              <w:rPrChange w:id="268" w:author="Christopher Murray" w:date="2025-11-05T11:34:00Z" w16du:dateUtc="2025-11-05T17:34:00Z">
                <w:rPr>
                  <w:rFonts w:ascii="Arial" w:eastAsia="Times New Roman" w:hAnsi="Arial" w:cs="Arial"/>
                  <w:color w:val="000000"/>
                  <w:kern w:val="0"/>
                  <w14:ligatures w14:val="none"/>
                </w:rPr>
              </w:rPrChange>
            </w:rPr>
            <w:delText xml:space="preserve">leukocyte profiles </w:delText>
          </w:r>
          <w:r w:rsidR="00CB3E06" w:rsidRPr="00A36CCB" w:rsidDel="00355F28">
            <w:rPr>
              <w:rFonts w:ascii="Arial" w:eastAsia="Times New Roman" w:hAnsi="Arial" w:cs="Arial"/>
              <w:color w:val="000000"/>
              <w:kern w:val="0"/>
              <w:highlight w:val="yellow"/>
              <w14:ligatures w14:val="none"/>
              <w:rPrChange w:id="269" w:author="Christopher Murray" w:date="2025-11-05T11:34:00Z" w16du:dateUtc="2025-11-05T17:34:00Z">
                <w:rPr>
                  <w:rFonts w:ascii="Arial" w:eastAsia="Times New Roman" w:hAnsi="Arial" w:cs="Arial"/>
                  <w:color w:val="000000"/>
                  <w:kern w:val="0"/>
                  <w14:ligatures w14:val="none"/>
                </w:rPr>
              </w:rPrChange>
            </w:rPr>
            <w:delText>herein</w:delText>
          </w:r>
          <w:r w:rsidRPr="00A36CCB" w:rsidDel="00355F28">
            <w:rPr>
              <w:rFonts w:ascii="Arial" w:eastAsia="Times New Roman" w:hAnsi="Arial" w:cs="Arial"/>
              <w:color w:val="000000"/>
              <w:kern w:val="0"/>
              <w:highlight w:val="yellow"/>
              <w14:ligatures w14:val="none"/>
              <w:rPrChange w:id="270" w:author="Christopher Murray" w:date="2025-11-05T11:34:00Z" w16du:dateUtc="2025-11-05T17:34:00Z">
                <w:rPr>
                  <w:rFonts w:ascii="Arial" w:eastAsia="Times New Roman" w:hAnsi="Arial" w:cs="Arial"/>
                  <w:color w:val="000000"/>
                  <w:kern w:val="0"/>
                  <w14:ligatures w14:val="none"/>
                </w:rPr>
              </w:rPrChange>
            </w:rPr>
            <w:delText>.</w:delText>
          </w:r>
        </w:del>
      </w:moveFrom>
      <w:moveFromRangeEnd w:id="263"/>
    </w:p>
    <w:p w14:paraId="16B5E752" w14:textId="43053CE0" w:rsidR="0045522C" w:rsidRPr="00D62C68" w:rsidRDefault="00D62C68" w:rsidP="00D62C68">
      <w:pPr>
        <w:spacing w:line="480" w:lineRule="auto"/>
        <w:ind w:firstLine="720"/>
        <w:rPr>
          <w:rFonts w:ascii="Arial" w:eastAsia="Times New Roman" w:hAnsi="Arial" w:cs="Arial"/>
          <w:kern w:val="0"/>
          <w14:ligatures w14:val="none"/>
        </w:rPr>
      </w:pPr>
      <w:r w:rsidRPr="00D62C68">
        <w:rPr>
          <w:rFonts w:ascii="Arial" w:eastAsia="Times New Roman" w:hAnsi="Arial" w:cs="Arial"/>
          <w:color w:val="000000"/>
          <w:kern w:val="0"/>
          <w14:ligatures w14:val="none"/>
        </w:rPr>
        <w:t xml:space="preserve">Our study objectives were to: (1) test whether varying concentrations of Cd or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alter NLR values, (2) determine whether Cd or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modif</w:t>
      </w:r>
      <w:r>
        <w:rPr>
          <w:rFonts w:ascii="Arial" w:eastAsia="Times New Roman" w:hAnsi="Arial" w:cs="Arial"/>
          <w:color w:val="000000"/>
          <w:kern w:val="0"/>
          <w14:ligatures w14:val="none"/>
        </w:rPr>
        <w:t>ies</w:t>
      </w:r>
      <w:r w:rsidRPr="00D62C68">
        <w:rPr>
          <w:rFonts w:ascii="Arial" w:eastAsia="Times New Roman" w:hAnsi="Arial" w:cs="Arial"/>
          <w:color w:val="000000"/>
          <w:kern w:val="0"/>
          <w14:ligatures w14:val="none"/>
        </w:rPr>
        <w:t xml:space="preserve"> NLR following exposure to an abrupt environmental stressor (salinity increase), and (3) compare post-stressor recovery among treatments. We hypothesized that Cd and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would both </w:t>
      </w:r>
      <w:r w:rsidRPr="00D62C68">
        <w:rPr>
          <w:rFonts w:ascii="Arial" w:eastAsia="Times New Roman" w:hAnsi="Arial" w:cs="Arial"/>
          <w:color w:val="000000"/>
          <w:kern w:val="0"/>
          <w14:ligatures w14:val="none"/>
        </w:rPr>
        <w:lastRenderedPageBreak/>
        <w:t>elevate NLR, with stronger responses at higher concentrations, and that NLR would remain elevated following salt exposure</w:t>
      </w:r>
      <w:r>
        <w:rPr>
          <w:rFonts w:ascii="Arial" w:eastAsia="Times New Roman" w:hAnsi="Arial" w:cs="Arial"/>
          <w:color w:val="000000"/>
          <w:kern w:val="0"/>
          <w14:ligatures w14:val="none"/>
        </w:rPr>
        <w:t xml:space="preserve"> (Figure 1)</w:t>
      </w:r>
      <w:r w:rsidRPr="00D62C68">
        <w:rPr>
          <w:rFonts w:ascii="Arial" w:eastAsia="Times New Roman" w:hAnsi="Arial" w:cs="Arial"/>
          <w:color w:val="000000"/>
          <w:kern w:val="0"/>
          <w14:ligatures w14:val="none"/>
        </w:rPr>
        <w:t>. Understanding these interactions between contaminants and environmental stressors is critical for improving management of freshwater ecosystems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77777777"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2.1 </w:t>
      </w:r>
      <w:r w:rsidR="00292FF5" w:rsidRPr="00122893">
        <w:rPr>
          <w:rFonts w:ascii="Arial" w:eastAsia="Times New Roman" w:hAnsi="Arial" w:cs="Arial"/>
          <w:i/>
          <w:iCs/>
          <w:color w:val="000000"/>
          <w:kern w:val="0"/>
          <w14:ligatures w14:val="none"/>
        </w:rPr>
        <w:t>Aquaculture Tank Design</w:t>
      </w:r>
    </w:p>
    <w:p w14:paraId="6A9EF673" w14:textId="38F93CA7" w:rsidR="0056648E" w:rsidRDefault="00292FF5" w:rsidP="0056648E">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assembled 15-37.9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We filled each tank with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r w:rsidR="00052E17">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placed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bubblers in each (multiport air pump; Aquatic Ecosystems Inc., Apopka, FL, USA). We kept the room at a constant low-indirect-light condition throughout the study. Lastly, we assigned each tank to one of five groups—control,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high (34 mg/L)—with</w:t>
      </w:r>
      <w:r w:rsidRPr="00122893">
        <w:rPr>
          <w:rFonts w:ascii="Arial" w:eastAsia="Times New Roman" w:hAnsi="Arial" w:cs="Arial"/>
          <w:color w:val="000000"/>
          <w:kern w:val="0"/>
          <w14:ligatures w14:val="none"/>
        </w:rPr>
        <w:t xml:space="preserve"> three replicates per group</w:t>
      </w:r>
      <w:r w:rsidR="00052E17">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using a random number generator (Figure 2).</w:t>
      </w:r>
    </w:p>
    <w:p w14:paraId="5F10FD7F" w14:textId="1F008C0F"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 group of 34 mg/L </w:t>
      </w:r>
      <w:r>
        <w:rPr>
          <w:rFonts w:ascii="Arial" w:eastAsia="Times New Roman" w:hAnsi="Arial" w:cs="Arial"/>
          <w:color w:val="000000"/>
          <w:kern w:val="0"/>
          <w14:ligatures w14:val="none"/>
        </w:rPr>
        <w:t>exceeds concentrations observed</w:t>
      </w:r>
      <w:r w:rsidR="0056648E">
        <w:rPr>
          <w:rFonts w:ascii="Arial" w:eastAsia="Times New Roman" w:hAnsi="Arial" w:cs="Arial"/>
          <w:color w:val="000000"/>
          <w:kern w:val="0"/>
          <w14:ligatures w14:val="none"/>
        </w:rPr>
        <w:t xml:space="preserve"> in nature</w:t>
      </w:r>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2023)","noteIndex":0},"citationItems":[{"id":4561,"uris":["http://zotero.org/users/4161640/items/97T9DC97"],"itemData":{"id":4561,"type":"article-journal","abstract":"A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4560,"uris":["http://zotero.org/users/4161640/items/AJ6QCH2P"],"itemData":{"id":4560,"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C.G."}],"issued":{"date-parts":[["2015",3,3]]}}},{"id":4559,"uris":["http://zotero.org/users/4161640/items/ZHPK487H"],"itemData":{"id":4559,"type":"article-journal","abstract":"Groundwater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Lescord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Mussabek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In a review of global PFAS occurrence,</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2022)","dontUpdate":true,"noteIndex":0},"citationItems":[{"id":4558,"uris":["http://zotero.org/users/4161640/items/IP7F7U9P"],"itemData":{"id":4558,"type":"article-journal","abstract":"Per-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 xml:space="preserve">Kurwadkar </w:t>
      </w:r>
      <w:r w:rsidR="00260CC1" w:rsidRPr="00260CC1">
        <w:rPr>
          <w:rFonts w:ascii="Arial" w:hAnsi="Arial" w:cs="Arial"/>
          <w:i/>
          <w:iCs/>
          <w:color w:val="000000"/>
          <w:kern w:val="0"/>
        </w:rPr>
        <w:t>et al.</w:t>
      </w:r>
      <w:r w:rsidR="00260CC1" w:rsidRPr="00260CC1">
        <w:rPr>
          <w:rFonts w:ascii="Arial" w:hAnsi="Arial" w:cs="Arial"/>
          <w:color w:val="000000"/>
          <w:kern w:val="0"/>
        </w:rPr>
        <w:t xml:space="preserve"> </w:t>
      </w:r>
      <w:r w:rsidR="00260CC1">
        <w:rPr>
          <w:rFonts w:ascii="Arial" w:hAnsi="Arial" w:cs="Arial"/>
          <w:color w:val="000000"/>
          <w:kern w:val="0"/>
        </w:rPr>
        <w:t>(</w:t>
      </w:r>
      <w:r w:rsidR="00260CC1" w:rsidRPr="00260CC1">
        <w:rPr>
          <w:rFonts w:ascii="Arial" w:hAnsi="Arial" w:cs="Arial"/>
          <w:color w:val="000000"/>
          <w:kern w:val="0"/>
        </w:rPr>
        <w:t>2022)</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reported that water sources typically had concentrations below 3.4 mg/L, which we used as the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low group. Similarly, to our knowledge, the highest cadmium concentrations reported in natural aquatic systems </w:t>
      </w:r>
      <w:r w:rsidR="0056648E">
        <w:rPr>
          <w:rFonts w:ascii="Arial" w:eastAsia="Times New Roman" w:hAnsi="Arial" w:cs="Arial"/>
          <w:color w:val="000000"/>
          <w:kern w:val="0"/>
          <w14:ligatures w14:val="none"/>
        </w:rPr>
        <w:lastRenderedPageBreak/>
        <w:t>range from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2000)","noteIndex":0},"citationItems":[{"id":4557,"uris":["http://zotero.org/users/4161640/items/S4FBZRVZ"],"itemData":{"id":4557,"type":"article-journal","abstract":"A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spp.","volume":"26","author":[{"family":"Cossa","given":"D."}],"issued":{"date-parts":[["1988",1,1]]}}},{"id":4556,"uris":["http://zotero.org/users/4161640/items/9ITKSTFA"],"itemData":{"id":4556,"type":"article-journal","container-title":"Australian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We used an order-of-magnitude scale to capture a range of potential physiological responses, from subtle to pronounced, even though the higher doses exceed environmentally relevant levels.</w:t>
      </w:r>
      <w:r>
        <w:rPr>
          <w:rFonts w:ascii="Arial" w:eastAsia="Times New Roman" w:hAnsi="Arial" w:cs="Arial"/>
          <w:color w:val="000000"/>
          <w:kern w:val="0"/>
          <w14:ligatures w14:val="none"/>
        </w:rPr>
        <w:t xml:space="preserve"> A</w:t>
      </w:r>
      <w:r w:rsidR="0056648E">
        <w:rPr>
          <w:rFonts w:ascii="Arial" w:eastAsia="Times New Roman" w:hAnsi="Arial" w:cs="Arial"/>
          <w:color w:val="000000"/>
          <w:kern w:val="0"/>
          <w14:ligatures w14:val="none"/>
        </w:rPr>
        <w:t>dministering doses that encompass and exceed environmental concentrations</w:t>
      </w:r>
      <w:r>
        <w:rPr>
          <w:rFonts w:ascii="Arial" w:eastAsia="Times New Roman" w:hAnsi="Arial" w:cs="Arial"/>
          <w:color w:val="000000"/>
          <w:kern w:val="0"/>
          <w14:ligatures w14:val="none"/>
        </w:rPr>
        <w:t xml:space="preserve"> helps identify dose-response relationships when toxicological data are limited</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2024)","noteIndex":0},"citationItems":[{"id":4554,"uris":["http://zotero.org/users/4161640/items/VQ4AYXWI"],"itemData":{"id":4554,"type":"article-journal","container-title":"Toxicologic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J"},{"family":"Sellers","given":"Teresa"}],"issued":{"date-parts":[["2013"]]}}},{"id":4555,"uris":["http://zotero.org/users/4161640/items/JRTPER2S"],"itemData":{"id":4555,"type":"article-journal","container-title":"Regulatory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(Everds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We used 15 individuals (three per treatment) to ensure replication while </w:t>
      </w:r>
      <w:r w:rsidR="00260B96">
        <w:rPr>
          <w:rFonts w:ascii="Arial" w:eastAsia="Times New Roman" w:hAnsi="Arial" w:cs="Arial"/>
          <w:color w:val="000000"/>
          <w:kern w:val="0"/>
          <w14:ligatures w14:val="none"/>
        </w:rPr>
        <w:t>keeping</w:t>
      </w:r>
      <w:r>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ethical </w:t>
      </w:r>
      <w:r>
        <w:rPr>
          <w:rFonts w:ascii="Arial" w:eastAsia="Times New Roman" w:hAnsi="Arial" w:cs="Arial"/>
          <w:color w:val="000000"/>
          <w:kern w:val="0"/>
          <w14:ligatures w14:val="none"/>
        </w:rPr>
        <w:t>and space requirements</w:t>
      </w:r>
      <w:r w:rsidR="00260B96">
        <w:rPr>
          <w:rFonts w:ascii="Arial" w:eastAsia="Times New Roman" w:hAnsi="Arial" w:cs="Arial"/>
          <w:color w:val="000000"/>
          <w:kern w:val="0"/>
          <w14:ligatures w14:val="none"/>
        </w:rPr>
        <w:t xml:space="preserve"> manageable</w:t>
      </w:r>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77777777"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2.2 </w:t>
      </w:r>
      <w:r w:rsidR="00292FF5" w:rsidRPr="00122893">
        <w:rPr>
          <w:rFonts w:ascii="Arial" w:eastAsia="Times New Roman" w:hAnsi="Arial" w:cs="Arial"/>
          <w:i/>
          <w:iCs/>
          <w:color w:val="000000"/>
          <w:kern w:val="0"/>
          <w14:ligatures w14:val="none"/>
        </w:rPr>
        <w:t>Experimental Timeline</w:t>
      </w:r>
    </w:p>
    <w:p w14:paraId="779963B3" w14:textId="77777777"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(LDWF)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LDWF </w:t>
      </w:r>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w:t>
      </w:r>
      <w:proofErr w:type="spellStart"/>
      <w:r w:rsidRPr="00122893">
        <w:rPr>
          <w:rFonts w:ascii="Arial" w:eastAsia="Times New Roman" w:hAnsi="Arial" w:cs="Arial"/>
          <w:color w:val="000000"/>
          <w:kern w:val="0"/>
          <w14:ligatures w14:val="none"/>
        </w:rPr>
        <w:t>livewell</w:t>
      </w:r>
      <w:proofErr w:type="spellEnd"/>
      <w:r w:rsidRPr="00122893">
        <w:rPr>
          <w:rFonts w:ascii="Arial" w:eastAsia="Times New Roman" w:hAnsi="Arial" w:cs="Arial"/>
          <w:color w:val="000000"/>
          <w:kern w:val="0"/>
          <w14:ligatures w14:val="none"/>
        </w:rPr>
        <w:t xml:space="preserve">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total length (TL) and weight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of 15 bass</w:t>
      </w:r>
      <w:r w:rsidR="00260B96">
        <w:rPr>
          <w:rFonts w:ascii="Arial" w:eastAsia="Times New Roman" w:hAnsi="Arial" w:cs="Arial"/>
          <w:color w:val="000000"/>
          <w:kern w:val="0"/>
          <w14:ligatures w14:val="none"/>
        </w:rPr>
        <w:t xml:space="preserve"> and placed </w:t>
      </w:r>
      <w:proofErr w:type="gramStart"/>
      <w:r w:rsidR="00260B96">
        <w:rPr>
          <w:rFonts w:ascii="Arial" w:eastAsia="Times New Roman" w:hAnsi="Arial" w:cs="Arial"/>
          <w:color w:val="000000"/>
          <w:kern w:val="0"/>
          <w14:ligatures w14:val="none"/>
        </w:rPr>
        <w:t>each individual</w:t>
      </w:r>
      <w:proofErr w:type="gramEnd"/>
      <w:r w:rsidR="00260B96">
        <w:rPr>
          <w:rFonts w:ascii="Arial" w:eastAsia="Times New Roman" w:hAnsi="Arial" w:cs="Arial"/>
          <w:color w:val="000000"/>
          <w:kern w:val="0"/>
          <w14:ligatures w14:val="none"/>
        </w:rPr>
        <w:t xml:space="preserve"> into its assigned tank </w:t>
      </w:r>
      <w:r w:rsidRPr="00122893">
        <w:rPr>
          <w:rFonts w:ascii="Arial" w:eastAsia="Times New Roman" w:hAnsi="Arial" w:cs="Arial"/>
          <w:color w:val="000000"/>
          <w:kern w:val="0"/>
          <w14:ligatures w14:val="none"/>
        </w:rPr>
        <w:t xml:space="preserve">(aquaculture design described above; Figure 2). </w:t>
      </w:r>
    </w:p>
    <w:p w14:paraId="7DB6CB5A" w14:textId="5752F27D"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xml:space="preserve">. On day 3, we collected the first blood sample from the caudal vein of each fish within 3 minutes of handling—minimizing any effect of newly induced anthropogenic stress—using a 1 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TL and Wt. On day 8,</w:t>
      </w:r>
      <w:r>
        <w:rPr>
          <w:rFonts w:ascii="Arial" w:eastAsia="Times New Roman" w:hAnsi="Arial" w:cs="Arial"/>
          <w:color w:val="000000"/>
          <w:kern w:val="0"/>
          <w14:ligatures w14:val="none"/>
        </w:rPr>
        <w:t xml:space="preserve"> we completed partial water 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p>
    <w:p w14:paraId="6B3968C2" w14:textId="77777777"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 baseline NLR (objective 1),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 On day 14, we collected TL,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17E49291" w14:textId="03009708" w:rsidR="00292FF5" w:rsidRPr="00122893" w:rsidRDefault="00260B96"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treatment exposure would </w:t>
      </w:r>
      <w:r w:rsidR="0019026F">
        <w:rPr>
          <w:rFonts w:ascii="Arial" w:eastAsia="Times New Roman" w:hAnsi="Arial" w:cs="Arial"/>
          <w:color w:val="000000"/>
          <w:kern w:val="0"/>
          <w14:ligatures w14:val="none"/>
        </w:rPr>
        <w:t>alter</w:t>
      </w:r>
      <w:r w:rsidR="00292FF5" w:rsidRPr="00122893">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t>the</w:t>
      </w:r>
      <w:r w:rsidR="00292FF5" w:rsidRPr="00122893">
        <w:rPr>
          <w:rFonts w:ascii="Arial" w:eastAsia="Times New Roman" w:hAnsi="Arial" w:cs="Arial"/>
          <w:color w:val="000000"/>
          <w:kern w:val="0"/>
          <w14:ligatures w14:val="none"/>
        </w:rPr>
        <w:t xml:space="preserve"> stress response with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w:t>
      </w:r>
      <w:r w:rsidR="007A6340">
        <w:rPr>
          <w:rFonts w:ascii="Arial" w:eastAsia="Times New Roman" w:hAnsi="Arial" w:cs="Arial"/>
          <w:color w:val="000000"/>
          <w:kern w:val="0"/>
          <w14:ligatures w14:val="none"/>
        </w:rPr>
        <w:t>salinity</w:t>
      </w:r>
      <w:r w:rsidR="00292FF5" w:rsidRPr="00122893">
        <w:rPr>
          <w:rFonts w:ascii="Arial" w:eastAsia="Times New Roman" w:hAnsi="Arial" w:cs="Arial"/>
          <w:color w:val="000000"/>
          <w:kern w:val="0"/>
          <w14:ligatures w14:val="none"/>
        </w:rPr>
        <w:t xml:space="preserve"> (objective 2),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w:t>
      </w:r>
      <w:proofErr w:type="gramStart"/>
      <w:r>
        <w:rPr>
          <w:rFonts w:ascii="Arial" w:eastAsia="Times New Roman" w:hAnsi="Arial" w:cs="Arial"/>
          <w:color w:val="000000"/>
          <w:kern w:val="0"/>
          <w14:ligatures w14:val="none"/>
        </w:rPr>
        <w:t>Instant Ocean sea</w:t>
      </w:r>
      <w:proofErr w:type="gramEnd"/>
      <w:r>
        <w:rPr>
          <w:rFonts w:ascii="Arial" w:eastAsia="Times New Roman" w:hAnsi="Arial" w:cs="Arial"/>
          <w:color w:val="000000"/>
          <w:kern w:val="0"/>
          <w14:ligatures w14:val="none"/>
        </w:rPr>
        <w:t xml:space="preserve"> salt</w:t>
      </w:r>
      <w:r w:rsidR="00292FF5" w:rsidRPr="00122893">
        <w:rPr>
          <w:rFonts w:ascii="Arial" w:eastAsia="Times New Roman" w:hAnsi="Arial" w:cs="Arial"/>
          <w:color w:val="000000"/>
          <w:kern w:val="0"/>
          <w14:ligatures w14:val="none"/>
        </w:rPr>
        <w:t xml:space="preserve"> (Figure 2; Figure 3). Three hours after salt introduction, we collected a third blood sample</w:t>
      </w:r>
      <w:r>
        <w:rPr>
          <w:rFonts w:ascii="Arial" w:eastAsia="Times New Roman" w:hAnsi="Arial" w:cs="Arial"/>
          <w:color w:val="000000"/>
          <w:kern w:val="0"/>
          <w14:ligatures w14:val="none"/>
        </w:rPr>
        <w:t xml:space="preserve">, TL, and </w:t>
      </w:r>
      <w:proofErr w:type="spellStart"/>
      <w:r>
        <w:rPr>
          <w:rFonts w:ascii="Arial" w:eastAsia="Times New Roman" w:hAnsi="Arial" w:cs="Arial"/>
          <w:color w:val="000000"/>
          <w:kern w:val="0"/>
          <w14:ligatures w14:val="none"/>
        </w:rPr>
        <w:t>Wt</w:t>
      </w:r>
      <w:proofErr w:type="spellEnd"/>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60AA1AD" w14:textId="3C22FA45" w:rsidR="00292FF5" w:rsidRPr="00122893" w:rsidRDefault="00355F28" w:rsidP="00207381">
      <w:pPr>
        <w:spacing w:line="480" w:lineRule="auto"/>
        <w:ind w:firstLine="720"/>
        <w:rPr>
          <w:rFonts w:ascii="Arial" w:eastAsia="Times New Roman" w:hAnsi="Arial" w:cs="Arial"/>
          <w:kern w:val="0"/>
          <w14:ligatures w14:val="none"/>
        </w:rPr>
      </w:pPr>
      <w:moveToRangeStart w:id="271" w:author="Christopher Murray" w:date="2025-11-05T12:26:00Z" w:name="move213238012"/>
      <w:moveTo w:id="272" w:author="Christopher Murray" w:date="2025-11-05T12:26:00Z" w16du:dateUtc="2025-11-05T18:26:00Z">
        <w:r w:rsidRPr="00355F28">
          <w:rPr>
            <w:rFonts w:ascii="Arial" w:eastAsia="Times New Roman" w:hAnsi="Arial" w:cs="Arial"/>
            <w:color w:val="000000"/>
            <w:kern w:val="0"/>
            <w14:ligatures w14:val="none"/>
            <w:rPrChange w:id="273" w:author="Christopher Murray" w:date="2025-11-05T12:27:00Z" w16du:dateUtc="2025-11-05T18:27:00Z">
              <w:rPr>
                <w:rFonts w:ascii="Arial" w:eastAsia="Times New Roman" w:hAnsi="Arial" w:cs="Arial"/>
                <w:color w:val="000000"/>
                <w:kern w:val="0"/>
                <w:highlight w:val="yellow"/>
                <w14:ligatures w14:val="none"/>
              </w:rPr>
            </w:rPrChange>
          </w:rPr>
          <w:t xml:space="preserve">Interest in leukocyte profiles as a chronic stress biomarker has been highlighted in the literature because, unlike glucocorticoids, leukocyte profiles do not attenuate when a stressor persists chronically and are less affected by metabolic fluctuations </w:t>
        </w:r>
        <w:r w:rsidRPr="00355F28">
          <w:rPr>
            <w:rFonts w:ascii="Arial" w:eastAsia="Times New Roman" w:hAnsi="Arial" w:cs="Arial"/>
            <w:color w:val="000000"/>
            <w:kern w:val="0"/>
            <w14:ligatures w14:val="none"/>
            <w:rPrChange w:id="274" w:author="Christopher Murray" w:date="2025-11-05T12:27:00Z" w16du:dateUtc="2025-11-05T18:27:00Z">
              <w:rPr>
                <w:rFonts w:ascii="Arial" w:eastAsia="Times New Roman" w:hAnsi="Arial" w:cs="Arial"/>
                <w:color w:val="000000"/>
                <w:kern w:val="0"/>
                <w:highlight w:val="yellow"/>
                <w14:ligatures w14:val="none"/>
              </w:rPr>
            </w:rPrChange>
          </w:rPr>
          <w:fldChar w:fldCharType="begin"/>
        </w:r>
        <w:r w:rsidRPr="00355F28">
          <w:rPr>
            <w:rFonts w:ascii="Arial" w:eastAsia="Times New Roman" w:hAnsi="Arial" w:cs="Arial"/>
            <w:color w:val="000000"/>
            <w:kern w:val="0"/>
            <w14:ligatures w14:val="none"/>
            <w:rPrChange w:id="275" w:author="Christopher Murray" w:date="2025-11-05T12:27:00Z" w16du:dateUtc="2025-11-05T18:27:00Z">
              <w:rPr>
                <w:rFonts w:ascii="Arial" w:eastAsia="Times New Roman" w:hAnsi="Arial" w:cs="Arial"/>
                <w:color w:val="000000"/>
                <w:kern w:val="0"/>
                <w:highlight w:val="yellow"/>
                <w14:ligatures w14:val="none"/>
              </w:rPr>
            </w:rPrChange>
          </w:rPr>
          <w:instrText xml:space="preserve"> ADDIN ZOTERO_ITEM CSL_CITATION {"citationID":"FAh2cnSL","properties":{"formattedCitation":"(Davis {\\i{}et al.}, 2008; Goessling {\\i{}et al.}, 2015)","plainCitation":"(Davis et al., 2008; Goessling et al., 2015)","noteIndex":0},"citationItems":[{"id":4563,"uris":["http://zotero.org/users/4161640/items/PLY5XJBA"],"itemData":{"id":4563,"type":"article-journal","container-title":"Functional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C."}],"issued":{"date-parts":[["2008"]]}}},{"id":4562,"uris":["http://zotero.org/users/4161640/items/8USWMUB9"],"itemData":{"id":4562,"type":"article-journal","abstract":"There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Pr="00355F28">
          <w:rPr>
            <w:rFonts w:ascii="Arial" w:eastAsia="Times New Roman" w:hAnsi="Arial" w:cs="Arial"/>
            <w:color w:val="000000"/>
            <w:kern w:val="0"/>
            <w14:ligatures w14:val="none"/>
            <w:rPrChange w:id="276" w:author="Christopher Murray" w:date="2025-11-05T12:27:00Z" w16du:dateUtc="2025-11-05T18:27:00Z">
              <w:rPr>
                <w:rFonts w:ascii="Arial" w:eastAsia="Times New Roman" w:hAnsi="Arial" w:cs="Arial"/>
                <w:color w:val="000000"/>
                <w:kern w:val="0"/>
                <w:highlight w:val="yellow"/>
                <w14:ligatures w14:val="none"/>
              </w:rPr>
            </w:rPrChange>
          </w:rPr>
          <w:fldChar w:fldCharType="separate"/>
        </w:r>
        <w:r w:rsidRPr="00355F28">
          <w:rPr>
            <w:rFonts w:ascii="Arial" w:hAnsi="Arial" w:cs="Arial"/>
            <w:color w:val="000000"/>
            <w:kern w:val="0"/>
            <w:rPrChange w:id="277" w:author="Christopher Murray" w:date="2025-11-05T12:27:00Z" w16du:dateUtc="2025-11-05T18:27:00Z">
              <w:rPr>
                <w:rFonts w:ascii="Arial" w:hAnsi="Arial" w:cs="Arial"/>
                <w:color w:val="000000"/>
                <w:kern w:val="0"/>
                <w:highlight w:val="yellow"/>
              </w:rPr>
            </w:rPrChange>
          </w:rPr>
          <w:t xml:space="preserve">(Davis </w:t>
        </w:r>
        <w:r w:rsidRPr="00355F28">
          <w:rPr>
            <w:rFonts w:ascii="Arial" w:hAnsi="Arial" w:cs="Arial"/>
            <w:i/>
            <w:iCs/>
            <w:color w:val="000000"/>
            <w:kern w:val="0"/>
            <w:rPrChange w:id="278" w:author="Christopher Murray" w:date="2025-11-05T12:27:00Z" w16du:dateUtc="2025-11-05T18:27:00Z">
              <w:rPr>
                <w:rFonts w:ascii="Arial" w:hAnsi="Arial" w:cs="Arial"/>
                <w:i/>
                <w:iCs/>
                <w:color w:val="000000"/>
                <w:kern w:val="0"/>
                <w:highlight w:val="yellow"/>
              </w:rPr>
            </w:rPrChange>
          </w:rPr>
          <w:t>et al.</w:t>
        </w:r>
        <w:r w:rsidRPr="00355F28">
          <w:rPr>
            <w:rFonts w:ascii="Arial" w:hAnsi="Arial" w:cs="Arial"/>
            <w:color w:val="000000"/>
            <w:kern w:val="0"/>
            <w:rPrChange w:id="279" w:author="Christopher Murray" w:date="2025-11-05T12:27:00Z" w16du:dateUtc="2025-11-05T18:27:00Z">
              <w:rPr>
                <w:rFonts w:ascii="Arial" w:hAnsi="Arial" w:cs="Arial"/>
                <w:color w:val="000000"/>
                <w:kern w:val="0"/>
                <w:highlight w:val="yellow"/>
              </w:rPr>
            </w:rPrChange>
          </w:rPr>
          <w:t xml:space="preserve">, 2008; Goessling </w:t>
        </w:r>
        <w:r w:rsidRPr="00355F28">
          <w:rPr>
            <w:rFonts w:ascii="Arial" w:hAnsi="Arial" w:cs="Arial"/>
            <w:i/>
            <w:iCs/>
            <w:color w:val="000000"/>
            <w:kern w:val="0"/>
            <w:rPrChange w:id="280" w:author="Christopher Murray" w:date="2025-11-05T12:27:00Z" w16du:dateUtc="2025-11-05T18:27:00Z">
              <w:rPr>
                <w:rFonts w:ascii="Arial" w:hAnsi="Arial" w:cs="Arial"/>
                <w:i/>
                <w:iCs/>
                <w:color w:val="000000"/>
                <w:kern w:val="0"/>
                <w:highlight w:val="yellow"/>
              </w:rPr>
            </w:rPrChange>
          </w:rPr>
          <w:t>et al.</w:t>
        </w:r>
        <w:r w:rsidRPr="00355F28">
          <w:rPr>
            <w:rFonts w:ascii="Arial" w:hAnsi="Arial" w:cs="Arial"/>
            <w:color w:val="000000"/>
            <w:kern w:val="0"/>
            <w:rPrChange w:id="281" w:author="Christopher Murray" w:date="2025-11-05T12:27:00Z" w16du:dateUtc="2025-11-05T18:27:00Z">
              <w:rPr>
                <w:rFonts w:ascii="Arial" w:hAnsi="Arial" w:cs="Arial"/>
                <w:color w:val="000000"/>
                <w:kern w:val="0"/>
                <w:highlight w:val="yellow"/>
              </w:rPr>
            </w:rPrChange>
          </w:rPr>
          <w:t>, 2015)</w:t>
        </w:r>
        <w:r w:rsidRPr="00355F28">
          <w:rPr>
            <w:rFonts w:ascii="Arial" w:eastAsia="Times New Roman" w:hAnsi="Arial" w:cs="Arial"/>
            <w:color w:val="000000"/>
            <w:kern w:val="0"/>
            <w14:ligatures w14:val="none"/>
            <w:rPrChange w:id="282" w:author="Christopher Murray" w:date="2025-11-05T12:27:00Z" w16du:dateUtc="2025-11-05T18:27:00Z">
              <w:rPr>
                <w:rFonts w:ascii="Arial" w:eastAsia="Times New Roman" w:hAnsi="Arial" w:cs="Arial"/>
                <w:color w:val="000000"/>
                <w:kern w:val="0"/>
                <w:highlight w:val="yellow"/>
                <w14:ligatures w14:val="none"/>
              </w:rPr>
            </w:rPrChange>
          </w:rPr>
          <w:fldChar w:fldCharType="end"/>
        </w:r>
        <w:r w:rsidRPr="00355F28">
          <w:rPr>
            <w:rFonts w:ascii="Arial" w:eastAsia="Times New Roman" w:hAnsi="Arial" w:cs="Arial"/>
            <w:color w:val="000000"/>
            <w:kern w:val="0"/>
            <w14:ligatures w14:val="none"/>
            <w:rPrChange w:id="283" w:author="Christopher Murray" w:date="2025-11-05T12:27:00Z" w16du:dateUtc="2025-11-05T18:27:00Z">
              <w:rPr>
                <w:rFonts w:ascii="Arial" w:eastAsia="Times New Roman" w:hAnsi="Arial" w:cs="Arial"/>
                <w:color w:val="000000"/>
                <w:kern w:val="0"/>
                <w:highlight w:val="yellow"/>
                <w14:ligatures w14:val="none"/>
              </w:rPr>
            </w:rPrChange>
          </w:rPr>
          <w:t xml:space="preserve">. </w:t>
        </w:r>
      </w:moveTo>
      <w:moveToRangeStart w:id="284" w:author="Christopher Murray" w:date="2025-11-05T12:27:00Z" w:name="move213238036"/>
      <w:moveToRangeEnd w:id="271"/>
      <w:moveTo w:id="285" w:author="Christopher Murray" w:date="2025-11-05T12:27:00Z" w16du:dateUtc="2025-11-05T18:27:00Z">
        <w:r w:rsidRPr="00355F28">
          <w:rPr>
            <w:rFonts w:ascii="Arial" w:eastAsia="Times New Roman" w:hAnsi="Arial" w:cs="Arial"/>
            <w:color w:val="000000"/>
            <w:kern w:val="0"/>
            <w14:ligatures w14:val="none"/>
            <w:rPrChange w:id="286" w:author="Christopher Murray" w:date="2025-11-05T12:27:00Z" w16du:dateUtc="2025-11-05T18:27:00Z">
              <w:rPr>
                <w:rFonts w:ascii="Arial" w:eastAsia="Times New Roman" w:hAnsi="Arial" w:cs="Arial"/>
                <w:color w:val="000000"/>
                <w:kern w:val="0"/>
                <w:highlight w:val="yellow"/>
                <w14:ligatures w14:val="none"/>
              </w:rPr>
            </w:rPrChange>
          </w:rPr>
          <w:t>Thus, we utilize leukocyte profiles herein.</w:t>
        </w:r>
      </w:moveTo>
      <w:moveToRangeEnd w:id="284"/>
      <w:ins w:id="287" w:author="Christopher Murray" w:date="2025-11-05T12:27:00Z" w16du:dateUtc="2025-11-05T18:27:00Z">
        <w:r>
          <w:rPr>
            <w:rFonts w:ascii="Arial" w:eastAsia="Times New Roman" w:hAnsi="Arial" w:cs="Arial"/>
            <w:color w:val="000000"/>
            <w:kern w:val="0"/>
            <w14:ligatures w14:val="none"/>
          </w:rPr>
          <w:t xml:space="preserve"> </w:t>
        </w:r>
      </w:ins>
      <w:r w:rsidR="00A25304">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2013)","noteIndex":0},"citationItems":[{"id":4553,"uris":["http://zotero.org/users/4161640/items/NIMJ8W4A"],"itemData":{"id":4553,"type":"article-journal","container-title":"Clinics in laboratory medicine","issue":"1","journalAbbreviation":"Clin. Lab. Med.","note":"publisher: Elsevier","page":"1–14","title":"Blood film preparation and staining procedures","volume":"22","author":[{"family":"Houwen","given":"Berend"}],"issued":{"date-parts":[["2002"]]}}},{"id":4552,"uris":["http://zotero.org/users/4161640/items/MDG3KWR9"],"itemData":{"id":4552,"type":"article-journal","container-title":"Ichthyology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(Houwen,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sidR="00A25304">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sidR="00A25304">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we fixed and stained them 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sidR="00A25304">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sidR="00A25304">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sidR="00A25304">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sidR="00A25304">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40X magnification</w:t>
      </w:r>
      <w:r w:rsidR="00A25304">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sidR="00A25304">
        <w:rPr>
          <w:rFonts w:ascii="Arial" w:eastAsia="Times New Roman" w:hAnsi="Arial" w:cs="Arial"/>
          <w:color w:val="000000"/>
          <w:kern w:val="0"/>
          <w14:ligatures w14:val="none"/>
        </w:rPr>
        <w:t>fied</w:t>
      </w:r>
      <w:r w:rsidR="00292FF5" w:rsidRPr="00122893">
        <w:rPr>
          <w:rFonts w:ascii="Arial" w:eastAsia="Times New Roman" w:hAnsi="Arial" w:cs="Arial"/>
          <w:color w:val="000000"/>
          <w:kern w:val="0"/>
          <w14:ligatures w14:val="none"/>
        </w:rPr>
        <w:t xml:space="preserve"> the first 100 leukocytes</w:t>
      </w:r>
      <w:r w:rsidR="00A25304">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observed lymphocyte</w:t>
      </w:r>
      <w:r w:rsidR="00052E17">
        <w:rPr>
          <w:rFonts w:ascii="Arial" w:eastAsia="Times New Roman" w:hAnsi="Arial" w:cs="Arial"/>
          <w:color w:val="000000"/>
          <w:kern w:val="0"/>
          <w14:ligatures w14:val="none"/>
        </w:rPr>
        <w:t xml:space="preserve"> 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r w:rsidR="00292FF5" w:rsidRPr="00122893">
        <w:rPr>
          <w:rFonts w:ascii="Arial" w:eastAsia="Times New Roman" w:hAnsi="Arial" w:cs="Arial"/>
          <w:color w:val="000000"/>
          <w:kern w:val="0"/>
          <w14:ligatures w14:val="none"/>
        </w:rPr>
        <w:t>neutrophil</w:t>
      </w:r>
      <w:r w:rsidR="00052E17">
        <w:rPr>
          <w:rFonts w:ascii="Arial" w:eastAsia="Times New Roman" w:hAnsi="Arial" w:cs="Arial"/>
          <w:color w:val="000000"/>
          <w:kern w:val="0"/>
          <w14:ligatures w14:val="none"/>
        </w:rPr>
        <w:t xml:space="preserve"> </w:t>
      </w:r>
      <w:r w:rsidR="00052E17">
        <w:rPr>
          <w:rFonts w:ascii="Arial" w:eastAsia="Times New Roman" w:hAnsi="Arial" w:cs="Arial"/>
          <w:color w:val="000000"/>
          <w:kern w:val="0"/>
          <w14:ligatures w14:val="none"/>
        </w:rPr>
        <w:lastRenderedPageBreak/>
        <w:t>count</w:t>
      </w:r>
      <w:r w:rsidR="00292FF5" w:rsidRPr="00122893">
        <w:rPr>
          <w:rFonts w:ascii="Arial" w:eastAsia="Times New Roman" w:hAnsi="Arial" w:cs="Arial"/>
          <w:color w:val="000000"/>
          <w:kern w:val="0"/>
          <w14:ligatures w14:val="none"/>
        </w:rPr>
        <w:t xml:space="preserve">. </w:t>
      </w:r>
      <w:r w:rsidR="00A25304">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sidR="00A25304">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sidR="00A25304">
        <w:rPr>
          <w:rFonts w:ascii="Arial" w:eastAsia="Times New Roman" w:hAnsi="Arial" w:cs="Arial"/>
          <w:color w:val="000000"/>
          <w:kern w:val="0"/>
          <w14:ligatures w14:val="none"/>
        </w:rPr>
        <w:t xml:space="preserve"> to ensure consistency</w:t>
      </w:r>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72CB0506"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on days 2, 3, 10, 11, 14, and 15</w:t>
      </w:r>
      <w:r w:rsidR="007C2468">
        <w:rPr>
          <w:rFonts w:ascii="Arial" w:eastAsia="Times New Roman" w:hAnsi="Arial" w:cs="Arial"/>
          <w:color w:val="000000"/>
          <w:kern w:val="0"/>
          <w14:ligatures w14:val="none"/>
        </w:rPr>
        <w:t xml:space="preserve"> (before salinity increase)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71D4D865" w14:textId="43F7CCB1"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2025)","noteIndex":0},"citationItems":[{"id":4550,"uris":["http://zotero.org/users/4161640/items/CGYWE2UU"],"itemData":{"id":4550,"type":"book","event-place":"Boston, MA","publisher":"Posit Software, PBC","publisher-place":"Boston, MA","title":"RStudio: integrated development environment for R","URL":"http://www.posit.co/","author":[{"literal":"Posit team"}],"issued":{"date-parts":[["2025"]]}}},{"id":4551,"uris":["http://zotero.org/users/4161640/items/7GWUYDZ9"],"itemData":{"id":4551,"type":"book","event-place":"Vienna,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 on day 14,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w:t>
      </w:r>
      <w:r w:rsidR="00487AF7">
        <w:rPr>
          <w:rFonts w:ascii="Arial" w:eastAsia="Times New Roman" w:hAnsi="Arial" w:cs="Arial"/>
          <w:color w:val="000000"/>
          <w:kern w:val="0"/>
          <w14:ligatures w14:val="none"/>
        </w:rPr>
        <w:t xml:space="preserve">also </w:t>
      </w:r>
      <w:r w:rsidRPr="00122893">
        <w:rPr>
          <w:rFonts w:ascii="Arial" w:eastAsia="Times New Roman" w:hAnsi="Arial" w:cs="Arial"/>
          <w:color w:val="000000"/>
          <w:kern w:val="0"/>
          <w14:ligatures w14:val="none"/>
        </w:rPr>
        <w:t>died (four fish</w:t>
      </w:r>
      <w:r w:rsidR="00487AF7">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total). We included blood and water quality data from all four fish </w:t>
      </w:r>
      <w:r w:rsidR="00A406CA">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day </w:t>
      </w:r>
      <w:proofErr w:type="gramStart"/>
      <w:r w:rsidRPr="00122893">
        <w:rPr>
          <w:rFonts w:ascii="Arial" w:eastAsia="Times New Roman" w:hAnsi="Arial" w:cs="Arial"/>
          <w:color w:val="000000"/>
          <w:kern w:val="0"/>
          <w14:ligatures w14:val="none"/>
        </w:rPr>
        <w:t>7</w:t>
      </w:r>
      <w:r w:rsidR="00487AF7">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but</w:t>
      </w:r>
      <w:proofErr w:type="gramEnd"/>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excluded them thereafter</w:t>
      </w:r>
      <w:r w:rsidRPr="00122893">
        <w:rPr>
          <w:rFonts w:ascii="Arial" w:eastAsia="Times New Roman" w:hAnsi="Arial" w:cs="Arial"/>
          <w:color w:val="000000"/>
          <w:kern w:val="0"/>
          <w14:ligatures w14:val="none"/>
        </w:rPr>
        <w:t>.</w:t>
      </w:r>
    </w:p>
    <w:p w14:paraId="33599C29" w14:textId="671C210D"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all 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 length and weight data to calculate each individual’s relative weight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2007)","dontUpdate":true,"noteIndex":0},"citationItems":[{"id":4549,"uris":["http://zotero.org/users/4161640/items/GFAWWB2N"],"itemData":{"id":4549,"type":"chapter","container-title":"Analysis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w:t>
      </w:r>
      <w:r w:rsidRPr="00122893">
        <w:rPr>
          <w:rFonts w:ascii="Arial" w:eastAsia="Times New Roman" w:hAnsi="Arial" w:cs="Arial"/>
          <w:color w:val="000000"/>
          <w:kern w:val="0"/>
          <w14:ligatures w14:val="none"/>
        </w:rPr>
        <w:lastRenderedPageBreak/>
        <w:t xml:space="preserve">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1996)","dontUpdate":true,"noteIndex":0},"citationItems":[{"id":4547,"uris":["http://zotero.org/users/4161640/items/DYL3CFDY"],"itemData":{"id":4547,"type":"chapter","container-title":"Fisheries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standard weight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ed in the 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4D5C66C7" w14:textId="18BD18F6" w:rsidR="00883338" w:rsidRDefault="00BC047E"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To test our hypotheses</w:t>
      </w:r>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 to analyze (1) </w:t>
      </w:r>
      <w:r w:rsidR="007C2468">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varying rates of Cd and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impacted</w:t>
      </w:r>
      <w:r w:rsidR="00292FF5" w:rsidRPr="00122893">
        <w:rPr>
          <w:rFonts w:ascii="Arial" w:eastAsia="Times New Roman" w:hAnsi="Arial" w:cs="Arial"/>
          <w:color w:val="000000"/>
          <w:kern w:val="0"/>
          <w14:ligatures w14:val="none"/>
        </w:rPr>
        <w:t xml:space="preserve"> NLR</w:t>
      </w:r>
      <w:r w:rsidR="007C2468">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objective 1), (2) </w:t>
      </w:r>
      <w:r w:rsidR="007C2468">
        <w:rPr>
          <w:rFonts w:ascii="Arial" w:eastAsia="Times New Roman" w:hAnsi="Arial" w:cs="Arial"/>
          <w:color w:val="000000"/>
          <w:kern w:val="0"/>
          <w14:ligatures w14:val="none"/>
        </w:rPr>
        <w:t xml:space="preserve">whether Cd or </w:t>
      </w:r>
      <w:proofErr w:type="spellStart"/>
      <w:r w:rsidR="007C2468">
        <w:rPr>
          <w:rFonts w:ascii="Arial" w:eastAsia="Times New Roman" w:hAnsi="Arial" w:cs="Arial"/>
          <w:color w:val="000000"/>
          <w:kern w:val="0"/>
          <w14:ligatures w14:val="none"/>
        </w:rPr>
        <w:t>PFPeA</w:t>
      </w:r>
      <w:proofErr w:type="spellEnd"/>
      <w:r w:rsidR="007C2468">
        <w:rPr>
          <w:rFonts w:ascii="Arial" w:eastAsia="Times New Roman" w:hAnsi="Arial" w:cs="Arial"/>
          <w:color w:val="000000"/>
          <w:kern w:val="0"/>
          <w14:ligatures w14:val="none"/>
        </w:rPr>
        <w:t xml:space="preserve"> modified NLR following a salt stressor</w:t>
      </w:r>
      <w:r w:rsidR="00292FF5" w:rsidRPr="00122893">
        <w:rPr>
          <w:rFonts w:ascii="Arial" w:eastAsia="Times New Roman" w:hAnsi="Arial" w:cs="Arial"/>
          <w:color w:val="000000"/>
          <w:kern w:val="0"/>
          <w14:ligatures w14:val="none"/>
        </w:rPr>
        <w:t xml:space="preserve"> (objective 2), and (3) </w:t>
      </w:r>
      <w:r w:rsidR="007C2468">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NLR</w:t>
      </w:r>
      <w:r w:rsidR="007C2468">
        <w:rPr>
          <w:rFonts w:ascii="Arial" w:eastAsia="Times New Roman" w:hAnsi="Arial" w:cs="Arial"/>
          <w:color w:val="000000"/>
          <w:kern w:val="0"/>
          <w14:ligatures w14:val="none"/>
        </w:rPr>
        <w:t xml:space="preserve"> recovery differed</w:t>
      </w:r>
      <w:r w:rsidR="00292FF5" w:rsidRPr="00122893">
        <w:rPr>
          <w:rFonts w:ascii="Arial" w:eastAsia="Times New Roman" w:hAnsi="Arial" w:cs="Arial"/>
          <w:color w:val="000000"/>
          <w:kern w:val="0"/>
          <w14:ligatures w14:val="none"/>
        </w:rPr>
        <w:t xml:space="preserve"> among</w:t>
      </w:r>
      <w:r w:rsidR="007C2468">
        <w:rPr>
          <w:rFonts w:ascii="Arial" w:eastAsia="Times New Roman" w:hAnsi="Arial" w:cs="Arial"/>
          <w:color w:val="000000"/>
          <w:kern w:val="0"/>
          <w14:ligatures w14:val="none"/>
        </w:rPr>
        <w:t xml:space="preserve"> treatments</w:t>
      </w:r>
      <w:r w:rsidR="00292FF5"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exposed to</w:t>
      </w:r>
      <w:r w:rsidR="00292FF5" w:rsidRPr="00122893">
        <w:rPr>
          <w:rFonts w:ascii="Arial" w:eastAsia="Times New Roman" w:hAnsi="Arial" w:cs="Arial"/>
          <w:color w:val="000000"/>
          <w:kern w:val="0"/>
          <w14:ligatures w14:val="none"/>
        </w:rPr>
        <w:t xml:space="preserve"> a persistent environmental stressor (objective 3). We </w:t>
      </w:r>
      <w:r w:rsidR="00661E69">
        <w:rPr>
          <w:rFonts w:ascii="Arial" w:eastAsia="Times New Roman" w:hAnsi="Arial" w:cs="Arial"/>
          <w:color w:val="000000"/>
          <w:kern w:val="0"/>
          <w14:ligatures w14:val="none"/>
        </w:rPr>
        <w:t>identifi</w:t>
      </w:r>
      <w:r w:rsidR="00292FF5" w:rsidRPr="00122893">
        <w:rPr>
          <w:rFonts w:ascii="Arial" w:eastAsia="Times New Roman" w:hAnsi="Arial" w:cs="Arial"/>
          <w:color w:val="000000"/>
          <w:kern w:val="0"/>
          <w14:ligatures w14:val="none"/>
        </w:rPr>
        <w:t xml:space="preserve">ed the best-fitting distribution </w:t>
      </w:r>
      <w:r w:rsidR="00661E69">
        <w:rPr>
          <w:rFonts w:ascii="Arial" w:eastAsia="Times New Roman" w:hAnsi="Arial" w:cs="Arial"/>
          <w:color w:val="000000"/>
          <w:kern w:val="0"/>
          <w14:ligatures w14:val="none"/>
        </w:rPr>
        <w:t>for</w:t>
      </w:r>
      <w:r w:rsidR="00292FF5" w:rsidRPr="00122893">
        <w:rPr>
          <w:rFonts w:ascii="Arial" w:eastAsia="Times New Roman" w:hAnsi="Arial" w:cs="Arial"/>
          <w:color w:val="000000"/>
          <w:kern w:val="0"/>
          <w14:ligatures w14:val="none"/>
        </w:rPr>
        <w:t xml:space="preserve"> the NLR data using the </w:t>
      </w:r>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2015)","noteIndex":0},"citationItems":[{"id":4546,"uris":["http://zotero.org/users/4161640/items/UNF5TF4D"],"itemData":{"id":4546,"type":"article-journal","container-title":"Journal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(Delignette-Muller and 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We included fixed effects </w:t>
      </w:r>
      <w:r w:rsidR="00661E69">
        <w:rPr>
          <w:rFonts w:ascii="Arial" w:eastAsia="Times New Roman" w:hAnsi="Arial" w:cs="Arial"/>
          <w:color w:val="000000"/>
          <w:kern w:val="0"/>
          <w14:ligatures w14:val="none"/>
        </w:rPr>
        <w:t>for the</w:t>
      </w:r>
      <w:r w:rsidR="00292FF5" w:rsidRPr="00122893">
        <w:rPr>
          <w:rFonts w:ascii="Arial" w:eastAsia="Times New Roman" w:hAnsi="Arial" w:cs="Arial"/>
          <w:color w:val="000000"/>
          <w:kern w:val="0"/>
          <w14:ligatures w14:val="none"/>
        </w:rPr>
        <w:t xml:space="preserve"> treatment</w:t>
      </w:r>
      <w:r w:rsidR="007C2468">
        <w:rPr>
          <w:rFonts w:ascii="Arial" w:eastAsia="Times New Roman" w:hAnsi="Arial" w:cs="Arial"/>
          <w:color w:val="000000"/>
          <w:kern w:val="0"/>
          <w14:ligatures w14:val="none"/>
        </w:rPr>
        <w:t xml:space="preserve"> 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sample (1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 a</w:t>
      </w:r>
      <w:r w:rsidR="00661E69">
        <w:rPr>
          <w:rFonts w:ascii="Arial" w:eastAsia="Times New Roman" w:hAnsi="Arial" w:cs="Arial"/>
          <w:color w:val="000000"/>
          <w:kern w:val="0"/>
          <w14:ligatures w14:val="none"/>
        </w:rPr>
        <w:t>long with</w:t>
      </w:r>
      <w:r w:rsidR="00292FF5" w:rsidRPr="00122893">
        <w:rPr>
          <w:rFonts w:ascii="Arial" w:eastAsia="Times New Roman" w:hAnsi="Arial" w:cs="Arial"/>
          <w:color w:val="000000"/>
          <w:kern w:val="0"/>
          <w14:ligatures w14:val="none"/>
        </w:rPr>
        <w:t xml:space="preserve"> a random effect </w:t>
      </w:r>
      <w:r w:rsidR="00661E69">
        <w:rPr>
          <w:rFonts w:ascii="Arial" w:eastAsia="Times New Roman" w:hAnsi="Arial" w:cs="Arial"/>
          <w:color w:val="000000"/>
          <w:kern w:val="0"/>
          <w14:ligatures w14:val="none"/>
        </w:rPr>
        <w:t>for</w:t>
      </w:r>
      <w:r w:rsidR="00292FF5" w:rsidRPr="00122893">
        <w:rPr>
          <w:rFonts w:ascii="Arial" w:eastAsia="Times New Roman" w:hAnsi="Arial" w:cs="Arial"/>
          <w:color w:val="000000"/>
          <w:kern w:val="0"/>
          <w14:ligatures w14:val="none"/>
        </w:rPr>
        <w:t xml:space="preserve"> individual (i.e., tank) to</w:t>
      </w:r>
      <w:r w:rsidR="000D0961">
        <w:rPr>
          <w:rFonts w:ascii="Arial" w:eastAsia="Times New Roman" w:hAnsi="Arial" w:cs="Arial"/>
          <w:color w:val="000000"/>
          <w:kern w:val="0"/>
          <w14:ligatures w14:val="none"/>
        </w:rPr>
        <w:t xml:space="preserve"> allow the model to</w:t>
      </w:r>
      <w:r w:rsidR="00292FF5" w:rsidRPr="00122893">
        <w:rPr>
          <w:rFonts w:ascii="Arial" w:eastAsia="Times New Roman" w:hAnsi="Arial" w:cs="Arial"/>
          <w:color w:val="000000"/>
          <w:kern w:val="0"/>
          <w14:ligatures w14:val="none"/>
        </w:rPr>
        <w:t xml:space="preserve"> account for </w:t>
      </w:r>
      <w:r>
        <w:rPr>
          <w:rFonts w:ascii="Arial" w:eastAsia="Times New Roman" w:hAnsi="Arial" w:cs="Arial"/>
          <w:color w:val="000000"/>
          <w:kern w:val="0"/>
          <w14:ligatures w14:val="none"/>
        </w:rPr>
        <w:t xml:space="preserve">any </w:t>
      </w:r>
      <w:r w:rsidR="00731DB9">
        <w:rPr>
          <w:rFonts w:ascii="Arial" w:eastAsia="Times New Roman" w:hAnsi="Arial" w:cs="Arial"/>
          <w:color w:val="000000"/>
          <w:kern w:val="0"/>
          <w14:ligatures w14:val="none"/>
        </w:rPr>
        <w:t>individual</w:t>
      </w:r>
      <w:r w:rsidR="00C20E9B">
        <w:rPr>
          <w:rFonts w:ascii="Arial" w:eastAsia="Times New Roman" w:hAnsi="Arial" w:cs="Arial"/>
          <w:color w:val="000000"/>
          <w:kern w:val="0"/>
          <w14:ligatures w14:val="none"/>
        </w:rPr>
        <w:t xml:space="preserve"> temporal</w:t>
      </w:r>
      <w:r w:rsidR="00731DB9">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correlation</w:t>
      </w:r>
      <w:r>
        <w:rPr>
          <w:rFonts w:ascii="Arial" w:eastAsia="Times New Roman" w:hAnsi="Arial" w:cs="Arial"/>
          <w:color w:val="000000"/>
          <w:kern w:val="0"/>
          <w14:ligatures w14:val="none"/>
        </w:rPr>
        <w:t xml:space="preserve"> and to</w:t>
      </w:r>
      <w:r w:rsidR="000D0961">
        <w:rPr>
          <w:rFonts w:ascii="Arial" w:eastAsia="Times New Roman" w:hAnsi="Arial" w:cs="Arial"/>
          <w:color w:val="000000"/>
          <w:kern w:val="0"/>
          <w14:ligatures w14:val="none"/>
        </w:rPr>
        <w:t xml:space="preserve"> </w:t>
      </w:r>
      <w:r w:rsidR="00731DB9">
        <w:rPr>
          <w:rFonts w:ascii="Arial" w:eastAsia="Times New Roman" w:hAnsi="Arial" w:cs="Arial"/>
          <w:color w:val="000000"/>
          <w:kern w:val="0"/>
          <w14:ligatures w14:val="none"/>
        </w:rPr>
        <w:t>honor</w:t>
      </w:r>
      <w:r w:rsidR="000D0961">
        <w:rPr>
          <w:rFonts w:ascii="Arial" w:eastAsia="Times New Roman" w:hAnsi="Arial" w:cs="Arial"/>
          <w:color w:val="000000"/>
          <w:kern w:val="0"/>
          <w14:ligatures w14:val="none"/>
        </w:rPr>
        <w:t xml:space="preserve"> </w:t>
      </w:r>
      <w:r w:rsidR="00731DB9">
        <w:rPr>
          <w:rFonts w:ascii="Arial" w:eastAsia="Times New Roman" w:hAnsi="Arial" w:cs="Arial"/>
          <w:color w:val="000000"/>
          <w:kern w:val="0"/>
          <w14:ligatures w14:val="none"/>
        </w:rPr>
        <w:t>this</w:t>
      </w:r>
      <w:r w:rsidR="000D0961">
        <w:rPr>
          <w:rFonts w:ascii="Arial" w:eastAsia="Times New Roman" w:hAnsi="Arial" w:cs="Arial"/>
          <w:color w:val="000000"/>
          <w:kern w:val="0"/>
          <w14:ligatures w14:val="none"/>
        </w:rPr>
        <w:t xml:space="preserve"> assumption</w:t>
      </w:r>
      <w:r w:rsidR="00292FF5" w:rsidRPr="00122893">
        <w:rPr>
          <w:rFonts w:ascii="Arial" w:eastAsia="Times New Roman" w:hAnsi="Arial" w:cs="Arial"/>
          <w:color w:val="000000"/>
          <w:kern w:val="0"/>
          <w14:ligatures w14:val="none"/>
        </w:rPr>
        <w:t xml:space="preserve">. We </w:t>
      </w:r>
      <w:r w:rsidR="00661E69">
        <w:rPr>
          <w:rFonts w:ascii="Arial" w:eastAsia="Times New Roman" w:hAnsi="Arial" w:cs="Arial"/>
          <w:color w:val="000000"/>
          <w:kern w:val="0"/>
          <w14:ligatures w14:val="none"/>
        </w:rPr>
        <w:t>evaluat</w:t>
      </w:r>
      <w:r w:rsidR="00292FF5" w:rsidRPr="00122893">
        <w:rPr>
          <w:rFonts w:ascii="Arial" w:eastAsia="Times New Roman" w:hAnsi="Arial" w:cs="Arial"/>
          <w:color w:val="000000"/>
          <w:kern w:val="0"/>
          <w14:ligatures w14:val="none"/>
        </w:rPr>
        <w:t xml:space="preserve">ed our objectives by examining specific beta coefficient estimates within the GLMM: </w:t>
      </w:r>
      <w:r w:rsidR="00661E69">
        <w:rPr>
          <w:rFonts w:ascii="Arial" w:eastAsia="Times New Roman" w:hAnsi="Arial" w:cs="Arial"/>
          <w:color w:val="000000"/>
          <w:kern w:val="0"/>
          <w14:ligatures w14:val="none"/>
        </w:rPr>
        <w:t xml:space="preserve">the slope of </w:t>
      </w:r>
      <w:r w:rsidR="00292FF5" w:rsidRPr="00122893">
        <w:rPr>
          <w:rFonts w:ascii="Arial" w:eastAsia="Times New Roman" w:hAnsi="Arial" w:cs="Arial"/>
          <w:color w:val="000000"/>
          <w:kern w:val="0"/>
          <w14:ligatures w14:val="none"/>
        </w:rPr>
        <w:t>each treatment line between blood 1 and blood 2</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 xml:space="preserve">the slope of </w:t>
      </w:r>
      <w:r w:rsidR="00292FF5" w:rsidRPr="00122893">
        <w:rPr>
          <w:rFonts w:ascii="Arial" w:eastAsia="Times New Roman" w:hAnsi="Arial" w:cs="Arial"/>
          <w:color w:val="000000"/>
          <w:kern w:val="0"/>
          <w14:ligatures w14:val="none"/>
        </w:rPr>
        <w:t>each treatment line between blood 2 and blood 3</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2</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w:t>
      </w:r>
      <w:r w:rsidR="00661E69">
        <w:rPr>
          <w:rFonts w:ascii="Arial" w:eastAsia="Times New Roman" w:hAnsi="Arial" w:cs="Arial"/>
          <w:color w:val="000000"/>
          <w:kern w:val="0"/>
          <w14:ligatures w14:val="none"/>
        </w:rPr>
        <w:t>the slope of</w:t>
      </w:r>
      <w:r w:rsidR="00292FF5" w:rsidRPr="00122893">
        <w:rPr>
          <w:rFonts w:ascii="Arial" w:eastAsia="Times New Roman" w:hAnsi="Arial" w:cs="Arial"/>
          <w:color w:val="000000"/>
          <w:kern w:val="0"/>
          <w14:ligatures w14:val="none"/>
        </w:rPr>
        <w:t xml:space="preserve"> each treatment line between blood 3 and blood 4</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w:t>
      </w:r>
      <w:r w:rsidR="00661E69">
        <w:rPr>
          <w:rFonts w:ascii="Arial" w:eastAsia="Times New Roman" w:hAnsi="Arial" w:cs="Arial"/>
          <w:color w:val="000000"/>
          <w:kern w:val="0"/>
          <w14:ligatures w14:val="none"/>
        </w:rPr>
        <w:t>s well as</w:t>
      </w:r>
      <w:r w:rsidR="00292FF5" w:rsidRPr="00122893">
        <w:rPr>
          <w:rFonts w:ascii="Arial" w:eastAsia="Times New Roman" w:hAnsi="Arial" w:cs="Arial"/>
          <w:color w:val="000000"/>
          <w:kern w:val="0"/>
          <w14:ligatures w14:val="none"/>
        </w:rPr>
        <w:t xml:space="preserve"> each treatment’s mean at blood 4</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3</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w:t>
      </w:r>
      <w:r w:rsidR="000D0961">
        <w:rPr>
          <w:rFonts w:ascii="Arial" w:eastAsia="Times New Roman" w:hAnsi="Arial" w:cs="Arial"/>
          <w:color w:val="000000"/>
          <w:kern w:val="0"/>
          <w14:ligatures w14:val="none"/>
        </w:rPr>
        <w:t xml:space="preserve"> We </w:t>
      </w:r>
      <w:r>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r>
        <w:rPr>
          <w:rFonts w:ascii="Arial" w:eastAsia="Times New Roman" w:hAnsi="Arial" w:cs="Arial"/>
          <w:color w:val="000000"/>
          <w:kern w:val="0"/>
          <w14:ligatures w14:val="none"/>
        </w:rPr>
        <w:t>convergence</w:t>
      </w:r>
      <w:r w:rsidR="000D0961">
        <w:rPr>
          <w:rFonts w:ascii="Arial" w:eastAsia="Times New Roman" w:hAnsi="Arial" w:cs="Arial"/>
          <w:color w:val="000000"/>
          <w:kern w:val="0"/>
          <w14:ligatures w14:val="none"/>
        </w:rPr>
        <w:t xml:space="preserve"> by ensuring the residuals were normally distributed</w:t>
      </w:r>
      <w:r w:rsidR="00731DB9">
        <w:rPr>
          <w:rFonts w:ascii="Arial" w:eastAsia="Times New Roman" w:hAnsi="Arial" w:cs="Arial"/>
          <w:color w:val="000000"/>
          <w:kern w:val="0"/>
          <w14:ligatures w14:val="none"/>
        </w:rPr>
        <w:t>,</w:t>
      </w:r>
      <w:r w:rsidR="000D0961">
        <w:rPr>
          <w:rFonts w:ascii="Arial" w:eastAsia="Times New Roman" w:hAnsi="Arial" w:cs="Arial"/>
          <w:color w:val="000000"/>
          <w:kern w:val="0"/>
          <w14:ligatures w14:val="none"/>
        </w:rPr>
        <w:t xml:space="preserve"> and </w:t>
      </w:r>
      <w:r w:rsidR="00731DB9">
        <w:rPr>
          <w:rFonts w:ascii="Arial" w:eastAsia="Times New Roman" w:hAnsi="Arial" w:cs="Arial"/>
          <w:color w:val="000000"/>
          <w:kern w:val="0"/>
          <w14:ligatures w14:val="none"/>
        </w:rPr>
        <w:t>we compared the</w:t>
      </w:r>
      <w:r>
        <w:rPr>
          <w:rFonts w:ascii="Arial" w:eastAsia="Times New Roman" w:hAnsi="Arial" w:cs="Arial"/>
          <w:color w:val="000000"/>
          <w:kern w:val="0"/>
          <w14:ligatures w14:val="none"/>
        </w:rPr>
        <w:t xml:space="preserve"> predicted parameter estimates</w:t>
      </w:r>
      <w:r w:rsidR="00C20E9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 the raw data means</w:t>
      </w:r>
      <w:r w:rsidR="00C20E9B">
        <w:rPr>
          <w:rFonts w:ascii="Arial" w:eastAsia="Times New Roman" w:hAnsi="Arial" w:cs="Arial"/>
          <w:color w:val="000000"/>
          <w:kern w:val="0"/>
          <w14:ligatures w14:val="none"/>
        </w:rPr>
        <w:t xml:space="preserve"> using non-parametric bootstrapping</w:t>
      </w:r>
      <w:r>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4D2414EC" w:rsidR="00C04669" w:rsidRDefault="00C04669" w:rsidP="00207381">
      <w:pPr>
        <w:spacing w:line="480" w:lineRule="auto"/>
        <w:ind w:firstLine="720"/>
        <w:rPr>
          <w:rFonts w:ascii="Arial" w:hAnsi="Arial" w:cs="Arial"/>
        </w:rPr>
      </w:pPr>
      <w:r>
        <w:rPr>
          <w:rFonts w:ascii="Arial" w:hAnsi="Arial" w:cs="Arial"/>
        </w:rPr>
        <w:lastRenderedPageBreak/>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relative weight of </w:t>
      </w:r>
      <w:r>
        <w:rPr>
          <w:rFonts w:ascii="Arial" w:hAnsi="Arial" w:cs="Arial"/>
        </w:rPr>
        <w:t>93.67 (±3.13; 95% CI).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relative weight</w:t>
      </w:r>
      <w:r w:rsidR="00D17B0A">
        <w:rPr>
          <w:rFonts w:ascii="Arial" w:hAnsi="Arial" w:cs="Arial"/>
        </w:rPr>
        <w:t xml:space="preserve"> declined</w:t>
      </w:r>
      <w:r>
        <w:rPr>
          <w:rFonts w:ascii="Arial" w:hAnsi="Arial" w:cs="Arial"/>
        </w:rPr>
        <w:t xml:space="preserve"> slightly to 87.64 (±4.79; 95% CI).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 95% CI),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from</w:t>
      </w:r>
      <w:r>
        <w:rPr>
          <w:rFonts w:ascii="Arial" w:hAnsi="Arial" w:cs="Arial"/>
        </w:rPr>
        <w:t xml:space="preserve"> the five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9 control)</w:t>
      </w:r>
      <w:r w:rsidR="00D17B0A">
        <w:rPr>
          <w:rFonts w:ascii="Arial" w:hAnsi="Arial" w:cs="Arial"/>
        </w:rPr>
        <w:t>.</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0.44 to 6.64</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0C1051E8"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1;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 95% CI)</w:t>
      </w:r>
      <w:r>
        <w:rPr>
          <w:rFonts w:ascii="Arial" w:hAnsi="Arial" w:cs="Arial"/>
        </w:rPr>
        <w:t xml:space="preserve"> after</w:t>
      </w:r>
      <w:r w:rsidR="00991BBD" w:rsidRPr="00991BBD">
        <w:rPr>
          <w:rFonts w:ascii="Arial" w:hAnsi="Arial" w:cs="Arial"/>
        </w:rPr>
        <w:t xml:space="preserve">. </w:t>
      </w:r>
      <w:r w:rsidR="007A6AFC">
        <w:rPr>
          <w:rFonts w:ascii="Arial" w:hAnsi="Arial" w:cs="Arial"/>
        </w:rPr>
        <w:t>Water quality values confirmed our intended 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1;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3E062436"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r w:rsidR="001A6161">
        <w:rPr>
          <w:rFonts w:ascii="Arial" w:hAnsi="Arial" w:cs="Arial"/>
          <w:i/>
          <w:iCs/>
        </w:rPr>
        <w:t>Toxin</w:t>
      </w:r>
      <w:r w:rsidR="007A6AFC">
        <w:rPr>
          <w:rFonts w:ascii="Arial" w:hAnsi="Arial" w:cs="Arial"/>
          <w:i/>
          <w:iCs/>
        </w:rPr>
        <w:t xml:space="preserve"> Effects of Stress</w:t>
      </w:r>
    </w:p>
    <w:p w14:paraId="2B50CF87" w14:textId="34252B1A" w:rsidR="00025F21" w:rsidRPr="00435094" w:rsidRDefault="00025F21" w:rsidP="00207381">
      <w:pPr>
        <w:spacing w:line="480" w:lineRule="auto"/>
        <w:rPr>
          <w:rFonts w:ascii="Arial" w:hAnsi="Arial" w:cs="Arial"/>
          <w:i/>
          <w:iCs/>
        </w:rPr>
      </w:pPr>
      <w:r>
        <w:rPr>
          <w:rFonts w:ascii="Arial" w:hAnsi="Arial" w:cs="Arial"/>
          <w:i/>
          <w:iCs/>
        </w:rPr>
        <w:t xml:space="preserve">3.3.1. </w:t>
      </w:r>
      <w:r w:rsidR="00CD225C">
        <w:rPr>
          <w:rFonts w:ascii="Arial" w:hAnsi="Arial" w:cs="Arial"/>
          <w:i/>
          <w:iCs/>
        </w:rPr>
        <w:t>Toxin 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77777777"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w:t>
      </w:r>
      <w:r w:rsidR="00AC1393">
        <w:rPr>
          <w:rFonts w:ascii="Arial" w:hAnsi="Arial" w:cs="Arial"/>
        </w:rPr>
        <w:lastRenderedPageBreak/>
        <w:t>(Z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65563F63" w:rsidR="00025F21" w:rsidRPr="00025F21" w:rsidRDefault="00025F21" w:rsidP="00207381">
      <w:pPr>
        <w:spacing w:line="480" w:lineRule="auto"/>
        <w:rPr>
          <w:rFonts w:ascii="Arial" w:hAnsi="Arial" w:cs="Arial"/>
          <w:i/>
          <w:iCs/>
        </w:rPr>
      </w:pPr>
      <w:r>
        <w:rPr>
          <w:rFonts w:ascii="Arial" w:hAnsi="Arial" w:cs="Arial"/>
          <w:i/>
          <w:iCs/>
        </w:rPr>
        <w:t xml:space="preserve">3.3.2. </w:t>
      </w:r>
      <w:r w:rsidR="00CD225C">
        <w:rPr>
          <w:rFonts w:ascii="Arial" w:hAnsi="Arial" w:cs="Arial"/>
          <w:i/>
          <w:iCs/>
        </w:rPr>
        <w:t>Interaction with an environmental stressor</w:t>
      </w:r>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2F8527C7"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post</w:t>
      </w:r>
      <w:r w:rsidR="00A67F34">
        <w:rPr>
          <w:rFonts w:ascii="Arial" w:hAnsi="Arial" w:cs="Arial"/>
        </w:rPr>
        <w:t>-</w:t>
      </w:r>
      <w:r w:rsidR="007A4C34">
        <w:rPr>
          <w:rFonts w:ascii="Arial" w:hAnsi="Arial" w:cs="Arial"/>
        </w:rPr>
        <w:t>salt</w:t>
      </w:r>
      <w:r>
        <w:rPr>
          <w:rFonts w:ascii="Arial" w:hAnsi="Arial" w:cs="Arial"/>
        </w:rPr>
        <w:t xml:space="preserve"> introduction (Table 2</w:t>
      </w:r>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others.</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 95% CL) and 127% (-1–418%; 95% CL)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 95% CL)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42AE9425" w:rsidR="00025F21" w:rsidRPr="00025F21" w:rsidRDefault="00025F21" w:rsidP="00207381">
      <w:pPr>
        <w:spacing w:line="480" w:lineRule="auto"/>
        <w:rPr>
          <w:rFonts w:ascii="Arial" w:hAnsi="Arial" w:cs="Arial"/>
          <w:i/>
          <w:iCs/>
        </w:rPr>
      </w:pPr>
      <w:r>
        <w:rPr>
          <w:rFonts w:ascii="Arial" w:hAnsi="Arial" w:cs="Arial"/>
          <w:i/>
          <w:iCs/>
        </w:rPr>
        <w:t xml:space="preserve">3.3.3. </w:t>
      </w:r>
      <w:r w:rsidR="00266A8E">
        <w:rPr>
          <w:rFonts w:ascii="Arial" w:hAnsi="Arial" w:cs="Arial"/>
          <w:i/>
          <w:iCs/>
        </w:rPr>
        <w:t>Recovery phase (b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77777777"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3;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rise by</w:t>
      </w:r>
      <w:r w:rsidR="00802505">
        <w:rPr>
          <w:rFonts w:ascii="Arial" w:hAnsi="Arial" w:cs="Arial"/>
        </w:rPr>
        <w:t xml:space="preserve"> </w:t>
      </w:r>
      <w:r w:rsidR="00511F43">
        <w:rPr>
          <w:rFonts w:ascii="Arial" w:hAnsi="Arial" w:cs="Arial"/>
        </w:rPr>
        <w:t>271% (75–688%; 95% CL), 223% (42–635%; 95% CL), and 526% (176–1319%; 95% CL)</w:t>
      </w:r>
      <w:r w:rsidR="00802505">
        <w:rPr>
          <w:rFonts w:ascii="Arial" w:hAnsi="Arial" w:cs="Arial"/>
        </w:rPr>
        <w:t xml:space="preserve"> more 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and </w:t>
      </w:r>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r w:rsidR="00511F43">
        <w:rPr>
          <w:rFonts w:ascii="Arial" w:hAnsi="Arial" w:cs="Arial"/>
        </w:rPr>
        <w:t>, respectively</w:t>
      </w:r>
      <w:r w:rsidR="00802505">
        <w:rPr>
          <w:rFonts w:ascii="Arial" w:hAnsi="Arial" w:cs="Arial"/>
        </w:rPr>
        <w:t xml:space="preserve">. </w:t>
      </w:r>
      <w:r w:rsidR="00511F43">
        <w:rPr>
          <w:rFonts w:ascii="Arial" w:hAnsi="Arial" w:cs="Arial"/>
        </w:rPr>
        <w:t xml:space="preserve">NLR in </w:t>
      </w:r>
      <w:proofErr w:type="spellStart"/>
      <w:r w:rsidR="00511F43">
        <w:rPr>
          <w:rFonts w:ascii="Arial" w:hAnsi="Arial" w:cs="Arial"/>
        </w:rPr>
        <w:t>PFPeA</w:t>
      </w:r>
      <w:proofErr w:type="spellEnd"/>
      <w:r w:rsidR="00511F43">
        <w:rPr>
          <w:rFonts w:ascii="Arial" w:hAnsi="Arial" w:cs="Arial"/>
        </w:rPr>
        <w:t xml:space="preserve"> high </w:t>
      </w:r>
      <w:r>
        <w:rPr>
          <w:rFonts w:ascii="Arial" w:hAnsi="Arial" w:cs="Arial"/>
        </w:rPr>
        <w:t>fish was</w:t>
      </w:r>
      <w:r w:rsidR="00511F43">
        <w:rPr>
          <w:rFonts w:ascii="Arial" w:hAnsi="Arial" w:cs="Arial"/>
        </w:rPr>
        <w:t xml:space="preserve"> 123% (-2–407%; 95% CL)</w:t>
      </w:r>
      <w:r>
        <w:rPr>
          <w:rFonts w:ascii="Arial" w:hAnsi="Arial" w:cs="Arial"/>
        </w:rPr>
        <w:t xml:space="preserve"> greater than the </w:t>
      </w:r>
      <w:r w:rsidR="00511F43">
        <w:rPr>
          <w:rFonts w:ascii="Arial" w:hAnsi="Arial" w:cs="Arial"/>
        </w:rPr>
        <w:t>control group</w:t>
      </w:r>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 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lastRenderedPageBreak/>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3AA73E42"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4.1. </w:t>
      </w:r>
      <w:proofErr w:type="spellStart"/>
      <w:r w:rsidR="00797A47">
        <w:rPr>
          <w:rFonts w:ascii="Arial" w:eastAsia="Times New Roman" w:hAnsi="Arial" w:cs="Arial"/>
          <w:i/>
          <w:iCs/>
          <w:color w:val="000000"/>
          <w:kern w:val="0"/>
          <w14:ligatures w14:val="none"/>
        </w:rPr>
        <w:t>P</w:t>
      </w:r>
      <w:r w:rsidR="00797A47" w:rsidRPr="00797A47">
        <w:rPr>
          <w:rFonts w:ascii="Arial" w:eastAsia="Times New Roman" w:hAnsi="Arial" w:cs="Arial"/>
          <w:i/>
          <w:iCs/>
          <w:color w:val="000000"/>
          <w:kern w:val="0"/>
          <w14:ligatures w14:val="none"/>
        </w:rPr>
        <w:t>erfluoropentanoic</w:t>
      </w:r>
      <w:proofErr w:type="spellEnd"/>
      <w:r w:rsidR="00797A47" w:rsidRPr="00797A47">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A</w:t>
      </w:r>
      <w:r w:rsidR="00797A47" w:rsidRPr="00797A47">
        <w:rPr>
          <w:rFonts w:ascii="Arial" w:eastAsia="Times New Roman" w:hAnsi="Arial" w:cs="Arial"/>
          <w:i/>
          <w:iCs/>
          <w:color w:val="000000"/>
          <w:kern w:val="0"/>
          <w14:ligatures w14:val="none"/>
        </w:rPr>
        <w:t>cid</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 xml:space="preserve">admium, </w:t>
      </w:r>
      <w:r w:rsidR="006724AA">
        <w:rPr>
          <w:rFonts w:ascii="Arial" w:eastAsia="Times New Roman" w:hAnsi="Arial" w:cs="Arial"/>
          <w:i/>
          <w:iCs/>
          <w:color w:val="000000"/>
          <w:kern w:val="0"/>
          <w14:ligatures w14:val="none"/>
        </w:rPr>
        <w:t>T</w:t>
      </w:r>
      <w:r>
        <w:rPr>
          <w:rFonts w:ascii="Arial" w:eastAsia="Times New Roman" w:hAnsi="Arial" w:cs="Arial"/>
          <w:i/>
          <w:iCs/>
          <w:color w:val="000000"/>
          <w:kern w:val="0"/>
          <w14:ligatures w14:val="none"/>
        </w:rPr>
        <w:t xml:space="preserve">riggered </w:t>
      </w:r>
      <w:r w:rsidR="006724AA">
        <w:rPr>
          <w:rFonts w:ascii="Arial" w:eastAsia="Times New Roman" w:hAnsi="Arial" w:cs="Arial"/>
          <w:i/>
          <w:iCs/>
          <w:color w:val="000000"/>
          <w:kern w:val="0"/>
          <w14:ligatures w14:val="none"/>
        </w:rPr>
        <w:t>B</w:t>
      </w:r>
      <w:r>
        <w:rPr>
          <w:rFonts w:ascii="Arial" w:eastAsia="Times New Roman" w:hAnsi="Arial" w:cs="Arial"/>
          <w:i/>
          <w:iCs/>
          <w:color w:val="000000"/>
          <w:kern w:val="0"/>
          <w14:ligatures w14:val="none"/>
        </w:rPr>
        <w:t xml:space="preserve">ass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07A03762"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toxins—</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w:t>
      </w:r>
      <w:proofErr w:type="spellStart"/>
      <w:r w:rsidR="00167D66">
        <w:rPr>
          <w:rFonts w:ascii="Arial" w:eastAsia="Times New Roman" w:hAnsi="Arial" w:cs="Arial"/>
          <w:color w:val="000000"/>
          <w:kern w:val="0"/>
          <w14:ligatures w14:val="none"/>
        </w:rPr>
        <w:t>perfluoropentanoic</w:t>
      </w:r>
      <w:proofErr w:type="spellEnd"/>
      <w:r w:rsidR="00167D66">
        <w:rPr>
          <w:rFonts w:ascii="Arial" w:eastAsia="Times New Roman" w:hAnsi="Arial" w:cs="Arial"/>
          <w:color w:val="000000"/>
          <w:kern w:val="0"/>
          <w14:ligatures w14:val="none"/>
        </w:rPr>
        <w:t xml:space="preserve">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r w:rsidR="009A25A6">
        <w:rPr>
          <w:rFonts w:ascii="Arial" w:eastAsia="Times New Roman" w:hAnsi="Arial" w:cs="Arial"/>
          <w:color w:val="000000"/>
          <w:kern w:val="0"/>
          <w14:ligatures w14:val="none"/>
        </w:rPr>
        <w:t xml:space="preserve">the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r w:rsidRPr="003E7284">
        <w:rPr>
          <w:rFonts w:ascii="Arial" w:eastAsia="Times New Roman" w:hAnsi="Arial" w:cs="Arial"/>
          <w:color w:val="000000"/>
          <w:kern w:val="0"/>
          <w14:ligatures w14:val="none"/>
        </w:rPr>
        <w:t xml:space="preserve"> </w:t>
      </w:r>
      <w:r w:rsidR="00710DD7">
        <w:rPr>
          <w:rFonts w:ascii="Arial" w:eastAsia="Times New Roman" w:hAnsi="Arial" w:cs="Arial"/>
          <w:color w:val="000000"/>
          <w:kern w:val="0"/>
          <w14:ligatures w14:val="none"/>
        </w:rPr>
        <w:t>of</w:t>
      </w:r>
      <w:r w:rsidRPr="003E7284">
        <w:rPr>
          <w:rFonts w:ascii="Arial" w:eastAsia="Times New Roman" w:hAnsi="Arial" w:cs="Arial"/>
          <w:color w:val="000000"/>
          <w:kern w:val="0"/>
          <w14:ligatures w14:val="none"/>
        </w:rPr>
        <w:t xml:space="preserve"> </w:t>
      </w:r>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 these toxins and </w:t>
      </w:r>
      <w:r w:rsidR="006D31C5">
        <w:rPr>
          <w:rFonts w:ascii="Arial" w:eastAsia="Times New Roman" w:hAnsi="Arial" w:cs="Arial"/>
          <w:color w:val="000000"/>
          <w:kern w:val="0"/>
          <w14:ligatures w14:val="none"/>
        </w:rPr>
        <w:t>their</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potential</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on</w:t>
      </w:r>
      <w:r w:rsidR="00AE1B47">
        <w:rPr>
          <w:rFonts w:ascii="Arial" w:eastAsia="Times New Roman" w:hAnsi="Arial" w:cs="Arial"/>
          <w:color w:val="000000"/>
          <w:kern w:val="0"/>
          <w14:ligatures w14:val="none"/>
        </w:rPr>
        <w:t xml:space="preserve"> fish</w:t>
      </w:r>
      <w:r w:rsidRPr="003E7284">
        <w:rPr>
          <w:rFonts w:ascii="Arial" w:eastAsia="Times New Roman" w:hAnsi="Arial" w:cs="Arial"/>
          <w:color w:val="000000"/>
          <w:kern w:val="0"/>
          <w14:ligatures w14:val="none"/>
        </w:rPr>
        <w:t xml:space="preserve"> stress.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r w:rsidR="001A7A49">
        <w:rPr>
          <w:rFonts w:ascii="Arial" w:eastAsia="Times New Roman" w:hAnsi="Arial" w:cs="Arial"/>
          <w:color w:val="000000"/>
          <w:kern w:val="0"/>
          <w14:ligatures w14:val="none"/>
        </w:rPr>
        <w:t xml:space="preserve">did not induce a </w:t>
      </w:r>
      <w:r w:rsidR="00AE1B47">
        <w:rPr>
          <w:rFonts w:ascii="Arial" w:eastAsia="Times New Roman" w:hAnsi="Arial" w:cs="Arial"/>
          <w:color w:val="000000"/>
          <w:kern w:val="0"/>
          <w14:ligatures w14:val="none"/>
        </w:rPr>
        <w:t>stress response</w:t>
      </w:r>
      <w:r w:rsidR="00167D66">
        <w:rPr>
          <w:rFonts w:ascii="Arial" w:eastAsia="Times New Roman" w:hAnsi="Arial" w:cs="Arial"/>
          <w:color w:val="000000"/>
          <w:kern w:val="0"/>
          <w14:ligatures w14:val="none"/>
        </w:rPr>
        <w:t xml:space="preserve">, while 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a sustained stress response</w:t>
      </w:r>
      <w:r w:rsidR="001A7A49">
        <w:rPr>
          <w:rFonts w:ascii="Arial" w:eastAsia="Times New Roman" w:hAnsi="Arial" w:cs="Arial"/>
          <w:color w:val="000000"/>
          <w:kern w:val="0"/>
          <w14:ligatures w14:val="none"/>
        </w:rPr>
        <w:t xml:space="preserve">. </w:t>
      </w:r>
    </w:p>
    <w:p w14:paraId="04E2165E" w14:textId="76249300"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and that all groups would exhibit heightened stress following the salinity increase.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demonstrated a consistent and prolonged </w:t>
      </w:r>
      <w:del w:id="288" w:author="Christopher Murray [2]" w:date="2025-11-10T20:51:00Z" w16du:dateUtc="2025-11-11T02:51:00Z">
        <w:r w:rsidR="006724AA" w:rsidDel="0071656C">
          <w:rPr>
            <w:rFonts w:ascii="Arial" w:eastAsia="Times New Roman" w:hAnsi="Arial" w:cs="Arial"/>
            <w:color w:val="000000"/>
            <w:kern w:val="0"/>
            <w14:ligatures w14:val="none"/>
          </w:rPr>
          <w:delText>sress</w:delText>
        </w:r>
      </w:del>
      <w:ins w:id="289" w:author="Christopher Murray [2]" w:date="2025-11-10T20:51:00Z" w16du:dateUtc="2025-11-11T02:51:00Z">
        <w:r w:rsidR="0071656C">
          <w:rPr>
            <w:rFonts w:ascii="Arial" w:eastAsia="Times New Roman" w:hAnsi="Arial" w:cs="Arial"/>
            <w:color w:val="000000"/>
            <w:kern w:val="0"/>
            <w14:ligatures w14:val="none"/>
          </w:rPr>
          <w:t>stress</w:t>
        </w:r>
      </w:ins>
      <w:r w:rsidR="006724AA">
        <w:rPr>
          <w:rFonts w:ascii="Arial" w:eastAsia="Times New Roman" w:hAnsi="Arial" w:cs="Arial"/>
          <w:color w:val="000000"/>
          <w:kern w:val="0"/>
          <w14:ligatures w14:val="none"/>
        </w:rPr>
        <w:t xml:space="preserve"> response 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stress levels in the other four groups declined to near baseline values, suggesting that these fish recovered normally from the environmental disturbance</w:t>
      </w:r>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61769111"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2024)","noteIndex":0},"citationItems":[{"id":4503,"uris":["http://zotero.org/users/4161640/items/ELXL3KB9"],"itemData":{"id":4503,"type":"article-journal","abstract":"Abstract\n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For instance, recent reviews have suggested that increased PFAS exposure increases </w:t>
      </w:r>
      <w:r>
        <w:rPr>
          <w:rFonts w:ascii="Arial" w:eastAsia="Times New Roman" w:hAnsi="Arial" w:cs="Arial"/>
          <w:color w:val="000000"/>
          <w:kern w:val="0"/>
          <w14:ligatures w14:val="none"/>
        </w:rPr>
        <w:lastRenderedPageBreak/>
        <w:t>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2021)","noteIndex":0},"citationItems":[{"id":4517,"uris":["http://zotero.org/users/4161640/items/KZNHGRVD"],"itemData":{"id":4517,"type":"article-journal","container-title":"Environmental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2021)","noteIndex":0},"citationItems":[{"id":4569,"uris":["http://zotero.org/users/4161640/items/HKTLFQVY"],"itemData":{"id":4569,"type":"article-journal","abstract":"Per-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2022)","noteIndex":0},"citationItems":[{"id":4516,"uris":["http://zotero.org/users/4161640/items/RPWCUTSY"],"itemData":{"id":4516,"type":"article-journal","container-title":"Environmental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2021)","noteIndex":0},"citationItems":[{"id":4515,"uris":["http://zotero.org/users/4161640/items/7SY2GIAP"],"itemData":{"id":4515,"type":"article-journal","container-title":"Frontiers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as research on PFAS exposure is relatively new, sometimes yields conflicting results, primarily focuses on a few PFASs, and is mainly limited to a few organisms. We strongly believe our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add to this growing body of evidence by demonstrating the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xml:space="preserve">, a short-chain PFAS, may alter vertebrate physiology—a critical 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2013)","noteIndex":0},"citationItems":[{"id":4506,"uris":["http://zotero.org/users/4161640/items/AZ9UIARH"],"itemData":{"id":4506,"type":"article-journal","container-title":"Conservation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7239DFF3"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we believed that reducing size variation was crucial 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2021)","noteIndex":0},"citationItems":[{"id":4545,"uris":["http://zotero.org/users/4161640/items/Y9A4JMJM"],"itemData":{"id":4545,"type":"article-journal","container-title":"Human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M."}],"issued":{"date-parts":[["2017",4,3]]}}},{"id":4544,"uris":["http://zotero.org/users/4161640/items/5FJCH7ZB"],"itemData":{"id":4544,"type":"article-journal","container-title":"The American Naturalist","issue":"1","journalAbbreviation":"Am Nat.","note":"publisher: The University of Chicago Press Chicago, IL","page":"107–114","title":"The effects of body mass on immune cell concentrations of mammals","volume":"195","author":[{"family":"Downs","given":"Cynthia J"},{"fami</w:instrText>
      </w:r>
      <w:r w:rsidR="005C74FE" w:rsidRPr="0071656C">
        <w:rPr>
          <w:rFonts w:ascii="Arial" w:eastAsia="Times New Roman" w:hAnsi="Arial" w:cs="Arial"/>
          <w:color w:val="000000"/>
          <w:kern w:val="0"/>
          <w:lang w:val="da-DK"/>
          <w14:ligatures w14:val="none"/>
          <w:rPrChange w:id="290" w:author="Christopher Murray [2]" w:date="2025-11-10T20:50:00Z" w16du:dateUtc="2025-11-11T02:50:00Z">
            <w:rPr>
              <w:rFonts w:ascii="Arial" w:eastAsia="Times New Roman" w:hAnsi="Arial" w:cs="Arial"/>
              <w:color w:val="000000"/>
              <w:kern w:val="0"/>
              <w14:ligatures w14:val="none"/>
            </w:rPr>
          </w:rPrChange>
        </w:rPr>
        <w:instrText>ly":"Dochtermann","given":"Ned A"},{"family":"Ball","given":"Ray"},{"family":"Klasing","given":"Kirk C"},{"family":"Martin","given":"Lynn B"}],"issued":{"date-parts":[["2020"]]}}},{"id":4542,"uris":["http://zotero.org/users/4161640/items/CJGF8FLV"],"itemData":{"id":4542,"type":"article-journal","container-title":"Animals","issue":"6","note":"publisher: MDPI","page":"940","title":"Size matters: zoo data analysis shows that the white blood cell ratio differs between large and small felids","volume":"10","author":[{"family":"Naidenko","given":"Sergey V"},{"family":"Alshinetskiy","given":"Mikhail V"}],"issued":{"date-parts":[["2020"]]}}},{"id":4543,"uris":["http://zotero.org/users/4161640/items/EHISG9UC"],"itemData":{"id":4543,"type":"article-journal","container-title":"Journal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w:instrText>
      </w:r>
      <w:r w:rsidR="005C74FE" w:rsidRPr="002E65DB">
        <w:rPr>
          <w:rFonts w:ascii="Arial" w:eastAsia="Times New Roman" w:hAnsi="Arial" w:cs="Arial"/>
          <w:color w:val="000000"/>
          <w:kern w:val="0"/>
          <w:lang w:val="da-DK"/>
          <w14:ligatures w14:val="none"/>
          <w:rPrChange w:id="291" w:author="Christopher Murray" w:date="2025-11-03T09:38:00Z" w16du:dateUtc="2025-11-03T15:38:00Z">
            <w:rPr>
              <w:rFonts w:ascii="Arial" w:eastAsia="Times New Roman" w:hAnsi="Arial" w:cs="Arial"/>
              <w:color w:val="000000"/>
              <w:kern w:val="0"/>
              <w14:ligatures w14:val="none"/>
            </w:rPr>
          </w:rPrChange>
        </w:rPr>
        <w:instrText xml:space="preserve">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E65DB">
        <w:rPr>
          <w:rFonts w:ascii="Arial" w:hAnsi="Arial" w:cs="Arial"/>
          <w:color w:val="000000"/>
          <w:kern w:val="0"/>
          <w:lang w:val="da-DK"/>
          <w:rPrChange w:id="292" w:author="Christopher Murray" w:date="2025-11-03T09:38:00Z" w16du:dateUtc="2025-11-03T15:38:00Z">
            <w:rPr>
              <w:rFonts w:ascii="Arial" w:hAnsi="Arial" w:cs="Arial"/>
              <w:color w:val="000000"/>
              <w:kern w:val="0"/>
            </w:rPr>
          </w:rPrChange>
        </w:rPr>
        <w:t>(</w:t>
      </w:r>
      <w:proofErr w:type="spellStart"/>
      <w:r w:rsidR="002838B7" w:rsidRPr="002E65DB">
        <w:rPr>
          <w:rFonts w:ascii="Arial" w:hAnsi="Arial" w:cs="Arial"/>
          <w:color w:val="000000"/>
          <w:kern w:val="0"/>
          <w:lang w:val="da-DK"/>
          <w:rPrChange w:id="293" w:author="Christopher Murray" w:date="2025-11-03T09:38:00Z" w16du:dateUtc="2025-11-03T15:38:00Z">
            <w:rPr>
              <w:rFonts w:ascii="Arial" w:hAnsi="Arial" w:cs="Arial"/>
              <w:color w:val="000000"/>
              <w:kern w:val="0"/>
            </w:rPr>
          </w:rPrChange>
        </w:rPr>
        <w:t>Jaffer</w:t>
      </w:r>
      <w:proofErr w:type="spellEnd"/>
      <w:r w:rsidR="002838B7" w:rsidRPr="002E65DB">
        <w:rPr>
          <w:rFonts w:ascii="Arial" w:hAnsi="Arial" w:cs="Arial"/>
          <w:color w:val="000000"/>
          <w:kern w:val="0"/>
          <w:lang w:val="da-DK"/>
          <w:rPrChange w:id="294" w:author="Christopher Murray" w:date="2025-11-03T09:38:00Z" w16du:dateUtc="2025-11-03T15:38:00Z">
            <w:rPr>
              <w:rFonts w:ascii="Arial" w:hAnsi="Arial" w:cs="Arial"/>
              <w:color w:val="000000"/>
              <w:kern w:val="0"/>
            </w:rPr>
          </w:rPrChange>
        </w:rPr>
        <w:t xml:space="preserve"> </w:t>
      </w:r>
      <w:r w:rsidR="002838B7" w:rsidRPr="002E65DB">
        <w:rPr>
          <w:rFonts w:ascii="Arial" w:hAnsi="Arial" w:cs="Arial"/>
          <w:i/>
          <w:iCs/>
          <w:color w:val="000000"/>
          <w:kern w:val="0"/>
          <w:lang w:val="da-DK"/>
          <w:rPrChange w:id="295"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296" w:author="Christopher Murray" w:date="2025-11-03T09:38:00Z" w16du:dateUtc="2025-11-03T15:38:00Z">
            <w:rPr>
              <w:rFonts w:ascii="Arial" w:hAnsi="Arial" w:cs="Arial"/>
              <w:color w:val="000000"/>
              <w:kern w:val="0"/>
            </w:rPr>
          </w:rPrChange>
        </w:rPr>
        <w:t xml:space="preserve">, 2017; Downs </w:t>
      </w:r>
      <w:r w:rsidR="002838B7" w:rsidRPr="002E65DB">
        <w:rPr>
          <w:rFonts w:ascii="Arial" w:hAnsi="Arial" w:cs="Arial"/>
          <w:i/>
          <w:iCs/>
          <w:color w:val="000000"/>
          <w:kern w:val="0"/>
          <w:lang w:val="da-DK"/>
          <w:rPrChange w:id="297"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298" w:author="Christopher Murray" w:date="2025-11-03T09:38:00Z" w16du:dateUtc="2025-11-03T15:38:00Z">
            <w:rPr>
              <w:rFonts w:ascii="Arial" w:hAnsi="Arial" w:cs="Arial"/>
              <w:color w:val="000000"/>
              <w:kern w:val="0"/>
            </w:rPr>
          </w:rPrChange>
        </w:rPr>
        <w:t xml:space="preserve">, 2020; Naidenko and Alshinetskiy, 2020; Cornelius Ruhs </w:t>
      </w:r>
      <w:r w:rsidR="002838B7" w:rsidRPr="002E65DB">
        <w:rPr>
          <w:rFonts w:ascii="Arial" w:hAnsi="Arial" w:cs="Arial"/>
          <w:i/>
          <w:iCs/>
          <w:color w:val="000000"/>
          <w:kern w:val="0"/>
          <w:lang w:val="da-DK"/>
          <w:rPrChange w:id="299" w:author="Christopher Murray" w:date="2025-11-03T09:38:00Z" w16du:dateUtc="2025-11-03T15:38:00Z">
            <w:rPr>
              <w:rFonts w:ascii="Arial" w:hAnsi="Arial" w:cs="Arial"/>
              <w:i/>
              <w:iCs/>
              <w:color w:val="000000"/>
              <w:kern w:val="0"/>
            </w:rPr>
          </w:rPrChange>
        </w:rPr>
        <w:t>et al.</w:t>
      </w:r>
      <w:r w:rsidR="002838B7" w:rsidRPr="002E65DB">
        <w:rPr>
          <w:rFonts w:ascii="Arial" w:hAnsi="Arial" w:cs="Arial"/>
          <w:color w:val="000000"/>
          <w:kern w:val="0"/>
          <w:lang w:val="da-DK"/>
          <w:rPrChange w:id="300" w:author="Christopher Murray" w:date="2025-11-03T09:38:00Z" w16du:dateUtc="2025-11-03T15:38:00Z">
            <w:rPr>
              <w:rFonts w:ascii="Arial" w:hAnsi="Arial" w:cs="Arial"/>
              <w:color w:val="000000"/>
              <w:kern w:val="0"/>
            </w:rPr>
          </w:rPrChange>
        </w:rPr>
        <w:t>, 2021)</w:t>
      </w:r>
      <w:r w:rsidR="009A4B3F">
        <w:rPr>
          <w:rFonts w:ascii="Arial" w:eastAsia="Times New Roman" w:hAnsi="Arial" w:cs="Arial"/>
          <w:color w:val="000000"/>
          <w:kern w:val="0"/>
          <w14:ligatures w14:val="none"/>
        </w:rPr>
        <w:fldChar w:fldCharType="end"/>
      </w:r>
      <w:r w:rsidRPr="002E65DB">
        <w:rPr>
          <w:rFonts w:ascii="Arial" w:eastAsia="Times New Roman" w:hAnsi="Arial" w:cs="Arial"/>
          <w:color w:val="000000"/>
          <w:kern w:val="0"/>
          <w:lang w:val="da-DK"/>
          <w14:ligatures w14:val="none"/>
          <w:rPrChange w:id="301" w:author="Christopher Murray" w:date="2025-11-03T09:38:00Z" w16du:dateUtc="2025-11-03T15:38:00Z">
            <w:rPr>
              <w:rFonts w:ascii="Arial" w:eastAsia="Times New Roman" w:hAnsi="Arial" w:cs="Arial"/>
              <w:color w:val="000000"/>
              <w:kern w:val="0"/>
              <w14:ligatures w14:val="none"/>
            </w:rPr>
          </w:rPrChang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2024)","noteIndex":0},"citationItems":[{"id":4541,"uris":["http://zotero.org/users/4161640/items/N3RR6T3U"],"itemData":{"id":4541,"type":"article-journal","container-title":"Animals","issue":"5","note":"publisher: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4540,"uris":["http://zotero.org/users/4161640/items/ZJY57DUC"],"itemData":{"id":4540,"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nimals recently introduced to captivity m</w:t>
      </w:r>
      <w:r w:rsidR="001B0B3B">
        <w:rPr>
          <w:rFonts w:ascii="Arial" w:eastAsia="Times New Roman" w:hAnsi="Arial" w:cs="Arial"/>
          <w:color w:val="000000"/>
          <w:kern w:val="0"/>
          <w14:ligatures w14:val="none"/>
        </w:rPr>
        <w:t>ight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rates 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toxin 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64F30A5F"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2025)","noteIndex":0},"citationItems":[{"id":4590,"uris":["http://zotero.org/users/4161640/items/73C7NNIY"],"itemData":{"id":4590,"type":"article-journal","container-title":"Toxicological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Bezerra"},{"family":"Seriani","given":"Robson"}],"issued":{"date-parts":[["2017",3,16]]}}},{"id":4539,"uris":["http://zotero.org/users/4161640/items/AX9JKHZM"],"itemData":{"id":4539,"type":"article-journal","container-title":"Fish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Mahfuzul"}],"issued":{"date-parts":[["2018"]]}}},{"id":4537,"uris":["http://zotero.org/users/4161640/items/QRAC4K4U"],"itemData":{"id":4537,"type":"article-journal","container-title":"F1000Research","page":"1169","title":"Effect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BDS"}],"issued":{"date-parts":[["2022"]]}}},{"id":4536,"uris":["http://zotero.org/users/4161640/items/L3BG9L4E"],"itemData":{"id":4536,"type":"article-journal","container-title":"Water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Hertika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 conditions, we ensured that observed differences in NLR reflected treatment effects rather than environmental variation.</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50FE5CF2"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r w:rsidR="000B2425">
        <w:rPr>
          <w:rFonts w:ascii="Arial" w:eastAsia="Times New Roman" w:hAnsi="Arial" w:cs="Arial"/>
          <w:i/>
          <w:iCs/>
          <w:color w:val="000000"/>
          <w:kern w:val="0"/>
          <w14:ligatures w14:val="none"/>
        </w:rPr>
        <w:t>Toxin 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0A6C0CC1"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can elevate stress in freshwater fishes</w:t>
      </w:r>
      <w:r w:rsidR="005032D7">
        <w:rPr>
          <w:rFonts w:ascii="Arial" w:eastAsia="Times New Roman" w:hAnsi="Arial" w:cs="Arial"/>
          <w:color w:val="000000"/>
          <w:kern w:val="0"/>
          <w14:ligatures w14:val="none"/>
        </w:rPr>
        <w:t xml:space="preserve"> and </w:t>
      </w:r>
      <w:r w:rsidR="000B2425">
        <w:rPr>
          <w:rFonts w:ascii="Arial" w:eastAsia="Times New Roman" w:hAnsi="Arial" w:cs="Arial"/>
          <w:color w:val="000000"/>
          <w:kern w:val="0"/>
          <w14:ligatures w14:val="none"/>
        </w:rPr>
        <w:t>reinforces</w:t>
      </w:r>
      <w:r w:rsidR="005032D7">
        <w:rPr>
          <w:rFonts w:ascii="Arial" w:eastAsia="Times New Roman" w:hAnsi="Arial" w:cs="Arial"/>
          <w:color w:val="000000"/>
          <w:kern w:val="0"/>
          <w14:ligatures w14:val="none"/>
        </w:rPr>
        <w:t xml:space="preserve"> NLR as a </w:t>
      </w:r>
      <w:r w:rsidR="00CA091B">
        <w:rPr>
          <w:rFonts w:ascii="Arial" w:eastAsia="Times New Roman" w:hAnsi="Arial" w:cs="Arial"/>
          <w:color w:val="000000"/>
          <w:kern w:val="0"/>
          <w14:ligatures w14:val="none"/>
        </w:rPr>
        <w:t>reliable stress biomarker</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2015)","noteIndex":0},"citationItems":[{"id":4563,"uris":["http://zotero.org/users/4161640/items/PLY5XJBA"],"itemData":{"id":4563,"type":"article-journal","container-title":"Functional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C."}],"issued":{"date-parts":[["2008"]]}}},{"id":4562,"uris":["http://zotero.org/users/4161640/items/8USWMUB9"],"itemData":{"id":4562,"type":"article-journal","abstract":"There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toxins,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 xml:space="preserve">ed a </w:t>
      </w:r>
      <w:r w:rsidR="00CA091B">
        <w:rPr>
          <w:rFonts w:ascii="Arial" w:eastAsia="Times New Roman" w:hAnsi="Arial" w:cs="Arial"/>
          <w:color w:val="000000"/>
          <w:kern w:val="0"/>
          <w14:ligatures w14:val="none"/>
        </w:rPr>
        <w:t xml:space="preserve">clear </w:t>
      </w:r>
      <w:r w:rsidR="00F57B95">
        <w:rPr>
          <w:rFonts w:ascii="Arial" w:eastAsia="Times New Roman" w:hAnsi="Arial" w:cs="Arial"/>
          <w:color w:val="000000"/>
          <w:kern w:val="0"/>
          <w14:ligatures w14:val="none"/>
        </w:rPr>
        <w:t xml:space="preserve">stress response in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while the </w:t>
      </w:r>
      <w:r w:rsidR="00F57B95">
        <w:rPr>
          <w:rFonts w:ascii="Arial" w:eastAsia="Times New Roman" w:hAnsi="Arial" w:cs="Arial"/>
          <w:color w:val="000000"/>
          <w:kern w:val="0"/>
          <w14:ligatures w14:val="none"/>
        </w:rPr>
        <w:t>other groups</w:t>
      </w:r>
      <w:r w:rsidR="00C77121">
        <w:rPr>
          <w:rFonts w:ascii="Arial" w:eastAsia="Times New Roman" w:hAnsi="Arial" w:cs="Arial"/>
          <w:color w:val="000000"/>
          <w:kern w:val="0"/>
          <w14:ligatures w14:val="none"/>
        </w:rPr>
        <w:t>—</w:t>
      </w:r>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 xml:space="preserve">low and 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r w:rsidR="00F57B95">
        <w:rPr>
          <w:rFonts w:ascii="Arial" w:eastAsia="Times New Roman" w:hAnsi="Arial" w:cs="Arial"/>
          <w:color w:val="000000"/>
          <w:kern w:val="0"/>
          <w14:ligatures w14:val="none"/>
        </w:rPr>
        <w:t>remained at baseline levels.</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levels</w:t>
      </w:r>
      <w:r w:rsidR="003A5F48">
        <w:rPr>
          <w:rFonts w:ascii="Arial" w:eastAsia="Times New Roman" w:hAnsi="Arial" w:cs="Arial"/>
          <w:color w:val="000000"/>
          <w:kern w:val="0"/>
          <w14:ligatures w14:val="none"/>
        </w:rPr>
        <w:t xml:space="preserve"> currently detected in natural systems. </w:t>
      </w:r>
      <w:r w:rsidR="00CA091B">
        <w:rPr>
          <w:rFonts w:ascii="Arial" w:eastAsia="Times New Roman" w:hAnsi="Arial" w:cs="Arial"/>
          <w:color w:val="000000"/>
          <w:kern w:val="0"/>
          <w14:ligatures w14:val="none"/>
        </w:rPr>
        <w:t>The</w:t>
      </w:r>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r w:rsidR="003A5F48">
        <w:rPr>
          <w:rFonts w:ascii="Arial" w:eastAsia="Times New Roman" w:hAnsi="Arial" w:cs="Arial"/>
          <w:color w:val="000000"/>
          <w:kern w:val="0"/>
          <w14:ligatures w14:val="none"/>
        </w:rPr>
        <w:t xml:space="preserve"> in our controlled setting </w:t>
      </w:r>
      <w:r w:rsidR="00CA091B">
        <w:rPr>
          <w:rFonts w:ascii="Arial" w:eastAsia="Times New Roman" w:hAnsi="Arial" w:cs="Arial"/>
          <w:color w:val="000000"/>
          <w:kern w:val="0"/>
          <w14:ligatures w14:val="none"/>
        </w:rPr>
        <w:t xml:space="preserve">is </w:t>
      </w:r>
      <w:r w:rsidR="003A5F48">
        <w:rPr>
          <w:rFonts w:ascii="Arial" w:eastAsia="Times New Roman" w:hAnsi="Arial" w:cs="Arial"/>
          <w:color w:val="000000"/>
          <w:kern w:val="0"/>
          <w14:ligatures w14:val="none"/>
        </w:rPr>
        <w:t xml:space="preserve">a common strategy </w:t>
      </w:r>
      <w:r w:rsidR="00C77121">
        <w:rPr>
          <w:rFonts w:ascii="Arial" w:eastAsia="Times New Roman" w:hAnsi="Arial" w:cs="Arial"/>
          <w:color w:val="000000"/>
          <w:kern w:val="0"/>
          <w14:ligatures w14:val="none"/>
        </w:rPr>
        <w:t>for</w:t>
      </w:r>
      <w:r w:rsidR="003A5F48">
        <w:rPr>
          <w:rFonts w:ascii="Arial" w:eastAsia="Times New Roman" w:hAnsi="Arial" w:cs="Arial"/>
          <w:color w:val="000000"/>
          <w:kern w:val="0"/>
          <w14:ligatures w14:val="none"/>
        </w:rPr>
        <w:t xml:space="preserve"> investigat</w:t>
      </w:r>
      <w:r w:rsidR="00C77121">
        <w:rPr>
          <w:rFonts w:ascii="Arial" w:eastAsia="Times New Roman" w:hAnsi="Arial" w:cs="Arial"/>
          <w:color w:val="000000"/>
          <w:kern w:val="0"/>
          <w14:ligatures w14:val="none"/>
        </w:rPr>
        <w:t>ing</w:t>
      </w:r>
      <w:r w:rsidR="003A5F48">
        <w:rPr>
          <w:rFonts w:ascii="Arial" w:eastAsia="Times New Roman" w:hAnsi="Arial" w:cs="Arial"/>
          <w:color w:val="000000"/>
          <w:kern w:val="0"/>
          <w14:ligatures w14:val="none"/>
        </w:rPr>
        <w:t xml:space="preserve"> the potential effects of toxin exposure on animal stress responses and enhances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6F88F40C"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 increases physiological</w:t>
      </w:r>
      <w:r w:rsidR="00C77121">
        <w:rPr>
          <w:rFonts w:ascii="Arial" w:eastAsia="Times New Roman" w:hAnsi="Arial" w:cs="Arial"/>
          <w:color w:val="000000"/>
          <w:kern w:val="0"/>
          <w14:ligatures w14:val="none"/>
        </w:rPr>
        <w:t xml:space="preserve"> stress 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2024)","dontUpdate":true,"noteIndex":0},"citationItems":[{"id":4535,"uris":["http://zotero.org/users/4161640/items/DLBFZ6CQ"],"itemData":{"id":4535,"type":"article-journal","container-title":"Chemosphere","note":"publisher: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 xml:space="preserve">PFAS's potential to influence stress may pose a significant challenge for fisheries conservation and management, as chronic stress may </w:t>
      </w:r>
      <w:r w:rsidR="004D1032">
        <w:rPr>
          <w:rFonts w:ascii="Arial" w:eastAsia="Times New Roman" w:hAnsi="Arial" w:cs="Arial"/>
          <w:color w:val="000000"/>
          <w:kern w:val="0"/>
          <w14:ligatures w14:val="none"/>
        </w:rPr>
        <w:lastRenderedPageBreak/>
        <w:t>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2010)","noteIndex":0},"citationItems":[{"id":4474,"uris":["http://zotero.org/users/4161640/items/JT79CDVS"],"itemData":{"id":4474,"type":"chapter","container-title":"Fish stress and Health in Aquaculture","page":"73–93","title":"Effects of stress on reproduction and growth of fish","volume":"1","author":[{"family":"Pankhurst","given":"NW"},{"family":"Van Der Kraak","given":"G"}],"issued":{"date-parts":[["1997"]]}}},{"id":4472,"uris":["http://zotero.org/users/4161640/items/E3SB6KUL"],"itemData":{"id":4472,"type":"article-journal","container-title":"General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174369A3"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2022)","noteIndex":0},"citationItems":[{"id":4533,"uris":["http://zotero.org/users/4161640/items/29RP7VTN"],"itemData":{"id":4533,"type":"article-journal","container-title":"Fish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4534,"uris":["http://zotero.org/users/4161640/items/6A274R9Y"],"itemData":{"id":4534,"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4579,"uris":["http://zotero.org/users/4161640/items/FE3HMZY5"],"itemData":{"id":4579,"type":"article-journal","abstract":"Large amounts of enriched cadmium (Cd) in the environment seriously threatens the healthy and sustainable development of the aquaculture industry and greatly restricts the development of the food processing industry. Studying the distribution and toxic effects of Cd in fish, as well as the possible toxic effects of Cd on the human body, is very significant. A large number of studies have shown that the accumulation and distribution of Cd in fish are biologically specific, cause tissue differences, and seriously damage the integrity of tissue structure and function, the antioxidant defense system, the reproductive regulation system, and the immune system. The physiological, biochemical, enzyme, molecular, and gene expression levels change with different concentrations and times of Cd exposure, and these changes are closely related to the target sites of Cd action and tissues in fish. Therefore, the toxic effects of Cd on fish occur with multiple tissues, systems, and levels.","container-title":"Toxics","DOI":"10.3390/toxics10100622","ISSN":"2305-6304","issue":"10","journalAbbreviation":"Toxics","language":"en","license":"https://creativecommons.org/licenses/by/4.0/","page":"622","source":"DOI.org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0F3223">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2015b)","noteIndex":0},"citationItems":[{"id":4593,"uris":["http://zotero.org/users/4161640/items/WUSVHIZ6"],"itemData":{"id":4593,"type":"article-journal","container-title":"Fish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(Seriani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1985)","dontUpdate":true,"noteIndex":0},"citationItems":[{"id":4531,"uris":["http://zotero.org/users/4161640/items/LJNQABG2"],"itemData":{"id":4531,"type":"article-journal","abstract":"Chronically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1C65FA">
        <w:rPr>
          <w:rFonts w:ascii="Arial" w:eastAsia="Times New Roman" w:hAnsi="Arial" w:cs="Arial"/>
          <w:color w:val="000000"/>
          <w:kern w:val="0"/>
          <w14:ligatures w14:val="none"/>
        </w:rPr>
        <w:t>imply</w:t>
      </w:r>
      <w:r w:rsidR="002A1E95">
        <w:rPr>
          <w:rFonts w:ascii="Arial" w:eastAsia="Times New Roman" w:hAnsi="Arial" w:cs="Arial"/>
          <w:color w:val="000000"/>
          <w:kern w:val="0"/>
          <w14:ligatures w14:val="none"/>
        </w:rPr>
        <w:t xml:space="preserve"> that</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 xml:space="preserve">a </w:t>
      </w:r>
      <w:r w:rsidR="00F433B8">
        <w:rPr>
          <w:rFonts w:ascii="Arial" w:eastAsia="Times New Roman" w:hAnsi="Arial" w:cs="Arial"/>
          <w:color w:val="000000"/>
          <w:kern w:val="0"/>
          <w14:ligatures w14:val="none"/>
        </w:rPr>
        <w:t>Cd</w:t>
      </w:r>
      <w:r w:rsidR="00C73E19">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stress response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C73E19">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given our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heavy 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7549CF">
        <w:rPr>
          <w:rFonts w:ascii="Arial" w:eastAsia="Times New Roman" w:hAnsi="Arial" w:cs="Arial"/>
          <w:color w:val="000000"/>
          <w:kern w:val="0"/>
          <w14:ligatures w14:val="none"/>
        </w:rPr>
        <w:t xml:space="preserve"> that </w:t>
      </w:r>
      <w:r w:rsidR="002A1E95">
        <w:rPr>
          <w:rFonts w:ascii="Arial" w:eastAsia="Times New Roman" w:hAnsi="Arial" w:cs="Arial"/>
          <w:color w:val="000000"/>
          <w:kern w:val="0"/>
          <w14:ligatures w14:val="none"/>
        </w:rPr>
        <w:t>require</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686E119E"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4.4. </w:t>
      </w:r>
      <w:r w:rsidR="00FB2272">
        <w:rPr>
          <w:rFonts w:ascii="Arial" w:hAnsi="Arial" w:cs="Arial"/>
          <w:i/>
          <w:iCs/>
        </w:rPr>
        <w:t>Interaction with an Environmental Stressor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0DDEC86E"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2024)","noteIndex":0},"citationItems":[{"id":4527,"uris":["http://zotero.org/users/4161640/items/XATR2V8B"],"itemData":{"id":4527,"type":"article-journal","container-title":"Hydrogeology Journal","issue":"1","journalAbbreviation":"Hydrogeol. J.","note":"publisher: Springer","page":"247–260","title":"Saltwater intrusion in coastal regions of North America","volume":"18","author":[{"family":"Barlow","given":"Paul M"},{"family":"Reichard","given":"Eric G"}],"issued":{"date-parts":[["2010"]]}}},{"id":4526,"uris":["http://zotero.org/users/4161640/items/9A6AXFHZ"],"itemData":{"id":4526,"type":"article-journal","container-title":"Journal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Miguel"},{"family":"Marcos","given":"Concepción"}],"issued":{"date-parts":[["2018"]]}}},{"id":4529,"uris":["http://zotero.org/users/4161640/items/FB74CL2E"],"itemData":{"id":4529,"type":"article-journal","container-title":"Natural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L"}],"issued":{"date-parts":[["2019"]]}}},{"id":4528,"uris":["http://zotero.org/users/4161640/items/VGN2DCC7"],"itemData":{"id":4528,"type":"article-journal","container-title":"BioScience","issue":"5","journalAbbreviation":"Biosci","note":"publisher: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C"},{"literal":"others"}],"issued":{"date-parts":[["2019"]]}}},{"id":4530,"uris":["http://zotero.org/users/4161640/items/LS9KWK44"],"itemData":{"id":4530,"type":"article-journal","container-title":"Water","issue":"23","journalAbbreviation":"Water","note":"publisher: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Bhattachan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salinity increase</w:t>
      </w:r>
      <w:r w:rsidR="00A713E8">
        <w:rPr>
          <w:rFonts w:ascii="Arial" w:eastAsia="Times New Roman" w:hAnsi="Arial" w:cs="Arial"/>
          <w:color w:val="000000"/>
          <w:kern w:val="0"/>
          <w14:ligatures w14:val="none"/>
        </w:rPr>
        <w:t xml:space="preserve"> to induce a stress response</w:t>
      </w:r>
      <w:r w:rsidR="00FB2272">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lastRenderedPageBreak/>
        <w:t>and simulate saltwater intrusion</w:t>
      </w:r>
      <w:r w:rsidR="00A713E8">
        <w:rPr>
          <w:rFonts w:ascii="Arial" w:eastAsia="Times New Roman" w:hAnsi="Arial" w:cs="Arial"/>
          <w:color w:val="000000"/>
          <w:kern w:val="0"/>
          <w14:ligatures w14:val="none"/>
        </w:rPr>
        <w:t>, allowing us to assess the potential effects of toxins interacting with a natural environmental stressor</w:t>
      </w:r>
      <w:r w:rsidRPr="003E7284">
        <w:rPr>
          <w:rFonts w:ascii="Arial" w:eastAsia="Times New Roman" w:hAnsi="Arial" w:cs="Arial"/>
          <w:color w:val="000000"/>
          <w:kern w:val="0"/>
          <w14:ligatures w14:val="none"/>
        </w:rPr>
        <w:t xml:space="preserve">. </w:t>
      </w:r>
    </w:p>
    <w:p w14:paraId="64698740" w14:textId="03673E0F"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trigger</w:t>
      </w:r>
      <w:r w:rsidRPr="003E7284">
        <w:rPr>
          <w:rFonts w:ascii="Arial" w:eastAsia="Times New Roman" w:hAnsi="Arial" w:cs="Arial"/>
          <w:color w:val="000000"/>
          <w:kern w:val="0"/>
          <w14:ligatures w14:val="none"/>
        </w:rPr>
        <w:t>ed a</w:t>
      </w:r>
      <w:r w:rsidR="00FB2272">
        <w:rPr>
          <w:rFonts w:ascii="Arial" w:eastAsia="Times New Roman" w:hAnsi="Arial" w:cs="Arial"/>
          <w:color w:val="000000"/>
          <w:kern w:val="0"/>
          <w14:ligatures w14:val="none"/>
        </w:rPr>
        <w:t>n acute</w:t>
      </w:r>
      <w:r w:rsidRPr="003E7284">
        <w:rPr>
          <w:rFonts w:ascii="Arial" w:eastAsia="Times New Roman" w:hAnsi="Arial" w:cs="Arial"/>
          <w:color w:val="000000"/>
          <w:kern w:val="0"/>
          <w14:ligatures w14:val="none"/>
        </w:rPr>
        <w:t xml:space="preserve"> stress response in all </w:t>
      </w:r>
      <w:r w:rsidR="007549CF">
        <w:rPr>
          <w:rFonts w:ascii="Arial" w:eastAsia="Times New Roman" w:hAnsi="Arial" w:cs="Arial"/>
          <w:color w:val="000000"/>
          <w:kern w:val="0"/>
          <w14:ligatures w14:val="none"/>
        </w:rPr>
        <w:t>bass</w:t>
      </w:r>
      <w:r w:rsidR="00FB27A1">
        <w:rPr>
          <w:rFonts w:ascii="Arial" w:eastAsia="Times New Roman" w:hAnsi="Arial" w:cs="Arial"/>
          <w:color w:val="000000"/>
          <w:kern w:val="0"/>
          <w14:ligatures w14:val="none"/>
        </w:rPr>
        <w:t>.</w:t>
      </w:r>
      <w:r w:rsidR="00FB2272">
        <w:rPr>
          <w:rFonts w:ascii="Arial" w:eastAsia="Times New Roman" w:hAnsi="Arial" w:cs="Arial"/>
          <w:color w:val="000000"/>
          <w:kern w:val="0"/>
          <w14:ligatures w14:val="none"/>
        </w:rPr>
        <w:t xml:space="preserve"> 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varied 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This could reflect that fish already experiencing elevated</w:t>
      </w:r>
      <w:del w:id="302" w:author="Christopher Murray [2]" w:date="2025-11-10T21:51:00Z" w16du:dateUtc="2025-11-11T03:51:00Z">
        <w:r w:rsidR="00BB30DD" w:rsidDel="00A3202B">
          <w:rPr>
            <w:rFonts w:ascii="Arial" w:eastAsia="Times New Roman" w:hAnsi="Arial" w:cs="Arial"/>
            <w:color w:val="000000"/>
            <w:kern w:val="0"/>
            <w14:ligatures w14:val="none"/>
          </w:rPr>
          <w:delText xml:space="preserve"> baseline</w:delText>
        </w:r>
      </w:del>
      <w:r w:rsidR="00BB30DD">
        <w:rPr>
          <w:rFonts w:ascii="Arial" w:eastAsia="Times New Roman" w:hAnsi="Arial" w:cs="Arial"/>
          <w:color w:val="000000"/>
          <w:kern w:val="0"/>
          <w14:ligatures w14:val="none"/>
        </w:rPr>
        <w:t xml:space="preserve"> stress may not </w:t>
      </w:r>
      <w:ins w:id="303" w:author="Christopher Murray [2]" w:date="2025-11-11T15:03:00Z" w16du:dateUtc="2025-11-11T21:03:00Z">
        <w:r w:rsidR="00C13E5D">
          <w:rPr>
            <w:rFonts w:ascii="Arial" w:eastAsia="Times New Roman" w:hAnsi="Arial" w:cs="Arial"/>
            <w:color w:val="000000"/>
            <w:kern w:val="0"/>
            <w14:ligatures w14:val="none"/>
          </w:rPr>
          <w:t>mount a</w:t>
        </w:r>
      </w:ins>
      <w:ins w:id="304" w:author="Christopher Murray [2]" w:date="2025-11-11T15:04:00Z" w16du:dateUtc="2025-11-11T21:04:00Z">
        <w:r w:rsidR="00C13E5D">
          <w:rPr>
            <w:rFonts w:ascii="Arial" w:eastAsia="Times New Roman" w:hAnsi="Arial" w:cs="Arial"/>
            <w:color w:val="000000"/>
            <w:kern w:val="0"/>
            <w14:ligatures w14:val="none"/>
          </w:rPr>
          <w:t xml:space="preserve">n expected response </w:t>
        </w:r>
      </w:ins>
      <w:ins w:id="305" w:author="Christopher Murray [2]" w:date="2025-11-11T15:05:00Z" w16du:dateUtc="2025-11-11T21:05:00Z">
        <w:r w:rsidR="00C13E5D">
          <w:rPr>
            <w:rFonts w:ascii="Arial" w:eastAsia="Times New Roman" w:hAnsi="Arial" w:cs="Arial"/>
            <w:color w:val="000000"/>
            <w:kern w:val="0"/>
            <w14:ligatures w14:val="none"/>
          </w:rPr>
          <w:t xml:space="preserve">to an additional stressor </w:t>
        </w:r>
      </w:ins>
      <w:ins w:id="306" w:author="Christopher Murray [2]" w:date="2025-11-11T15:06:00Z" w16du:dateUtc="2025-11-11T21:06:00Z">
        <w:r w:rsidR="00C13E5D">
          <w:rPr>
            <w:rFonts w:ascii="Arial" w:eastAsia="Times New Roman" w:hAnsi="Arial" w:cs="Arial"/>
            <w:color w:val="000000"/>
            <w:kern w:val="0"/>
            <w14:ligatures w14:val="none"/>
          </w:rPr>
          <w:t xml:space="preserve">or may not </w:t>
        </w:r>
      </w:ins>
      <w:r w:rsidR="00BB30DD">
        <w:rPr>
          <w:rFonts w:ascii="Arial" w:eastAsia="Times New Roman" w:hAnsi="Arial" w:cs="Arial"/>
          <w:color w:val="000000"/>
          <w:kern w:val="0"/>
          <w14:ligatures w14:val="none"/>
        </w:rPr>
        <w:t>be able to support a proportional response to the added stressor</w:t>
      </w:r>
      <w:ins w:id="307" w:author="Christopher Murray [2]" w:date="2025-11-11T15:06:00Z" w16du:dateUtc="2025-11-11T21:06:00Z">
        <w:r w:rsidR="00C13E5D">
          <w:rPr>
            <w:rFonts w:ascii="Arial" w:eastAsia="Times New Roman" w:hAnsi="Arial" w:cs="Arial"/>
            <w:color w:val="000000"/>
            <w:kern w:val="0"/>
            <w14:ligatures w14:val="none"/>
          </w:rPr>
          <w:t xml:space="preserve"> when initial responses are robust</w:t>
        </w:r>
      </w:ins>
      <w:del w:id="308" w:author="Christopher Murray [2]" w:date="2025-11-11T15:03:00Z" w16du:dateUtc="2025-11-11T21:03:00Z">
        <w:r w:rsidR="00BB30DD" w:rsidDel="00C13E5D">
          <w:rPr>
            <w:rFonts w:ascii="Arial" w:eastAsia="Times New Roman" w:hAnsi="Arial" w:cs="Arial"/>
            <w:color w:val="000000"/>
            <w:kern w:val="0"/>
            <w14:ligatures w14:val="none"/>
          </w:rPr>
          <w:delText xml:space="preserve">. </w:delText>
        </w:r>
        <w:r w:rsidR="007549CF" w:rsidRPr="00B57896" w:rsidDel="00C13E5D">
          <w:rPr>
            <w:rFonts w:ascii="Arial" w:eastAsia="Times New Roman" w:hAnsi="Arial" w:cs="Arial"/>
            <w:color w:val="000000"/>
            <w:kern w:val="0"/>
            <w:highlight w:val="yellow"/>
            <w14:ligatures w14:val="none"/>
          </w:rPr>
          <w:delText xml:space="preserve">DESCRIBE </w:delText>
        </w:r>
        <w:r w:rsidR="00BB30DD" w:rsidDel="00C13E5D">
          <w:rPr>
            <w:rFonts w:ascii="Arial" w:eastAsia="Times New Roman" w:hAnsi="Arial" w:cs="Arial"/>
            <w:color w:val="000000"/>
            <w:kern w:val="0"/>
            <w:highlight w:val="yellow"/>
            <w14:ligatures w14:val="none"/>
          </w:rPr>
          <w:delText>MORE</w:delText>
        </w:r>
        <w:r w:rsidR="00FB27A1" w:rsidRPr="00B57896" w:rsidDel="00C13E5D">
          <w:rPr>
            <w:rFonts w:ascii="Arial" w:eastAsia="Times New Roman" w:hAnsi="Arial" w:cs="Arial"/>
            <w:color w:val="000000"/>
            <w:kern w:val="0"/>
            <w:highlight w:val="yellow"/>
            <w14:ligatures w14:val="none"/>
          </w:rPr>
          <w:delText xml:space="preserve"> HERE</w:delText>
        </w:r>
        <w:r w:rsidR="00B57896" w:rsidRPr="00B57896" w:rsidDel="00C13E5D">
          <w:rPr>
            <w:rFonts w:ascii="Arial" w:eastAsia="Times New Roman" w:hAnsi="Arial" w:cs="Arial"/>
            <w:color w:val="000000"/>
            <w:kern w:val="0"/>
            <w:highlight w:val="yellow"/>
            <w14:ligatures w14:val="none"/>
          </w:rPr>
          <w:delText>??</w:delText>
        </w:r>
      </w:del>
      <w:r w:rsidR="00FB27A1">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stress levels, displayed more substantial but temporary 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Our observed patterns suggest that high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exposure not only increases baseline stress but also reduces an individual's </w:t>
      </w:r>
      <w:del w:id="309" w:author="Christopher Murray [2]" w:date="2025-11-10T20:53:00Z" w16du:dateUtc="2025-11-11T02:53:00Z">
        <w:r w:rsidR="00BB30DD" w:rsidDel="0071656C">
          <w:rPr>
            <w:rFonts w:ascii="Arial" w:eastAsia="Times New Roman" w:hAnsi="Arial" w:cs="Arial"/>
            <w:color w:val="000000"/>
            <w:kern w:val="0"/>
            <w14:ligatures w14:val="none"/>
          </w:rPr>
          <w:delText xml:space="preserve">adaptive </w:delText>
        </w:r>
      </w:del>
      <w:r w:rsidR="00BB30DD">
        <w:rPr>
          <w:rFonts w:ascii="Arial" w:eastAsia="Times New Roman" w:hAnsi="Arial" w:cs="Arial"/>
          <w:color w:val="000000"/>
          <w:kern w:val="0"/>
          <w14:ligatures w14:val="none"/>
        </w:rPr>
        <w:t>capacity to respond to new environmental challenges. Such impairment may reduce resilience in natural populations exposed to chronic PFAS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3531C499"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r w:rsidR="00CD225C">
        <w:rPr>
          <w:rFonts w:ascii="Arial" w:hAnsi="Arial" w:cs="Arial"/>
          <w:i/>
          <w:iCs/>
        </w:rPr>
        <w:t>Recovery Phase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61CE96AE" w:rsidR="00CD225C" w:rsidRDefault="007549CF"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w:t>
      </w:r>
      <w:r w:rsidR="003E7284"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environmental</w:t>
      </w:r>
      <w:r w:rsidR="003E7284" w:rsidRPr="003E7284">
        <w:rPr>
          <w:rFonts w:ascii="Arial" w:eastAsia="Times New Roman" w:hAnsi="Arial" w:cs="Arial"/>
          <w:color w:val="000000"/>
          <w:kern w:val="0"/>
          <w14:ligatures w14:val="none"/>
        </w:rPr>
        <w:t xml:space="preserve"> stressor</w:t>
      </w:r>
      <w:r>
        <w:rPr>
          <w:rFonts w:ascii="Arial" w:eastAsia="Times New Roman" w:hAnsi="Arial" w:cs="Arial"/>
          <w:color w:val="000000"/>
          <w:kern w:val="0"/>
          <w14:ligatures w14:val="none"/>
        </w:rPr>
        <w:t xml:space="preserve"> was introduced</w:t>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CD225C">
        <w:rPr>
          <w:rFonts w:ascii="Arial" w:eastAsia="Times New Roman" w:hAnsi="Arial" w:cs="Arial"/>
          <w:color w:val="000000"/>
          <w:kern w:val="0"/>
          <w14:ligatures w14:val="none"/>
        </w:rPr>
        <w:t xml:space="preserve">all groups except </w:t>
      </w:r>
      <w:proofErr w:type="spellStart"/>
      <w:r w:rsidR="00CD225C">
        <w:rPr>
          <w:rFonts w:ascii="Arial" w:eastAsia="Times New Roman" w:hAnsi="Arial" w:cs="Arial"/>
          <w:color w:val="000000"/>
          <w:kern w:val="0"/>
          <w14:ligatures w14:val="none"/>
        </w:rPr>
        <w:t>PFPeA</w:t>
      </w:r>
      <w:proofErr w:type="spellEnd"/>
      <w:r w:rsidR="00CD225C">
        <w:rPr>
          <w:rFonts w:ascii="Arial" w:eastAsia="Times New Roman" w:hAnsi="Arial" w:cs="Arial"/>
          <w:color w:val="000000"/>
          <w:kern w:val="0"/>
          <w14:ligatures w14:val="none"/>
        </w:rPr>
        <w:t xml:space="preserve"> high</w:t>
      </w:r>
      <w:r>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habituated</w:t>
      </w:r>
      <w:r w:rsidR="004348D0">
        <w:rPr>
          <w:rFonts w:ascii="Arial" w:eastAsia="Times New Roman" w:hAnsi="Arial" w:cs="Arial"/>
          <w:color w:val="000000"/>
          <w:kern w:val="0"/>
          <w14:ligatures w14:val="none"/>
        </w:rPr>
        <w:t xml:space="preserve"> to the increase</w:t>
      </w:r>
      <w:r w:rsidR="002F7ACA">
        <w:rPr>
          <w:rFonts w:ascii="Arial" w:eastAsia="Times New Roman" w:hAnsi="Arial" w:cs="Arial"/>
          <w:color w:val="000000"/>
          <w:kern w:val="0"/>
          <w14:ligatures w14:val="none"/>
        </w:rPr>
        <w:t>d</w:t>
      </w:r>
      <w:r w:rsidR="004348D0">
        <w:rPr>
          <w:rFonts w:ascii="Arial" w:eastAsia="Times New Roman" w:hAnsi="Arial" w:cs="Arial"/>
          <w:color w:val="000000"/>
          <w:kern w:val="0"/>
          <w14:ligatures w14:val="none"/>
        </w:rPr>
        <w:t xml:space="preserve"> salinity</w:t>
      </w:r>
      <w:r w:rsidR="00685B95">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348D0">
        <w:rPr>
          <w:rFonts w:ascii="Arial" w:eastAsia="Times New Roman" w:hAnsi="Arial" w:cs="Arial"/>
          <w:color w:val="000000"/>
          <w:kern w:val="0"/>
          <w14:ligatures w14:val="none"/>
        </w:rPr>
        <w:t>as</w:t>
      </w:r>
      <w:r w:rsidR="003E7284" w:rsidRPr="003E7284">
        <w:rPr>
          <w:rFonts w:ascii="Arial" w:eastAsia="Times New Roman" w:hAnsi="Arial" w:cs="Arial"/>
          <w:color w:val="000000"/>
          <w:kern w:val="0"/>
          <w14:ligatures w14:val="none"/>
        </w:rPr>
        <w:t xml:space="preserve"> NLR </w:t>
      </w:r>
      <w:r w:rsidR="00685B95">
        <w:rPr>
          <w:rFonts w:ascii="Arial" w:eastAsia="Times New Roman" w:hAnsi="Arial" w:cs="Arial"/>
          <w:color w:val="000000"/>
          <w:kern w:val="0"/>
          <w14:ligatures w14:val="none"/>
        </w:rPr>
        <w:t>returned</w:t>
      </w:r>
      <w:r w:rsidR="004348D0">
        <w:rPr>
          <w:rFonts w:ascii="Arial" w:eastAsia="Times New Roman" w:hAnsi="Arial" w:cs="Arial"/>
          <w:color w:val="000000"/>
          <w:kern w:val="0"/>
          <w14:ligatures w14:val="none"/>
        </w:rPr>
        <w:t xml:space="preserve"> to baseline levels</w:t>
      </w:r>
      <w:r w:rsidR="00104F83">
        <w:rPr>
          <w:rFonts w:ascii="Arial" w:eastAsia="Times New Roman" w:hAnsi="Arial" w:cs="Arial"/>
          <w:color w:val="000000"/>
          <w:kern w:val="0"/>
          <w14:ligatures w14:val="none"/>
        </w:rPr>
        <w:t xml:space="preserve">. </w:t>
      </w:r>
      <w:r w:rsidR="004348D0">
        <w:rPr>
          <w:rFonts w:ascii="Arial" w:eastAsia="Times New Roman" w:hAnsi="Arial" w:cs="Arial"/>
          <w:color w:val="000000"/>
          <w:kern w:val="0"/>
          <w14:ligatures w14:val="none"/>
        </w:rPr>
        <w:t xml:space="preserve">The </w:t>
      </w:r>
      <w:r w:rsidR="00CD225C">
        <w:rPr>
          <w:rFonts w:ascii="Arial" w:eastAsia="Times New Roman" w:hAnsi="Arial" w:cs="Arial"/>
          <w:color w:val="000000"/>
          <w:kern w:val="0"/>
          <w14:ligatures w14:val="none"/>
        </w:rPr>
        <w:t xml:space="preserve">persistent </w:t>
      </w:r>
      <w:r w:rsidR="002F7ACA">
        <w:rPr>
          <w:rFonts w:ascii="Arial" w:eastAsia="Times New Roman" w:hAnsi="Arial" w:cs="Arial"/>
          <w:color w:val="000000"/>
          <w:kern w:val="0"/>
          <w14:ligatures w14:val="none"/>
        </w:rPr>
        <w:t>ri</w:t>
      </w:r>
      <w:r w:rsidR="008D357E">
        <w:rPr>
          <w:rFonts w:ascii="Arial" w:eastAsia="Times New Roman" w:hAnsi="Arial" w:cs="Arial"/>
          <w:color w:val="000000"/>
          <w:kern w:val="0"/>
          <w14:ligatures w14:val="none"/>
        </w:rPr>
        <w:t xml:space="preserve">se in stress </w:t>
      </w:r>
      <w:r w:rsidR="00660213">
        <w:rPr>
          <w:rFonts w:ascii="Arial" w:eastAsia="Times New Roman" w:hAnsi="Arial" w:cs="Arial"/>
          <w:color w:val="000000"/>
          <w:kern w:val="0"/>
          <w14:ligatures w14:val="none"/>
        </w:rPr>
        <w:t>suggest</w:t>
      </w:r>
      <w:r w:rsidR="008D357E" w:rsidRPr="003E7284">
        <w:rPr>
          <w:rFonts w:ascii="Arial" w:eastAsia="Times New Roman" w:hAnsi="Arial" w:cs="Arial"/>
          <w:color w:val="000000"/>
          <w:kern w:val="0"/>
          <w14:ligatures w14:val="none"/>
        </w:rPr>
        <w:t xml:space="preserve">s that high doses </w:t>
      </w:r>
      <w:r w:rsidR="008D357E">
        <w:rPr>
          <w:rFonts w:ascii="Arial" w:eastAsia="Times New Roman" w:hAnsi="Arial" w:cs="Arial"/>
          <w:color w:val="000000"/>
          <w:kern w:val="0"/>
          <w14:ligatures w14:val="none"/>
        </w:rPr>
        <w:t xml:space="preserve">of </w:t>
      </w:r>
      <w:proofErr w:type="spellStart"/>
      <w:r w:rsidR="008D357E">
        <w:rPr>
          <w:rFonts w:ascii="Arial" w:eastAsia="Times New Roman" w:hAnsi="Arial" w:cs="Arial"/>
          <w:color w:val="000000"/>
          <w:kern w:val="0"/>
          <w14:ligatures w14:val="none"/>
        </w:rPr>
        <w:t>PFPeA</w:t>
      </w:r>
      <w:proofErr w:type="spellEnd"/>
      <w:r w:rsidR="008D357E">
        <w:rPr>
          <w:rFonts w:ascii="Arial" w:eastAsia="Times New Roman" w:hAnsi="Arial" w:cs="Arial"/>
          <w:color w:val="000000"/>
          <w:kern w:val="0"/>
          <w14:ligatures w14:val="none"/>
        </w:rPr>
        <w:t xml:space="preserve"> </w:t>
      </w:r>
      <w:r w:rsidR="00CD225C">
        <w:rPr>
          <w:rFonts w:ascii="Arial" w:eastAsia="Times New Roman" w:hAnsi="Arial" w:cs="Arial"/>
          <w:color w:val="000000"/>
          <w:kern w:val="0"/>
          <w14:ligatures w14:val="none"/>
        </w:rPr>
        <w:t>may</w:t>
      </w:r>
      <w:r w:rsidR="008D357E" w:rsidRPr="003E7284">
        <w:rPr>
          <w:rFonts w:ascii="Arial" w:eastAsia="Times New Roman" w:hAnsi="Arial" w:cs="Arial"/>
          <w:color w:val="000000"/>
          <w:kern w:val="0"/>
          <w14:ligatures w14:val="none"/>
        </w:rPr>
        <w:t xml:space="preserve"> </w:t>
      </w:r>
      <w:r w:rsidR="00D62511">
        <w:rPr>
          <w:rFonts w:ascii="Arial" w:eastAsia="Times New Roman" w:hAnsi="Arial" w:cs="Arial"/>
          <w:color w:val="000000"/>
          <w:kern w:val="0"/>
          <w14:ligatures w14:val="none"/>
        </w:rPr>
        <w:t>alter</w:t>
      </w:r>
      <w:r w:rsidR="008D357E" w:rsidRPr="003E7284">
        <w:rPr>
          <w:rFonts w:ascii="Arial" w:eastAsia="Times New Roman" w:hAnsi="Arial" w:cs="Arial"/>
          <w:color w:val="000000"/>
          <w:kern w:val="0"/>
          <w14:ligatures w14:val="none"/>
        </w:rPr>
        <w:t xml:space="preserve"> the stress response in bass and that </w:t>
      </w:r>
      <w:proofErr w:type="spellStart"/>
      <w:r w:rsidR="008D357E" w:rsidRPr="003E7284">
        <w:rPr>
          <w:rFonts w:ascii="Arial" w:eastAsia="Times New Roman" w:hAnsi="Arial" w:cs="Arial"/>
          <w:color w:val="000000"/>
          <w:kern w:val="0"/>
          <w14:ligatures w14:val="none"/>
        </w:rPr>
        <w:t>PFPeA</w:t>
      </w:r>
      <w:proofErr w:type="spellEnd"/>
      <w:r w:rsidR="008D357E" w:rsidRPr="003E7284">
        <w:rPr>
          <w:rFonts w:ascii="Arial" w:eastAsia="Times New Roman" w:hAnsi="Arial" w:cs="Arial"/>
          <w:color w:val="000000"/>
          <w:kern w:val="0"/>
          <w14:ligatures w14:val="none"/>
        </w:rPr>
        <w:t>, a</w:t>
      </w:r>
      <w:r w:rsidR="00660213">
        <w:rPr>
          <w:rFonts w:ascii="Arial" w:eastAsia="Times New Roman" w:hAnsi="Arial" w:cs="Arial"/>
          <w:color w:val="000000"/>
          <w:kern w:val="0"/>
          <w14:ligatures w14:val="none"/>
        </w:rPr>
        <w:t>long</w:t>
      </w:r>
      <w:r w:rsidR="008D357E">
        <w:rPr>
          <w:rFonts w:ascii="Arial" w:eastAsia="Times New Roman" w:hAnsi="Arial" w:cs="Arial"/>
          <w:color w:val="000000"/>
          <w:kern w:val="0"/>
          <w14:ligatures w14:val="none"/>
        </w:rPr>
        <w:t xml:space="preserve"> </w:t>
      </w:r>
      <w:r w:rsidR="00660213">
        <w:rPr>
          <w:rFonts w:ascii="Arial" w:eastAsia="Times New Roman" w:hAnsi="Arial" w:cs="Arial"/>
          <w:color w:val="000000"/>
          <w:kern w:val="0"/>
          <w14:ligatures w14:val="none"/>
        </w:rPr>
        <w:t>with</w:t>
      </w:r>
      <w:r w:rsidR="008D357E" w:rsidRPr="003E7284">
        <w:rPr>
          <w:rFonts w:ascii="Arial" w:eastAsia="Times New Roman" w:hAnsi="Arial" w:cs="Arial"/>
          <w:color w:val="000000"/>
          <w:kern w:val="0"/>
          <w14:ligatures w14:val="none"/>
        </w:rPr>
        <w:t xml:space="preserve"> other PFAS</w:t>
      </w:r>
      <w:r w:rsidR="008D357E">
        <w:rPr>
          <w:rFonts w:ascii="Arial" w:eastAsia="Times New Roman" w:hAnsi="Arial" w:cs="Arial"/>
          <w:color w:val="000000"/>
          <w:kern w:val="0"/>
          <w14:ligatures w14:val="none"/>
        </w:rPr>
        <w:t xml:space="preserve"> compounds</w:t>
      </w:r>
      <w:r w:rsidR="008D357E" w:rsidRPr="003E7284">
        <w:rPr>
          <w:rFonts w:ascii="Arial" w:eastAsia="Times New Roman" w:hAnsi="Arial" w:cs="Arial"/>
          <w:color w:val="000000"/>
          <w:kern w:val="0"/>
          <w14:ligatures w14:val="none"/>
        </w:rPr>
        <w:t xml:space="preserve">, may </w:t>
      </w:r>
      <w:r w:rsidR="00660213">
        <w:rPr>
          <w:rFonts w:ascii="Arial" w:eastAsia="Times New Roman" w:hAnsi="Arial" w:cs="Arial"/>
          <w:color w:val="000000"/>
          <w:kern w:val="0"/>
          <w14:ligatures w14:val="none"/>
        </w:rPr>
        <w:t>impai</w:t>
      </w:r>
      <w:r w:rsidR="008D357E" w:rsidRPr="003E7284">
        <w:rPr>
          <w:rFonts w:ascii="Arial" w:eastAsia="Times New Roman" w:hAnsi="Arial" w:cs="Arial"/>
          <w:color w:val="000000"/>
          <w:kern w:val="0"/>
          <w14:ligatures w14:val="none"/>
        </w:rPr>
        <w:t xml:space="preserve">r </w:t>
      </w:r>
      <w:r w:rsidR="00685B95">
        <w:rPr>
          <w:rFonts w:ascii="Arial" w:eastAsia="Times New Roman" w:hAnsi="Arial" w:cs="Arial"/>
          <w:color w:val="000000"/>
          <w:kern w:val="0"/>
          <w14:ligatures w14:val="none"/>
        </w:rPr>
        <w:t xml:space="preserve">a </w:t>
      </w:r>
      <w:r w:rsidR="002F7ACA">
        <w:rPr>
          <w:rFonts w:ascii="Arial" w:eastAsia="Times New Roman" w:hAnsi="Arial" w:cs="Arial"/>
          <w:color w:val="000000"/>
          <w:kern w:val="0"/>
          <w14:ligatures w14:val="none"/>
        </w:rPr>
        <w:t>fish's</w:t>
      </w:r>
      <w:r w:rsidR="008D357E" w:rsidRPr="003E7284">
        <w:rPr>
          <w:rFonts w:ascii="Arial" w:eastAsia="Times New Roman" w:hAnsi="Arial" w:cs="Arial"/>
          <w:color w:val="000000"/>
          <w:kern w:val="0"/>
          <w14:ligatures w14:val="none"/>
        </w:rPr>
        <w:t xml:space="preserve"> ability to </w:t>
      </w:r>
      <w:r w:rsidR="008D357E">
        <w:rPr>
          <w:rFonts w:ascii="Arial" w:eastAsia="Times New Roman" w:hAnsi="Arial" w:cs="Arial"/>
          <w:color w:val="000000"/>
          <w:kern w:val="0"/>
          <w14:ligatures w14:val="none"/>
        </w:rPr>
        <w:t>adapt</w:t>
      </w:r>
      <w:r w:rsidR="008D357E" w:rsidRPr="003E7284">
        <w:rPr>
          <w:rFonts w:ascii="Arial" w:eastAsia="Times New Roman" w:hAnsi="Arial" w:cs="Arial"/>
          <w:color w:val="000000"/>
          <w:kern w:val="0"/>
          <w14:ligatures w14:val="none"/>
        </w:rPr>
        <w:t xml:space="preserve"> to </w:t>
      </w:r>
      <w:r w:rsidR="00660213">
        <w:rPr>
          <w:rFonts w:ascii="Arial" w:eastAsia="Times New Roman" w:hAnsi="Arial" w:cs="Arial"/>
          <w:color w:val="000000"/>
          <w:kern w:val="0"/>
          <w14:ligatures w14:val="none"/>
        </w:rPr>
        <w:t>various</w:t>
      </w:r>
      <w:r w:rsidR="008D357E" w:rsidRPr="003E7284">
        <w:rPr>
          <w:rFonts w:ascii="Arial" w:eastAsia="Times New Roman" w:hAnsi="Arial" w:cs="Arial"/>
          <w:color w:val="000000"/>
          <w:kern w:val="0"/>
          <w14:ligatures w14:val="none"/>
        </w:rPr>
        <w:t xml:space="preserve"> stressors. </w:t>
      </w:r>
      <w:r w:rsidR="00CD225C">
        <w:rPr>
          <w:rFonts w:ascii="Arial" w:eastAsia="Times New Roman" w:hAnsi="Arial" w:cs="Arial"/>
          <w:color w:val="000000"/>
          <w:kern w:val="0"/>
          <w14:ligatures w14:val="none"/>
        </w:rPr>
        <w:t xml:space="preserve">Our results suggest that PFAS exposure can prolong stress responses and impair physiological allostasis. Previous work supports this interpretation. </w:t>
      </w:r>
      <w:r w:rsidR="001C65FA" w:rsidRPr="001C65FA">
        <w:rPr>
          <w:rFonts w:ascii="Arial" w:eastAsia="Times New Roman" w:hAnsi="Arial" w:cs="Arial"/>
          <w:color w:val="000000"/>
          <w:kern w:val="0"/>
          <w14:ligatures w14:val="none"/>
        </w:rPr>
        <w:t>PFAS</w:t>
      </w:r>
      <w:r w:rsidR="00CD225C">
        <w:rPr>
          <w:rFonts w:ascii="Arial" w:eastAsia="Times New Roman" w:hAnsi="Arial" w:cs="Arial"/>
          <w:color w:val="000000"/>
          <w:kern w:val="0"/>
          <w14:ligatures w14:val="none"/>
        </w:rPr>
        <w:t xml:space="preserve"> exposure has</w:t>
      </w:r>
      <w:r w:rsidR="001C65FA" w:rsidRPr="001C65FA">
        <w:rPr>
          <w:rFonts w:ascii="Arial" w:eastAsia="Times New Roman" w:hAnsi="Arial" w:cs="Arial"/>
          <w:color w:val="000000"/>
          <w:kern w:val="0"/>
          <w14:ligatures w14:val="none"/>
        </w:rPr>
        <w:t xml:space="preserve"> alter</w:t>
      </w:r>
      <w:r w:rsidR="00CD225C">
        <w:rPr>
          <w:rFonts w:ascii="Arial" w:eastAsia="Times New Roman" w:hAnsi="Arial" w:cs="Arial"/>
          <w:color w:val="000000"/>
          <w:kern w:val="0"/>
          <w14:ligatures w14:val="none"/>
        </w:rPr>
        <w:t>ed</w:t>
      </w:r>
      <w:r w:rsidR="001C65FA" w:rsidRPr="001C65FA">
        <w:rPr>
          <w:rFonts w:ascii="Arial" w:eastAsia="Times New Roman" w:hAnsi="Arial" w:cs="Arial"/>
          <w:color w:val="000000"/>
          <w:kern w:val="0"/>
          <w14:ligatures w14:val="none"/>
        </w:rPr>
        <w:t xml:space="preserve"> fish leukocyte</w:t>
      </w:r>
      <w:r w:rsidR="00CD225C">
        <w:rPr>
          <w:rFonts w:ascii="Arial" w:eastAsia="Times New Roman" w:hAnsi="Arial" w:cs="Arial"/>
          <w:color w:val="000000"/>
          <w:kern w:val="0"/>
          <w14:ligatures w14:val="none"/>
        </w:rPr>
        <w:t xml:space="preserve"> counts</w:t>
      </w:r>
      <w:r w:rsidR="00685B95">
        <w:rPr>
          <w:rFonts w:ascii="Arial" w:eastAsia="Times New Roman" w:hAnsi="Arial" w:cs="Arial"/>
          <w:color w:val="000000"/>
          <w:kern w:val="0"/>
          <w14:ligatures w14:val="none"/>
        </w:rPr>
        <w:t xml:space="preserve"> </w:t>
      </w:r>
      <w:r w:rsidR="00685B95">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2020)","noteIndex":0},"citationItems":[{"id":4524,"uris":["http://zotero.org/users/4161640/items/ZTG72BVU"],"itemData":{"id":4524,"type":"article-journal","abstract":"Per-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685B9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(Guillette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w:t>
      </w:r>
      <w:r w:rsidR="002838B7" w:rsidRPr="002838B7">
        <w:rPr>
          <w:rFonts w:ascii="Arial" w:hAnsi="Arial" w:cs="Arial"/>
          <w:color w:val="000000"/>
          <w:kern w:val="0"/>
        </w:rPr>
        <w:lastRenderedPageBreak/>
        <w:t>2020)</w:t>
      </w:r>
      <w:r w:rsidR="00685B95">
        <w:rPr>
          <w:rFonts w:ascii="Arial" w:eastAsia="Times New Roman" w:hAnsi="Arial" w:cs="Arial"/>
          <w:color w:val="000000"/>
          <w:kern w:val="0"/>
          <w14:ligatures w14:val="none"/>
        </w:rPr>
        <w:fldChar w:fldCharType="end"/>
      </w:r>
      <w:r w:rsidR="00685B95">
        <w:rPr>
          <w:rFonts w:ascii="Arial" w:eastAsia="Times New Roman" w:hAnsi="Arial" w:cs="Arial"/>
          <w:color w:val="000000"/>
          <w:kern w:val="0"/>
          <w14:ligatures w14:val="none"/>
        </w:rPr>
        <w:t xml:space="preserve"> and</w:t>
      </w:r>
      <w:r w:rsidR="001C65FA" w:rsidRPr="001C65FA">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 xml:space="preserve">has </w:t>
      </w:r>
      <w:r w:rsidR="001C65FA" w:rsidRPr="001C65FA">
        <w:rPr>
          <w:rFonts w:ascii="Arial" w:eastAsia="Times New Roman" w:hAnsi="Arial" w:cs="Arial"/>
          <w:color w:val="000000"/>
          <w:kern w:val="0"/>
          <w14:ligatures w14:val="none"/>
        </w:rPr>
        <w:t>impact</w:t>
      </w:r>
      <w:r w:rsidR="00CD225C">
        <w:rPr>
          <w:rFonts w:ascii="Arial" w:eastAsia="Times New Roman" w:hAnsi="Arial" w:cs="Arial"/>
          <w:color w:val="000000"/>
          <w:kern w:val="0"/>
          <w14:ligatures w14:val="none"/>
        </w:rPr>
        <w:t>ed</w:t>
      </w:r>
      <w:r w:rsidR="001C65FA" w:rsidRPr="001C65FA">
        <w:rPr>
          <w:rFonts w:ascii="Arial" w:eastAsia="Times New Roman" w:hAnsi="Arial" w:cs="Arial"/>
          <w:color w:val="000000"/>
          <w:kern w:val="0"/>
          <w14:ligatures w14:val="none"/>
        </w:rPr>
        <w:t xml:space="preserve"> other physiological processes</w:t>
      </w:r>
      <w:r w:rsidR="000F3223">
        <w:rPr>
          <w:rFonts w:ascii="Arial" w:eastAsia="Times New Roman" w:hAnsi="Arial" w:cs="Arial"/>
          <w:color w:val="000000"/>
          <w:kern w:val="0"/>
          <w14:ligatures w14:val="none"/>
        </w:rPr>
        <w:t>,</w:t>
      </w:r>
      <w:r w:rsidR="001C65FA" w:rsidRPr="001C65FA">
        <w:rPr>
          <w:rFonts w:ascii="Arial" w:eastAsia="Times New Roman" w:hAnsi="Arial" w:cs="Arial"/>
          <w:color w:val="000000"/>
          <w:kern w:val="0"/>
          <w14:ligatures w14:val="none"/>
        </w:rPr>
        <w:t xml:space="preserve"> such as liver morphology</w:t>
      </w:r>
      <w:r w:rsidR="00685B95">
        <w:rPr>
          <w:rFonts w:ascii="Arial" w:eastAsia="Times New Roman" w:hAnsi="Arial" w:cs="Arial"/>
          <w:color w:val="000000"/>
          <w:kern w:val="0"/>
          <w14:ligatures w14:val="none"/>
        </w:rPr>
        <w:t xml:space="preserve"> </w:t>
      </w:r>
      <w:r w:rsidR="00685B95">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2022)","noteIndex":0},"citationItems":[{"id":4523,"uris":["http://zotero.org/users/4161640/items/PQGMQWLL"],"itemData":{"id":4523,"type":"article-journal","abstract":"In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sidR="00685B9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(Piva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685B95">
        <w:rPr>
          <w:rFonts w:ascii="Arial" w:eastAsia="Times New Roman" w:hAnsi="Arial" w:cs="Arial"/>
          <w:color w:val="000000"/>
          <w:kern w:val="0"/>
          <w14:ligatures w14:val="none"/>
        </w:rPr>
        <w:fldChar w:fldCharType="end"/>
      </w:r>
      <w:r w:rsidR="001C65FA" w:rsidRPr="001C65FA">
        <w:rPr>
          <w:rFonts w:ascii="Arial" w:eastAsia="Times New Roman" w:hAnsi="Arial" w:cs="Arial"/>
          <w:color w:val="000000"/>
          <w:kern w:val="0"/>
          <w14:ligatures w14:val="none"/>
        </w:rPr>
        <w:t xml:space="preserve"> and thyroid function</w:t>
      </w:r>
      <w:r w:rsidR="0053050C">
        <w:rPr>
          <w:rFonts w:ascii="Arial" w:eastAsia="Times New Roman" w:hAnsi="Arial" w:cs="Arial"/>
          <w:color w:val="000000"/>
          <w:kern w:val="0"/>
          <w14:ligatures w14:val="none"/>
        </w:rPr>
        <w:t xml:space="preserve"> </w:t>
      </w:r>
      <w:r w:rsidR="0053050C">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2021)","noteIndex":0},"citationItems":[{"id":4522,"uris":["http://zotero.org/users/4161640/items/D4FIILIQ"],"itemData":{"id":4522,"type":"article-journal","container-title":"Environmental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Wing"}],"issued":{"date-parts":[["2021"]]}}},{"id":4525,"uris":["http://zotero.org/users/4161640/items/L62NXY5B"],"itemData":{"id":4525,"type":"article-journal","container-title":"Ecotoxicology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sidR="0053050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(Ask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Birgersson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53050C">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in other species. Our study extends </w:t>
      </w:r>
      <w:r w:rsidR="000F3223">
        <w:rPr>
          <w:rFonts w:ascii="Arial" w:eastAsia="Times New Roman" w:hAnsi="Arial" w:cs="Arial"/>
          <w:color w:val="000000"/>
          <w:kern w:val="0"/>
          <w14:ligatures w14:val="none"/>
        </w:rPr>
        <w:t xml:space="preserve">those findings by showing that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can sustain elevated NLR in </w:t>
      </w:r>
      <w:r w:rsidR="008D357E" w:rsidRPr="003E7284">
        <w:rPr>
          <w:rFonts w:ascii="Arial" w:eastAsia="Times New Roman" w:hAnsi="Arial" w:cs="Arial"/>
          <w:color w:val="000000"/>
          <w:kern w:val="0"/>
          <w14:ligatures w14:val="none"/>
        </w:rPr>
        <w:t>freshwater fish</w:t>
      </w:r>
      <w:r w:rsidR="008D357E">
        <w:rPr>
          <w:rFonts w:ascii="Arial" w:eastAsia="Times New Roman" w:hAnsi="Arial" w:cs="Arial"/>
          <w:color w:val="000000"/>
          <w:kern w:val="0"/>
          <w14:ligatures w14:val="none"/>
        </w:rPr>
        <w:t>es</w:t>
      </w:r>
      <w:r w:rsidR="008D357E" w:rsidRPr="003E7284">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p>
    <w:p w14:paraId="5F888BF7" w14:textId="4B898B95"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indicates that a salinity increase of 5 ppt is an acute but recoverable perturbation for bass. This aligns with previous research showing that bass tolerate moderate salinity (5–10 ppt;</w:t>
      </w:r>
      <w:r w:rsidR="000F3223">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{"citationID":"NiHWWrT3","properties":{"formattedCitation":"(Yi {\\i{}et al.}, 2021)","plainCitation":"(Yi et al., 2021)","noteIndex":0},"citationItems":[{"id":4521,"uris":["http://zotero.org/users/4161640/items/8GZ355TZ"],"itemData":{"id":4521,"type":"article-journal","container-title":"Aquaculture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2025)","dontUpdate":true,"noteIndex":0},"citationItems":[{"id":4519,"uris":["http://zotero.org/users/4161640/items/RMHPRX4T"],"itemData":{"id":4519,"type":"article-journal","container-title":"Estuaries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 xml:space="preserve">Viadero </w:t>
      </w:r>
      <w:r w:rsidR="00632BB6" w:rsidRPr="00632BB6">
        <w:rPr>
          <w:rFonts w:ascii="Arial" w:hAnsi="Arial" w:cs="Arial"/>
          <w:i/>
          <w:iCs/>
          <w:color w:val="000000"/>
          <w:kern w:val="0"/>
        </w:rPr>
        <w:t>et al.</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2010)","noteIndex":0},"citationItems":[{"id":4520,"uris":["http://zotero.org/users/4161640/items/9I25F7CQ"],"itemData":{"id":4520,"type":"article-journal","container-title":"Transactions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the consistent </w:t>
      </w:r>
      <w:r w:rsidR="002F7ACA">
        <w:rPr>
          <w:rFonts w:ascii="Arial" w:eastAsia="Times New Roman" w:hAnsi="Arial" w:cs="Arial"/>
          <w:color w:val="000000"/>
          <w:kern w:val="0"/>
          <w14:ligatures w14:val="none"/>
        </w:rPr>
        <w:t>decline</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Pr>
          <w:rFonts w:ascii="Arial" w:eastAsia="Times New Roman" w:hAnsi="Arial" w:cs="Arial"/>
          <w:color w:val="000000"/>
          <w:kern w:val="0"/>
          <w14:ligatures w14:val="none"/>
        </w:rPr>
        <w:t xml:space="preserve">s </w:t>
      </w:r>
      <w:r w:rsidR="00632BB6">
        <w:rPr>
          <w:rFonts w:ascii="Arial" w:eastAsia="Times New Roman" w:hAnsi="Arial" w:cs="Arial"/>
          <w:color w:val="000000"/>
          <w:kern w:val="0"/>
          <w14:ligatures w14:val="none"/>
        </w:rPr>
        <w:t xml:space="preserve">that there </w:t>
      </w:r>
      <w:r w:rsidR="000F3223">
        <w:rPr>
          <w:rFonts w:ascii="Arial" w:eastAsia="Times New Roman" w:hAnsi="Arial" w:cs="Arial"/>
          <w:color w:val="000000"/>
          <w:kern w:val="0"/>
          <w14:ligatures w14:val="none"/>
        </w:rPr>
        <w:t>may be</w:t>
      </w:r>
      <w:r w:rsidR="00632BB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no interactive effect between </w:t>
      </w:r>
      <w:r w:rsidR="000F3223">
        <w:rPr>
          <w:rFonts w:ascii="Arial" w:eastAsia="Times New Roman" w:hAnsi="Arial" w:cs="Arial"/>
          <w:color w:val="000000"/>
          <w:kern w:val="0"/>
          <w14:ligatures w14:val="none"/>
        </w:rPr>
        <w:t xml:space="preserve">Cd and </w:t>
      </w:r>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and </w:t>
      </w:r>
      <w:r w:rsidR="008B31E8">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salinity increase</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The recovery we observed suggests that moderate salinity alone does not cause chronic stress, but its effects may intensify when combined with chemical pollutants.</w:t>
      </w:r>
    </w:p>
    <w:p w14:paraId="7C163F75" w14:textId="77777777" w:rsidR="00D8586B" w:rsidRDefault="00D8586B" w:rsidP="00207381">
      <w:pPr>
        <w:spacing w:line="480" w:lineRule="auto"/>
        <w:ind w:firstLine="720"/>
        <w:rPr>
          <w:rFonts w:ascii="Arial" w:eastAsia="Times New Roman" w:hAnsi="Arial" w:cs="Arial"/>
          <w:color w:val="000000"/>
          <w:kern w:val="0"/>
          <w14:ligatures w14:val="none"/>
        </w:rPr>
      </w:pPr>
    </w:p>
    <w:p w14:paraId="354D2210" w14:textId="27774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296DBE70"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influence vertebrate stress physiology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ins w:id="310" w:author="Christopher Murray [2]" w:date="2025-11-10T21:00:00Z" w16du:dateUtc="2025-11-11T03:00:00Z">
        <w:r w:rsidR="0071656C">
          <w:rPr>
            <w:rFonts w:ascii="Arial" w:eastAsia="Times New Roman" w:hAnsi="Arial" w:cs="Arial"/>
            <w:color w:val="000000"/>
            <w:kern w:val="0"/>
            <w14:ligatures w14:val="none"/>
          </w:rPr>
          <w:t>k</w:t>
        </w:r>
      </w:ins>
      <w:del w:id="311" w:author="Christopher Murray [2]" w:date="2025-11-10T21:00:00Z" w16du:dateUtc="2025-11-11T03:00:00Z">
        <w:r w:rsidDel="0071656C">
          <w:rPr>
            <w:rFonts w:ascii="Arial" w:eastAsia="Times New Roman" w:hAnsi="Arial" w:cs="Arial"/>
            <w:color w:val="000000"/>
            <w:kern w:val="0"/>
            <w14:ligatures w14:val="none"/>
          </w:rPr>
          <w:delText>c</w:delText>
        </w:r>
      </w:del>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the NLR,</w:t>
      </w:r>
      <w:r>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serv</w:t>
      </w:r>
      <w:r>
        <w:rPr>
          <w:rFonts w:ascii="Arial" w:eastAsia="Times New Roman" w:hAnsi="Arial" w:cs="Arial"/>
          <w:color w:val="000000"/>
          <w:kern w:val="0"/>
          <w14:ligatures w14:val="none"/>
        </w:rPr>
        <w:t>e</w:t>
      </w:r>
      <w:r w:rsidR="00D0262C" w:rsidRPr="003E7284">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as</w:t>
      </w:r>
      <w:r w:rsidR="00D0262C" w:rsidRPr="003E7284">
        <w:rPr>
          <w:rFonts w:ascii="Arial" w:eastAsia="Times New Roman" w:hAnsi="Arial" w:cs="Arial"/>
          <w:color w:val="000000"/>
          <w:kern w:val="0"/>
          <w14:ligatures w14:val="none"/>
        </w:rPr>
        <w:t xml:space="preserve"> a r</w:t>
      </w:r>
      <w:r w:rsidR="00115EDC">
        <w:rPr>
          <w:rFonts w:ascii="Arial" w:eastAsia="Times New Roman" w:hAnsi="Arial" w:cs="Arial"/>
          <w:color w:val="000000"/>
          <w:kern w:val="0"/>
          <w14:ligatures w14:val="none"/>
        </w:rPr>
        <w:t>eliable</w:t>
      </w:r>
      <w:r w:rsidR="00D0262C" w:rsidRPr="003E7284">
        <w:rPr>
          <w:rFonts w:ascii="Arial" w:eastAsia="Times New Roman" w:hAnsi="Arial" w:cs="Arial"/>
          <w:color w:val="000000"/>
          <w:kern w:val="0"/>
          <w14:ligatures w14:val="none"/>
        </w:rPr>
        <w:t xml:space="preserve"> proxy for stress and can be used across </w:t>
      </w:r>
      <w:r>
        <w:rPr>
          <w:rFonts w:ascii="Arial" w:eastAsia="Times New Roman" w:hAnsi="Arial" w:cs="Arial"/>
          <w:color w:val="000000"/>
          <w:kern w:val="0"/>
          <w14:ligatures w14:val="none"/>
        </w:rPr>
        <w:t>various</w:t>
      </w:r>
      <w:r w:rsidR="00D0262C" w:rsidRPr="003E7284">
        <w:rPr>
          <w:rFonts w:ascii="Arial" w:eastAsia="Times New Roman" w:hAnsi="Arial" w:cs="Arial"/>
          <w:color w:val="000000"/>
          <w:kern w:val="0"/>
          <w14:ligatures w14:val="none"/>
        </w:rPr>
        <w:t xml:space="preserve"> vertebrate taxa </w:t>
      </w:r>
      <w:r w:rsidR="00115EDC">
        <w:rPr>
          <w:rFonts w:ascii="Arial" w:eastAsia="Times New Roman" w:hAnsi="Arial" w:cs="Arial"/>
          <w:color w:val="000000"/>
          <w:kern w:val="0"/>
          <w14:ligatures w14:val="none"/>
        </w:rPr>
        <w:t>du</w:t>
      </w:r>
      <w:r w:rsidR="00D0262C" w:rsidRPr="003E7284">
        <w:rPr>
          <w:rFonts w:ascii="Arial" w:eastAsia="Times New Roman" w:hAnsi="Arial" w:cs="Arial"/>
          <w:color w:val="000000"/>
          <w:kern w:val="0"/>
          <w14:ligatures w14:val="none"/>
        </w:rPr>
        <w:t xml:space="preserve">e </w:t>
      </w:r>
      <w:r w:rsidR="00115EDC">
        <w:rPr>
          <w:rFonts w:ascii="Arial" w:eastAsia="Times New Roman" w:hAnsi="Arial" w:cs="Arial"/>
          <w:color w:val="000000"/>
          <w:kern w:val="0"/>
          <w14:ligatures w14:val="none"/>
        </w:rPr>
        <w:t>to</w:t>
      </w:r>
      <w:r w:rsidR="00D0262C" w:rsidRPr="003E7284">
        <w:rPr>
          <w:rFonts w:ascii="Arial" w:eastAsia="Times New Roman" w:hAnsi="Arial" w:cs="Arial"/>
          <w:color w:val="000000"/>
          <w:kern w:val="0"/>
          <w14:ligatures w14:val="none"/>
        </w:rPr>
        <w:t xml:space="preserve"> the conservative nature of the stress response</w:t>
      </w:r>
      <w:r w:rsidR="00B57896">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2008)","noteIndex":0},"citationItems":[{"id":4563,"uris":["http://zotero.org/users/4161640/items/PLY5XJBA"],"itemData":{"id":4563,"type":"article-journal","container-title":"Functional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 xml:space="preserve">, could </w:t>
      </w:r>
      <w:r w:rsidR="008B31E8">
        <w:rPr>
          <w:rFonts w:ascii="Arial" w:eastAsia="Times New Roman" w:hAnsi="Arial" w:cs="Arial"/>
          <w:color w:val="000000"/>
          <w:kern w:val="0"/>
          <w14:ligatures w14:val="none"/>
        </w:rPr>
        <w:t>alter stress dynamics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other </w:t>
      </w:r>
      <w:r w:rsidR="00D0262C" w:rsidRPr="003E7284">
        <w:rPr>
          <w:rFonts w:ascii="Arial" w:eastAsia="Times New Roman" w:hAnsi="Arial" w:cs="Arial"/>
          <w:color w:val="000000"/>
          <w:kern w:val="0"/>
          <w14:ligatures w14:val="none"/>
        </w:rPr>
        <w:t xml:space="preserve">species. </w:t>
      </w:r>
    </w:p>
    <w:p w14:paraId="431DD770" w14:textId="0ED794F7" w:rsidR="008B31E8"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 including</w:t>
      </w:r>
      <w:r w:rsidR="00B57896" w:rsidRPr="003E7284">
        <w:rPr>
          <w:rFonts w:ascii="Arial" w:eastAsia="Times New Roman" w:hAnsi="Arial" w:cs="Arial"/>
          <w:color w:val="000000"/>
          <w:kern w:val="0"/>
          <w14:ligatures w14:val="none"/>
        </w:rPr>
        <w:t xml:space="preserve"> mice</w:t>
      </w:r>
      <w:r>
        <w:rPr>
          <w:rFonts w:ascii="Arial" w:eastAsia="Times New Roman" w:hAnsi="Arial" w:cs="Arial"/>
          <w:color w:val="000000"/>
          <w:kern w:val="0"/>
          <w14:ligatures w14:val="none"/>
        </w:rPr>
        <w:t>,</w:t>
      </w:r>
      <w:r w:rsidR="00B57896"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2009)","noteIndex":0},"citationItems":[{"id":4518,"uris":["http://zotero.org/users/4161640/items/K9ARJ2KM"],"itemData":{"id":4518,"type":"article-journal","container-title":"Toxicology","issue":"3","journalAbbreviation":"Toxicol.","note":"publisher: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lastRenderedPageBreak/>
        <w:t>Combined with our results, this evidence emphasizes that PFAS toxicity extends beyond endocrine disruption to include immune variation</w:t>
      </w:r>
      <w:r>
        <w:rPr>
          <w:rFonts w:ascii="Arial" w:eastAsia="Times New Roman" w:hAnsi="Arial" w:cs="Arial"/>
          <w:color w:val="000000"/>
          <w:kern w:val="0"/>
          <w14:ligatures w14:val="none"/>
        </w:rPr>
        <w:t xml:space="preserve">. </w:t>
      </w:r>
      <w:r w:rsidRPr="00716A81">
        <w:rPr>
          <w:rFonts w:ascii="Arial" w:eastAsia="Times New Roman" w:hAnsi="Arial" w:cs="Arial"/>
          <w:color w:val="000000"/>
          <w:kern w:val="0"/>
          <w14:ligatures w14:val="none"/>
        </w:rPr>
        <w:t>However, it is crucial to exercise caution when drawing broad conclusions about the relationship between xenobiotics and leukocytes, as our study was conducted over a short timeframe and involved relatively few individuals per group within a single species. Future research should explore the relationship between various xenobiotic substances and leukocyte profiles over extended exposure periods. Studies should also investigate the effects of PFAS compounds and Cd using finer-scale dosing increments and concentrations that reflect environmental conditions.</w:t>
      </w:r>
    </w:p>
    <w:p w14:paraId="0E12F624" w14:textId="269C94B0" w:rsidR="004D3F45" w:rsidRDefault="0071656C" w:rsidP="005E1EBB">
      <w:pPr>
        <w:spacing w:line="480" w:lineRule="auto"/>
        <w:ind w:firstLine="720"/>
        <w:rPr>
          <w:rFonts w:ascii="Arial" w:eastAsia="Times New Roman" w:hAnsi="Arial" w:cs="Arial"/>
          <w:color w:val="000000"/>
          <w:kern w:val="0"/>
          <w14:ligatures w14:val="none"/>
        </w:rPr>
      </w:pPr>
      <w:ins w:id="312" w:author="Christopher Murray [2]" w:date="2025-11-10T21:07:00Z" w16du:dateUtc="2025-11-11T03:07:00Z">
        <w:r>
          <w:rPr>
            <w:rFonts w:ascii="Arial" w:eastAsia="Times New Roman" w:hAnsi="Arial" w:cs="Arial"/>
            <w:color w:val="000000"/>
            <w:kern w:val="0"/>
            <w14:ligatures w14:val="none"/>
          </w:rPr>
          <w:t xml:space="preserve">In the context of natural experiments using stress proxies to test hypotheses </w:t>
        </w:r>
        <w:r>
          <w:rPr>
            <w:rFonts w:ascii="Arial" w:eastAsia="Times New Roman" w:hAnsi="Arial" w:cs="Arial"/>
            <w:i/>
            <w:iCs/>
            <w:color w:val="000000"/>
            <w:kern w:val="0"/>
            <w14:ligatures w14:val="none"/>
          </w:rPr>
          <w:t xml:space="preserve">in vivo, </w:t>
        </w:r>
      </w:ins>
      <w:ins w:id="313" w:author="Christopher Murray [2]" w:date="2025-11-10T21:08:00Z" w16du:dateUtc="2025-11-11T03:08:00Z">
        <w:r>
          <w:rPr>
            <w:rFonts w:ascii="Arial" w:eastAsia="Times New Roman" w:hAnsi="Arial" w:cs="Arial"/>
            <w:color w:val="000000"/>
            <w:kern w:val="0"/>
            <w14:ligatures w14:val="none"/>
          </w:rPr>
          <w:t xml:space="preserve">these data highlight the </w:t>
        </w:r>
      </w:ins>
      <w:ins w:id="314" w:author="Christopher Murray [2]" w:date="2025-11-10T21:11:00Z" w16du:dateUtc="2025-11-11T03:11:00Z">
        <w:r>
          <w:rPr>
            <w:rFonts w:ascii="Arial" w:eastAsia="Times New Roman" w:hAnsi="Arial" w:cs="Arial"/>
            <w:color w:val="000000"/>
            <w:kern w:val="0"/>
            <w14:ligatures w14:val="none"/>
          </w:rPr>
          <w:t xml:space="preserve">confounding effects of exogenous pollutant cocktails among </w:t>
        </w:r>
      </w:ins>
      <w:ins w:id="315" w:author="Christopher Murray [2]" w:date="2025-11-10T21:13:00Z" w16du:dateUtc="2025-11-11T03:13:00Z">
        <w:r>
          <w:rPr>
            <w:rFonts w:ascii="Arial" w:eastAsia="Times New Roman" w:hAnsi="Arial" w:cs="Arial"/>
            <w:color w:val="000000"/>
            <w:kern w:val="0"/>
            <w14:ligatures w14:val="none"/>
          </w:rPr>
          <w:t>replicate sys</w:t>
        </w:r>
      </w:ins>
      <w:ins w:id="316" w:author="Christopher Murray [2]" w:date="2025-11-10T21:14:00Z" w16du:dateUtc="2025-11-11T03:14:00Z">
        <w:r>
          <w:rPr>
            <w:rFonts w:ascii="Arial" w:eastAsia="Times New Roman" w:hAnsi="Arial" w:cs="Arial"/>
            <w:color w:val="000000"/>
            <w:kern w:val="0"/>
            <w14:ligatures w14:val="none"/>
          </w:rPr>
          <w:t xml:space="preserve">tems. </w:t>
        </w:r>
      </w:ins>
      <w:ins w:id="317" w:author="Christopher Murray [2]" w:date="2025-11-10T21:15:00Z" w16du:dateUtc="2025-11-11T03:15:00Z">
        <w:r>
          <w:rPr>
            <w:rFonts w:ascii="Arial" w:eastAsia="Times New Roman" w:hAnsi="Arial" w:cs="Arial"/>
            <w:color w:val="000000"/>
            <w:kern w:val="0"/>
            <w14:ligatures w14:val="none"/>
          </w:rPr>
          <w:t>PFAS compounds, in particular, may bias stress proxies an</w:t>
        </w:r>
      </w:ins>
      <w:ins w:id="318" w:author="Christopher Murray [2]" w:date="2025-11-10T21:16:00Z" w16du:dateUtc="2025-11-11T03:16:00Z">
        <w:r>
          <w:rPr>
            <w:rFonts w:ascii="Arial" w:eastAsia="Times New Roman" w:hAnsi="Arial" w:cs="Arial"/>
            <w:color w:val="000000"/>
            <w:kern w:val="0"/>
            <w14:ligatures w14:val="none"/>
          </w:rPr>
          <w:t xml:space="preserve">d </w:t>
        </w:r>
      </w:ins>
      <w:ins w:id="319" w:author="Christopher Murray [2]" w:date="2025-11-10T21:25:00Z" w16du:dateUtc="2025-11-11T03:25:00Z">
        <w:r>
          <w:rPr>
            <w:rFonts w:ascii="Arial" w:eastAsia="Times New Roman" w:hAnsi="Arial" w:cs="Arial"/>
            <w:color w:val="000000"/>
            <w:kern w:val="0"/>
            <w14:ligatures w14:val="none"/>
          </w:rPr>
          <w:t>lead to erroneous co</w:t>
        </w:r>
      </w:ins>
      <w:ins w:id="320" w:author="Christopher Murray [2]" w:date="2025-11-10T21:31:00Z" w16du:dateUtc="2025-11-11T03:31:00Z">
        <w:r>
          <w:rPr>
            <w:rFonts w:ascii="Arial" w:eastAsia="Times New Roman" w:hAnsi="Arial" w:cs="Arial"/>
            <w:color w:val="000000"/>
            <w:kern w:val="0"/>
            <w14:ligatures w14:val="none"/>
          </w:rPr>
          <w:t xml:space="preserve">nservation and management conclusions </w:t>
        </w:r>
      </w:ins>
      <w:ins w:id="321" w:author="Christopher Murray [2]" w:date="2025-11-10T21:32:00Z" w16du:dateUtc="2025-11-11T03:32:00Z">
        <w:r>
          <w:rPr>
            <w:rFonts w:ascii="Arial" w:eastAsia="Times New Roman" w:hAnsi="Arial" w:cs="Arial"/>
            <w:color w:val="000000"/>
            <w:kern w:val="0"/>
            <w14:ligatures w14:val="none"/>
          </w:rPr>
          <w:t xml:space="preserve">pertaining to less enigmatic perturbations. </w:t>
        </w:r>
      </w:ins>
      <w:moveFromRangeStart w:id="322" w:author="Christopher Murray [2]" w:date="2025-11-10T21:03:00Z" w:name="move213701011"/>
      <w:moveFrom w:id="323" w:author="Christopher Murray [2]" w:date="2025-11-10T21:03:00Z" w16du:dateUtc="2025-11-11T03:03:00Z">
        <w:r w:rsidR="00D0262C" w:rsidRPr="003E7284" w:rsidDel="0071656C">
          <w:rPr>
            <w:rFonts w:ascii="Arial" w:eastAsia="Times New Roman" w:hAnsi="Arial" w:cs="Arial"/>
            <w:color w:val="000000"/>
            <w:kern w:val="0"/>
            <w14:ligatures w14:val="none"/>
          </w:rPr>
          <w:t>PFASs</w:t>
        </w:r>
        <w:r w:rsidR="00D62511" w:rsidDel="0071656C">
          <w:rPr>
            <w:rFonts w:ascii="Arial" w:eastAsia="Times New Roman" w:hAnsi="Arial" w:cs="Arial"/>
            <w:color w:val="000000"/>
            <w:kern w:val="0"/>
            <w14:ligatures w14:val="none"/>
          </w:rPr>
          <w:t xml:space="preserve"> and heavy metals</w:t>
        </w:r>
        <w:r w:rsidR="00D0262C" w:rsidRPr="003E7284" w:rsidDel="0071656C">
          <w:rPr>
            <w:rFonts w:ascii="Arial" w:eastAsia="Times New Roman" w:hAnsi="Arial" w:cs="Arial"/>
            <w:color w:val="000000"/>
            <w:kern w:val="0"/>
            <w14:ligatures w14:val="none"/>
          </w:rPr>
          <w:t xml:space="preserve"> have been </w:t>
        </w:r>
        <w:r w:rsidR="00115EDC" w:rsidDel="0071656C">
          <w:rPr>
            <w:rFonts w:ascii="Arial" w:eastAsia="Times New Roman" w:hAnsi="Arial" w:cs="Arial"/>
            <w:color w:val="000000"/>
            <w:kern w:val="0"/>
            <w14:ligatures w14:val="none"/>
          </w:rPr>
          <w:t>u</w:t>
        </w:r>
        <w:r w:rsidR="00B57896" w:rsidDel="0071656C">
          <w:rPr>
            <w:rFonts w:ascii="Arial" w:eastAsia="Times New Roman" w:hAnsi="Arial" w:cs="Arial"/>
            <w:color w:val="000000"/>
            <w:kern w:val="0"/>
            <w14:ligatures w14:val="none"/>
          </w:rPr>
          <w:t>s</w:t>
        </w:r>
        <w:r w:rsidR="00115EDC" w:rsidDel="0071656C">
          <w:rPr>
            <w:rFonts w:ascii="Arial" w:eastAsia="Times New Roman" w:hAnsi="Arial" w:cs="Arial"/>
            <w:color w:val="000000"/>
            <w:kern w:val="0"/>
            <w14:ligatures w14:val="none"/>
          </w:rPr>
          <w:t>ed</w:t>
        </w:r>
        <w:r w:rsidR="00D0262C" w:rsidRPr="003E7284" w:rsidDel="0071656C">
          <w:rPr>
            <w:rFonts w:ascii="Arial" w:eastAsia="Times New Roman" w:hAnsi="Arial" w:cs="Arial"/>
            <w:color w:val="000000"/>
            <w:kern w:val="0"/>
            <w14:ligatures w14:val="none"/>
          </w:rPr>
          <w:t xml:space="preserve"> since at least the 1950s in </w:t>
        </w:r>
        <w:r w:rsidR="00D0262C" w:rsidDel="0071656C">
          <w:rPr>
            <w:rFonts w:ascii="Arial" w:eastAsia="Times New Roman" w:hAnsi="Arial" w:cs="Arial"/>
            <w:color w:val="000000"/>
            <w:kern w:val="0"/>
            <w14:ligatures w14:val="none"/>
          </w:rPr>
          <w:t>various</w:t>
        </w:r>
        <w:r w:rsidR="00D0262C" w:rsidRPr="003E7284" w:rsidDel="0071656C">
          <w:rPr>
            <w:rFonts w:ascii="Arial" w:eastAsia="Times New Roman" w:hAnsi="Arial" w:cs="Arial"/>
            <w:color w:val="000000"/>
            <w:kern w:val="0"/>
            <w14:ligatures w14:val="none"/>
          </w:rPr>
          <w:t xml:space="preserve"> industrial applications</w:t>
        </w:r>
        <w:r w:rsidR="00B57896" w:rsidDel="0071656C">
          <w:rPr>
            <w:rFonts w:ascii="Arial" w:eastAsia="Times New Roman" w:hAnsi="Arial" w:cs="Arial"/>
            <w:color w:val="000000"/>
            <w:kern w:val="0"/>
            <w14:ligatures w14:val="none"/>
          </w:rPr>
          <w:t xml:space="preserve"> </w:t>
        </w:r>
        <w:r w:rsidR="00B57896" w:rsidDel="0071656C">
          <w:rPr>
            <w:rFonts w:ascii="Arial" w:eastAsia="Times New Roman" w:hAnsi="Arial" w:cs="Arial"/>
            <w:color w:val="000000"/>
            <w:kern w:val="0"/>
            <w14:ligatures w14:val="none"/>
          </w:rPr>
          <w:fldChar w:fldCharType="begin"/>
        </w:r>
        <w:r w:rsidR="000F3223" w:rsidDel="0071656C">
          <w:rPr>
            <w:rFonts w:ascii="Arial" w:eastAsia="Times New Roman" w:hAnsi="Arial" w:cs="Arial"/>
            <w:color w:val="000000"/>
            <w:kern w:val="0"/>
            <w14:ligatures w14:val="none"/>
          </w:rPr>
          <w:instrText xml:space="preserve"> ADDIN ZOTERO_ITEM CSL_CITATION {"citationID":"1jwgfybr","properties":{"formattedCitation":"(Gaines, 2023)","plainCitation":"(Gaines, 2023)","noteIndex":0},"citationItems":[{"id":4571,"uris":["http://zotero.org/users/4161640/items/H8NWSC7H"],"itemData":{"id":4571,"type":"article-journal","abstract":"Abstract\n            \n              Background\n              Per</w:instrText>
        </w:r>
        <w:r w:rsidR="000F3223" w:rsidDel="0071656C">
          <w:rPr>
            <w:rFonts w:ascii="Cambria Math" w:eastAsia="Times New Roman" w:hAnsi="Cambria Math" w:cs="Cambria Math"/>
            <w:color w:val="000000"/>
            <w:kern w:val="0"/>
            <w14:ligatures w14:val="none"/>
          </w:rPr>
          <w:instrText>‐</w:instrText>
        </w:r>
        <w:r w:rsidR="000F3223" w:rsidDel="0071656C">
          <w:rPr>
            <w:rFonts w:ascii="Arial" w:eastAsia="Times New Roman" w:hAnsi="Arial" w:cs="Arial"/>
            <w:color w:val="000000"/>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sidR="000F3223" w:rsidDel="0071656C">
          <w:rPr>
            <w:rFonts w:ascii="Cambria Math" w:eastAsia="Times New Roman" w:hAnsi="Cambria Math" w:cs="Cambria Math"/>
            <w:color w:val="000000"/>
            <w:kern w:val="0"/>
            <w14:ligatures w14:val="none"/>
          </w:rPr>
          <w:instrText>‐</w:instrText>
        </w:r>
        <w:r w:rsidR="000F3223" w:rsidDel="0071656C">
          <w:rPr>
            <w:rFonts w:ascii="Arial" w:eastAsia="Times New Roman" w:hAnsi="Arial" w:cs="Arial"/>
            <w:color w:val="000000"/>
            <w:kern w:val="0"/>
            <w14:ligatures w14:val="none"/>
          </w:rPr>
          <w:instrText xml:space="preserve"> and polyfluoroalkyl substances (PFAS): a literature review","title-short":"Historical and current usage of per</w:instrText>
        </w:r>
        <w:r w:rsidR="000F3223" w:rsidDel="0071656C">
          <w:rPr>
            <w:rFonts w:ascii="Cambria Math" w:eastAsia="Times New Roman" w:hAnsi="Cambria Math" w:cs="Cambria Math"/>
            <w:color w:val="000000"/>
            <w:kern w:val="0"/>
            <w14:ligatures w14:val="none"/>
          </w:rPr>
          <w:instrText>‐</w:instrText>
        </w:r>
        <w:r w:rsidR="000F3223" w:rsidDel="0071656C">
          <w:rPr>
            <w:rFonts w:ascii="Arial" w:eastAsia="Times New Roman" w:hAnsi="Arial" w:cs="Arial"/>
            <w:color w:val="000000"/>
            <w:kern w:val="0"/>
            <w14:ligatures w14:val="none"/>
          </w:rPr>
          <w:instrText xml:space="preserve"> and polyfluoroalkyl substances (PFAS)","volume":"66","author":[{"family":"Gaines","given":"Linda G. T."}],"issued":{"date-parts":[["2023",5]]}}}],"schema":"https://github.com/citation-style-language/schema/raw/master/csl-citation.json"} </w:instrText>
        </w:r>
        <w:r w:rsidR="00B57896" w:rsidDel="0071656C">
          <w:rPr>
            <w:rFonts w:ascii="Arial" w:eastAsia="Times New Roman" w:hAnsi="Arial" w:cs="Arial"/>
            <w:color w:val="000000"/>
            <w:kern w:val="0"/>
            <w14:ligatures w14:val="none"/>
          </w:rPr>
          <w:fldChar w:fldCharType="separate"/>
        </w:r>
        <w:r w:rsidR="002838B7" w:rsidDel="0071656C">
          <w:rPr>
            <w:rFonts w:ascii="Arial" w:eastAsia="Times New Roman" w:hAnsi="Arial" w:cs="Arial"/>
            <w:noProof/>
            <w:color w:val="000000"/>
            <w:kern w:val="0"/>
            <w14:ligatures w14:val="none"/>
          </w:rPr>
          <w:t>(Gaines, 2023)</w:t>
        </w:r>
        <w:r w:rsidR="00B57896" w:rsidDel="0071656C">
          <w:rPr>
            <w:rFonts w:ascii="Arial" w:eastAsia="Times New Roman" w:hAnsi="Arial" w:cs="Arial"/>
            <w:color w:val="000000"/>
            <w:kern w:val="0"/>
            <w14:ligatures w14:val="none"/>
          </w:rPr>
          <w:fldChar w:fldCharType="end"/>
        </w:r>
        <w:r w:rsidR="00D0262C" w:rsidRPr="003E7284" w:rsidDel="0071656C">
          <w:rPr>
            <w:rFonts w:ascii="Arial" w:eastAsia="Times New Roman" w:hAnsi="Arial" w:cs="Arial"/>
            <w:color w:val="000000"/>
            <w:kern w:val="0"/>
            <w14:ligatures w14:val="none"/>
          </w:rPr>
          <w:t xml:space="preserve">, </w:t>
        </w:r>
        <w:r w:rsidR="00115EDC" w:rsidDel="0071656C">
          <w:rPr>
            <w:rFonts w:ascii="Arial" w:eastAsia="Times New Roman" w:hAnsi="Arial" w:cs="Arial"/>
            <w:color w:val="000000"/>
            <w:kern w:val="0"/>
            <w14:ligatures w14:val="none"/>
          </w:rPr>
          <w:t>while</w:t>
        </w:r>
        <w:r w:rsidR="00D0262C" w:rsidRPr="003E7284" w:rsidDel="0071656C">
          <w:rPr>
            <w:rFonts w:ascii="Arial" w:eastAsia="Times New Roman" w:hAnsi="Arial" w:cs="Arial"/>
            <w:color w:val="000000"/>
            <w:kern w:val="0"/>
            <w14:ligatures w14:val="none"/>
          </w:rPr>
          <w:t xml:space="preserve"> new short-chain PFAS</w:t>
        </w:r>
        <w:r w:rsidR="00B57896" w:rsidDel="0071656C">
          <w:rPr>
            <w:rFonts w:ascii="Arial" w:eastAsia="Times New Roman" w:hAnsi="Arial" w:cs="Arial"/>
            <w:color w:val="000000"/>
            <w:kern w:val="0"/>
            <w14:ligatures w14:val="none"/>
          </w:rPr>
          <w:t>s</w:t>
        </w:r>
        <w:r w:rsidR="00D0262C" w:rsidRPr="003E7284" w:rsidDel="0071656C">
          <w:rPr>
            <w:rFonts w:ascii="Arial" w:eastAsia="Times New Roman" w:hAnsi="Arial" w:cs="Arial"/>
            <w:color w:val="000000"/>
            <w:kern w:val="0"/>
            <w14:ligatures w14:val="none"/>
          </w:rPr>
          <w:t xml:space="preserve"> are being developed with little understanding of their po</w:t>
        </w:r>
        <w:r w:rsidR="00B57896" w:rsidDel="0071656C">
          <w:rPr>
            <w:rFonts w:ascii="Arial" w:eastAsia="Times New Roman" w:hAnsi="Arial" w:cs="Arial"/>
            <w:color w:val="000000"/>
            <w:kern w:val="0"/>
            <w14:ligatures w14:val="none"/>
          </w:rPr>
          <w:t>tential environmental</w:t>
        </w:r>
        <w:r w:rsidR="00D0262C" w:rsidRPr="003E7284" w:rsidDel="0071656C">
          <w:rPr>
            <w:rFonts w:ascii="Arial" w:eastAsia="Times New Roman" w:hAnsi="Arial" w:cs="Arial"/>
            <w:color w:val="000000"/>
            <w:kern w:val="0"/>
            <w14:ligatures w14:val="none"/>
          </w:rPr>
          <w:t xml:space="preserve"> health imp</w:t>
        </w:r>
        <w:r w:rsidR="00115EDC" w:rsidDel="0071656C">
          <w:rPr>
            <w:rFonts w:ascii="Arial" w:eastAsia="Times New Roman" w:hAnsi="Arial" w:cs="Arial"/>
            <w:color w:val="000000"/>
            <w:kern w:val="0"/>
            <w14:ligatures w14:val="none"/>
          </w:rPr>
          <w:t>act</w:t>
        </w:r>
        <w:r w:rsidR="00D0262C" w:rsidRPr="003E7284" w:rsidDel="0071656C">
          <w:rPr>
            <w:rFonts w:ascii="Arial" w:eastAsia="Times New Roman" w:hAnsi="Arial" w:cs="Arial"/>
            <w:color w:val="000000"/>
            <w:kern w:val="0"/>
            <w14:ligatures w14:val="none"/>
          </w:rPr>
          <w:t xml:space="preserve">s. </w:t>
        </w:r>
        <w:r w:rsidR="00D62511" w:rsidDel="0071656C">
          <w:rPr>
            <w:rFonts w:ascii="Arial" w:eastAsia="Times New Roman" w:hAnsi="Arial" w:cs="Arial"/>
            <w:color w:val="000000"/>
            <w:kern w:val="0"/>
            <w14:ligatures w14:val="none"/>
          </w:rPr>
          <w:t>PFAS</w:t>
        </w:r>
        <w:r w:rsidR="00D0262C" w:rsidRPr="003E7284" w:rsidDel="0071656C">
          <w:rPr>
            <w:rFonts w:ascii="Arial" w:eastAsia="Times New Roman" w:hAnsi="Arial" w:cs="Arial"/>
            <w:color w:val="000000"/>
            <w:kern w:val="0"/>
            <w14:ligatures w14:val="none"/>
          </w:rPr>
          <w:t xml:space="preserve"> chemicals are </w:t>
        </w:r>
        <w:r w:rsidR="00B57896" w:rsidDel="0071656C">
          <w:rPr>
            <w:rFonts w:ascii="Arial" w:eastAsia="Times New Roman" w:hAnsi="Arial" w:cs="Arial"/>
            <w:color w:val="000000"/>
            <w:kern w:val="0"/>
            <w14:ligatures w14:val="none"/>
          </w:rPr>
          <w:t>characterized</w:t>
        </w:r>
        <w:r w:rsidR="00D0262C" w:rsidRPr="003E7284" w:rsidDel="0071656C">
          <w:rPr>
            <w:rFonts w:ascii="Arial" w:eastAsia="Times New Roman" w:hAnsi="Arial" w:cs="Arial"/>
            <w:color w:val="000000"/>
            <w:kern w:val="0"/>
            <w14:ligatures w14:val="none"/>
          </w:rPr>
          <w:t xml:space="preserve"> </w:t>
        </w:r>
        <w:r w:rsidR="00B57896" w:rsidDel="0071656C">
          <w:rPr>
            <w:rFonts w:ascii="Arial" w:eastAsia="Times New Roman" w:hAnsi="Arial" w:cs="Arial"/>
            <w:color w:val="000000"/>
            <w:kern w:val="0"/>
            <w14:ligatures w14:val="none"/>
          </w:rPr>
          <w:t>by</w:t>
        </w:r>
        <w:r w:rsidR="00D0262C" w:rsidRPr="003E7284" w:rsidDel="0071656C">
          <w:rPr>
            <w:rFonts w:ascii="Arial" w:eastAsia="Times New Roman" w:hAnsi="Arial" w:cs="Arial"/>
            <w:color w:val="000000"/>
            <w:kern w:val="0"/>
            <w14:ligatures w14:val="none"/>
          </w:rPr>
          <w:t xml:space="preserve"> strong fluorine-carbon bonds</w:t>
        </w:r>
        <w:r w:rsidR="00115EDC" w:rsidDel="0071656C">
          <w:rPr>
            <w:rFonts w:ascii="Arial" w:eastAsia="Times New Roman" w:hAnsi="Arial" w:cs="Arial"/>
            <w:color w:val="000000"/>
            <w:kern w:val="0"/>
            <w14:ligatures w14:val="none"/>
          </w:rPr>
          <w:t>,</w:t>
        </w:r>
        <w:r w:rsidR="00D0262C" w:rsidRPr="003E7284" w:rsidDel="0071656C">
          <w:rPr>
            <w:rFonts w:ascii="Arial" w:eastAsia="Times New Roman" w:hAnsi="Arial" w:cs="Arial"/>
            <w:color w:val="000000"/>
            <w:kern w:val="0"/>
            <w14:ligatures w14:val="none"/>
          </w:rPr>
          <w:t xml:space="preserve"> </w:t>
        </w:r>
        <w:r w:rsidR="00115EDC" w:rsidDel="0071656C">
          <w:rPr>
            <w:rFonts w:ascii="Arial" w:eastAsia="Times New Roman" w:hAnsi="Arial" w:cs="Arial"/>
            <w:color w:val="000000"/>
            <w:kern w:val="0"/>
            <w14:ligatures w14:val="none"/>
          </w:rPr>
          <w:t>which</w:t>
        </w:r>
        <w:r w:rsidR="00D0262C" w:rsidRPr="003E7284" w:rsidDel="0071656C">
          <w:rPr>
            <w:rFonts w:ascii="Arial" w:eastAsia="Times New Roman" w:hAnsi="Arial" w:cs="Arial"/>
            <w:color w:val="000000"/>
            <w:kern w:val="0"/>
            <w14:ligatures w14:val="none"/>
          </w:rPr>
          <w:t xml:space="preserve"> </w:t>
        </w:r>
        <w:r w:rsidR="00115EDC" w:rsidDel="0071656C">
          <w:rPr>
            <w:rFonts w:ascii="Arial" w:eastAsia="Times New Roman" w:hAnsi="Arial" w:cs="Arial"/>
            <w:color w:val="000000"/>
            <w:kern w:val="0"/>
            <w14:ligatures w14:val="none"/>
          </w:rPr>
          <w:t>enable</w:t>
        </w:r>
        <w:r w:rsidR="00D0262C" w:rsidRPr="003E7284" w:rsidDel="0071656C">
          <w:rPr>
            <w:rFonts w:ascii="Arial" w:eastAsia="Times New Roman" w:hAnsi="Arial" w:cs="Arial"/>
            <w:color w:val="000000"/>
            <w:kern w:val="0"/>
            <w14:ligatures w14:val="none"/>
          </w:rPr>
          <w:t xml:space="preserve"> them to persist in </w:t>
        </w:r>
        <w:r w:rsidR="00B57896" w:rsidDel="0071656C">
          <w:rPr>
            <w:rFonts w:ascii="Arial" w:eastAsia="Times New Roman" w:hAnsi="Arial" w:cs="Arial"/>
            <w:color w:val="000000"/>
            <w:kern w:val="0"/>
            <w14:ligatures w14:val="none"/>
          </w:rPr>
          <w:t>the environment</w:t>
        </w:r>
        <w:r w:rsidR="00D62511" w:rsidDel="0071656C">
          <w:rPr>
            <w:rFonts w:ascii="Arial" w:eastAsia="Times New Roman" w:hAnsi="Arial" w:cs="Arial"/>
            <w:color w:val="000000"/>
            <w:kern w:val="0"/>
            <w14:ligatures w14:val="none"/>
          </w:rPr>
          <w:t xml:space="preserve"> and</w:t>
        </w:r>
        <w:r w:rsidR="00D0262C" w:rsidRPr="003E7284" w:rsidDel="0071656C">
          <w:rPr>
            <w:rFonts w:ascii="Arial" w:eastAsia="Times New Roman" w:hAnsi="Arial" w:cs="Arial"/>
            <w:color w:val="000000"/>
            <w:kern w:val="0"/>
            <w14:ligatures w14:val="none"/>
          </w:rPr>
          <w:t xml:space="preserve"> </w:t>
        </w:r>
        <w:r w:rsidR="00115EDC" w:rsidDel="0071656C">
          <w:rPr>
            <w:rFonts w:ascii="Arial" w:eastAsia="Times New Roman" w:hAnsi="Arial" w:cs="Arial"/>
            <w:color w:val="000000"/>
            <w:kern w:val="0"/>
            <w14:ligatures w14:val="none"/>
          </w:rPr>
          <w:t>facilitat</w:t>
        </w:r>
        <w:r w:rsidR="00D0262C" w:rsidRPr="003E7284" w:rsidDel="0071656C">
          <w:rPr>
            <w:rFonts w:ascii="Arial" w:eastAsia="Times New Roman" w:hAnsi="Arial" w:cs="Arial"/>
            <w:color w:val="000000"/>
            <w:kern w:val="0"/>
            <w14:ligatures w14:val="none"/>
          </w:rPr>
          <w:t xml:space="preserve">e transport </w:t>
        </w:r>
        <w:r w:rsidR="00D62511" w:rsidDel="0071656C">
          <w:rPr>
            <w:rFonts w:ascii="Arial" w:eastAsia="Times New Roman" w:hAnsi="Arial" w:cs="Arial"/>
            <w:color w:val="000000"/>
            <w:kern w:val="0"/>
            <w14:ligatures w14:val="none"/>
          </w:rPr>
          <w:t>through</w:t>
        </w:r>
        <w:r w:rsidR="00D0262C" w:rsidRPr="003E7284" w:rsidDel="0071656C">
          <w:rPr>
            <w:rFonts w:ascii="Arial" w:eastAsia="Times New Roman" w:hAnsi="Arial" w:cs="Arial"/>
            <w:color w:val="000000"/>
            <w:kern w:val="0"/>
            <w14:ligatures w14:val="none"/>
          </w:rPr>
          <w:t xml:space="preserve"> aquatic </w:t>
        </w:r>
        <w:r w:rsidR="00B57896" w:rsidDel="0071656C">
          <w:rPr>
            <w:rFonts w:ascii="Arial" w:eastAsia="Times New Roman" w:hAnsi="Arial" w:cs="Arial"/>
            <w:color w:val="000000"/>
            <w:kern w:val="0"/>
            <w14:ligatures w14:val="none"/>
          </w:rPr>
          <w:t>and</w:t>
        </w:r>
        <w:r w:rsidR="00D0262C" w:rsidRPr="003E7284" w:rsidDel="0071656C">
          <w:rPr>
            <w:rFonts w:ascii="Arial" w:eastAsia="Times New Roman" w:hAnsi="Arial" w:cs="Arial"/>
            <w:color w:val="000000"/>
            <w:kern w:val="0"/>
            <w14:ligatures w14:val="none"/>
          </w:rPr>
          <w:t xml:space="preserve"> atmospheric pathways</w:t>
        </w:r>
        <w:r w:rsidR="00D62511" w:rsidDel="0071656C">
          <w:rPr>
            <w:rFonts w:ascii="Arial" w:eastAsia="Times New Roman" w:hAnsi="Arial" w:cs="Arial"/>
            <w:color w:val="000000"/>
            <w:kern w:val="0"/>
            <w14:ligatures w14:val="none"/>
          </w:rPr>
          <w:t xml:space="preserve">. </w:t>
        </w:r>
      </w:moveFrom>
      <w:moveFromRangeEnd w:id="322"/>
      <w:r w:rsidR="00D62511">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 xml:space="preserve"> have been</w:t>
      </w:r>
      <w:r w:rsidR="00716A81">
        <w:rPr>
          <w:rFonts w:ascii="Arial" w:eastAsia="Times New Roman" w:hAnsi="Arial" w:cs="Arial"/>
          <w:color w:val="000000"/>
          <w:kern w:val="0"/>
          <w14:ligatures w14:val="none"/>
        </w:rPr>
        <w:t>—and continue to be—</w:t>
      </w:r>
      <w:r w:rsidR="00D0262C" w:rsidRPr="003E7284">
        <w:rPr>
          <w:rFonts w:ascii="Arial" w:eastAsia="Times New Roman" w:hAnsi="Arial" w:cs="Arial"/>
          <w:color w:val="000000"/>
          <w:kern w:val="0"/>
          <w14:ligatures w14:val="none"/>
        </w:rPr>
        <w:t xml:space="preserve">detected globally </w:t>
      </w:r>
      <w:r w:rsidR="00D62511">
        <w:rPr>
          <w:rFonts w:ascii="Arial" w:eastAsia="Times New Roman" w:hAnsi="Arial" w:cs="Arial"/>
          <w:color w:val="000000"/>
          <w:kern w:val="0"/>
          <w14:ligatures w14:val="none"/>
        </w:rPr>
        <w:t xml:space="preserve">in our natural ecosystems, </w:t>
      </w:r>
      <w:r w:rsidR="00115EDC">
        <w:rPr>
          <w:rFonts w:ascii="Arial" w:eastAsia="Times New Roman" w:hAnsi="Arial" w:cs="Arial"/>
          <w:color w:val="000000"/>
          <w:kern w:val="0"/>
          <w14:ligatures w14:val="none"/>
        </w:rPr>
        <w:t>po</w:t>
      </w:r>
      <w:r w:rsidR="00D62511">
        <w:rPr>
          <w:rFonts w:ascii="Arial" w:eastAsia="Times New Roman" w:hAnsi="Arial" w:cs="Arial"/>
          <w:color w:val="000000"/>
          <w:kern w:val="0"/>
          <w14:ligatures w14:val="none"/>
        </w:rPr>
        <w:t xml:space="preserve">sing conservation </w:t>
      </w:r>
      <w:r w:rsidR="00115EDC">
        <w:rPr>
          <w:rFonts w:ascii="Arial" w:eastAsia="Times New Roman" w:hAnsi="Arial" w:cs="Arial"/>
          <w:color w:val="000000"/>
          <w:kern w:val="0"/>
          <w14:ligatures w14:val="none"/>
        </w:rPr>
        <w:t>challenges</w:t>
      </w:r>
      <w:r w:rsidR="00D62511">
        <w:rPr>
          <w:rFonts w:ascii="Arial" w:eastAsia="Times New Roman" w:hAnsi="Arial" w:cs="Arial"/>
          <w:color w:val="000000"/>
          <w:kern w:val="0"/>
          <w14:ligatures w14:val="none"/>
        </w:rPr>
        <w:t xml:space="preserve"> that </w:t>
      </w:r>
      <w:r w:rsidR="00115EDC">
        <w:rPr>
          <w:rFonts w:ascii="Arial" w:eastAsia="Times New Roman" w:hAnsi="Arial" w:cs="Arial"/>
          <w:color w:val="000000"/>
          <w:kern w:val="0"/>
          <w14:ligatures w14:val="none"/>
        </w:rPr>
        <w:t>are</w:t>
      </w:r>
      <w:r w:rsidR="00D62511">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rare</w:t>
      </w:r>
      <w:r w:rsidR="00D62511">
        <w:rPr>
          <w:rFonts w:ascii="Arial" w:eastAsia="Times New Roman" w:hAnsi="Arial" w:cs="Arial"/>
          <w:color w:val="000000"/>
          <w:kern w:val="0"/>
          <w14:ligatures w14:val="none"/>
        </w:rPr>
        <w:t xml:space="preserve">ly </w:t>
      </w:r>
      <w:r w:rsidR="00115EDC">
        <w:rPr>
          <w:rFonts w:ascii="Arial" w:eastAsia="Times New Roman" w:hAnsi="Arial" w:cs="Arial"/>
          <w:color w:val="000000"/>
          <w:kern w:val="0"/>
          <w14:ligatures w14:val="none"/>
        </w:rPr>
        <w:t>addressed</w:t>
      </w:r>
      <w:r w:rsidR="00D62511">
        <w:rPr>
          <w:rFonts w:ascii="Arial" w:eastAsia="Times New Roman" w:hAnsi="Arial" w:cs="Arial"/>
          <w:color w:val="000000"/>
          <w:kern w:val="0"/>
          <w14:ligatures w14:val="none"/>
        </w:rPr>
        <w:t xml:space="preserve"> </w:t>
      </w:r>
      <w:r w:rsidR="005E1EBB">
        <w:rPr>
          <w:rFonts w:ascii="Arial" w:eastAsia="Times New Roman" w:hAnsi="Arial" w:cs="Arial"/>
          <w:color w:val="000000"/>
          <w:kern w:val="0"/>
          <w14:ligatures w14:val="none"/>
        </w:rPr>
        <w:fldChar w:fldCharType="begin"/>
      </w:r>
      <w:r w:rsidR="005C74FE">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2022)","noteIndex":0},"citationItems":[{"id":4558,"uris":["http://zotero.org/users/4161640/items/IP7F7U9P"],"itemData":{"id":4558,"type":"article-journal","abstract":"Per-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E1EBB">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(Kurwadkar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5E1EBB">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w:t>
      </w:r>
      <w:r w:rsidR="00D62511">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understanding organismal health and </w:t>
      </w:r>
      <w:r w:rsidR="002F7ACA">
        <w:rPr>
          <w:rFonts w:ascii="Arial" w:eastAsia="Times New Roman" w:hAnsi="Arial" w:cs="Arial"/>
          <w:color w:val="000000"/>
          <w:kern w:val="0"/>
          <w14:ligatures w14:val="none"/>
        </w:rPr>
        <w:t>resilience</w:t>
      </w:r>
      <w:r w:rsidR="005E1EBB">
        <w:rPr>
          <w:rFonts w:ascii="Arial" w:eastAsia="Times New Roman" w:hAnsi="Arial" w:cs="Arial"/>
          <w:color w:val="000000"/>
          <w:kern w:val="0"/>
          <w14:ligatures w14:val="none"/>
        </w:rPr>
        <w:t>,</w:t>
      </w:r>
      <w:r w:rsidR="002F7ACA">
        <w:rPr>
          <w:rFonts w:ascii="Arial" w:eastAsia="Times New Roman" w:hAnsi="Arial" w:cs="Arial"/>
          <w:color w:val="000000"/>
          <w:kern w:val="0"/>
          <w14:ligatures w14:val="none"/>
        </w:rPr>
        <w:t xml:space="preserve"> t</w:t>
      </w:r>
      <w:r w:rsidR="005E1EBB">
        <w:rPr>
          <w:rFonts w:ascii="Arial" w:eastAsia="Times New Roman" w:hAnsi="Arial" w:cs="Arial"/>
          <w:color w:val="000000"/>
          <w:kern w:val="0"/>
          <w14:ligatures w14:val="none"/>
        </w:rPr>
        <w:t>hereby</w:t>
      </w:r>
      <w:r w:rsidR="002F7ACA">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enhanc</w:t>
      </w:r>
      <w:r w:rsidR="005E1EBB">
        <w:rPr>
          <w:rFonts w:ascii="Arial" w:eastAsia="Times New Roman" w:hAnsi="Arial" w:cs="Arial"/>
          <w:color w:val="000000"/>
          <w:kern w:val="0"/>
          <w14:ligatures w14:val="none"/>
        </w:rPr>
        <w:t>ing</w:t>
      </w:r>
      <w:r w:rsidR="002F7ACA">
        <w:rPr>
          <w:rFonts w:ascii="Arial" w:eastAsia="Times New Roman" w:hAnsi="Arial" w:cs="Arial"/>
          <w:color w:val="000000"/>
          <w:kern w:val="0"/>
          <w14:ligatures w14:val="none"/>
        </w:rPr>
        <w:t xml:space="preserve"> global conservation efforts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1D903A1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Acknowledgments</w:t>
      </w:r>
    </w:p>
    <w:p w14:paraId="497644FA" w14:textId="0749492C" w:rsidR="007B242C" w:rsidRPr="007B242C" w:rsidRDefault="007B242C" w:rsidP="00122893">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sidR="00C86230">
        <w:rPr>
          <w:rFonts w:ascii="Arial" w:hAnsi="Arial" w:cs="Arial"/>
        </w:rPr>
        <w:t xml:space="preserve">, </w:t>
      </w:r>
      <w:r w:rsidRPr="007B242C">
        <w:rPr>
          <w:rFonts w:ascii="Arial" w:hAnsi="Arial" w:cs="Arial"/>
        </w:rPr>
        <w:t>transporting</w:t>
      </w:r>
      <w:r w:rsidR="00C86230">
        <w:rPr>
          <w:rFonts w:ascii="Arial" w:hAnsi="Arial" w:cs="Arial"/>
        </w:rPr>
        <w:t>, and donating</w:t>
      </w:r>
      <w:r w:rsidRPr="007B242C">
        <w:rPr>
          <w:rFonts w:ascii="Arial" w:hAnsi="Arial" w:cs="Arial"/>
        </w:rPr>
        <w:t xml:space="preserve"> the </w:t>
      </w:r>
      <w:r w:rsidR="00C86230">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007C0C20" w:rsidRPr="007C0C20">
        <w:rPr>
          <w:rFonts w:ascii="Arial" w:hAnsi="Arial" w:cs="Arial"/>
        </w:rPr>
        <w:t xml:space="preserve">The use of trade, firm, or product names is for descriptive purposes only and does not imply endorsement by the </w:t>
      </w:r>
      <w:r w:rsidR="007C0C20">
        <w:rPr>
          <w:rFonts w:ascii="Arial" w:hAnsi="Arial" w:cs="Arial"/>
        </w:rPr>
        <w:t>author’s employers</w:t>
      </w:r>
      <w:r w:rsidR="007C0C20"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0A5B81DF" w:rsidR="007B242C" w:rsidRDefault="004D3F45" w:rsidP="007B242C">
      <w:pPr>
        <w:spacing w:line="480" w:lineRule="auto"/>
        <w:rPr>
          <w:rFonts w:ascii="Arial" w:hAnsi="Arial" w:cs="Arial"/>
        </w:rPr>
      </w:pPr>
      <w:r>
        <w:rPr>
          <w:rFonts w:ascii="Arial" w:hAnsi="Arial" w:cs="Arial"/>
          <w:b/>
          <w:bCs/>
        </w:rPr>
        <w:t>6</w:t>
      </w:r>
      <w:r w:rsidR="007B242C">
        <w:rPr>
          <w:rFonts w:ascii="Arial" w:hAnsi="Arial" w:cs="Arial"/>
          <w:b/>
          <w:bCs/>
        </w:rPr>
        <w:t xml:space="preserve">. </w:t>
      </w:r>
      <w:r>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1B9E4409" w:rsidR="007B242C" w:rsidRDefault="004D3F45"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70A3A666" w:rsidR="004D3F45" w:rsidRDefault="004D3F45" w:rsidP="00122893">
      <w:pPr>
        <w:spacing w:line="480" w:lineRule="auto"/>
        <w:rPr>
          <w:rFonts w:ascii="Arial" w:hAnsi="Arial" w:cs="Arial"/>
        </w:rPr>
      </w:pPr>
      <w:r>
        <w:rPr>
          <w:rFonts w:ascii="Arial" w:hAnsi="Arial" w:cs="Arial"/>
          <w:b/>
          <w:bCs/>
        </w:rPr>
        <w:t xml:space="preserve">8. Funding </w:t>
      </w:r>
    </w:p>
    <w:p w14:paraId="310E0509" w14:textId="5C6E8751" w:rsidR="004D3F45" w:rsidRDefault="004D3F45" w:rsidP="00122893">
      <w:pPr>
        <w:spacing w:line="480" w:lineRule="auto"/>
        <w:rPr>
          <w:rFonts w:ascii="Arial" w:hAnsi="Arial" w:cs="Arial"/>
        </w:rPr>
      </w:pPr>
      <w:del w:id="324" w:author="Christopher Murray [2]" w:date="2025-11-10T21:45:00Z" w16du:dateUtc="2025-11-11T03:45:00Z">
        <w:r w:rsidDel="006A1F8E">
          <w:rPr>
            <w:rFonts w:ascii="Arial" w:hAnsi="Arial" w:cs="Arial"/>
          </w:rPr>
          <w:delText>Something here.</w:delText>
        </w:r>
      </w:del>
      <w:ins w:id="325" w:author="Christopher Murray [2]" w:date="2025-11-10T21:45:00Z" w16du:dateUtc="2025-11-11T03:45:00Z">
        <w:r w:rsidR="006A1F8E">
          <w:rPr>
            <w:rFonts w:ascii="Arial" w:hAnsi="Arial" w:cs="Arial"/>
          </w:rPr>
          <w:t xml:space="preserve">Schlieder </w:t>
        </w:r>
      </w:ins>
      <w:ins w:id="326" w:author="Christopher Murray [2]" w:date="2025-11-10T21:46:00Z" w16du:dateUtc="2025-11-11T03:46:00Z">
        <w:r w:rsidR="006A1F8E">
          <w:rPr>
            <w:rFonts w:ascii="Arial" w:hAnsi="Arial" w:cs="Arial"/>
          </w:rPr>
          <w:t>Endowed Professorship</w:t>
        </w:r>
      </w:ins>
    </w:p>
    <w:p w14:paraId="5A138A65" w14:textId="77777777" w:rsidR="004D3F45" w:rsidRPr="004D3F45" w:rsidRDefault="004D3F45" w:rsidP="00122893">
      <w:pPr>
        <w:spacing w:line="480" w:lineRule="auto"/>
        <w:rPr>
          <w:rFonts w:ascii="Arial" w:hAnsi="Arial" w:cs="Arial"/>
        </w:rPr>
      </w:pPr>
    </w:p>
    <w:p w14:paraId="70AF6745" w14:textId="44767A17" w:rsidR="002F400A" w:rsidRDefault="004D3F45" w:rsidP="00122893">
      <w:pPr>
        <w:spacing w:line="480" w:lineRule="auto"/>
        <w:rPr>
          <w:rFonts w:ascii="Arial" w:hAnsi="Arial" w:cs="Arial"/>
        </w:rPr>
      </w:pPr>
      <w:r>
        <w:rPr>
          <w:rFonts w:ascii="Arial" w:hAnsi="Arial" w:cs="Arial"/>
          <w:b/>
          <w:bCs/>
        </w:rPr>
        <w:t>9</w:t>
      </w:r>
      <w:r w:rsidR="002F400A">
        <w:rPr>
          <w:rFonts w:ascii="Arial" w:hAnsi="Arial" w:cs="Arial"/>
          <w:b/>
          <w:bCs/>
        </w:rPr>
        <w:t>. Data Availability</w:t>
      </w:r>
    </w:p>
    <w:p w14:paraId="33127829" w14:textId="42BA2D2E" w:rsidR="002F400A" w:rsidRPr="002F400A" w:rsidRDefault="002F400A" w:rsidP="00122893">
      <w:pPr>
        <w:spacing w:line="480" w:lineRule="auto"/>
        <w:rPr>
          <w:rFonts w:ascii="Arial" w:hAnsi="Arial" w:cs="Arial"/>
        </w:rPr>
      </w:pPr>
      <w:commentRangeStart w:id="327"/>
      <w:r>
        <w:rPr>
          <w:rFonts w:ascii="Arial" w:hAnsi="Arial" w:cs="Arial"/>
        </w:rPr>
        <w:lastRenderedPageBreak/>
        <w:t xml:space="preserve">Data and code supporting this study's findings are openly available on GitHub: </w:t>
      </w:r>
      <w:r w:rsidRPr="002F400A">
        <w:rPr>
          <w:rFonts w:ascii="Arial" w:hAnsi="Arial" w:cs="Arial"/>
          <w:i/>
          <w:iCs/>
        </w:rPr>
        <w:t xml:space="preserve">a </w:t>
      </w:r>
      <w:r>
        <w:rPr>
          <w:rFonts w:ascii="Arial" w:hAnsi="Arial" w:cs="Arial"/>
          <w:i/>
          <w:iCs/>
        </w:rPr>
        <w:t>link will be provided after the manuscript is accepted</w:t>
      </w:r>
      <w:commentRangeEnd w:id="327"/>
      <w:r w:rsidR="004D3F45">
        <w:rPr>
          <w:rStyle w:val="CommentReference"/>
        </w:rPr>
        <w:commentReference w:id="327"/>
      </w:r>
      <w:r>
        <w:rPr>
          <w:rFonts w:ascii="Arial" w:hAnsi="Arial" w:cs="Arial"/>
        </w:rPr>
        <w:t>.</w:t>
      </w:r>
    </w:p>
    <w:p w14:paraId="0F4D1F3A" w14:textId="77777777" w:rsidR="002F400A" w:rsidRDefault="002F400A" w:rsidP="00122893">
      <w:pPr>
        <w:spacing w:line="480" w:lineRule="auto"/>
        <w:rPr>
          <w:rFonts w:ascii="Arial" w:hAnsi="Arial" w:cs="Arial"/>
        </w:rPr>
      </w:pPr>
    </w:p>
    <w:p w14:paraId="191DADA6" w14:textId="64DDD164" w:rsidR="00E26807" w:rsidRDefault="007C0C20" w:rsidP="00E26807">
      <w:pPr>
        <w:spacing w:line="480" w:lineRule="auto"/>
        <w:rPr>
          <w:rFonts w:ascii="Arial" w:hAnsi="Arial" w:cs="Arial"/>
        </w:rPr>
      </w:pPr>
      <w:r>
        <w:rPr>
          <w:rFonts w:ascii="Arial" w:hAnsi="Arial" w:cs="Arial"/>
          <w:b/>
          <w:bCs/>
        </w:rPr>
        <w:t>1</w:t>
      </w:r>
      <w:r w:rsidR="004D3F45">
        <w:rPr>
          <w:rFonts w:ascii="Arial" w:hAnsi="Arial" w:cs="Arial"/>
          <w:b/>
          <w:bCs/>
        </w:rPr>
        <w:t>0</w:t>
      </w:r>
      <w:r w:rsidR="007B242C">
        <w:rPr>
          <w:rFonts w:ascii="Arial" w:hAnsi="Arial" w:cs="Arial"/>
          <w:b/>
          <w:bCs/>
        </w:rPr>
        <w:t>. References</w:t>
      </w:r>
    </w:p>
    <w:p w14:paraId="35B5F05F" w14:textId="77777777" w:rsidR="005C74FE" w:rsidRPr="005C74FE" w:rsidRDefault="005C74FE" w:rsidP="005C74FE">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Pr="005C74FE">
        <w:rPr>
          <w:rFonts w:ascii="Arial" w:hAnsi="Arial" w:cs="Arial"/>
        </w:rPr>
        <w:t xml:space="preserve">Abunada Z, Alazaiza MYD, Bashir MJK (2020) An overview of per- and polyfluoroalkyl substances (PFAS) in the environment: source, fate, risk and regulations. </w:t>
      </w:r>
      <w:r w:rsidRPr="005C74FE">
        <w:rPr>
          <w:rFonts w:ascii="Arial" w:hAnsi="Arial" w:cs="Arial"/>
          <w:i/>
          <w:iCs/>
        </w:rPr>
        <w:t>Water</w:t>
      </w:r>
      <w:r w:rsidRPr="005C74FE">
        <w:rPr>
          <w:rFonts w:ascii="Arial" w:hAnsi="Arial" w:cs="Arial"/>
        </w:rPr>
        <w:t xml:space="preserve"> 12: 3590.</w:t>
      </w:r>
    </w:p>
    <w:p w14:paraId="1FD32F0D" w14:textId="77777777" w:rsidR="005C74FE" w:rsidRPr="005C74FE" w:rsidRDefault="005C74FE" w:rsidP="005C74FE">
      <w:pPr>
        <w:pStyle w:val="Bibliography"/>
        <w:rPr>
          <w:rFonts w:ascii="Arial" w:hAnsi="Arial" w:cs="Arial"/>
        </w:rPr>
      </w:pPr>
      <w:r w:rsidRPr="005C74FE">
        <w:rPr>
          <w:rFonts w:ascii="Arial" w:hAnsi="Arial" w:cs="Arial"/>
        </w:rPr>
        <w:t xml:space="preserve">Ali H, Khan E, Ilahi I (2019) Environmental chemistry and ecotoxicology of hazardous heavy metals: environmental persistence, toxicity, and bioaccumulation. </w:t>
      </w:r>
      <w:r w:rsidRPr="005C74FE">
        <w:rPr>
          <w:rFonts w:ascii="Arial" w:hAnsi="Arial" w:cs="Arial"/>
          <w:i/>
          <w:iCs/>
        </w:rPr>
        <w:t>J Chem</w:t>
      </w:r>
      <w:r w:rsidRPr="005C74FE">
        <w:rPr>
          <w:rFonts w:ascii="Arial" w:hAnsi="Arial" w:cs="Arial"/>
        </w:rPr>
        <w:t xml:space="preserve"> 2019: 1–14.</w:t>
      </w:r>
    </w:p>
    <w:p w14:paraId="03C0C497" w14:textId="77777777" w:rsidR="005C74FE" w:rsidRPr="005C74FE" w:rsidRDefault="005C74FE" w:rsidP="005C74FE">
      <w:pPr>
        <w:pStyle w:val="Bibliography"/>
        <w:rPr>
          <w:rFonts w:ascii="Arial" w:hAnsi="Arial" w:cs="Arial"/>
        </w:rPr>
      </w:pPr>
      <w:r w:rsidRPr="005C74FE">
        <w:rPr>
          <w:rFonts w:ascii="Arial" w:hAnsi="Arial" w:cs="Arial"/>
        </w:rPr>
        <w:t xml:space="preserve">Alloway BJ, Jackson AP (1991) The behaviour of heavy metals in sewage sludge-amended soils. </w:t>
      </w:r>
      <w:r w:rsidRPr="005C74FE">
        <w:rPr>
          <w:rFonts w:ascii="Arial" w:hAnsi="Arial" w:cs="Arial"/>
          <w:i/>
          <w:iCs/>
        </w:rPr>
        <w:t>Sci Total Environ</w:t>
      </w:r>
      <w:r w:rsidRPr="005C74FE">
        <w:rPr>
          <w:rFonts w:ascii="Arial" w:hAnsi="Arial" w:cs="Arial"/>
        </w:rPr>
        <w:t xml:space="preserve"> 100: 151–176.</w:t>
      </w:r>
    </w:p>
    <w:p w14:paraId="1542978B" w14:textId="77777777" w:rsidR="005C74FE" w:rsidRPr="005C74FE" w:rsidRDefault="005C74FE" w:rsidP="005C74FE">
      <w:pPr>
        <w:pStyle w:val="Bibliography"/>
        <w:rPr>
          <w:rFonts w:ascii="Arial" w:hAnsi="Arial" w:cs="Arial"/>
        </w:rPr>
      </w:pPr>
      <w:r w:rsidRPr="005C74FE">
        <w:rPr>
          <w:rFonts w:ascii="Arial" w:hAnsi="Arial" w:cs="Arial"/>
        </w:rPr>
        <w:t>Anderson RO, Neumann RM (1996) Length, weight, and associated structural indices. In: Murphy BR, Willis DW, eds. Fisheries Techniques, 2nd Edition. Edition. American Fisheries Society, Bethesda, Maryland, USA, pp 447–482.</w:t>
      </w:r>
    </w:p>
    <w:p w14:paraId="36BC7C4C" w14:textId="77777777" w:rsidR="005C74FE" w:rsidRPr="005C74FE" w:rsidRDefault="005C74FE" w:rsidP="005C74FE">
      <w:pPr>
        <w:pStyle w:val="Bibliography"/>
        <w:rPr>
          <w:rFonts w:ascii="Arial" w:hAnsi="Arial" w:cs="Arial"/>
        </w:rPr>
      </w:pPr>
      <w:r w:rsidRPr="005C74FE">
        <w:rPr>
          <w:rFonts w:ascii="Arial" w:hAnsi="Arial" w:cs="Arial"/>
        </w:rPr>
        <w:t xml:space="preserve">Anzecc A (2000) Australian and New Zealand guidelines for fresh and marine water quality. </w:t>
      </w:r>
      <w:r w:rsidRPr="005C74FE">
        <w:rPr>
          <w:rFonts w:ascii="Arial" w:hAnsi="Arial" w:cs="Arial"/>
          <w:i/>
          <w:iCs/>
        </w:rPr>
        <w:t>Australian and New Zealand Environment and Conservation Council and Agriculture and Resource Management Council of Australia and New Zealand, Canberra</w:t>
      </w:r>
      <w:r w:rsidRPr="005C74FE">
        <w:rPr>
          <w:rFonts w:ascii="Arial" w:hAnsi="Arial" w:cs="Arial"/>
        </w:rPr>
        <w:t xml:space="preserve"> 1: 1–314.</w:t>
      </w:r>
    </w:p>
    <w:p w14:paraId="77F9506A" w14:textId="77777777" w:rsidR="005C74FE" w:rsidRPr="005C74FE" w:rsidRDefault="005C74FE" w:rsidP="005C74FE">
      <w:pPr>
        <w:pStyle w:val="Bibliography"/>
        <w:rPr>
          <w:rFonts w:ascii="Arial" w:hAnsi="Arial" w:cs="Arial"/>
        </w:rPr>
      </w:pPr>
      <w:r w:rsidRPr="005C74FE">
        <w:rPr>
          <w:rFonts w:ascii="Arial" w:hAnsi="Arial" w:cs="Arial"/>
        </w:rPr>
        <w:t xml:space="preserve">Ask AV, Jenssen BM, Tartu S, Angelier F, Chastel O, Gabrielsen GW (2021) Per-and polyfluoroalkyl substances are positively associated with thyroid hormones in an arctic seabird. </w:t>
      </w:r>
      <w:r w:rsidRPr="005C74FE">
        <w:rPr>
          <w:rFonts w:ascii="Arial" w:hAnsi="Arial" w:cs="Arial"/>
          <w:i/>
          <w:iCs/>
        </w:rPr>
        <w:t>Environ Toxicol Chem</w:t>
      </w:r>
      <w:r w:rsidRPr="005C74FE">
        <w:rPr>
          <w:rFonts w:ascii="Arial" w:hAnsi="Arial" w:cs="Arial"/>
        </w:rPr>
        <w:t xml:space="preserve"> 40: 820–831.</w:t>
      </w:r>
    </w:p>
    <w:p w14:paraId="328EE66C" w14:textId="77777777" w:rsidR="005C74FE" w:rsidRPr="005C74FE" w:rsidRDefault="005C74FE" w:rsidP="005C74FE">
      <w:pPr>
        <w:pStyle w:val="Bibliography"/>
        <w:rPr>
          <w:rFonts w:ascii="Arial" w:hAnsi="Arial" w:cs="Arial"/>
        </w:rPr>
      </w:pPr>
      <w:r w:rsidRPr="005C74FE">
        <w:rPr>
          <w:rFonts w:ascii="Arial" w:hAnsi="Arial" w:cs="Arial"/>
        </w:rPr>
        <w:t xml:space="preserve">Baker MR, Gobush KS, Vynne CH (2013) Review of factors influencing stress hormones in fish and wildlife. </w:t>
      </w:r>
      <w:r w:rsidRPr="005C74FE">
        <w:rPr>
          <w:rFonts w:ascii="Arial" w:hAnsi="Arial" w:cs="Arial"/>
          <w:i/>
          <w:iCs/>
        </w:rPr>
        <w:t>J Nat Conserv</w:t>
      </w:r>
      <w:r w:rsidRPr="005C74FE">
        <w:rPr>
          <w:rFonts w:ascii="Arial" w:hAnsi="Arial" w:cs="Arial"/>
        </w:rPr>
        <w:t xml:space="preserve"> 21: 309–318.</w:t>
      </w:r>
    </w:p>
    <w:p w14:paraId="2F2A9713" w14:textId="77777777" w:rsidR="005C74FE" w:rsidRPr="005C74FE" w:rsidRDefault="005C74FE" w:rsidP="005C74FE">
      <w:pPr>
        <w:pStyle w:val="Bibliography"/>
        <w:rPr>
          <w:rFonts w:ascii="Arial" w:hAnsi="Arial" w:cs="Arial"/>
        </w:rPr>
      </w:pPr>
      <w:r w:rsidRPr="005C74FE">
        <w:rPr>
          <w:rFonts w:ascii="Arial" w:hAnsi="Arial" w:cs="Arial"/>
        </w:rPr>
        <w:t xml:space="preserve">Bard S (2000) Multixenobiotic resistance as a cellular defense mechanism in aquatic organisms. </w:t>
      </w:r>
      <w:r w:rsidRPr="005C74FE">
        <w:rPr>
          <w:rFonts w:ascii="Arial" w:hAnsi="Arial" w:cs="Arial"/>
          <w:i/>
          <w:iCs/>
        </w:rPr>
        <w:t>Aquat Toxicol</w:t>
      </w:r>
      <w:r w:rsidRPr="005C74FE">
        <w:rPr>
          <w:rFonts w:ascii="Arial" w:hAnsi="Arial" w:cs="Arial"/>
        </w:rPr>
        <w:t xml:space="preserve"> 48: 357–389.</w:t>
      </w:r>
    </w:p>
    <w:p w14:paraId="0FF28594" w14:textId="77777777" w:rsidR="005C74FE" w:rsidRPr="005C74FE" w:rsidRDefault="005C74FE" w:rsidP="005C74FE">
      <w:pPr>
        <w:pStyle w:val="Bibliography"/>
        <w:rPr>
          <w:rFonts w:ascii="Arial" w:hAnsi="Arial" w:cs="Arial"/>
        </w:rPr>
      </w:pPr>
      <w:r w:rsidRPr="005C74FE">
        <w:rPr>
          <w:rFonts w:ascii="Arial" w:hAnsi="Arial" w:cs="Arial"/>
        </w:rPr>
        <w:t xml:space="preserve">Barlow PM, Reichard EG (2010) Saltwater intrusion in coastal regions of North America. </w:t>
      </w:r>
      <w:r w:rsidRPr="005C74FE">
        <w:rPr>
          <w:rFonts w:ascii="Arial" w:hAnsi="Arial" w:cs="Arial"/>
          <w:i/>
          <w:iCs/>
        </w:rPr>
        <w:t>Hydrogeol J</w:t>
      </w:r>
      <w:r w:rsidRPr="005C74FE">
        <w:rPr>
          <w:rFonts w:ascii="Arial" w:hAnsi="Arial" w:cs="Arial"/>
        </w:rPr>
        <w:t xml:space="preserve"> 18: 247–260.</w:t>
      </w:r>
    </w:p>
    <w:p w14:paraId="65FB31CA" w14:textId="77777777" w:rsidR="005C74FE" w:rsidRPr="005C74FE" w:rsidRDefault="005C74FE" w:rsidP="005C74FE">
      <w:pPr>
        <w:pStyle w:val="Bibliography"/>
        <w:rPr>
          <w:rFonts w:ascii="Arial" w:hAnsi="Arial" w:cs="Arial"/>
        </w:rPr>
      </w:pPr>
      <w:r w:rsidRPr="005C74FE">
        <w:rPr>
          <w:rFonts w:ascii="Arial" w:hAnsi="Arial" w:cs="Arial"/>
        </w:rPr>
        <w:t xml:space="preserve">Bhattachan A, Jurjonas MD, Morris PR, Taillie PJ, Smart LS, Emanuel RE, Seekamp EL (2019) Linking residential saltwater intrusion risk perceptions to physical exposure of climate change impacts in rural coastal communities of North Carolina. </w:t>
      </w:r>
      <w:r w:rsidRPr="005C74FE">
        <w:rPr>
          <w:rFonts w:ascii="Arial" w:hAnsi="Arial" w:cs="Arial"/>
          <w:i/>
          <w:iCs/>
        </w:rPr>
        <w:t>Nat Hazards</w:t>
      </w:r>
      <w:r w:rsidRPr="005C74FE">
        <w:rPr>
          <w:rFonts w:ascii="Arial" w:hAnsi="Arial" w:cs="Arial"/>
        </w:rPr>
        <w:t xml:space="preserve"> 97: 1277–1295.</w:t>
      </w:r>
    </w:p>
    <w:p w14:paraId="70B206F8" w14:textId="77777777" w:rsidR="005C74FE" w:rsidRPr="005C74FE" w:rsidRDefault="005C74FE" w:rsidP="005C74FE">
      <w:pPr>
        <w:pStyle w:val="Bibliography"/>
        <w:rPr>
          <w:rFonts w:ascii="Arial" w:hAnsi="Arial" w:cs="Arial"/>
        </w:rPr>
      </w:pPr>
      <w:r w:rsidRPr="005C74FE">
        <w:rPr>
          <w:rFonts w:ascii="Arial" w:hAnsi="Arial" w:cs="Arial"/>
        </w:rPr>
        <w:t xml:space="preserve">Bibi M, Samiullah FB, Saba Afzal S (2023) Essential and non-essential heavy metals sources and impacts on human health and plants. </w:t>
      </w:r>
      <w:r w:rsidRPr="005C74FE">
        <w:rPr>
          <w:rFonts w:ascii="Arial" w:hAnsi="Arial" w:cs="Arial"/>
          <w:i/>
          <w:iCs/>
        </w:rPr>
        <w:t>Pure Appl Biol</w:t>
      </w:r>
      <w:r w:rsidRPr="005C74FE">
        <w:rPr>
          <w:rFonts w:ascii="Arial" w:hAnsi="Arial" w:cs="Arial"/>
        </w:rPr>
        <w:t xml:space="preserve"> 12: 835–847.</w:t>
      </w:r>
    </w:p>
    <w:p w14:paraId="78C24A35" w14:textId="77777777" w:rsidR="005C74FE" w:rsidRPr="005C74FE" w:rsidRDefault="005C74FE" w:rsidP="005C74FE">
      <w:pPr>
        <w:pStyle w:val="Bibliography"/>
        <w:rPr>
          <w:rFonts w:ascii="Arial" w:hAnsi="Arial" w:cs="Arial"/>
        </w:rPr>
      </w:pPr>
      <w:r w:rsidRPr="005C74FE">
        <w:rPr>
          <w:rFonts w:ascii="Arial" w:hAnsi="Arial" w:cs="Arial"/>
        </w:rPr>
        <w:lastRenderedPageBreak/>
        <w:t>Birgersson L, Jouve J, Jönsson E, Asker N, Andreasson F, Golovko O, Ahrens L, Sturve J (2021) Thyroid function and immune status in perch (</w:t>
      </w:r>
      <w:r w:rsidRPr="005C74FE">
        <w:rPr>
          <w:rFonts w:ascii="Arial" w:hAnsi="Arial" w:cs="Arial"/>
          <w:i/>
          <w:iCs/>
        </w:rPr>
        <w:t>Perca fluviatilis</w:t>
      </w:r>
      <w:r w:rsidRPr="005C74FE">
        <w:rPr>
          <w:rFonts w:ascii="Arial" w:hAnsi="Arial" w:cs="Arial"/>
        </w:rPr>
        <w:t xml:space="preserve">) from lakes contaminated with PFASs or PCBs. </w:t>
      </w:r>
      <w:r w:rsidRPr="005C74FE">
        <w:rPr>
          <w:rFonts w:ascii="Arial" w:hAnsi="Arial" w:cs="Arial"/>
          <w:i/>
          <w:iCs/>
        </w:rPr>
        <w:t>Ecotoxicol Environ Saf</w:t>
      </w:r>
      <w:r w:rsidRPr="005C74FE">
        <w:rPr>
          <w:rFonts w:ascii="Arial" w:hAnsi="Arial" w:cs="Arial"/>
        </w:rPr>
        <w:t xml:space="preserve"> 222: 112495.</w:t>
      </w:r>
    </w:p>
    <w:p w14:paraId="50A5C5AB" w14:textId="77777777" w:rsidR="005C74FE" w:rsidRPr="005C74FE" w:rsidRDefault="005C74FE" w:rsidP="005C74FE">
      <w:pPr>
        <w:pStyle w:val="Bibliography"/>
        <w:rPr>
          <w:rFonts w:ascii="Arial" w:hAnsi="Arial" w:cs="Arial"/>
        </w:rPr>
      </w:pPr>
      <w:r w:rsidRPr="005C74FE">
        <w:rPr>
          <w:rFonts w:ascii="Arial" w:hAnsi="Arial" w:cs="Arial"/>
        </w:rPr>
        <w:t xml:space="preserve">Brosset P, Cooke SJ, Schull Q, Trenkel VM, Soudant P, Lebigre C (2021) Physiological biomarkers and fisheries management. </w:t>
      </w:r>
      <w:r w:rsidRPr="005C74FE">
        <w:rPr>
          <w:rFonts w:ascii="Arial" w:hAnsi="Arial" w:cs="Arial"/>
          <w:i/>
          <w:iCs/>
        </w:rPr>
        <w:t>Rev Fish Biol Fisheries</w:t>
      </w:r>
      <w:r w:rsidRPr="005C74FE">
        <w:rPr>
          <w:rFonts w:ascii="Arial" w:hAnsi="Arial" w:cs="Arial"/>
        </w:rPr>
        <w:t xml:space="preserve"> 31: 797–819.</w:t>
      </w:r>
    </w:p>
    <w:p w14:paraId="029D190D" w14:textId="77777777" w:rsidR="005C74FE" w:rsidRPr="005C74FE" w:rsidRDefault="005C74FE" w:rsidP="005C74FE">
      <w:pPr>
        <w:pStyle w:val="Bibliography"/>
        <w:rPr>
          <w:rFonts w:ascii="Arial" w:hAnsi="Arial" w:cs="Arial"/>
        </w:rPr>
      </w:pPr>
      <w:r w:rsidRPr="005C74FE">
        <w:rPr>
          <w:rFonts w:ascii="Arial" w:hAnsi="Arial" w:cs="Arial"/>
        </w:rPr>
        <w:t xml:space="preserve">Buck RC, Franklin J, Berger U, Conder JM, Cousins IT, De Voogt P, Jensen AA, Kannan K, Mabury SA, Van Leeuwen SP (2011) Perfluoroalkyl and polyfluoroalkyl substances in the environment: terminology, classification, and origins. </w:t>
      </w:r>
      <w:r w:rsidRPr="005C74FE">
        <w:rPr>
          <w:rFonts w:ascii="Arial" w:hAnsi="Arial" w:cs="Arial"/>
          <w:i/>
          <w:iCs/>
        </w:rPr>
        <w:t>IEAM</w:t>
      </w:r>
      <w:r w:rsidRPr="005C74FE">
        <w:rPr>
          <w:rFonts w:ascii="Arial" w:hAnsi="Arial" w:cs="Arial"/>
        </w:rPr>
        <w:t xml:space="preserve"> 7: 513–541.</w:t>
      </w:r>
    </w:p>
    <w:p w14:paraId="5FD6B8B9" w14:textId="77777777" w:rsidR="005C74FE" w:rsidRPr="005C74FE" w:rsidRDefault="005C74FE" w:rsidP="005C74FE">
      <w:pPr>
        <w:pStyle w:val="Bibliography"/>
        <w:rPr>
          <w:rFonts w:ascii="Arial" w:hAnsi="Arial" w:cs="Arial"/>
        </w:rPr>
      </w:pPr>
      <w:r w:rsidRPr="005C74FE">
        <w:rPr>
          <w:rFonts w:ascii="Arial" w:hAnsi="Arial" w:cs="Arial"/>
        </w:rPr>
        <w:t xml:space="preserve">Buck RC, Korzeniowski SH, Laganis E, Adamsky F (2021) Identification and classification of commercially relevant per- and poly-fluoroalkyl substances (PFAS). </w:t>
      </w:r>
      <w:r w:rsidRPr="005C74FE">
        <w:rPr>
          <w:rFonts w:ascii="Arial" w:hAnsi="Arial" w:cs="Arial"/>
          <w:i/>
          <w:iCs/>
        </w:rPr>
        <w:t>IEAM</w:t>
      </w:r>
      <w:r w:rsidRPr="005C74FE">
        <w:rPr>
          <w:rFonts w:ascii="Arial" w:hAnsi="Arial" w:cs="Arial"/>
        </w:rPr>
        <w:t xml:space="preserve"> 17: 1045–1055.</w:t>
      </w:r>
    </w:p>
    <w:p w14:paraId="4B798978" w14:textId="77777777" w:rsidR="005C74FE" w:rsidRPr="005C74FE" w:rsidRDefault="005C74FE" w:rsidP="005C74FE">
      <w:pPr>
        <w:pStyle w:val="Bibliography"/>
        <w:rPr>
          <w:rFonts w:ascii="Arial" w:hAnsi="Arial" w:cs="Arial"/>
        </w:rPr>
      </w:pPr>
      <w:r w:rsidRPr="005C74FE">
        <w:rPr>
          <w:rFonts w:ascii="Arial" w:hAnsi="Arial" w:cs="Arial"/>
        </w:rPr>
        <w:t xml:space="preserve">Cai Y, Yin Y, Li Yueru, Guan L, Zhang P, Qin Y, Wang Y, Li Yuehong (2020) Cadmium exposure affects growth performance, energy metabolism, and neuropeptide expression in Carassius auratus gibelio. </w:t>
      </w:r>
      <w:r w:rsidRPr="005C74FE">
        <w:rPr>
          <w:rFonts w:ascii="Arial" w:hAnsi="Arial" w:cs="Arial"/>
          <w:i/>
          <w:iCs/>
        </w:rPr>
        <w:t>FPB</w:t>
      </w:r>
      <w:r w:rsidRPr="005C74FE">
        <w:rPr>
          <w:rFonts w:ascii="Arial" w:hAnsi="Arial" w:cs="Arial"/>
        </w:rPr>
        <w:t xml:space="preserve"> 46: 187–197.</w:t>
      </w:r>
    </w:p>
    <w:p w14:paraId="109B9F88" w14:textId="77777777" w:rsidR="005C74FE" w:rsidRPr="005C74FE" w:rsidRDefault="005C74FE" w:rsidP="005C74FE">
      <w:pPr>
        <w:pStyle w:val="Bibliography"/>
        <w:rPr>
          <w:rFonts w:ascii="Arial" w:hAnsi="Arial" w:cs="Arial"/>
        </w:rPr>
      </w:pPr>
      <w:r w:rsidRPr="005C74FE">
        <w:rPr>
          <w:rFonts w:ascii="Arial" w:hAnsi="Arial" w:cs="Arial"/>
        </w:rPr>
        <w:t xml:space="preserve">Cambray JA (2003) Impact on indigenous species biodiversity caused by the globalisation of alien recreational freshwater fisheries. </w:t>
      </w:r>
      <w:r w:rsidRPr="005C74FE">
        <w:rPr>
          <w:rFonts w:ascii="Arial" w:hAnsi="Arial" w:cs="Arial"/>
          <w:i/>
          <w:iCs/>
        </w:rPr>
        <w:t>Hydrobiologia</w:t>
      </w:r>
      <w:r w:rsidRPr="005C74FE">
        <w:rPr>
          <w:rFonts w:ascii="Arial" w:hAnsi="Arial" w:cs="Arial"/>
        </w:rPr>
        <w:t xml:space="preserve"> 500: 217–230.</w:t>
      </w:r>
    </w:p>
    <w:p w14:paraId="3D43DD34" w14:textId="77777777" w:rsidR="005C74FE" w:rsidRPr="005C74FE" w:rsidRDefault="005C74FE" w:rsidP="005C74FE">
      <w:pPr>
        <w:pStyle w:val="Bibliography"/>
        <w:rPr>
          <w:rFonts w:ascii="Arial" w:hAnsi="Arial" w:cs="Arial"/>
        </w:rPr>
      </w:pPr>
      <w:r w:rsidRPr="005C74FE">
        <w:rPr>
          <w:rFonts w:ascii="Arial" w:hAnsi="Arial" w:cs="Arial"/>
        </w:rPr>
        <w:t xml:space="preserve">Cao X, Guo Q, Liu W (2024) Research on the patterns of seawater intrusion in coastal aquifers induced by sea level rise under the influence of multiple factors. </w:t>
      </w:r>
      <w:r w:rsidRPr="005C74FE">
        <w:rPr>
          <w:rFonts w:ascii="Arial" w:hAnsi="Arial" w:cs="Arial"/>
          <w:i/>
          <w:iCs/>
        </w:rPr>
        <w:t>Water</w:t>
      </w:r>
      <w:r w:rsidRPr="005C74FE">
        <w:rPr>
          <w:rFonts w:ascii="Arial" w:hAnsi="Arial" w:cs="Arial"/>
        </w:rPr>
        <w:t xml:space="preserve"> 16: 3457.</w:t>
      </w:r>
    </w:p>
    <w:p w14:paraId="6F89E197" w14:textId="77777777" w:rsidR="005C74FE" w:rsidRPr="005C74FE" w:rsidRDefault="005C74FE" w:rsidP="005C74FE">
      <w:pPr>
        <w:pStyle w:val="Bibliography"/>
        <w:rPr>
          <w:rFonts w:ascii="Arial" w:hAnsi="Arial" w:cs="Arial"/>
        </w:rPr>
      </w:pPr>
      <w:r w:rsidRPr="005C74FE">
        <w:rPr>
          <w:rFonts w:ascii="Arial" w:hAnsi="Arial" w:cs="Arial"/>
        </w:rPr>
        <w:t xml:space="preserve">Carlson AJ, Isermann DA (2010) Mandatory catch and release and maximum length limits for largemouth bass in Minnesota: is exploitation still a relevant concern? </w:t>
      </w:r>
      <w:r w:rsidRPr="005C74FE">
        <w:rPr>
          <w:rFonts w:ascii="Arial" w:hAnsi="Arial" w:cs="Arial"/>
          <w:i/>
          <w:iCs/>
        </w:rPr>
        <w:t>N Am J Fish Manag</w:t>
      </w:r>
      <w:r w:rsidRPr="005C74FE">
        <w:rPr>
          <w:rFonts w:ascii="Arial" w:hAnsi="Arial" w:cs="Arial"/>
        </w:rPr>
        <w:t xml:space="preserve"> 30: 209–220.</w:t>
      </w:r>
    </w:p>
    <w:p w14:paraId="17A0458F" w14:textId="77777777" w:rsidR="005C74FE" w:rsidRPr="005C74FE" w:rsidRDefault="005C74FE" w:rsidP="005C74FE">
      <w:pPr>
        <w:pStyle w:val="Bibliography"/>
        <w:rPr>
          <w:rFonts w:ascii="Arial" w:hAnsi="Arial" w:cs="Arial"/>
        </w:rPr>
      </w:pPr>
      <w:r w:rsidRPr="005C74FE">
        <w:rPr>
          <w:rFonts w:ascii="Arial" w:hAnsi="Arial" w:cs="Arial"/>
        </w:rPr>
        <w:t xml:space="preserve">Carlson AK, Leonard NJ, Munawar M, Taylor WW (2024) Assessing and implementing the concept of Blue Economy in Laurentian Great Lakes fisheries: Lessons from coupled human and natural systems. </w:t>
      </w:r>
      <w:r w:rsidRPr="005C74FE">
        <w:rPr>
          <w:rFonts w:ascii="Arial" w:hAnsi="Arial" w:cs="Arial"/>
          <w:i/>
          <w:iCs/>
        </w:rPr>
        <w:t>AEHM</w:t>
      </w:r>
      <w:r w:rsidRPr="005C74FE">
        <w:rPr>
          <w:rFonts w:ascii="Arial" w:hAnsi="Arial" w:cs="Arial"/>
        </w:rPr>
        <w:t xml:space="preserve"> 27: 74–84.</w:t>
      </w:r>
    </w:p>
    <w:p w14:paraId="7A994168" w14:textId="77777777" w:rsidR="005C74FE" w:rsidRPr="005C74FE" w:rsidRDefault="005C74FE" w:rsidP="005C74FE">
      <w:pPr>
        <w:pStyle w:val="Bibliography"/>
        <w:rPr>
          <w:rFonts w:ascii="Arial" w:hAnsi="Arial" w:cs="Arial"/>
        </w:rPr>
      </w:pPr>
      <w:r w:rsidRPr="005C74FE">
        <w:rPr>
          <w:rFonts w:ascii="Arial" w:hAnsi="Arial" w:cs="Arial"/>
        </w:rPr>
        <w:t xml:space="preserve">Chambers WS, Hopkins JG, Richards SM (2021) A review of per-and polyfluorinated alkyl substance impairment of reproduction. </w:t>
      </w:r>
      <w:r w:rsidRPr="005C74FE">
        <w:rPr>
          <w:rFonts w:ascii="Arial" w:hAnsi="Arial" w:cs="Arial"/>
          <w:i/>
          <w:iCs/>
        </w:rPr>
        <w:t>Front Toxicol</w:t>
      </w:r>
      <w:r w:rsidRPr="005C74FE">
        <w:rPr>
          <w:rFonts w:ascii="Arial" w:hAnsi="Arial" w:cs="Arial"/>
        </w:rPr>
        <w:t xml:space="preserve"> 3: 732436.</w:t>
      </w:r>
    </w:p>
    <w:p w14:paraId="646F3767" w14:textId="77777777" w:rsidR="005C74FE" w:rsidRPr="005C74FE" w:rsidRDefault="005C74FE" w:rsidP="005C74FE">
      <w:pPr>
        <w:pStyle w:val="Bibliography"/>
        <w:rPr>
          <w:rFonts w:ascii="Arial" w:hAnsi="Arial" w:cs="Arial"/>
        </w:rPr>
      </w:pPr>
      <w:r w:rsidRPr="005C74FE">
        <w:rPr>
          <w:rFonts w:ascii="Arial" w:hAnsi="Arial" w:cs="Arial"/>
        </w:rPr>
        <w:t xml:space="preserve">Claussen JE (2015) Largemouth Bass </w:t>
      </w:r>
      <w:r w:rsidRPr="005C74FE">
        <w:rPr>
          <w:rFonts w:ascii="Arial" w:hAnsi="Arial" w:cs="Arial"/>
          <w:i/>
          <w:iCs/>
        </w:rPr>
        <w:t>Micropterus salmoides</w:t>
      </w:r>
      <w:r w:rsidRPr="005C74FE">
        <w:rPr>
          <w:rFonts w:ascii="Arial" w:hAnsi="Arial" w:cs="Arial"/>
        </w:rPr>
        <w:t xml:space="preserve"> (Lacepède, 1802). In: Tringali MD, Long JM, Birdsong TW, Allen MS, eds. Black Bass Diversity: Multidisciplinary Science for Conservation. American Fisheries Society, Bethesda, Maryland, USA, pp 27–34.</w:t>
      </w:r>
    </w:p>
    <w:p w14:paraId="19AD5797" w14:textId="77777777" w:rsidR="005C74FE" w:rsidRPr="005C74FE" w:rsidRDefault="005C74FE" w:rsidP="005C74FE">
      <w:pPr>
        <w:pStyle w:val="Bibliography"/>
        <w:rPr>
          <w:rFonts w:ascii="Arial" w:hAnsi="Arial" w:cs="Arial"/>
        </w:rPr>
      </w:pPr>
      <w:r w:rsidRPr="005C74FE">
        <w:rPr>
          <w:rFonts w:ascii="Arial" w:hAnsi="Arial" w:cs="Arial"/>
        </w:rPr>
        <w:t xml:space="preserve">Coleman TS, Eckelbecker RW, Carlson AK, DeVries DR, Wright RA, Staton BA, Parker SW, Chittam CR, Lovell RG, Catalano MJ (2024) Evaluation of shoreline rotenone application to control largemouth bass recruitment in small impoundments. </w:t>
      </w:r>
      <w:r w:rsidRPr="005C74FE">
        <w:rPr>
          <w:rFonts w:ascii="Arial" w:hAnsi="Arial" w:cs="Arial"/>
          <w:i/>
          <w:iCs/>
        </w:rPr>
        <w:t>N Am J Fish Manag</w:t>
      </w:r>
      <w:r w:rsidRPr="005C74FE">
        <w:rPr>
          <w:rFonts w:ascii="Arial" w:hAnsi="Arial" w:cs="Arial"/>
        </w:rPr>
        <w:t xml:space="preserve"> 44: 57–69.</w:t>
      </w:r>
    </w:p>
    <w:p w14:paraId="2A060849" w14:textId="77777777" w:rsidR="005C74FE" w:rsidRPr="005C74FE" w:rsidRDefault="005C74FE" w:rsidP="005C74FE">
      <w:pPr>
        <w:pStyle w:val="Bibliography"/>
        <w:rPr>
          <w:rFonts w:ascii="Arial" w:hAnsi="Arial" w:cs="Arial"/>
        </w:rPr>
      </w:pPr>
      <w:r w:rsidRPr="005C74FE">
        <w:rPr>
          <w:rFonts w:ascii="Arial" w:hAnsi="Arial" w:cs="Arial"/>
        </w:rPr>
        <w:lastRenderedPageBreak/>
        <w:t>Contreras-Sánchez WM, Schreck CB, Fitzpatrick MS, Pereira CB (1998) Effects of stress on the reproductive performance of rainbow trout (</w:t>
      </w:r>
      <w:r w:rsidRPr="005C74FE">
        <w:rPr>
          <w:rFonts w:ascii="Arial" w:hAnsi="Arial" w:cs="Arial"/>
          <w:i/>
          <w:iCs/>
        </w:rPr>
        <w:t>Oncorhynchus mykiss</w:t>
      </w:r>
      <w:r w:rsidRPr="005C74FE">
        <w:rPr>
          <w:rFonts w:ascii="Arial" w:hAnsi="Arial" w:cs="Arial"/>
        </w:rPr>
        <w:t xml:space="preserve">). </w:t>
      </w:r>
      <w:r w:rsidRPr="005C74FE">
        <w:rPr>
          <w:rFonts w:ascii="Arial" w:hAnsi="Arial" w:cs="Arial"/>
          <w:i/>
          <w:iCs/>
        </w:rPr>
        <w:t>Biol Reprod</w:t>
      </w:r>
      <w:r w:rsidRPr="005C74FE">
        <w:rPr>
          <w:rFonts w:ascii="Arial" w:hAnsi="Arial" w:cs="Arial"/>
        </w:rPr>
        <w:t xml:space="preserve"> 58: 439–447.</w:t>
      </w:r>
    </w:p>
    <w:p w14:paraId="4478967C" w14:textId="77777777" w:rsidR="005C74FE" w:rsidRPr="005C74FE" w:rsidRDefault="005C74FE" w:rsidP="005C74FE">
      <w:pPr>
        <w:pStyle w:val="Bibliography"/>
        <w:rPr>
          <w:rFonts w:ascii="Arial" w:hAnsi="Arial" w:cs="Arial"/>
        </w:rPr>
      </w:pPr>
      <w:r w:rsidRPr="005C74FE">
        <w:rPr>
          <w:rFonts w:ascii="Arial" w:hAnsi="Arial" w:cs="Arial"/>
        </w:rPr>
        <w:t xml:space="preserve">Cooke SJ, Blumstein DT, Buchholz R, Caro T, Fernandez-Juricic E, Franklin CE, Metcalfe J, O’Connor CM, St. Clair CC, Sutherland WJ, </w:t>
      </w:r>
      <w:r w:rsidRPr="005C74FE">
        <w:rPr>
          <w:rFonts w:ascii="Arial" w:hAnsi="Arial" w:cs="Arial"/>
          <w:i/>
          <w:iCs/>
        </w:rPr>
        <w:t>et al.</w:t>
      </w:r>
      <w:r w:rsidRPr="005C74FE">
        <w:rPr>
          <w:rFonts w:ascii="Arial" w:hAnsi="Arial" w:cs="Arial"/>
        </w:rPr>
        <w:t xml:space="preserve"> (2014) Physiology, behavior, and conservation. </w:t>
      </w:r>
      <w:r w:rsidRPr="005C74FE">
        <w:rPr>
          <w:rFonts w:ascii="Arial" w:hAnsi="Arial" w:cs="Arial"/>
          <w:i/>
          <w:iCs/>
        </w:rPr>
        <w:t>Physiol Biochem Zool</w:t>
      </w:r>
      <w:r w:rsidRPr="005C74FE">
        <w:rPr>
          <w:rFonts w:ascii="Arial" w:hAnsi="Arial" w:cs="Arial"/>
        </w:rPr>
        <w:t xml:space="preserve"> 87: 1–14.</w:t>
      </w:r>
    </w:p>
    <w:p w14:paraId="6131F534" w14:textId="77777777" w:rsidR="005C74FE" w:rsidRPr="005C74FE" w:rsidRDefault="005C74FE" w:rsidP="005C74FE">
      <w:pPr>
        <w:pStyle w:val="Bibliography"/>
        <w:rPr>
          <w:rFonts w:ascii="Arial" w:hAnsi="Arial" w:cs="Arial"/>
        </w:rPr>
      </w:pPr>
      <w:r w:rsidRPr="005C74FE">
        <w:rPr>
          <w:rFonts w:ascii="Arial" w:hAnsi="Arial" w:cs="Arial"/>
        </w:rPr>
        <w:t xml:space="preserve">Cooke SJ, Sack L, Franklin CE, Farrell AP, Beardall J, Wikelski M, Chown SL (2013) What is conservation physiology? Perspectives on an increasingly integrated and essential science. </w:t>
      </w:r>
      <w:r w:rsidRPr="005C74FE">
        <w:rPr>
          <w:rFonts w:ascii="Arial" w:hAnsi="Arial" w:cs="Arial"/>
          <w:i/>
          <w:iCs/>
        </w:rPr>
        <w:t>Conserv Physiol</w:t>
      </w:r>
      <w:r w:rsidRPr="005C74FE">
        <w:rPr>
          <w:rFonts w:ascii="Arial" w:hAnsi="Arial" w:cs="Arial"/>
        </w:rPr>
        <w:t xml:space="preserve"> 1: cot001–cot001.</w:t>
      </w:r>
    </w:p>
    <w:p w14:paraId="5498A3C8" w14:textId="77777777" w:rsidR="005C74FE" w:rsidRPr="005C74FE" w:rsidRDefault="005C74FE" w:rsidP="005C74FE">
      <w:pPr>
        <w:pStyle w:val="Bibliography"/>
        <w:rPr>
          <w:rFonts w:ascii="Arial" w:hAnsi="Arial" w:cs="Arial"/>
        </w:rPr>
      </w:pPr>
      <w:r w:rsidRPr="005C74FE">
        <w:rPr>
          <w:rFonts w:ascii="Arial" w:hAnsi="Arial" w:cs="Arial"/>
        </w:rPr>
        <w:t xml:space="preserve">Coperchini F, Croce L, Ricci G, Magri F, Rotondi M, Imbriani M, Chiovato L (2021) Thyroid disrupting effects of old and new generation PFAS. </w:t>
      </w:r>
      <w:r w:rsidRPr="005C74FE">
        <w:rPr>
          <w:rFonts w:ascii="Arial" w:hAnsi="Arial" w:cs="Arial"/>
          <w:i/>
          <w:iCs/>
        </w:rPr>
        <w:t>Front Endocrinol</w:t>
      </w:r>
      <w:r w:rsidRPr="005C74FE">
        <w:rPr>
          <w:rFonts w:ascii="Arial" w:hAnsi="Arial" w:cs="Arial"/>
        </w:rPr>
        <w:t xml:space="preserve"> 11. doi:10.3389/fendo.2020.612320</w:t>
      </w:r>
    </w:p>
    <w:p w14:paraId="7ED00BF7" w14:textId="77777777" w:rsidR="005C74FE" w:rsidRPr="005C74FE" w:rsidRDefault="005C74FE" w:rsidP="005C74FE">
      <w:pPr>
        <w:pStyle w:val="Bibliography"/>
        <w:rPr>
          <w:rFonts w:ascii="Arial" w:hAnsi="Arial" w:cs="Arial"/>
        </w:rPr>
      </w:pPr>
      <w:r w:rsidRPr="005C74FE">
        <w:rPr>
          <w:rFonts w:ascii="Arial" w:hAnsi="Arial" w:cs="Arial"/>
        </w:rPr>
        <w:t xml:space="preserve">Coperchini F, Teliti M, Greco A, Croce L, Rotondi M (2024) Per-polyfluoroalkyl substances (PFAS) as thyroid disruptors: is there evidence for multi-transgenerational effects? </w:t>
      </w:r>
      <w:r w:rsidRPr="005C74FE">
        <w:rPr>
          <w:rFonts w:ascii="Arial" w:hAnsi="Arial" w:cs="Arial"/>
          <w:i/>
          <w:iCs/>
        </w:rPr>
        <w:t>Expert Rev Endocrinol Metab</w:t>
      </w:r>
      <w:r w:rsidRPr="005C74FE">
        <w:rPr>
          <w:rFonts w:ascii="Arial" w:hAnsi="Arial" w:cs="Arial"/>
        </w:rPr>
        <w:t xml:space="preserve"> 19: 307–315.</w:t>
      </w:r>
    </w:p>
    <w:p w14:paraId="0E67FA8B" w14:textId="77777777" w:rsidR="005C74FE" w:rsidRPr="005C74FE" w:rsidRDefault="005C74FE" w:rsidP="005C74FE">
      <w:pPr>
        <w:pStyle w:val="Bibliography"/>
        <w:rPr>
          <w:rFonts w:ascii="Arial" w:hAnsi="Arial" w:cs="Arial"/>
        </w:rPr>
      </w:pPr>
      <w:r w:rsidRPr="005C74FE">
        <w:rPr>
          <w:rFonts w:ascii="Arial" w:hAnsi="Arial" w:cs="Arial"/>
        </w:rPr>
        <w:t xml:space="preserve">Cornelius Ruhs E, Becker DJ, Oakey SJ, Ogunsina O, Fenton MB, Simmons NB, Martin LB, Downs CJ (2021) Body size affects immune cell proportions in birds and non-volant mammals, but not bats. </w:t>
      </w:r>
      <w:r w:rsidRPr="005C74FE">
        <w:rPr>
          <w:rFonts w:ascii="Arial" w:hAnsi="Arial" w:cs="Arial"/>
          <w:i/>
          <w:iCs/>
        </w:rPr>
        <w:t>J Exp Biol</w:t>
      </w:r>
      <w:r w:rsidRPr="005C74FE">
        <w:rPr>
          <w:rFonts w:ascii="Arial" w:hAnsi="Arial" w:cs="Arial"/>
        </w:rPr>
        <w:t xml:space="preserve"> 224: jeb241109.</w:t>
      </w:r>
    </w:p>
    <w:p w14:paraId="46036B0E" w14:textId="77777777" w:rsidR="005C74FE" w:rsidRPr="005C74FE" w:rsidRDefault="005C74FE" w:rsidP="005C74FE">
      <w:pPr>
        <w:pStyle w:val="Bibliography"/>
        <w:rPr>
          <w:rFonts w:ascii="Arial" w:hAnsi="Arial" w:cs="Arial"/>
        </w:rPr>
      </w:pPr>
      <w:r w:rsidRPr="005C74FE">
        <w:rPr>
          <w:rFonts w:ascii="Arial" w:hAnsi="Arial" w:cs="Arial"/>
        </w:rPr>
        <w:t xml:space="preserve">Corrêa SADS, Abessa DMDS, Santos LGD, Da Silva EB, Seriani R (2017) Differential blood counting in fish as a non-destructive biomarker of water contamination exposure. </w:t>
      </w:r>
      <w:r w:rsidRPr="005C74FE">
        <w:rPr>
          <w:rFonts w:ascii="Arial" w:hAnsi="Arial" w:cs="Arial"/>
          <w:i/>
          <w:iCs/>
        </w:rPr>
        <w:t>Toxicol Environ Chem</w:t>
      </w:r>
      <w:r w:rsidRPr="005C74FE">
        <w:rPr>
          <w:rFonts w:ascii="Arial" w:hAnsi="Arial" w:cs="Arial"/>
        </w:rPr>
        <w:t xml:space="preserve"> 99: 482–491.</w:t>
      </w:r>
    </w:p>
    <w:p w14:paraId="0C2ED9A5" w14:textId="77777777" w:rsidR="005C74FE" w:rsidRPr="005C74FE" w:rsidRDefault="005C74FE" w:rsidP="005C74FE">
      <w:pPr>
        <w:pStyle w:val="Bibliography"/>
        <w:rPr>
          <w:rFonts w:ascii="Arial" w:hAnsi="Arial" w:cs="Arial"/>
        </w:rPr>
      </w:pPr>
      <w:r w:rsidRPr="005C74FE">
        <w:rPr>
          <w:rFonts w:ascii="Arial" w:hAnsi="Arial" w:cs="Arial"/>
        </w:rPr>
        <w:t xml:space="preserve">Correia AT, Rebelo D, Marques J, Nunes B (2019) Effects of the chronic exposure to cerium dioxide nanoparticles in Oncorhynchus mykiss: Assessment of oxidative stress, neurotoxicity and histological alterations. </w:t>
      </w:r>
      <w:r w:rsidRPr="005C74FE">
        <w:rPr>
          <w:rFonts w:ascii="Arial" w:hAnsi="Arial" w:cs="Arial"/>
          <w:i/>
          <w:iCs/>
        </w:rPr>
        <w:t>Environ Toxicol Pharmacol</w:t>
      </w:r>
      <w:r w:rsidRPr="005C74FE">
        <w:rPr>
          <w:rFonts w:ascii="Arial" w:hAnsi="Arial" w:cs="Arial"/>
        </w:rPr>
        <w:t xml:space="preserve"> 68: 27–36.</w:t>
      </w:r>
    </w:p>
    <w:p w14:paraId="7C605572" w14:textId="77777777" w:rsidR="005C74FE" w:rsidRPr="005C74FE" w:rsidRDefault="005C74FE" w:rsidP="005C74FE">
      <w:pPr>
        <w:pStyle w:val="Bibliography"/>
        <w:rPr>
          <w:rFonts w:ascii="Arial" w:hAnsi="Arial" w:cs="Arial"/>
        </w:rPr>
      </w:pPr>
      <w:r w:rsidRPr="005C74FE">
        <w:rPr>
          <w:rFonts w:ascii="Arial" w:hAnsi="Arial" w:cs="Arial"/>
        </w:rPr>
        <w:t xml:space="preserve">Cossa D (1988) Cadmium in </w:t>
      </w:r>
      <w:r w:rsidRPr="005C74FE">
        <w:rPr>
          <w:rFonts w:ascii="Arial" w:hAnsi="Arial" w:cs="Arial"/>
          <w:i/>
          <w:iCs/>
        </w:rPr>
        <w:t>Mytilus</w:t>
      </w:r>
      <w:r w:rsidRPr="005C74FE">
        <w:rPr>
          <w:rFonts w:ascii="Arial" w:hAnsi="Arial" w:cs="Arial"/>
        </w:rPr>
        <w:t xml:space="preserve"> spp.: worldwide survey and relationship between seawater and mussel content. </w:t>
      </w:r>
      <w:r w:rsidRPr="005C74FE">
        <w:rPr>
          <w:rFonts w:ascii="Arial" w:hAnsi="Arial" w:cs="Arial"/>
          <w:i/>
          <w:iCs/>
        </w:rPr>
        <w:t>Mar Environ Res</w:t>
      </w:r>
      <w:r w:rsidRPr="005C74FE">
        <w:rPr>
          <w:rFonts w:ascii="Arial" w:hAnsi="Arial" w:cs="Arial"/>
        </w:rPr>
        <w:t xml:space="preserve"> 26: 265–284.</w:t>
      </w:r>
    </w:p>
    <w:p w14:paraId="16BAF3B2" w14:textId="77777777" w:rsidR="005C74FE" w:rsidRPr="005C74FE" w:rsidRDefault="005C74FE" w:rsidP="005C74FE">
      <w:pPr>
        <w:pStyle w:val="Bibliography"/>
        <w:rPr>
          <w:rFonts w:ascii="Arial" w:hAnsi="Arial" w:cs="Arial"/>
        </w:rPr>
      </w:pPr>
      <w:r w:rsidRPr="005C74FE">
        <w:rPr>
          <w:rFonts w:ascii="Arial" w:hAnsi="Arial" w:cs="Arial"/>
        </w:rPr>
        <w:t xml:space="preserve">Costello E, Rock S, Stratakis N, Eckel SP, Walker DI, Valvi D, Cserbik D, Jenkins T, Xanthakos SA, Kohli R, </w:t>
      </w:r>
      <w:r w:rsidRPr="005C74FE">
        <w:rPr>
          <w:rFonts w:ascii="Arial" w:hAnsi="Arial" w:cs="Arial"/>
          <w:i/>
          <w:iCs/>
        </w:rPr>
        <w:t>et al.</w:t>
      </w:r>
      <w:r w:rsidRPr="005C74FE">
        <w:rPr>
          <w:rFonts w:ascii="Arial" w:hAnsi="Arial" w:cs="Arial"/>
        </w:rPr>
        <w:t xml:space="preserve"> (2022) Exposure to per-and polyfluoroalkyl substances and markers of liver injury: a systematic review and meta-analysis. </w:t>
      </w:r>
      <w:r w:rsidRPr="005C74FE">
        <w:rPr>
          <w:rFonts w:ascii="Arial" w:hAnsi="Arial" w:cs="Arial"/>
          <w:i/>
          <w:iCs/>
        </w:rPr>
        <w:t>Environ Health Perspect</w:t>
      </w:r>
      <w:r w:rsidRPr="005C74FE">
        <w:rPr>
          <w:rFonts w:ascii="Arial" w:hAnsi="Arial" w:cs="Arial"/>
        </w:rPr>
        <w:t xml:space="preserve"> 130: 046001.</w:t>
      </w:r>
    </w:p>
    <w:p w14:paraId="1D23C21E" w14:textId="77777777" w:rsidR="005C74FE" w:rsidRPr="005C74FE" w:rsidRDefault="005C74FE" w:rsidP="005C74FE">
      <w:pPr>
        <w:pStyle w:val="Bibliography"/>
        <w:rPr>
          <w:rFonts w:ascii="Arial" w:hAnsi="Arial" w:cs="Arial"/>
        </w:rPr>
      </w:pPr>
      <w:r w:rsidRPr="005C74FE">
        <w:rPr>
          <w:rFonts w:ascii="Arial" w:hAnsi="Arial" w:cs="Arial"/>
        </w:rPr>
        <w:t xml:space="preserve">Croteau M-N, Luoma SN, Stewart AR (2005) Trophic transfer of metals along freshwater food webs: evidence of cadmium biomagnification in nature. </w:t>
      </w:r>
      <w:r w:rsidRPr="005C74FE">
        <w:rPr>
          <w:rFonts w:ascii="Arial" w:hAnsi="Arial" w:cs="Arial"/>
          <w:i/>
          <w:iCs/>
        </w:rPr>
        <w:t>Limnol Oceanogr</w:t>
      </w:r>
      <w:r w:rsidRPr="005C74FE">
        <w:rPr>
          <w:rFonts w:ascii="Arial" w:hAnsi="Arial" w:cs="Arial"/>
        </w:rPr>
        <w:t xml:space="preserve"> 50: 1511–1519.</w:t>
      </w:r>
    </w:p>
    <w:p w14:paraId="7FDAB330" w14:textId="77777777" w:rsidR="005C74FE" w:rsidRPr="005C74FE" w:rsidRDefault="005C74FE" w:rsidP="005C74FE">
      <w:pPr>
        <w:pStyle w:val="Bibliography"/>
        <w:rPr>
          <w:rFonts w:ascii="Arial" w:hAnsi="Arial" w:cs="Arial"/>
        </w:rPr>
      </w:pPr>
      <w:r w:rsidRPr="005C74FE">
        <w:rPr>
          <w:rFonts w:ascii="Arial" w:hAnsi="Arial" w:cs="Arial"/>
        </w:rPr>
        <w:t xml:space="preserve">Davis AK, Maney DL, Maerz JC (2008) The use of leukocyte profiles to measure stress in vertebrates: a review for ecologists. </w:t>
      </w:r>
      <w:r w:rsidRPr="005C74FE">
        <w:rPr>
          <w:rFonts w:ascii="Arial" w:hAnsi="Arial" w:cs="Arial"/>
          <w:i/>
          <w:iCs/>
        </w:rPr>
        <w:t>Funct Ecol</w:t>
      </w:r>
      <w:r w:rsidRPr="005C74FE">
        <w:rPr>
          <w:rFonts w:ascii="Arial" w:hAnsi="Arial" w:cs="Arial"/>
        </w:rPr>
        <w:t xml:space="preserve"> 22: 760–772.</w:t>
      </w:r>
    </w:p>
    <w:p w14:paraId="041944C8" w14:textId="77777777" w:rsidR="005C74FE" w:rsidRPr="005C74FE" w:rsidRDefault="005C74FE" w:rsidP="005C74FE">
      <w:pPr>
        <w:pStyle w:val="Bibliography"/>
        <w:rPr>
          <w:rFonts w:ascii="Arial" w:hAnsi="Arial" w:cs="Arial"/>
        </w:rPr>
      </w:pPr>
      <w:r w:rsidRPr="005C74FE">
        <w:rPr>
          <w:rFonts w:ascii="Arial" w:hAnsi="Arial" w:cs="Arial"/>
        </w:rPr>
        <w:lastRenderedPageBreak/>
        <w:t xml:space="preserve">Delignette-Muller ML, Dutang C (2015) fitdistrplus: an R package for fitting distributions. </w:t>
      </w:r>
      <w:r w:rsidRPr="005C74FE">
        <w:rPr>
          <w:rFonts w:ascii="Arial" w:hAnsi="Arial" w:cs="Arial"/>
          <w:i/>
          <w:iCs/>
        </w:rPr>
        <w:t>J Stat Softw</w:t>
      </w:r>
      <w:r w:rsidRPr="005C74FE">
        <w:rPr>
          <w:rFonts w:ascii="Arial" w:hAnsi="Arial" w:cs="Arial"/>
        </w:rPr>
        <w:t xml:space="preserve"> 64: 1–34.</w:t>
      </w:r>
    </w:p>
    <w:p w14:paraId="5870685F" w14:textId="77777777" w:rsidR="005C74FE" w:rsidRPr="005C74FE" w:rsidRDefault="005C74FE" w:rsidP="005C74FE">
      <w:pPr>
        <w:pStyle w:val="Bibliography"/>
        <w:rPr>
          <w:rFonts w:ascii="Arial" w:hAnsi="Arial" w:cs="Arial"/>
        </w:rPr>
      </w:pPr>
      <w:r w:rsidRPr="005C74FE">
        <w:rPr>
          <w:rFonts w:ascii="Arial" w:hAnsi="Arial" w:cs="Arial"/>
        </w:rPr>
        <w:t>Di Giulio RT, Hinton DE, eds. (2008) The Toxicology of Fishes. CRC Press.</w:t>
      </w:r>
    </w:p>
    <w:p w14:paraId="6B60FBCC" w14:textId="77777777" w:rsidR="005C74FE" w:rsidRPr="005C74FE" w:rsidRDefault="005C74FE" w:rsidP="005C74FE">
      <w:pPr>
        <w:pStyle w:val="Bibliography"/>
        <w:rPr>
          <w:rFonts w:ascii="Arial" w:hAnsi="Arial" w:cs="Arial"/>
        </w:rPr>
      </w:pPr>
      <w:r w:rsidRPr="005C74FE">
        <w:rPr>
          <w:rFonts w:ascii="Arial" w:hAnsi="Arial" w:cs="Arial"/>
        </w:rPr>
        <w:t xml:space="preserve">Downs CJ, Dochtermann NA, Ball R, Klasing KC, Martin LB (2020) The effects of body mass on immune cell concentrations of mammals. </w:t>
      </w:r>
      <w:r w:rsidRPr="005C74FE">
        <w:rPr>
          <w:rFonts w:ascii="Arial" w:hAnsi="Arial" w:cs="Arial"/>
          <w:i/>
          <w:iCs/>
        </w:rPr>
        <w:t>Am Nat</w:t>
      </w:r>
      <w:r w:rsidRPr="005C74FE">
        <w:rPr>
          <w:rFonts w:ascii="Arial" w:hAnsi="Arial" w:cs="Arial"/>
        </w:rPr>
        <w:t xml:space="preserve"> 195: 107–114.</w:t>
      </w:r>
    </w:p>
    <w:p w14:paraId="02A8A18C" w14:textId="77777777" w:rsidR="005C74FE" w:rsidRPr="005C74FE" w:rsidRDefault="005C74FE" w:rsidP="005C74FE">
      <w:pPr>
        <w:pStyle w:val="Bibliography"/>
        <w:rPr>
          <w:rFonts w:ascii="Arial" w:hAnsi="Arial" w:cs="Arial"/>
        </w:rPr>
      </w:pPr>
      <w:r w:rsidRPr="005C74FE">
        <w:rPr>
          <w:rFonts w:ascii="Arial" w:hAnsi="Arial" w:cs="Arial"/>
        </w:rPr>
        <w:t xml:space="preserve">Dudgeon D, Arthington AH, Gessner MO, Kawabata Z-I, Knowler DJ, Lévêque C, Naiman RJ, Prieur-Richard A-H, Soto D, Stiassny ML, </w:t>
      </w:r>
      <w:r w:rsidRPr="005C74FE">
        <w:rPr>
          <w:rFonts w:ascii="Arial" w:hAnsi="Arial" w:cs="Arial"/>
          <w:i/>
          <w:iCs/>
        </w:rPr>
        <w:t>et al.</w:t>
      </w:r>
      <w:r w:rsidRPr="005C74FE">
        <w:rPr>
          <w:rFonts w:ascii="Arial" w:hAnsi="Arial" w:cs="Arial"/>
        </w:rPr>
        <w:t xml:space="preserve"> (2006) Freshwater biodiversity: importance, threats, status and conservation challenges. </w:t>
      </w:r>
      <w:r w:rsidRPr="005C74FE">
        <w:rPr>
          <w:rFonts w:ascii="Arial" w:hAnsi="Arial" w:cs="Arial"/>
          <w:i/>
          <w:iCs/>
        </w:rPr>
        <w:t>Biol Rev</w:t>
      </w:r>
      <w:r w:rsidRPr="005C74FE">
        <w:rPr>
          <w:rFonts w:ascii="Arial" w:hAnsi="Arial" w:cs="Arial"/>
        </w:rPr>
        <w:t xml:space="preserve"> 81: 163–182.</w:t>
      </w:r>
    </w:p>
    <w:p w14:paraId="1A4A22A5" w14:textId="77777777" w:rsidR="005C74FE" w:rsidRPr="005C74FE" w:rsidRDefault="005C74FE" w:rsidP="005C74FE">
      <w:pPr>
        <w:pStyle w:val="Bibliography"/>
        <w:rPr>
          <w:rFonts w:ascii="Arial" w:hAnsi="Arial" w:cs="Arial"/>
        </w:rPr>
      </w:pPr>
      <w:r w:rsidRPr="005C74FE">
        <w:rPr>
          <w:rFonts w:ascii="Arial" w:hAnsi="Arial" w:cs="Arial"/>
        </w:rPr>
        <w:t xml:space="preserve">Edo GI, Samuel PO, Oloni GO, Ezekiel GO, Ikpekoro VO, Obasohan P, Ongulu J, Otunuya CF, Opiti AR, Ajakaye RS, </w:t>
      </w:r>
      <w:r w:rsidRPr="005C74FE">
        <w:rPr>
          <w:rFonts w:ascii="Arial" w:hAnsi="Arial" w:cs="Arial"/>
          <w:i/>
          <w:iCs/>
        </w:rPr>
        <w:t>et al.</w:t>
      </w:r>
      <w:r w:rsidRPr="005C74FE">
        <w:rPr>
          <w:rFonts w:ascii="Arial" w:hAnsi="Arial" w:cs="Arial"/>
        </w:rPr>
        <w:t xml:space="preserve"> (2024) Environmental persistence, bioaccumulation, and ecotoxicology of heavy metals. </w:t>
      </w:r>
      <w:r w:rsidRPr="005C74FE">
        <w:rPr>
          <w:rFonts w:ascii="Arial" w:hAnsi="Arial" w:cs="Arial"/>
          <w:i/>
          <w:iCs/>
        </w:rPr>
        <w:t>Chem Ecol</w:t>
      </w:r>
      <w:r w:rsidRPr="005C74FE">
        <w:rPr>
          <w:rFonts w:ascii="Arial" w:hAnsi="Arial" w:cs="Arial"/>
        </w:rPr>
        <w:t xml:space="preserve"> 40: 322–349.</w:t>
      </w:r>
    </w:p>
    <w:p w14:paraId="291FE2EB" w14:textId="77777777" w:rsidR="005C74FE" w:rsidRPr="005C74FE" w:rsidRDefault="005C74FE" w:rsidP="005C74FE">
      <w:pPr>
        <w:pStyle w:val="Bibliography"/>
        <w:rPr>
          <w:rFonts w:ascii="Arial" w:hAnsi="Arial" w:cs="Arial"/>
        </w:rPr>
      </w:pPr>
      <w:r w:rsidRPr="005C74FE">
        <w:rPr>
          <w:rFonts w:ascii="Arial" w:hAnsi="Arial" w:cs="Arial"/>
        </w:rPr>
        <w:t xml:space="preserve">Evans DH (1987) The fish gill: site of action and model for toxic effects of environmental pollutants. </w:t>
      </w:r>
      <w:r w:rsidRPr="005C74FE">
        <w:rPr>
          <w:rFonts w:ascii="Arial" w:hAnsi="Arial" w:cs="Arial"/>
          <w:i/>
          <w:iCs/>
        </w:rPr>
        <w:t>Environ Health Perspect</w:t>
      </w:r>
      <w:r w:rsidRPr="005C74FE">
        <w:rPr>
          <w:rFonts w:ascii="Arial" w:hAnsi="Arial" w:cs="Arial"/>
        </w:rPr>
        <w:t xml:space="preserve"> 71: 47–58.</w:t>
      </w:r>
    </w:p>
    <w:p w14:paraId="47512D15" w14:textId="77777777" w:rsidR="005C74FE" w:rsidRPr="005C74FE" w:rsidRDefault="005C74FE" w:rsidP="005C74FE">
      <w:pPr>
        <w:pStyle w:val="Bibliography"/>
        <w:rPr>
          <w:rFonts w:ascii="Arial" w:hAnsi="Arial" w:cs="Arial"/>
        </w:rPr>
      </w:pPr>
      <w:r w:rsidRPr="005C74FE">
        <w:rPr>
          <w:rFonts w:ascii="Arial" w:hAnsi="Arial" w:cs="Arial"/>
        </w:rPr>
        <w:t xml:space="preserve">Everds NE, Snyder PW, Bailey KL, Bolon B, Creasy DM, Foley GL, Rosol TJ, Sellers T (2013) Interpreting stress responses during routine toxicity studies: a review of the biology, impact, and assessment. </w:t>
      </w:r>
      <w:r w:rsidRPr="005C74FE">
        <w:rPr>
          <w:rFonts w:ascii="Arial" w:hAnsi="Arial" w:cs="Arial"/>
          <w:i/>
          <w:iCs/>
        </w:rPr>
        <w:t>Toxicol Pathol</w:t>
      </w:r>
      <w:r w:rsidRPr="005C74FE">
        <w:rPr>
          <w:rFonts w:ascii="Arial" w:hAnsi="Arial" w:cs="Arial"/>
        </w:rPr>
        <w:t xml:space="preserve"> 41: 560–614.</w:t>
      </w:r>
    </w:p>
    <w:p w14:paraId="103B650F" w14:textId="77777777" w:rsidR="005C74FE" w:rsidRPr="005C74FE" w:rsidRDefault="005C74FE" w:rsidP="005C74FE">
      <w:pPr>
        <w:pStyle w:val="Bibliography"/>
        <w:rPr>
          <w:rFonts w:ascii="Arial" w:hAnsi="Arial" w:cs="Arial"/>
        </w:rPr>
      </w:pPr>
      <w:r w:rsidRPr="005C74FE">
        <w:rPr>
          <w:rFonts w:ascii="Arial" w:hAnsi="Arial" w:cs="Arial"/>
        </w:rPr>
        <w:t xml:space="preserve">Fang C, Huang Q, Ye T, Chen Y, Liu L, Kang M, Lin Y, Shen H, Dong S (2013) Embryonic exposure to PFOS induces immunosuppression in the fish larvae of marine medaka. </w:t>
      </w:r>
      <w:r w:rsidRPr="005C74FE">
        <w:rPr>
          <w:rFonts w:ascii="Arial" w:hAnsi="Arial" w:cs="Arial"/>
          <w:i/>
          <w:iCs/>
        </w:rPr>
        <w:t>Ecotoxicol Environ Saf</w:t>
      </w:r>
      <w:r w:rsidRPr="005C74FE">
        <w:rPr>
          <w:rFonts w:ascii="Arial" w:hAnsi="Arial" w:cs="Arial"/>
        </w:rPr>
        <w:t xml:space="preserve"> 92: 104–111.</w:t>
      </w:r>
    </w:p>
    <w:p w14:paraId="51A0AF8A" w14:textId="77777777" w:rsidR="005C74FE" w:rsidRPr="005C74FE" w:rsidRDefault="005C74FE" w:rsidP="005C74FE">
      <w:pPr>
        <w:pStyle w:val="Bibliography"/>
        <w:rPr>
          <w:rFonts w:ascii="Arial" w:hAnsi="Arial" w:cs="Arial"/>
        </w:rPr>
      </w:pPr>
      <w:r w:rsidRPr="005C74FE">
        <w:rPr>
          <w:rFonts w:ascii="Arial" w:hAnsi="Arial" w:cs="Arial"/>
        </w:rPr>
        <w:t>Fang Q, Yuan M, Sun Z, Xue Y, Chong C-M, Wang X (2026) Temporal effects of perfluorononanoic acid (PFNA) exposure on metabolic disorders and gut-liver axis injury in large yellow croaker (</w:t>
      </w:r>
      <w:r w:rsidRPr="005C74FE">
        <w:rPr>
          <w:rFonts w:ascii="Arial" w:hAnsi="Arial" w:cs="Arial"/>
          <w:i/>
          <w:iCs/>
        </w:rPr>
        <w:t>Larimichthys crocea</w:t>
      </w:r>
      <w:r w:rsidRPr="005C74FE">
        <w:rPr>
          <w:rFonts w:ascii="Arial" w:hAnsi="Arial" w:cs="Arial"/>
        </w:rPr>
        <w:t xml:space="preserve">). </w:t>
      </w:r>
      <w:r w:rsidRPr="005C74FE">
        <w:rPr>
          <w:rFonts w:ascii="Arial" w:hAnsi="Arial" w:cs="Arial"/>
          <w:i/>
          <w:iCs/>
        </w:rPr>
        <w:t>Environ Res</w:t>
      </w:r>
      <w:r w:rsidRPr="005C74FE">
        <w:rPr>
          <w:rFonts w:ascii="Arial" w:hAnsi="Arial" w:cs="Arial"/>
        </w:rPr>
        <w:t xml:space="preserve"> 288: 123211.</w:t>
      </w:r>
    </w:p>
    <w:p w14:paraId="1C7B18BA" w14:textId="77777777" w:rsidR="005C74FE" w:rsidRPr="005C74FE" w:rsidRDefault="005C74FE" w:rsidP="005C74FE">
      <w:pPr>
        <w:pStyle w:val="Bibliography"/>
        <w:rPr>
          <w:rFonts w:ascii="Arial" w:hAnsi="Arial" w:cs="Arial"/>
        </w:rPr>
      </w:pPr>
      <w:r w:rsidRPr="005C74FE">
        <w:rPr>
          <w:rFonts w:ascii="Arial" w:hAnsi="Arial" w:cs="Arial"/>
        </w:rPr>
        <w:t xml:space="preserve">Farah MA, Ateeq B, Ali MN, Sabir R, Ahmad W (2004) Studies on lethal concentrations and toxicity stress of some xenobiotics on aquatic organisms. </w:t>
      </w:r>
      <w:r w:rsidRPr="005C74FE">
        <w:rPr>
          <w:rFonts w:ascii="Arial" w:hAnsi="Arial" w:cs="Arial"/>
          <w:i/>
          <w:iCs/>
        </w:rPr>
        <w:t>Chemosphere</w:t>
      </w:r>
      <w:r w:rsidRPr="005C74FE">
        <w:rPr>
          <w:rFonts w:ascii="Arial" w:hAnsi="Arial" w:cs="Arial"/>
        </w:rPr>
        <w:t xml:space="preserve"> 55: 257–265.</w:t>
      </w:r>
    </w:p>
    <w:p w14:paraId="39705802" w14:textId="77777777" w:rsidR="005C74FE" w:rsidRPr="005C74FE" w:rsidRDefault="005C74FE" w:rsidP="005C74FE">
      <w:pPr>
        <w:pStyle w:val="Bibliography"/>
        <w:rPr>
          <w:rFonts w:ascii="Arial" w:hAnsi="Arial" w:cs="Arial"/>
        </w:rPr>
      </w:pPr>
      <w:r w:rsidRPr="005C74FE">
        <w:rPr>
          <w:rFonts w:ascii="Arial" w:hAnsi="Arial" w:cs="Arial"/>
        </w:rPr>
        <w:t>Feder ME (1987) New Directions in Ecological Physiology. Cambridge University Press.</w:t>
      </w:r>
    </w:p>
    <w:p w14:paraId="25ED26A9" w14:textId="77777777" w:rsidR="005C74FE" w:rsidRPr="005C74FE" w:rsidRDefault="005C74FE" w:rsidP="005C74FE">
      <w:pPr>
        <w:pStyle w:val="Bibliography"/>
        <w:rPr>
          <w:rFonts w:ascii="Arial" w:hAnsi="Arial" w:cs="Arial"/>
        </w:rPr>
      </w:pPr>
      <w:r w:rsidRPr="005C74FE">
        <w:rPr>
          <w:rFonts w:ascii="Arial" w:hAnsi="Arial" w:cs="Arial"/>
        </w:rPr>
        <w:t xml:space="preserve">Fenton SE, Ducatman A, Boobis A, DeWitt JC, Lau C, Ng C, Smith JS, Roberts SM (2021) Per- and polyfluoroalkyl substance toxicity and human health review: current state of knowledge and strategies for informing future research. </w:t>
      </w:r>
      <w:r w:rsidRPr="005C74FE">
        <w:rPr>
          <w:rFonts w:ascii="Arial" w:hAnsi="Arial" w:cs="Arial"/>
          <w:i/>
          <w:iCs/>
        </w:rPr>
        <w:t>Environ Toxicol Chem</w:t>
      </w:r>
      <w:r w:rsidRPr="005C74FE">
        <w:rPr>
          <w:rFonts w:ascii="Arial" w:hAnsi="Arial" w:cs="Arial"/>
        </w:rPr>
        <w:t xml:space="preserve"> 40: 606–630.</w:t>
      </w:r>
    </w:p>
    <w:p w14:paraId="15F0E462" w14:textId="77777777" w:rsidR="005C74FE" w:rsidRPr="005C74FE" w:rsidRDefault="005C74FE" w:rsidP="005C74FE">
      <w:pPr>
        <w:pStyle w:val="Bibliography"/>
        <w:rPr>
          <w:rFonts w:ascii="Arial" w:hAnsi="Arial" w:cs="Arial"/>
        </w:rPr>
      </w:pPr>
      <w:r w:rsidRPr="005C74FE">
        <w:rPr>
          <w:rFonts w:ascii="Arial" w:hAnsi="Arial" w:cs="Arial"/>
        </w:rPr>
        <w:t xml:space="preserve">Frehse FDA, Hargrove JS, Weyl OLF, Vitule JRS (2020) The genetic characteristics of invasive largemouth bass in southern Brazil. </w:t>
      </w:r>
      <w:r w:rsidRPr="005C74FE">
        <w:rPr>
          <w:rFonts w:ascii="Arial" w:hAnsi="Arial" w:cs="Arial"/>
          <w:i/>
          <w:iCs/>
        </w:rPr>
        <w:t>J Appl Ichthyol</w:t>
      </w:r>
      <w:r w:rsidRPr="005C74FE">
        <w:rPr>
          <w:rFonts w:ascii="Arial" w:hAnsi="Arial" w:cs="Arial"/>
        </w:rPr>
        <w:t xml:space="preserve"> 36: 46–54.</w:t>
      </w:r>
    </w:p>
    <w:p w14:paraId="557645EA" w14:textId="77777777" w:rsidR="005C74FE" w:rsidRPr="005C74FE" w:rsidRDefault="005C74FE" w:rsidP="005C74FE">
      <w:pPr>
        <w:pStyle w:val="Bibliography"/>
        <w:rPr>
          <w:rFonts w:ascii="Arial" w:hAnsi="Arial" w:cs="Arial"/>
        </w:rPr>
      </w:pPr>
      <w:r w:rsidRPr="005C74FE">
        <w:rPr>
          <w:rFonts w:ascii="Arial" w:hAnsi="Arial" w:cs="Arial"/>
        </w:rPr>
        <w:lastRenderedPageBreak/>
        <w:t>Gaines LGT (2023) Historical and current usage of per</w:t>
      </w:r>
      <w:r w:rsidRPr="005C74FE">
        <w:rPr>
          <w:rFonts w:ascii="Cambria Math" w:hAnsi="Cambria Math" w:cs="Cambria Math"/>
        </w:rPr>
        <w:t>‐</w:t>
      </w:r>
      <w:r w:rsidRPr="005C74FE">
        <w:rPr>
          <w:rFonts w:ascii="Arial" w:hAnsi="Arial" w:cs="Arial"/>
        </w:rPr>
        <w:t xml:space="preserve"> and polyfluoroalkyl substances (PFAS): a literature review. </w:t>
      </w:r>
      <w:r w:rsidRPr="005C74FE">
        <w:rPr>
          <w:rFonts w:ascii="Arial" w:hAnsi="Arial" w:cs="Arial"/>
          <w:i/>
          <w:iCs/>
        </w:rPr>
        <w:t>American J Industrial Med</w:t>
      </w:r>
      <w:r w:rsidRPr="005C74FE">
        <w:rPr>
          <w:rFonts w:ascii="Arial" w:hAnsi="Arial" w:cs="Arial"/>
        </w:rPr>
        <w:t xml:space="preserve"> 66: 353–378.</w:t>
      </w:r>
    </w:p>
    <w:p w14:paraId="3564F255" w14:textId="77777777" w:rsidR="005C74FE" w:rsidRPr="005C74FE" w:rsidRDefault="005C74FE" w:rsidP="005C74FE">
      <w:pPr>
        <w:pStyle w:val="Bibliography"/>
        <w:rPr>
          <w:rFonts w:ascii="Arial" w:hAnsi="Arial" w:cs="Arial"/>
        </w:rPr>
      </w:pPr>
      <w:r w:rsidRPr="005C74FE">
        <w:rPr>
          <w:rFonts w:ascii="Arial" w:hAnsi="Arial" w:cs="Arial"/>
        </w:rPr>
        <w:t xml:space="preserve">Gangloff MM, Edgar GJ, Wilson B (2016) Imperilled species in aquatic ecosystems: emerging threats, management and future prognoses. </w:t>
      </w:r>
      <w:r w:rsidRPr="005C74FE">
        <w:rPr>
          <w:rFonts w:ascii="Arial" w:hAnsi="Arial" w:cs="Arial"/>
          <w:i/>
          <w:iCs/>
        </w:rPr>
        <w:t>Aquat Conserv Mar Freshw Ecosyst</w:t>
      </w:r>
      <w:r w:rsidRPr="005C74FE">
        <w:rPr>
          <w:rFonts w:ascii="Arial" w:hAnsi="Arial" w:cs="Arial"/>
        </w:rPr>
        <w:t xml:space="preserve"> 26: 858–871.</w:t>
      </w:r>
    </w:p>
    <w:p w14:paraId="7CB175ED" w14:textId="77777777" w:rsidR="005C74FE" w:rsidRPr="005C74FE" w:rsidRDefault="005C74FE" w:rsidP="005C74FE">
      <w:pPr>
        <w:pStyle w:val="Bibliography"/>
        <w:rPr>
          <w:rFonts w:ascii="Arial" w:hAnsi="Arial" w:cs="Arial"/>
        </w:rPr>
      </w:pPr>
      <w:r w:rsidRPr="005C74FE">
        <w:rPr>
          <w:rFonts w:ascii="Arial" w:hAnsi="Arial" w:cs="Arial"/>
        </w:rPr>
        <w:t xml:space="preserve">Gill TS, Pant JC (1985) Erythrocytic and leukocytic responses to cadmium poisoning in a freshwater fish, </w:t>
      </w:r>
      <w:r w:rsidRPr="005C74FE">
        <w:rPr>
          <w:rFonts w:ascii="Arial" w:hAnsi="Arial" w:cs="Arial"/>
          <w:i/>
          <w:iCs/>
        </w:rPr>
        <w:t>Puntius conchonius</w:t>
      </w:r>
      <w:r w:rsidRPr="005C74FE">
        <w:rPr>
          <w:rFonts w:ascii="Arial" w:hAnsi="Arial" w:cs="Arial"/>
        </w:rPr>
        <w:t xml:space="preserve"> ham. </w:t>
      </w:r>
      <w:r w:rsidRPr="005C74FE">
        <w:rPr>
          <w:rFonts w:ascii="Arial" w:hAnsi="Arial" w:cs="Arial"/>
          <w:i/>
          <w:iCs/>
        </w:rPr>
        <w:t>Environ Res</w:t>
      </w:r>
      <w:r w:rsidRPr="005C74FE">
        <w:rPr>
          <w:rFonts w:ascii="Arial" w:hAnsi="Arial" w:cs="Arial"/>
        </w:rPr>
        <w:t xml:space="preserve"> 36: 327–337.</w:t>
      </w:r>
    </w:p>
    <w:p w14:paraId="3F05F724" w14:textId="77777777" w:rsidR="005C74FE" w:rsidRPr="005C74FE" w:rsidRDefault="005C74FE" w:rsidP="005C74FE">
      <w:pPr>
        <w:pStyle w:val="Bibliography"/>
        <w:rPr>
          <w:rFonts w:ascii="Arial" w:hAnsi="Arial" w:cs="Arial"/>
        </w:rPr>
      </w:pPr>
      <w:r w:rsidRPr="005C74FE">
        <w:rPr>
          <w:rFonts w:ascii="Arial" w:hAnsi="Arial" w:cs="Arial"/>
        </w:rPr>
        <w:t xml:space="preserve">Goessling JM, Kennedy H, Mendonça MT, Wilson AE (2015) A meta-analysis of plasma corticosterone and heterophil : lymphocyte ratios – is there conservation of physiological stress responses over time? </w:t>
      </w:r>
      <w:r w:rsidRPr="005C74FE">
        <w:rPr>
          <w:rFonts w:ascii="Arial" w:hAnsi="Arial" w:cs="Arial"/>
          <w:i/>
          <w:iCs/>
        </w:rPr>
        <w:t>Funct Ecol</w:t>
      </w:r>
      <w:r w:rsidRPr="005C74FE">
        <w:rPr>
          <w:rFonts w:ascii="Arial" w:hAnsi="Arial" w:cs="Arial"/>
        </w:rPr>
        <w:t xml:space="preserve"> 29: 1189–1196.</w:t>
      </w:r>
    </w:p>
    <w:p w14:paraId="62E6E516" w14:textId="77777777" w:rsidR="005C74FE" w:rsidRPr="005C74FE" w:rsidRDefault="005C74FE" w:rsidP="005C74FE">
      <w:pPr>
        <w:pStyle w:val="Bibliography"/>
        <w:rPr>
          <w:rFonts w:ascii="Arial" w:hAnsi="Arial" w:cs="Arial"/>
        </w:rPr>
      </w:pPr>
      <w:r w:rsidRPr="005C74FE">
        <w:rPr>
          <w:rFonts w:ascii="Arial" w:hAnsi="Arial" w:cs="Arial"/>
        </w:rPr>
        <w:t xml:space="preserve">Gratwicke B, Marshall BE (2001) The relationship between the exotic predators </w:t>
      </w:r>
      <w:r w:rsidRPr="005C74FE">
        <w:rPr>
          <w:rFonts w:ascii="Arial" w:hAnsi="Arial" w:cs="Arial"/>
          <w:i/>
          <w:iCs/>
        </w:rPr>
        <w:t>Micropterus salmoides</w:t>
      </w:r>
      <w:r w:rsidRPr="005C74FE">
        <w:rPr>
          <w:rFonts w:ascii="Arial" w:hAnsi="Arial" w:cs="Arial"/>
        </w:rPr>
        <w:t xml:space="preserve"> and </w:t>
      </w:r>
      <w:r w:rsidRPr="005C74FE">
        <w:rPr>
          <w:rFonts w:ascii="Arial" w:hAnsi="Arial" w:cs="Arial"/>
          <w:i/>
          <w:iCs/>
        </w:rPr>
        <w:t>Serranochromis robustus</w:t>
      </w:r>
      <w:r w:rsidRPr="005C74FE">
        <w:rPr>
          <w:rFonts w:ascii="Arial" w:hAnsi="Arial" w:cs="Arial"/>
        </w:rPr>
        <w:t xml:space="preserve"> and native stream fishes in Zimbabwe. </w:t>
      </w:r>
      <w:r w:rsidRPr="005C74FE">
        <w:rPr>
          <w:rFonts w:ascii="Arial" w:hAnsi="Arial" w:cs="Arial"/>
          <w:i/>
          <w:iCs/>
        </w:rPr>
        <w:t>J Fish Biol</w:t>
      </w:r>
      <w:r w:rsidRPr="005C74FE">
        <w:rPr>
          <w:rFonts w:ascii="Arial" w:hAnsi="Arial" w:cs="Arial"/>
        </w:rPr>
        <w:t xml:space="preserve"> 58: 68–75.</w:t>
      </w:r>
    </w:p>
    <w:p w14:paraId="4EEF61FF" w14:textId="77777777" w:rsidR="005C74FE" w:rsidRPr="005C74FE" w:rsidRDefault="005C74FE" w:rsidP="005C74FE">
      <w:pPr>
        <w:pStyle w:val="Bibliography"/>
        <w:rPr>
          <w:rFonts w:ascii="Arial" w:hAnsi="Arial" w:cs="Arial"/>
        </w:rPr>
      </w:pPr>
      <w:r w:rsidRPr="005C74FE">
        <w:rPr>
          <w:rFonts w:ascii="Arial" w:hAnsi="Arial" w:cs="Arial"/>
        </w:rPr>
        <w:t xml:space="preserve">Guillette Jr. LJ (2006) Endocrine disrupting contaminants—beyond the dogma. </w:t>
      </w:r>
      <w:r w:rsidRPr="005C74FE">
        <w:rPr>
          <w:rFonts w:ascii="Arial" w:hAnsi="Arial" w:cs="Arial"/>
          <w:i/>
          <w:iCs/>
        </w:rPr>
        <w:t>Environ Health Perspect</w:t>
      </w:r>
      <w:r w:rsidRPr="005C74FE">
        <w:rPr>
          <w:rFonts w:ascii="Arial" w:hAnsi="Arial" w:cs="Arial"/>
        </w:rPr>
        <w:t xml:space="preserve"> 114: 9–12.</w:t>
      </w:r>
    </w:p>
    <w:p w14:paraId="508F47C8" w14:textId="77777777" w:rsidR="005C74FE" w:rsidRPr="005C74FE" w:rsidRDefault="005C74FE" w:rsidP="005C74FE">
      <w:pPr>
        <w:pStyle w:val="Bibliography"/>
        <w:rPr>
          <w:rFonts w:ascii="Arial" w:hAnsi="Arial" w:cs="Arial"/>
        </w:rPr>
      </w:pPr>
      <w:r w:rsidRPr="005C74FE">
        <w:rPr>
          <w:rFonts w:ascii="Arial" w:hAnsi="Arial" w:cs="Arial"/>
        </w:rPr>
        <w:t xml:space="preserve">Guillette TC, McCord J, Guillette M, Polera ME, Rachels KT, Morgeson C, Kotlarz N, Knappe DRU, Reading BJ, Strynar M, </w:t>
      </w:r>
      <w:r w:rsidRPr="005C74FE">
        <w:rPr>
          <w:rFonts w:ascii="Arial" w:hAnsi="Arial" w:cs="Arial"/>
          <w:i/>
          <w:iCs/>
        </w:rPr>
        <w:t>et al.</w:t>
      </w:r>
      <w:r w:rsidRPr="005C74FE">
        <w:rPr>
          <w:rFonts w:ascii="Arial" w:hAnsi="Arial" w:cs="Arial"/>
        </w:rPr>
        <w:t xml:space="preserve"> (2020) Elevated levels of per- and polyfluoroalkyl substances in Cape Fear River Striped Bass (</w:t>
      </w:r>
      <w:r w:rsidRPr="005C74FE">
        <w:rPr>
          <w:rFonts w:ascii="Arial" w:hAnsi="Arial" w:cs="Arial"/>
          <w:i/>
          <w:iCs/>
        </w:rPr>
        <w:t>Morone saxatilis</w:t>
      </w:r>
      <w:r w:rsidRPr="005C74FE">
        <w:rPr>
          <w:rFonts w:ascii="Arial" w:hAnsi="Arial" w:cs="Arial"/>
        </w:rPr>
        <w:t xml:space="preserve">) are associated with biomarkers of altered immune and liver function. </w:t>
      </w:r>
      <w:r w:rsidRPr="005C74FE">
        <w:rPr>
          <w:rFonts w:ascii="Arial" w:hAnsi="Arial" w:cs="Arial"/>
          <w:i/>
          <w:iCs/>
        </w:rPr>
        <w:t>Environ Int</w:t>
      </w:r>
      <w:r w:rsidRPr="005C74FE">
        <w:rPr>
          <w:rFonts w:ascii="Arial" w:hAnsi="Arial" w:cs="Arial"/>
        </w:rPr>
        <w:t xml:space="preserve"> 136: 105358.</w:t>
      </w:r>
    </w:p>
    <w:p w14:paraId="23C19CD3" w14:textId="77777777" w:rsidR="005C74FE" w:rsidRPr="005C74FE" w:rsidRDefault="005C74FE" w:rsidP="005C74FE">
      <w:pPr>
        <w:pStyle w:val="Bibliography"/>
        <w:rPr>
          <w:rFonts w:ascii="Arial" w:hAnsi="Arial" w:cs="Arial"/>
        </w:rPr>
      </w:pPr>
      <w:r w:rsidRPr="005C74FE">
        <w:rPr>
          <w:rFonts w:ascii="Arial" w:hAnsi="Arial" w:cs="Arial"/>
        </w:rPr>
        <w:t xml:space="preserve">Hamlin HJ, Guillette Jr. LJ (2010) Birth defects in wildlife: the role of environmental contaminants as inducers of reproductive and developmental dysfunction. </w:t>
      </w:r>
      <w:r w:rsidRPr="005C74FE">
        <w:rPr>
          <w:rFonts w:ascii="Arial" w:hAnsi="Arial" w:cs="Arial"/>
          <w:i/>
          <w:iCs/>
        </w:rPr>
        <w:t>Syst Biol Reprod</w:t>
      </w:r>
      <w:r w:rsidRPr="005C74FE">
        <w:rPr>
          <w:rFonts w:ascii="Arial" w:hAnsi="Arial" w:cs="Arial"/>
        </w:rPr>
        <w:t xml:space="preserve"> 56: 113–121.</w:t>
      </w:r>
    </w:p>
    <w:p w14:paraId="55AA03F9" w14:textId="77777777" w:rsidR="005C74FE" w:rsidRPr="005C74FE" w:rsidRDefault="005C74FE" w:rsidP="005C74FE">
      <w:pPr>
        <w:pStyle w:val="Bibliography"/>
        <w:rPr>
          <w:rFonts w:ascii="Arial" w:hAnsi="Arial" w:cs="Arial"/>
        </w:rPr>
      </w:pPr>
      <w:r w:rsidRPr="005C74FE">
        <w:rPr>
          <w:rFonts w:ascii="Arial" w:hAnsi="Arial" w:cs="Arial"/>
        </w:rPr>
        <w:t xml:space="preserve">Hertika AMS, Arfiati D, Lusiana ED, Putra RB (2022) Effect of environmental factors on blood counts of Gambusia affinis caught at brantas river watershed, Indonesia. </w:t>
      </w:r>
      <w:r w:rsidRPr="005C74FE">
        <w:rPr>
          <w:rFonts w:ascii="Arial" w:hAnsi="Arial" w:cs="Arial"/>
          <w:i/>
          <w:iCs/>
        </w:rPr>
        <w:t>F1000Research</w:t>
      </w:r>
      <w:r w:rsidRPr="005C74FE">
        <w:rPr>
          <w:rFonts w:ascii="Arial" w:hAnsi="Arial" w:cs="Arial"/>
        </w:rPr>
        <w:t xml:space="preserve"> 10: 1169.</w:t>
      </w:r>
    </w:p>
    <w:p w14:paraId="76673F92" w14:textId="77777777" w:rsidR="005C74FE" w:rsidRPr="005C74FE" w:rsidRDefault="005C74FE" w:rsidP="005C74FE">
      <w:pPr>
        <w:pStyle w:val="Bibliography"/>
        <w:rPr>
          <w:rFonts w:ascii="Arial" w:hAnsi="Arial" w:cs="Arial"/>
        </w:rPr>
      </w:pPr>
      <w:r w:rsidRPr="005C74FE">
        <w:rPr>
          <w:rFonts w:ascii="Arial" w:hAnsi="Arial" w:cs="Arial"/>
        </w:rPr>
        <w:t xml:space="preserve">Hertika AMS, Musa M, Amron K, Putra RBDS, Alfarisi MA, Putra AFR, Halimah MF, Wijanata IBP (2025) Analysis of fish hematological profiles as bioindicators of water pollution in fish conservation areas, East Java, Indonesia. </w:t>
      </w:r>
      <w:r w:rsidRPr="005C74FE">
        <w:rPr>
          <w:rFonts w:ascii="Arial" w:hAnsi="Arial" w:cs="Arial"/>
          <w:i/>
          <w:iCs/>
        </w:rPr>
        <w:t>Water Environ Res</w:t>
      </w:r>
      <w:r w:rsidRPr="005C74FE">
        <w:rPr>
          <w:rFonts w:ascii="Arial" w:hAnsi="Arial" w:cs="Arial"/>
        </w:rPr>
        <w:t xml:space="preserve"> 97: e70126.</w:t>
      </w:r>
    </w:p>
    <w:p w14:paraId="71FEB541" w14:textId="77777777" w:rsidR="005C74FE" w:rsidRPr="005C74FE" w:rsidRDefault="005C74FE" w:rsidP="005C74FE">
      <w:pPr>
        <w:pStyle w:val="Bibliography"/>
        <w:rPr>
          <w:rFonts w:ascii="Arial" w:hAnsi="Arial" w:cs="Arial"/>
        </w:rPr>
      </w:pPr>
      <w:r w:rsidRPr="005C74FE">
        <w:rPr>
          <w:rFonts w:ascii="Arial" w:hAnsi="Arial" w:cs="Arial"/>
        </w:rPr>
        <w:t xml:space="preserve">Hontela A, Rasmussen JB, Audet C, Chevalier G (1992) Impaired cortisol stress response in fish from environments polluted by PAHs, PCBs, and mercury. </w:t>
      </w:r>
      <w:r w:rsidRPr="005C74FE">
        <w:rPr>
          <w:rFonts w:ascii="Arial" w:hAnsi="Arial" w:cs="Arial"/>
          <w:i/>
          <w:iCs/>
        </w:rPr>
        <w:t>Arch Environ Contam Toxicol</w:t>
      </w:r>
      <w:r w:rsidRPr="005C74FE">
        <w:rPr>
          <w:rFonts w:ascii="Arial" w:hAnsi="Arial" w:cs="Arial"/>
        </w:rPr>
        <w:t xml:space="preserve"> 22: 278–283.</w:t>
      </w:r>
    </w:p>
    <w:p w14:paraId="537C6A22" w14:textId="77777777" w:rsidR="005C74FE" w:rsidRPr="005C74FE" w:rsidRDefault="005C74FE" w:rsidP="005C74FE">
      <w:pPr>
        <w:pStyle w:val="Bibliography"/>
        <w:rPr>
          <w:rFonts w:ascii="Arial" w:hAnsi="Arial" w:cs="Arial"/>
        </w:rPr>
      </w:pPr>
      <w:r w:rsidRPr="005C74FE">
        <w:rPr>
          <w:rFonts w:ascii="Arial" w:hAnsi="Arial" w:cs="Arial"/>
        </w:rPr>
        <w:t xml:space="preserve">Houwen B (2002) Blood film preparation and staining procedures. </w:t>
      </w:r>
      <w:r w:rsidRPr="005C74FE">
        <w:rPr>
          <w:rFonts w:ascii="Arial" w:hAnsi="Arial" w:cs="Arial"/>
          <w:i/>
          <w:iCs/>
        </w:rPr>
        <w:t>Clin Lab Med</w:t>
      </w:r>
      <w:r w:rsidRPr="005C74FE">
        <w:rPr>
          <w:rFonts w:ascii="Arial" w:hAnsi="Arial" w:cs="Arial"/>
        </w:rPr>
        <w:t xml:space="preserve"> 22: 1–14.</w:t>
      </w:r>
    </w:p>
    <w:p w14:paraId="67008D5D" w14:textId="77777777" w:rsidR="005C74FE" w:rsidRPr="005C74FE" w:rsidRDefault="005C74FE" w:rsidP="005C74FE">
      <w:pPr>
        <w:pStyle w:val="Bibliography"/>
        <w:rPr>
          <w:rFonts w:ascii="Arial" w:hAnsi="Arial" w:cs="Arial"/>
        </w:rPr>
      </w:pPr>
      <w:r w:rsidRPr="005C74FE">
        <w:rPr>
          <w:rFonts w:ascii="Arial" w:hAnsi="Arial" w:cs="Arial"/>
        </w:rPr>
        <w:lastRenderedPageBreak/>
        <w:t xml:space="preserve">Hu F, Yin L, Dong F, Zheng M, Zhao Y, Fu S, Zhang W, Chen X (2021) Effects of long-term cadmium exposure on growth, antioxidant defense and DNA methylation in juvenile Nile tilapia (Oreochromis niloticus). </w:t>
      </w:r>
      <w:r w:rsidRPr="005C74FE">
        <w:rPr>
          <w:rFonts w:ascii="Arial" w:hAnsi="Arial" w:cs="Arial"/>
          <w:i/>
          <w:iCs/>
        </w:rPr>
        <w:t>Aquat Toxicol</w:t>
      </w:r>
      <w:r w:rsidRPr="005C74FE">
        <w:rPr>
          <w:rFonts w:ascii="Arial" w:hAnsi="Arial" w:cs="Arial"/>
        </w:rPr>
        <w:t xml:space="preserve"> 241: 106014.</w:t>
      </w:r>
    </w:p>
    <w:p w14:paraId="1B3C2206" w14:textId="77777777" w:rsidR="005C74FE" w:rsidRPr="005C74FE" w:rsidRDefault="005C74FE" w:rsidP="005C74FE">
      <w:pPr>
        <w:pStyle w:val="Bibliography"/>
        <w:rPr>
          <w:rFonts w:ascii="Arial" w:hAnsi="Arial" w:cs="Arial"/>
        </w:rPr>
      </w:pPr>
      <w:r w:rsidRPr="005C74FE">
        <w:rPr>
          <w:rFonts w:ascii="Arial" w:hAnsi="Arial" w:cs="Arial"/>
        </w:rPr>
        <w:t xml:space="preserve">Jackson AP, Alloway BJ (1991) The bioavailability of cadmium to lettuce and cabbage in soils previously treated with sewage sludges. </w:t>
      </w:r>
      <w:r w:rsidRPr="005C74FE">
        <w:rPr>
          <w:rFonts w:ascii="Arial" w:hAnsi="Arial" w:cs="Arial"/>
          <w:i/>
          <w:iCs/>
        </w:rPr>
        <w:t>Plant Soil</w:t>
      </w:r>
      <w:r w:rsidRPr="005C74FE">
        <w:rPr>
          <w:rFonts w:ascii="Arial" w:hAnsi="Arial" w:cs="Arial"/>
        </w:rPr>
        <w:t xml:space="preserve"> 132: 179–186.</w:t>
      </w:r>
    </w:p>
    <w:p w14:paraId="6CF1EF9B" w14:textId="77777777" w:rsidR="005C74FE" w:rsidRPr="005C74FE" w:rsidRDefault="005C74FE" w:rsidP="005C74FE">
      <w:pPr>
        <w:pStyle w:val="Bibliography"/>
        <w:rPr>
          <w:rFonts w:ascii="Arial" w:hAnsi="Arial" w:cs="Arial"/>
        </w:rPr>
      </w:pPr>
      <w:r w:rsidRPr="005C74FE">
        <w:rPr>
          <w:rFonts w:ascii="Arial" w:hAnsi="Arial" w:cs="Arial"/>
        </w:rPr>
        <w:t xml:space="preserve">Jadaa W, Mohammed H (2023) Heavy metals–definition, natural and anthropogenic sources of releasing into ecosystems, toxicity, and removal methods–an overview study. </w:t>
      </w:r>
      <w:r w:rsidRPr="005C74FE">
        <w:rPr>
          <w:rFonts w:ascii="Arial" w:hAnsi="Arial" w:cs="Arial"/>
          <w:i/>
          <w:iCs/>
        </w:rPr>
        <w:t>Journal of Ecological Engineering</w:t>
      </w:r>
      <w:r w:rsidRPr="005C74FE">
        <w:rPr>
          <w:rFonts w:ascii="Arial" w:hAnsi="Arial" w:cs="Arial"/>
        </w:rPr>
        <w:t xml:space="preserve"> 24: 249–271.</w:t>
      </w:r>
    </w:p>
    <w:p w14:paraId="18820CB0" w14:textId="77777777" w:rsidR="005C74FE" w:rsidRPr="005C74FE" w:rsidRDefault="005C74FE" w:rsidP="005C74FE">
      <w:pPr>
        <w:pStyle w:val="Bibliography"/>
        <w:rPr>
          <w:rFonts w:ascii="Arial" w:hAnsi="Arial" w:cs="Arial"/>
        </w:rPr>
      </w:pPr>
      <w:r w:rsidRPr="005C74FE">
        <w:rPr>
          <w:rFonts w:ascii="Arial" w:hAnsi="Arial" w:cs="Arial"/>
        </w:rPr>
        <w:t xml:space="preserve">Jaffer NS, Rabee AM, Al-Chalabi SMM (2017) Biochemical and hematological parameters and histological alterations in fish Cyprinus carpio L. as biomarkers for water pollution with chlorpyrifos. </w:t>
      </w:r>
      <w:r w:rsidRPr="005C74FE">
        <w:rPr>
          <w:rFonts w:ascii="Arial" w:hAnsi="Arial" w:cs="Arial"/>
          <w:i/>
          <w:iCs/>
        </w:rPr>
        <w:t>Hum Ecol Risk Assess</w:t>
      </w:r>
      <w:r w:rsidRPr="005C74FE">
        <w:rPr>
          <w:rFonts w:ascii="Arial" w:hAnsi="Arial" w:cs="Arial"/>
        </w:rPr>
        <w:t xml:space="preserve"> 23: 605–616.</w:t>
      </w:r>
    </w:p>
    <w:p w14:paraId="502D8DAF" w14:textId="77777777" w:rsidR="005C74FE" w:rsidRPr="005C74FE" w:rsidRDefault="005C74FE" w:rsidP="005C74FE">
      <w:pPr>
        <w:pStyle w:val="Bibliography"/>
        <w:rPr>
          <w:rFonts w:ascii="Arial" w:hAnsi="Arial" w:cs="Arial"/>
        </w:rPr>
      </w:pPr>
      <w:r w:rsidRPr="005C74FE">
        <w:rPr>
          <w:rFonts w:ascii="Arial" w:hAnsi="Arial" w:cs="Arial"/>
        </w:rPr>
        <w:t xml:space="preserve">Kahlon SK, Sharma G, Julka JM, Kumar A, Sharma S, Stadler FJ (2018) Impact of heavy metals and nanoparticles on aquatic biota. </w:t>
      </w:r>
      <w:r w:rsidRPr="005C74FE">
        <w:rPr>
          <w:rFonts w:ascii="Arial" w:hAnsi="Arial" w:cs="Arial"/>
          <w:i/>
          <w:iCs/>
        </w:rPr>
        <w:t>Environ Chem Lett</w:t>
      </w:r>
      <w:r w:rsidRPr="005C74FE">
        <w:rPr>
          <w:rFonts w:ascii="Arial" w:hAnsi="Arial" w:cs="Arial"/>
        </w:rPr>
        <w:t xml:space="preserve"> 16: 919–946.</w:t>
      </w:r>
    </w:p>
    <w:p w14:paraId="7EA152EE" w14:textId="77777777" w:rsidR="005C74FE" w:rsidRPr="005C74FE" w:rsidRDefault="005C74FE" w:rsidP="005C74FE">
      <w:pPr>
        <w:pStyle w:val="Bibliography"/>
        <w:rPr>
          <w:rFonts w:ascii="Arial" w:hAnsi="Arial" w:cs="Arial"/>
        </w:rPr>
      </w:pPr>
      <w:r w:rsidRPr="005C74FE">
        <w:rPr>
          <w:rFonts w:ascii="Arial" w:hAnsi="Arial" w:cs="Arial"/>
        </w:rPr>
        <w:t>Kim D, Taylor AT, Near TJ (2022) Phylogenomics and species delimitation of the economically important Black Basses (</w:t>
      </w:r>
      <w:r w:rsidRPr="005C74FE">
        <w:rPr>
          <w:rFonts w:ascii="Arial" w:hAnsi="Arial" w:cs="Arial"/>
          <w:i/>
          <w:iCs/>
        </w:rPr>
        <w:t>Micropterus</w:t>
      </w:r>
      <w:r w:rsidRPr="005C74FE">
        <w:rPr>
          <w:rFonts w:ascii="Arial" w:hAnsi="Arial" w:cs="Arial"/>
        </w:rPr>
        <w:t xml:space="preserve">). </w:t>
      </w:r>
      <w:r w:rsidRPr="005C74FE">
        <w:rPr>
          <w:rFonts w:ascii="Arial" w:hAnsi="Arial" w:cs="Arial"/>
          <w:i/>
          <w:iCs/>
        </w:rPr>
        <w:t>Sci Rep</w:t>
      </w:r>
      <w:r w:rsidRPr="005C74FE">
        <w:rPr>
          <w:rFonts w:ascii="Arial" w:hAnsi="Arial" w:cs="Arial"/>
        </w:rPr>
        <w:t xml:space="preserve"> 12: 9113.</w:t>
      </w:r>
    </w:p>
    <w:p w14:paraId="0DF764EF" w14:textId="77777777" w:rsidR="005C74FE" w:rsidRPr="005C74FE" w:rsidRDefault="005C74FE" w:rsidP="005C74FE">
      <w:pPr>
        <w:pStyle w:val="Bibliography"/>
        <w:rPr>
          <w:rFonts w:ascii="Arial" w:hAnsi="Arial" w:cs="Arial"/>
        </w:rPr>
      </w:pPr>
      <w:r w:rsidRPr="005C74FE">
        <w:rPr>
          <w:rFonts w:ascii="Arial" w:hAnsi="Arial" w:cs="Arial"/>
        </w:rPr>
        <w:t>Kleinow KM, Nichols JW, Hayton WL, McKim JM, Barron MG (2008) Toxicokinetics in fishes. In: The Toxicology of Fishes. CRC Press, pp 55–152.</w:t>
      </w:r>
    </w:p>
    <w:p w14:paraId="66E7CAA9" w14:textId="77777777" w:rsidR="005C74FE" w:rsidRPr="005C74FE" w:rsidRDefault="005C74FE" w:rsidP="005C74FE">
      <w:pPr>
        <w:pStyle w:val="Bibliography"/>
        <w:rPr>
          <w:rFonts w:ascii="Arial" w:hAnsi="Arial" w:cs="Arial"/>
        </w:rPr>
      </w:pPr>
      <w:r w:rsidRPr="005C74FE">
        <w:rPr>
          <w:rFonts w:ascii="Arial" w:hAnsi="Arial" w:cs="Arial"/>
        </w:rPr>
        <w:t xml:space="preserve">Kubier A, Hamer K, Pichler T (2020) Cadmium background levels in groundwater in an area dominated by agriculture. </w:t>
      </w:r>
      <w:r w:rsidRPr="005C74FE">
        <w:rPr>
          <w:rFonts w:ascii="Arial" w:hAnsi="Arial" w:cs="Arial"/>
          <w:i/>
          <w:iCs/>
        </w:rPr>
        <w:t>Integr Environ Assess Manag</w:t>
      </w:r>
      <w:r w:rsidRPr="005C74FE">
        <w:rPr>
          <w:rFonts w:ascii="Arial" w:hAnsi="Arial" w:cs="Arial"/>
        </w:rPr>
        <w:t xml:space="preserve"> 16: 103–113.</w:t>
      </w:r>
    </w:p>
    <w:p w14:paraId="6556AB2E" w14:textId="77777777" w:rsidR="005C74FE" w:rsidRPr="002E65DB" w:rsidRDefault="005C74FE" w:rsidP="005C74FE">
      <w:pPr>
        <w:pStyle w:val="Bibliography"/>
        <w:rPr>
          <w:rFonts w:ascii="Arial" w:hAnsi="Arial" w:cs="Arial"/>
          <w:lang w:val="fr-FR"/>
          <w:rPrChange w:id="328" w:author="Christopher Murray" w:date="2025-11-03T09:38:00Z" w16du:dateUtc="2025-11-03T15:38:00Z">
            <w:rPr>
              <w:rFonts w:ascii="Arial" w:hAnsi="Arial" w:cs="Arial"/>
            </w:rPr>
          </w:rPrChange>
        </w:rPr>
      </w:pPr>
      <w:r w:rsidRPr="005C74FE">
        <w:rPr>
          <w:rFonts w:ascii="Arial" w:hAnsi="Arial" w:cs="Arial"/>
        </w:rPr>
        <w:t xml:space="preserve">Kurwadkar S, Dane J, Kanel SR, Nadagouda MN, Cawdrey RW, Ambade B, Struckhoff GC, Wilkin R (2022) </w:t>
      </w:r>
      <w:r w:rsidRPr="005C74FE">
        <w:rPr>
          <w:rFonts w:ascii="Arial" w:hAnsi="Arial" w:cs="Arial"/>
          <w:i/>
          <w:iCs/>
        </w:rPr>
        <w:t>Per</w:t>
      </w:r>
      <w:r w:rsidRPr="005C74FE">
        <w:rPr>
          <w:rFonts w:ascii="Arial" w:hAnsi="Arial" w:cs="Arial"/>
        </w:rPr>
        <w:t xml:space="preserve">- and polyfluoroalkyl substances in water and wastewater: a critical review of their global occurrence and distribution. </w:t>
      </w:r>
      <w:r w:rsidRPr="002E65DB">
        <w:rPr>
          <w:rFonts w:ascii="Arial" w:hAnsi="Arial" w:cs="Arial"/>
          <w:i/>
          <w:iCs/>
          <w:lang w:val="fr-FR"/>
          <w:rPrChange w:id="329" w:author="Christopher Murray" w:date="2025-11-03T09:38:00Z" w16du:dateUtc="2025-11-03T15:38:00Z">
            <w:rPr>
              <w:rFonts w:ascii="Arial" w:hAnsi="Arial" w:cs="Arial"/>
              <w:i/>
              <w:iCs/>
            </w:rPr>
          </w:rPrChange>
        </w:rPr>
        <w:t>Sci Total Environ</w:t>
      </w:r>
      <w:r w:rsidRPr="002E65DB">
        <w:rPr>
          <w:rFonts w:ascii="Arial" w:hAnsi="Arial" w:cs="Arial"/>
          <w:lang w:val="fr-FR"/>
          <w:rPrChange w:id="330" w:author="Christopher Murray" w:date="2025-11-03T09:38:00Z" w16du:dateUtc="2025-11-03T15:38:00Z">
            <w:rPr>
              <w:rFonts w:ascii="Arial" w:hAnsi="Arial" w:cs="Arial"/>
            </w:rPr>
          </w:rPrChange>
        </w:rPr>
        <w:t xml:space="preserve"> 809: 151003.</w:t>
      </w:r>
    </w:p>
    <w:p w14:paraId="48F1F23B" w14:textId="77777777" w:rsidR="005C74FE" w:rsidRPr="002E65DB" w:rsidRDefault="005C74FE" w:rsidP="005C74FE">
      <w:pPr>
        <w:pStyle w:val="Bibliography"/>
        <w:rPr>
          <w:rFonts w:ascii="Arial" w:hAnsi="Arial" w:cs="Arial"/>
          <w:lang w:val="fr-FR"/>
          <w:rPrChange w:id="331" w:author="Christopher Murray" w:date="2025-11-03T09:38:00Z" w16du:dateUtc="2025-11-03T15:38:00Z">
            <w:rPr>
              <w:rFonts w:ascii="Arial" w:hAnsi="Arial" w:cs="Arial"/>
            </w:rPr>
          </w:rPrChange>
        </w:rPr>
      </w:pPr>
      <w:r w:rsidRPr="002E65DB">
        <w:rPr>
          <w:rFonts w:ascii="Arial" w:hAnsi="Arial" w:cs="Arial"/>
          <w:lang w:val="fr-FR"/>
          <w:rPrChange w:id="332" w:author="Christopher Murray" w:date="2025-11-03T09:38:00Z" w16du:dateUtc="2025-11-03T15:38:00Z">
            <w:rPr>
              <w:rFonts w:ascii="Arial" w:hAnsi="Arial" w:cs="Arial"/>
            </w:rPr>
          </w:rPrChange>
        </w:rPr>
        <w:t xml:space="preserve">Lacépède BGE (1802) </w:t>
      </w:r>
      <w:r w:rsidRPr="002E65DB">
        <w:rPr>
          <w:rFonts w:ascii="Arial" w:hAnsi="Arial" w:cs="Arial"/>
          <w:i/>
          <w:iCs/>
          <w:lang w:val="fr-FR"/>
          <w:rPrChange w:id="333" w:author="Christopher Murray" w:date="2025-11-03T09:38:00Z" w16du:dateUtc="2025-11-03T15:38:00Z">
            <w:rPr>
              <w:rFonts w:ascii="Arial" w:hAnsi="Arial" w:cs="Arial"/>
              <w:i/>
              <w:iCs/>
            </w:rPr>
          </w:rPrChange>
        </w:rPr>
        <w:t>Histoire Naturelle Des Poissons V. 4</w:t>
      </w:r>
      <w:r w:rsidRPr="002E65DB">
        <w:rPr>
          <w:rFonts w:ascii="Arial" w:hAnsi="Arial" w:cs="Arial"/>
          <w:lang w:val="fr-FR"/>
          <w:rPrChange w:id="334" w:author="Christopher Murray" w:date="2025-11-03T09:38:00Z" w16du:dateUtc="2025-11-03T15:38:00Z">
            <w:rPr>
              <w:rFonts w:ascii="Arial" w:hAnsi="Arial" w:cs="Arial"/>
            </w:rPr>
          </w:rPrChange>
        </w:rPr>
        <w:t>.</w:t>
      </w:r>
    </w:p>
    <w:p w14:paraId="04E69834" w14:textId="77777777" w:rsidR="005C74FE" w:rsidRPr="005C74FE" w:rsidRDefault="005C74FE" w:rsidP="005C74FE">
      <w:pPr>
        <w:pStyle w:val="Bibliography"/>
        <w:rPr>
          <w:rFonts w:ascii="Arial" w:hAnsi="Arial" w:cs="Arial"/>
        </w:rPr>
      </w:pPr>
      <w:r w:rsidRPr="002E65DB">
        <w:rPr>
          <w:rFonts w:ascii="Arial" w:hAnsi="Arial" w:cs="Arial"/>
          <w:lang w:val="fr-FR"/>
          <w:rPrChange w:id="335" w:author="Christopher Murray" w:date="2025-11-03T09:38:00Z" w16du:dateUtc="2025-11-03T15:38:00Z">
            <w:rPr>
              <w:rFonts w:ascii="Arial" w:hAnsi="Arial" w:cs="Arial"/>
            </w:rPr>
          </w:rPrChange>
        </w:rPr>
        <w:t xml:space="preserve">Lescord GL, Kidd KA, De Silva AO, Williamson M, Spencer C, Wang X, Muir DCG (2015) Perfluorinated and polyfluorinated compounds in lake food webs from the Canadian High Arctic. </w:t>
      </w:r>
      <w:r w:rsidRPr="005C74FE">
        <w:rPr>
          <w:rFonts w:ascii="Arial" w:hAnsi="Arial" w:cs="Arial"/>
          <w:i/>
          <w:iCs/>
        </w:rPr>
        <w:t>Environ Sci Technol</w:t>
      </w:r>
      <w:r w:rsidRPr="005C74FE">
        <w:rPr>
          <w:rFonts w:ascii="Arial" w:hAnsi="Arial" w:cs="Arial"/>
        </w:rPr>
        <w:t xml:space="preserve"> 49: 2694–2702.</w:t>
      </w:r>
    </w:p>
    <w:p w14:paraId="1D69C368" w14:textId="77777777" w:rsidR="005C74FE" w:rsidRPr="005C74FE" w:rsidRDefault="005C74FE" w:rsidP="005C74FE">
      <w:pPr>
        <w:pStyle w:val="Bibliography"/>
        <w:rPr>
          <w:rFonts w:ascii="Arial" w:hAnsi="Arial" w:cs="Arial"/>
        </w:rPr>
      </w:pPr>
      <w:r w:rsidRPr="005C74FE">
        <w:rPr>
          <w:rFonts w:ascii="Arial" w:hAnsi="Arial" w:cs="Arial"/>
        </w:rPr>
        <w:t xml:space="preserve">Lesueur CA (1822) Descriptions of the five new species of the genus </w:t>
      </w:r>
      <w:r w:rsidRPr="005C74FE">
        <w:rPr>
          <w:rFonts w:ascii="Arial" w:hAnsi="Arial" w:cs="Arial"/>
          <w:i/>
          <w:iCs/>
        </w:rPr>
        <w:t>Cichla</w:t>
      </w:r>
      <w:r w:rsidRPr="005C74FE">
        <w:rPr>
          <w:rFonts w:ascii="Arial" w:hAnsi="Arial" w:cs="Arial"/>
        </w:rPr>
        <w:t xml:space="preserve"> of Cuvier. </w:t>
      </w:r>
      <w:r w:rsidRPr="005C74FE">
        <w:rPr>
          <w:rFonts w:ascii="Arial" w:hAnsi="Arial" w:cs="Arial"/>
          <w:i/>
          <w:iCs/>
        </w:rPr>
        <w:t>J Acad Nat Sci Phila</w:t>
      </w:r>
      <w:r w:rsidRPr="005C74FE">
        <w:rPr>
          <w:rFonts w:ascii="Arial" w:hAnsi="Arial" w:cs="Arial"/>
        </w:rPr>
        <w:t xml:space="preserve"> 2: 214–221.</w:t>
      </w:r>
    </w:p>
    <w:p w14:paraId="7D7A2F50" w14:textId="77777777" w:rsidR="005C74FE" w:rsidRPr="005C74FE" w:rsidRDefault="005C74FE" w:rsidP="005C74FE">
      <w:pPr>
        <w:pStyle w:val="Bibliography"/>
        <w:rPr>
          <w:rFonts w:ascii="Arial" w:hAnsi="Arial" w:cs="Arial"/>
        </w:rPr>
      </w:pPr>
      <w:r w:rsidRPr="005C74FE">
        <w:rPr>
          <w:rFonts w:ascii="Arial" w:hAnsi="Arial" w:cs="Arial"/>
        </w:rPr>
        <w:t xml:space="preserve">Lewis RW, Andrus AK, Arroyo J, Brescia S, Botham PA, Corvaro M, Daston GP, Hofmann T, Rodriguez C, Sewell F, </w:t>
      </w:r>
      <w:r w:rsidRPr="005C74FE">
        <w:rPr>
          <w:rFonts w:ascii="Arial" w:hAnsi="Arial" w:cs="Arial"/>
          <w:i/>
          <w:iCs/>
        </w:rPr>
        <w:t>et al.</w:t>
      </w:r>
      <w:r w:rsidRPr="005C74FE">
        <w:rPr>
          <w:rFonts w:ascii="Arial" w:hAnsi="Arial" w:cs="Arial"/>
        </w:rPr>
        <w:t xml:space="preserve"> (2024) Considerations for the development of guidance on dose level selection for developmental and reproductive toxicity studies. </w:t>
      </w:r>
      <w:r w:rsidRPr="005C74FE">
        <w:rPr>
          <w:rFonts w:ascii="Arial" w:hAnsi="Arial" w:cs="Arial"/>
          <w:i/>
          <w:iCs/>
        </w:rPr>
        <w:t>RTP</w:t>
      </w:r>
      <w:r w:rsidRPr="005C74FE">
        <w:rPr>
          <w:rFonts w:ascii="Arial" w:hAnsi="Arial" w:cs="Arial"/>
        </w:rPr>
        <w:t xml:space="preserve"> 148: 105585.</w:t>
      </w:r>
    </w:p>
    <w:p w14:paraId="53761BA7" w14:textId="77777777" w:rsidR="005C74FE" w:rsidRPr="005C74FE" w:rsidRDefault="005C74FE" w:rsidP="005C74FE">
      <w:pPr>
        <w:pStyle w:val="Bibliography"/>
        <w:rPr>
          <w:rFonts w:ascii="Arial" w:hAnsi="Arial" w:cs="Arial"/>
        </w:rPr>
      </w:pPr>
      <w:r w:rsidRPr="005C74FE">
        <w:rPr>
          <w:rFonts w:ascii="Arial" w:hAnsi="Arial" w:cs="Arial"/>
        </w:rPr>
        <w:lastRenderedPageBreak/>
        <w:t xml:space="preserve">Liu Y, Chen Q, Li Y, Bi L, Jin L, Peng R (2022) Toxic effects of cadmium on fish. </w:t>
      </w:r>
      <w:r w:rsidRPr="005C74FE">
        <w:rPr>
          <w:rFonts w:ascii="Arial" w:hAnsi="Arial" w:cs="Arial"/>
          <w:i/>
          <w:iCs/>
        </w:rPr>
        <w:t>Toxics</w:t>
      </w:r>
      <w:r w:rsidRPr="005C74FE">
        <w:rPr>
          <w:rFonts w:ascii="Arial" w:hAnsi="Arial" w:cs="Arial"/>
        </w:rPr>
        <w:t xml:space="preserve"> 10: 622.</w:t>
      </w:r>
    </w:p>
    <w:p w14:paraId="750FBECA" w14:textId="77777777" w:rsidR="005C74FE" w:rsidRPr="005C74FE" w:rsidRDefault="005C74FE" w:rsidP="005C74FE">
      <w:pPr>
        <w:pStyle w:val="Bibliography"/>
        <w:rPr>
          <w:rFonts w:ascii="Arial" w:hAnsi="Arial" w:cs="Arial"/>
        </w:rPr>
      </w:pPr>
      <w:r w:rsidRPr="005C74FE">
        <w:rPr>
          <w:rFonts w:ascii="Arial" w:hAnsi="Arial" w:cs="Arial"/>
        </w:rPr>
        <w:t xml:space="preserve">Ludsin SA, DeVries DR (1997) First-year recruitment of largemouth bass: the interdependency of early life stages. </w:t>
      </w:r>
      <w:r w:rsidRPr="005C74FE">
        <w:rPr>
          <w:rFonts w:ascii="Arial" w:hAnsi="Arial" w:cs="Arial"/>
          <w:i/>
          <w:iCs/>
        </w:rPr>
        <w:t>Ecol Appl</w:t>
      </w:r>
      <w:r w:rsidRPr="005C74FE">
        <w:rPr>
          <w:rFonts w:ascii="Arial" w:hAnsi="Arial" w:cs="Arial"/>
        </w:rPr>
        <w:t xml:space="preserve"> 7: 1024–1038.</w:t>
      </w:r>
    </w:p>
    <w:p w14:paraId="78174583" w14:textId="77777777" w:rsidR="005C74FE" w:rsidRPr="005C74FE" w:rsidRDefault="005C74FE" w:rsidP="005C74FE">
      <w:pPr>
        <w:pStyle w:val="Bibliography"/>
        <w:rPr>
          <w:rFonts w:ascii="Arial" w:hAnsi="Arial" w:cs="Arial"/>
        </w:rPr>
      </w:pPr>
      <w:r w:rsidRPr="005C74FE">
        <w:rPr>
          <w:rFonts w:ascii="Arial" w:hAnsi="Arial" w:cs="Arial"/>
        </w:rPr>
        <w:t xml:space="preserve">Mallett MC, Thiem JD, Butler GL, Kennard MJ (2024) A systematic review of approaches to assess fish health responses to anthropogenic threats in freshwater ecosystems. </w:t>
      </w:r>
      <w:r w:rsidRPr="005C74FE">
        <w:rPr>
          <w:rFonts w:ascii="Arial" w:hAnsi="Arial" w:cs="Arial"/>
          <w:i/>
          <w:iCs/>
        </w:rPr>
        <w:t>Conserv Physiol</w:t>
      </w:r>
      <w:r w:rsidRPr="005C74FE">
        <w:rPr>
          <w:rFonts w:ascii="Arial" w:hAnsi="Arial" w:cs="Arial"/>
        </w:rPr>
        <w:t xml:space="preserve"> 12: coae022.</w:t>
      </w:r>
    </w:p>
    <w:p w14:paraId="2FD2B5A4" w14:textId="77777777" w:rsidR="005C74FE" w:rsidRPr="005C74FE" w:rsidRDefault="005C74FE" w:rsidP="005C74FE">
      <w:pPr>
        <w:pStyle w:val="Bibliography"/>
        <w:rPr>
          <w:rFonts w:ascii="Arial" w:hAnsi="Arial" w:cs="Arial"/>
        </w:rPr>
      </w:pPr>
      <w:r w:rsidRPr="005C74FE">
        <w:rPr>
          <w:rFonts w:ascii="Arial" w:hAnsi="Arial" w:cs="Arial"/>
        </w:rPr>
        <w:t xml:space="preserve">Marini M, Caro D, Thomsen M (2020) The new fertilizer regulation: a starting point for cadmium control in European arable soils? </w:t>
      </w:r>
      <w:r w:rsidRPr="005C74FE">
        <w:rPr>
          <w:rFonts w:ascii="Arial" w:hAnsi="Arial" w:cs="Arial"/>
          <w:i/>
          <w:iCs/>
        </w:rPr>
        <w:t>Sci Total Environ</w:t>
      </w:r>
      <w:r w:rsidRPr="005C74FE">
        <w:rPr>
          <w:rFonts w:ascii="Arial" w:hAnsi="Arial" w:cs="Arial"/>
        </w:rPr>
        <w:t xml:space="preserve"> 745: 140876.</w:t>
      </w:r>
    </w:p>
    <w:p w14:paraId="418F2294" w14:textId="77777777" w:rsidR="005C74FE" w:rsidRPr="005C74FE" w:rsidRDefault="005C74FE" w:rsidP="005C74FE">
      <w:pPr>
        <w:pStyle w:val="Bibliography"/>
        <w:rPr>
          <w:rFonts w:ascii="Arial" w:hAnsi="Arial" w:cs="Arial"/>
        </w:rPr>
      </w:pPr>
      <w:r w:rsidRPr="005C74FE">
        <w:rPr>
          <w:rFonts w:ascii="Arial" w:hAnsi="Arial" w:cs="Arial"/>
        </w:rPr>
        <w:t xml:space="preserve">Milnes MR, Guillette Jr. LJ (2008) Alligator tales: new lessons about environmental contaminants from a sentinel species. </w:t>
      </w:r>
      <w:r w:rsidRPr="005C74FE">
        <w:rPr>
          <w:rFonts w:ascii="Arial" w:hAnsi="Arial" w:cs="Arial"/>
          <w:i/>
          <w:iCs/>
        </w:rPr>
        <w:t>Biosci</w:t>
      </w:r>
      <w:r w:rsidRPr="005C74FE">
        <w:rPr>
          <w:rFonts w:ascii="Arial" w:hAnsi="Arial" w:cs="Arial"/>
        </w:rPr>
        <w:t xml:space="preserve"> 58: 1027–1036.</w:t>
      </w:r>
    </w:p>
    <w:p w14:paraId="2B2E64FA" w14:textId="77777777" w:rsidR="005C74FE" w:rsidRPr="005C74FE" w:rsidRDefault="005C74FE" w:rsidP="005C74FE">
      <w:pPr>
        <w:pStyle w:val="Bibliography"/>
        <w:rPr>
          <w:rFonts w:ascii="Arial" w:hAnsi="Arial" w:cs="Arial"/>
        </w:rPr>
      </w:pPr>
      <w:r w:rsidRPr="005C74FE">
        <w:rPr>
          <w:rFonts w:ascii="Arial" w:hAnsi="Arial" w:cs="Arial"/>
        </w:rPr>
        <w:t>Murray CM, Easter M, Merchant M, Cooper A, Crother BI (2013) Can reproductive allometry assess population marginality in crocodilians? a comparative analysis of Gulf Coast American Alligator (</w:t>
      </w:r>
      <w:r w:rsidRPr="005C74FE">
        <w:rPr>
          <w:rFonts w:ascii="Arial" w:hAnsi="Arial" w:cs="Arial"/>
          <w:i/>
          <w:iCs/>
        </w:rPr>
        <w:t>Alligator mississippiensis</w:t>
      </w:r>
      <w:r w:rsidRPr="005C74FE">
        <w:rPr>
          <w:rFonts w:ascii="Arial" w:hAnsi="Arial" w:cs="Arial"/>
        </w:rPr>
        <w:t xml:space="preserve">) populations. </w:t>
      </w:r>
      <w:r w:rsidRPr="005C74FE">
        <w:rPr>
          <w:rFonts w:ascii="Arial" w:hAnsi="Arial" w:cs="Arial"/>
          <w:i/>
          <w:iCs/>
        </w:rPr>
        <w:t>Ichthyol Herpetol</w:t>
      </w:r>
      <w:r w:rsidRPr="005C74FE">
        <w:rPr>
          <w:rFonts w:ascii="Arial" w:hAnsi="Arial" w:cs="Arial"/>
        </w:rPr>
        <w:t xml:space="preserve"> 2013: 268–276.</w:t>
      </w:r>
    </w:p>
    <w:p w14:paraId="2DE4A32A" w14:textId="77777777" w:rsidR="005C74FE" w:rsidRPr="005C74FE" w:rsidRDefault="005C74FE" w:rsidP="005C74FE">
      <w:pPr>
        <w:pStyle w:val="Bibliography"/>
        <w:rPr>
          <w:rFonts w:ascii="Arial" w:hAnsi="Arial" w:cs="Arial"/>
        </w:rPr>
      </w:pPr>
      <w:r w:rsidRPr="005C74FE">
        <w:rPr>
          <w:rFonts w:ascii="Arial" w:hAnsi="Arial" w:cs="Arial"/>
        </w:rPr>
        <w:t xml:space="preserve">Murray KS, Rogers DT, Kaufman MM (2004) Heavy Metals in an urban watershed in southeastern Michigan. </w:t>
      </w:r>
      <w:r w:rsidRPr="005C74FE">
        <w:rPr>
          <w:rFonts w:ascii="Arial" w:hAnsi="Arial" w:cs="Arial"/>
          <w:i/>
          <w:iCs/>
        </w:rPr>
        <w:t>J of Env Quality</w:t>
      </w:r>
      <w:r w:rsidRPr="005C74FE">
        <w:rPr>
          <w:rFonts w:ascii="Arial" w:hAnsi="Arial" w:cs="Arial"/>
        </w:rPr>
        <w:t xml:space="preserve"> 33: 163–172.</w:t>
      </w:r>
    </w:p>
    <w:p w14:paraId="37543BA7" w14:textId="77777777" w:rsidR="005C74FE" w:rsidRPr="005C74FE" w:rsidRDefault="005C74FE" w:rsidP="005C74FE">
      <w:pPr>
        <w:pStyle w:val="Bibliography"/>
        <w:rPr>
          <w:rFonts w:ascii="Arial" w:hAnsi="Arial" w:cs="Arial"/>
        </w:rPr>
      </w:pPr>
      <w:r w:rsidRPr="005C74FE">
        <w:rPr>
          <w:rFonts w:ascii="Arial" w:hAnsi="Arial" w:cs="Arial"/>
        </w:rPr>
        <w:t xml:space="preserve">Mussabek D, Söderman A, Imura T, Persson KM, Nakagawa K, Ahrens L, Berndtsson R (2023) PFAS in the drinking water source: analysis of the contamination levels, origin, and emission rates. </w:t>
      </w:r>
      <w:r w:rsidRPr="005C74FE">
        <w:rPr>
          <w:rFonts w:ascii="Arial" w:hAnsi="Arial" w:cs="Arial"/>
          <w:i/>
          <w:iCs/>
        </w:rPr>
        <w:t>Water</w:t>
      </w:r>
      <w:r w:rsidRPr="005C74FE">
        <w:rPr>
          <w:rFonts w:ascii="Arial" w:hAnsi="Arial" w:cs="Arial"/>
        </w:rPr>
        <w:t xml:space="preserve"> 15: 137.</w:t>
      </w:r>
    </w:p>
    <w:p w14:paraId="358154C1" w14:textId="77777777" w:rsidR="005C74FE" w:rsidRPr="005C74FE" w:rsidRDefault="005C74FE" w:rsidP="005C74FE">
      <w:pPr>
        <w:pStyle w:val="Bibliography"/>
        <w:rPr>
          <w:rFonts w:ascii="Arial" w:hAnsi="Arial" w:cs="Arial"/>
        </w:rPr>
      </w:pPr>
      <w:r w:rsidRPr="005C74FE">
        <w:rPr>
          <w:rFonts w:ascii="Arial" w:hAnsi="Arial" w:cs="Arial"/>
        </w:rPr>
        <w:t xml:space="preserve">Naidenko SV, Alshinetskiy MV (2020) Size matters: zoo data analysis shows that the white blood cell ratio differs between large and small felids. </w:t>
      </w:r>
      <w:r w:rsidRPr="005C74FE">
        <w:rPr>
          <w:rFonts w:ascii="Arial" w:hAnsi="Arial" w:cs="Arial"/>
          <w:i/>
          <w:iCs/>
        </w:rPr>
        <w:t>Animals</w:t>
      </w:r>
      <w:r w:rsidRPr="005C74FE">
        <w:rPr>
          <w:rFonts w:ascii="Arial" w:hAnsi="Arial" w:cs="Arial"/>
        </w:rPr>
        <w:t xml:space="preserve"> 10: 940.</w:t>
      </w:r>
    </w:p>
    <w:p w14:paraId="3D9D36D9" w14:textId="77777777" w:rsidR="005C74FE" w:rsidRPr="005C74FE" w:rsidRDefault="005C74FE" w:rsidP="005C74FE">
      <w:pPr>
        <w:pStyle w:val="Bibliography"/>
        <w:rPr>
          <w:rFonts w:ascii="Arial" w:hAnsi="Arial" w:cs="Arial"/>
        </w:rPr>
      </w:pPr>
      <w:r w:rsidRPr="005C74FE">
        <w:rPr>
          <w:rFonts w:ascii="Arial" w:hAnsi="Arial" w:cs="Arial"/>
        </w:rPr>
        <w:t xml:space="preserve">Nayak S, Sahoo G, Das II, Mohanty AK, Kumar R, Sahoo L, Sundaray JK (2023) Poly- and perfluoroalkyl substances (PFAS): do they matter to aquatic ecosystems? </w:t>
      </w:r>
      <w:r w:rsidRPr="005C74FE">
        <w:rPr>
          <w:rFonts w:ascii="Arial" w:hAnsi="Arial" w:cs="Arial"/>
          <w:i/>
          <w:iCs/>
        </w:rPr>
        <w:t>Toxics</w:t>
      </w:r>
      <w:r w:rsidRPr="005C74FE">
        <w:rPr>
          <w:rFonts w:ascii="Arial" w:hAnsi="Arial" w:cs="Arial"/>
        </w:rPr>
        <w:t xml:space="preserve"> 11: 543.</w:t>
      </w:r>
    </w:p>
    <w:p w14:paraId="534DE84A" w14:textId="77777777" w:rsidR="005C74FE" w:rsidRPr="005C74FE" w:rsidRDefault="005C74FE" w:rsidP="005C74FE">
      <w:pPr>
        <w:pStyle w:val="Bibliography"/>
        <w:rPr>
          <w:rFonts w:ascii="Arial" w:hAnsi="Arial" w:cs="Arial"/>
        </w:rPr>
      </w:pPr>
      <w:r w:rsidRPr="005C74FE">
        <w:rPr>
          <w:rFonts w:ascii="Arial" w:hAnsi="Arial" w:cs="Arial"/>
        </w:rPr>
        <w:t>Neumann RM, Allen MS (2007) Chapter 9: Size structure. In: Guy CS, Brown ML, eds. Analysis and Interpretation of Freshwater Fisheries Data. American Fisheries Society, Bethesda, USA, pp 375–421.</w:t>
      </w:r>
    </w:p>
    <w:p w14:paraId="6ED54755" w14:textId="77777777" w:rsidR="005C74FE" w:rsidRPr="005C74FE" w:rsidRDefault="005C74FE" w:rsidP="005C74FE">
      <w:pPr>
        <w:pStyle w:val="Bibliography"/>
        <w:rPr>
          <w:rFonts w:ascii="Arial" w:hAnsi="Arial" w:cs="Arial"/>
        </w:rPr>
      </w:pPr>
      <w:r w:rsidRPr="005C74FE">
        <w:rPr>
          <w:rFonts w:ascii="Arial" w:hAnsi="Arial" w:cs="Arial"/>
        </w:rPr>
        <w:t xml:space="preserve">Nies DH (1999) Microbial heavy-metal resistance. </w:t>
      </w:r>
      <w:r w:rsidRPr="005C74FE">
        <w:rPr>
          <w:rFonts w:ascii="Arial" w:hAnsi="Arial" w:cs="Arial"/>
          <w:i/>
          <w:iCs/>
        </w:rPr>
        <w:t>Appl Microbiol Biotechnol</w:t>
      </w:r>
      <w:r w:rsidRPr="005C74FE">
        <w:rPr>
          <w:rFonts w:ascii="Arial" w:hAnsi="Arial" w:cs="Arial"/>
        </w:rPr>
        <w:t xml:space="preserve"> 51: 730–750.</w:t>
      </w:r>
    </w:p>
    <w:p w14:paraId="071E69AA" w14:textId="77777777" w:rsidR="005C74FE" w:rsidRPr="005C74FE" w:rsidRDefault="005C74FE" w:rsidP="005C74FE">
      <w:pPr>
        <w:pStyle w:val="Bibliography"/>
        <w:rPr>
          <w:rFonts w:ascii="Arial" w:hAnsi="Arial" w:cs="Arial"/>
        </w:rPr>
      </w:pPr>
      <w:r w:rsidRPr="005C74FE">
        <w:rPr>
          <w:rFonts w:ascii="Arial" w:hAnsi="Arial" w:cs="Arial"/>
        </w:rPr>
        <w:t xml:space="preserve">Nies DH (2003) Efflux-mediated heavy metal resistance in prokaryotes. </w:t>
      </w:r>
      <w:r w:rsidRPr="005C74FE">
        <w:rPr>
          <w:rFonts w:ascii="Arial" w:hAnsi="Arial" w:cs="Arial"/>
          <w:i/>
          <w:iCs/>
        </w:rPr>
        <w:t>FEMS Microbiol Rev</w:t>
      </w:r>
      <w:r w:rsidRPr="005C74FE">
        <w:rPr>
          <w:rFonts w:ascii="Arial" w:hAnsi="Arial" w:cs="Arial"/>
        </w:rPr>
        <w:t xml:space="preserve"> 27: 313–339.</w:t>
      </w:r>
    </w:p>
    <w:p w14:paraId="34C853E2" w14:textId="77777777" w:rsidR="005C74FE" w:rsidRPr="005C74FE" w:rsidRDefault="005C74FE" w:rsidP="005C74FE">
      <w:pPr>
        <w:pStyle w:val="Bibliography"/>
        <w:rPr>
          <w:rFonts w:ascii="Arial" w:hAnsi="Arial" w:cs="Arial"/>
        </w:rPr>
      </w:pPr>
      <w:r w:rsidRPr="005C74FE">
        <w:rPr>
          <w:rFonts w:ascii="Arial" w:hAnsi="Arial" w:cs="Arial"/>
        </w:rPr>
        <w:t xml:space="preserve">Norris AJ, DeVries DR, Wright RA (2010) Coastal estuaries as habitat for a freshwater fish species: exploring population-level effects of salinity on largemouth bass. </w:t>
      </w:r>
      <w:r w:rsidRPr="005C74FE">
        <w:rPr>
          <w:rFonts w:ascii="Arial" w:hAnsi="Arial" w:cs="Arial"/>
          <w:i/>
          <w:iCs/>
        </w:rPr>
        <w:t>Trans Am Fish Soc</w:t>
      </w:r>
      <w:r w:rsidRPr="005C74FE">
        <w:rPr>
          <w:rFonts w:ascii="Arial" w:hAnsi="Arial" w:cs="Arial"/>
        </w:rPr>
        <w:t xml:space="preserve"> 139: 610–625.</w:t>
      </w:r>
    </w:p>
    <w:p w14:paraId="0446D6A1" w14:textId="77777777" w:rsidR="005C74FE" w:rsidRPr="005C74FE" w:rsidRDefault="005C74FE" w:rsidP="005C74FE">
      <w:pPr>
        <w:pStyle w:val="Bibliography"/>
        <w:rPr>
          <w:rFonts w:ascii="Arial" w:hAnsi="Arial" w:cs="Arial"/>
        </w:rPr>
      </w:pPr>
      <w:r w:rsidRPr="005C74FE">
        <w:rPr>
          <w:rFonts w:ascii="Arial" w:hAnsi="Arial" w:cs="Arial"/>
        </w:rPr>
        <w:lastRenderedPageBreak/>
        <w:t>OECD (2021) New Comprehensive Global Database of Per- and Polyfluoroalkyl Substances. Organisation for Economic Co-operation and Development: Available at: http://www.oecd.org/chemicalsafety/portal-perfluorinated-chemicals/.</w:t>
      </w:r>
    </w:p>
    <w:p w14:paraId="2CA48394" w14:textId="77777777" w:rsidR="005C74FE" w:rsidRPr="005C74FE" w:rsidRDefault="005C74FE" w:rsidP="005C74FE">
      <w:pPr>
        <w:pStyle w:val="Bibliography"/>
        <w:rPr>
          <w:rFonts w:ascii="Arial" w:hAnsi="Arial" w:cs="Arial"/>
        </w:rPr>
      </w:pPr>
      <w:r w:rsidRPr="005C74FE">
        <w:rPr>
          <w:rFonts w:ascii="Arial" w:hAnsi="Arial" w:cs="Arial"/>
        </w:rPr>
        <w:t xml:space="preserve">Pan C-G, Ying G-G, Zhao J-L, Liu Y-S, Jiang Y-X, Zhang Q-Q (2014) Spatiotemporal distribution and mass loadings of perfluoroalkyl substances in the Yangtze River of China. </w:t>
      </w:r>
      <w:r w:rsidRPr="005C74FE">
        <w:rPr>
          <w:rFonts w:ascii="Arial" w:hAnsi="Arial" w:cs="Arial"/>
          <w:i/>
          <w:iCs/>
        </w:rPr>
        <w:t>Sci Total Environ</w:t>
      </w:r>
      <w:r w:rsidRPr="005C74FE">
        <w:rPr>
          <w:rFonts w:ascii="Arial" w:hAnsi="Arial" w:cs="Arial"/>
        </w:rPr>
        <w:t xml:space="preserve"> 493: 580–587.</w:t>
      </w:r>
    </w:p>
    <w:p w14:paraId="3E589B3C" w14:textId="77777777" w:rsidR="005C74FE" w:rsidRPr="005C74FE" w:rsidRDefault="005C74FE" w:rsidP="005C74FE">
      <w:pPr>
        <w:pStyle w:val="Bibliography"/>
        <w:rPr>
          <w:rFonts w:ascii="Arial" w:hAnsi="Arial" w:cs="Arial"/>
        </w:rPr>
      </w:pPr>
      <w:r w:rsidRPr="005C74FE">
        <w:rPr>
          <w:rFonts w:ascii="Arial" w:hAnsi="Arial" w:cs="Arial"/>
        </w:rPr>
        <w:t>Pankhurst N, Van Der Kraak G (1997) Effects of stress on reproduction and growth of fish. In: Fish Stress and Health in Aquaculture. pp 73–93.</w:t>
      </w:r>
    </w:p>
    <w:p w14:paraId="684817CC" w14:textId="77777777" w:rsidR="005C74FE" w:rsidRPr="005C74FE" w:rsidRDefault="005C74FE" w:rsidP="005C74FE">
      <w:pPr>
        <w:pStyle w:val="Bibliography"/>
        <w:rPr>
          <w:rFonts w:ascii="Arial" w:hAnsi="Arial" w:cs="Arial"/>
        </w:rPr>
      </w:pPr>
      <w:r w:rsidRPr="005C74FE">
        <w:rPr>
          <w:rFonts w:ascii="Arial" w:hAnsi="Arial" w:cs="Arial"/>
        </w:rPr>
        <w:t xml:space="preserve">Paukert CP, Lynch AJ, Beard TD, Chen Y, Cooke SJ, Cooperman MS, Cowx IG, Ibengwe L, Infante DM, Myers BJE, </w:t>
      </w:r>
      <w:r w:rsidRPr="005C74FE">
        <w:rPr>
          <w:rFonts w:ascii="Arial" w:hAnsi="Arial" w:cs="Arial"/>
          <w:i/>
          <w:iCs/>
        </w:rPr>
        <w:t>et al.</w:t>
      </w:r>
      <w:r w:rsidRPr="005C74FE">
        <w:rPr>
          <w:rFonts w:ascii="Arial" w:hAnsi="Arial" w:cs="Arial"/>
        </w:rPr>
        <w:t xml:space="preserve"> (2017) Designing a global assessment of climate change on inland fishes and fisheries: knowns and needs. </w:t>
      </w:r>
      <w:r w:rsidRPr="005C74FE">
        <w:rPr>
          <w:rFonts w:ascii="Arial" w:hAnsi="Arial" w:cs="Arial"/>
          <w:i/>
          <w:iCs/>
        </w:rPr>
        <w:t>Rev Fish Biol Fisheries</w:t>
      </w:r>
      <w:r w:rsidRPr="005C74FE">
        <w:rPr>
          <w:rFonts w:ascii="Arial" w:hAnsi="Arial" w:cs="Arial"/>
        </w:rPr>
        <w:t xml:space="preserve"> 27: 393–409.</w:t>
      </w:r>
    </w:p>
    <w:p w14:paraId="30C5E67F" w14:textId="77777777" w:rsidR="005C74FE" w:rsidRPr="005C74FE" w:rsidRDefault="005C74FE" w:rsidP="005C74FE">
      <w:pPr>
        <w:pStyle w:val="Bibliography"/>
        <w:rPr>
          <w:rFonts w:ascii="Arial" w:hAnsi="Arial" w:cs="Arial"/>
        </w:rPr>
      </w:pPr>
      <w:r w:rsidRPr="005C74FE">
        <w:rPr>
          <w:rFonts w:ascii="Arial" w:hAnsi="Arial" w:cs="Arial"/>
        </w:rPr>
        <w:t>Pinheiro JPS, Windsor FM, Wilson RW, Tyler CR (2021) Global variation in freshwater physico</w:t>
      </w:r>
      <w:r w:rsidRPr="005C74FE">
        <w:rPr>
          <w:rFonts w:ascii="Cambria Math" w:hAnsi="Cambria Math" w:cs="Cambria Math"/>
        </w:rPr>
        <w:t>‐</w:t>
      </w:r>
      <w:r w:rsidRPr="005C74FE">
        <w:rPr>
          <w:rFonts w:ascii="Arial" w:hAnsi="Arial" w:cs="Arial"/>
        </w:rPr>
        <w:t xml:space="preserve">chemistry and its influence on chemical toxicity in aquatic wildlife. </w:t>
      </w:r>
      <w:r w:rsidRPr="005C74FE">
        <w:rPr>
          <w:rFonts w:ascii="Arial" w:hAnsi="Arial" w:cs="Arial"/>
          <w:i/>
          <w:iCs/>
        </w:rPr>
        <w:t>Biol Rev</w:t>
      </w:r>
      <w:r w:rsidRPr="005C74FE">
        <w:rPr>
          <w:rFonts w:ascii="Arial" w:hAnsi="Arial" w:cs="Arial"/>
        </w:rPr>
        <w:t xml:space="preserve"> 96: 1528–1546.</w:t>
      </w:r>
    </w:p>
    <w:p w14:paraId="33285381" w14:textId="77777777" w:rsidR="005C74FE" w:rsidRPr="005C74FE" w:rsidRDefault="005C74FE" w:rsidP="005C74FE">
      <w:pPr>
        <w:pStyle w:val="Bibliography"/>
        <w:rPr>
          <w:rFonts w:ascii="Arial" w:hAnsi="Arial" w:cs="Arial"/>
        </w:rPr>
      </w:pPr>
      <w:r w:rsidRPr="005C74FE">
        <w:rPr>
          <w:rFonts w:ascii="Arial" w:hAnsi="Arial" w:cs="Arial"/>
        </w:rPr>
        <w:t xml:space="preserve">Piva E, Schumann S, Dotteschini S, Brocca G, Radaelli G, Marion A, Irato P, Bertotto D, Santovito G (2022) Antioxidant responses induced by PFAS exposure in freshwater fish in the Veneto Region. </w:t>
      </w:r>
      <w:r w:rsidRPr="005C74FE">
        <w:rPr>
          <w:rFonts w:ascii="Arial" w:hAnsi="Arial" w:cs="Arial"/>
          <w:i/>
          <w:iCs/>
        </w:rPr>
        <w:t>Antioxid</w:t>
      </w:r>
      <w:r w:rsidRPr="005C74FE">
        <w:rPr>
          <w:rFonts w:ascii="Arial" w:hAnsi="Arial" w:cs="Arial"/>
        </w:rPr>
        <w:t xml:space="preserve"> 11: 1115.</w:t>
      </w:r>
    </w:p>
    <w:p w14:paraId="2D184CA3" w14:textId="77777777" w:rsidR="005C74FE" w:rsidRPr="005C74FE" w:rsidRDefault="005C74FE" w:rsidP="005C74FE">
      <w:pPr>
        <w:pStyle w:val="Bibliography"/>
        <w:rPr>
          <w:rFonts w:ascii="Arial" w:hAnsi="Arial" w:cs="Arial"/>
        </w:rPr>
      </w:pPr>
      <w:r w:rsidRPr="005C74FE">
        <w:rPr>
          <w:rFonts w:ascii="Arial" w:hAnsi="Arial" w:cs="Arial"/>
        </w:rPr>
        <w:t>Posit team (2025) RStudio: Integrated Development Environment for R. Posit Software, PBC, Boston, MA.</w:t>
      </w:r>
    </w:p>
    <w:p w14:paraId="1840DBB7" w14:textId="77777777" w:rsidR="005C74FE" w:rsidRPr="005C74FE" w:rsidRDefault="005C74FE" w:rsidP="005C74FE">
      <w:pPr>
        <w:pStyle w:val="Bibliography"/>
        <w:rPr>
          <w:rFonts w:ascii="Arial" w:hAnsi="Arial" w:cs="Arial"/>
        </w:rPr>
      </w:pPr>
      <w:r w:rsidRPr="005C74FE">
        <w:rPr>
          <w:rFonts w:ascii="Arial" w:hAnsi="Arial" w:cs="Arial"/>
        </w:rPr>
        <w:t xml:space="preserve">Post DM, Kitchell JF, Hodgson JR (1998) Interactions among adult demography, spawning date, growth rate, predation, overwinter mortality, and the recruitment of largemouth bass in a northern lake. </w:t>
      </w:r>
      <w:r w:rsidRPr="005C74FE">
        <w:rPr>
          <w:rFonts w:ascii="Arial" w:hAnsi="Arial" w:cs="Arial"/>
          <w:i/>
          <w:iCs/>
        </w:rPr>
        <w:t>Can J Fish Aquat Sci</w:t>
      </w:r>
      <w:r w:rsidRPr="005C74FE">
        <w:rPr>
          <w:rFonts w:ascii="Arial" w:hAnsi="Arial" w:cs="Arial"/>
        </w:rPr>
        <w:t xml:space="preserve"> 55: 2588–2600.</w:t>
      </w:r>
    </w:p>
    <w:p w14:paraId="0B39AE6F" w14:textId="77777777" w:rsidR="005C74FE" w:rsidRPr="005C74FE" w:rsidRDefault="005C74FE" w:rsidP="005C74FE">
      <w:pPr>
        <w:pStyle w:val="Bibliography"/>
        <w:rPr>
          <w:rFonts w:ascii="Arial" w:hAnsi="Arial" w:cs="Arial"/>
        </w:rPr>
      </w:pPr>
      <w:r w:rsidRPr="005C74FE">
        <w:rPr>
          <w:rFonts w:ascii="Arial" w:hAnsi="Arial" w:cs="Arial"/>
        </w:rPr>
        <w:t xml:space="preserve">Qazi MR, Bogdanska J, Butenhoff JL, Nelson BD, DePierre JW, Abedi-Valugerdi M (2009) High-dose, short-term exposure of mice to perfluorooctanesulfonate (PFOS) or perfluorooctanoate (PFOA) affects the number of circulating neutrophils differently, but enhances the inflammatory responses of macrophages to lipopolysaccharide (LPS) in a similar fashion. </w:t>
      </w:r>
      <w:r w:rsidRPr="005C74FE">
        <w:rPr>
          <w:rFonts w:ascii="Arial" w:hAnsi="Arial" w:cs="Arial"/>
          <w:i/>
          <w:iCs/>
        </w:rPr>
        <w:t>Toxicol</w:t>
      </w:r>
      <w:r w:rsidRPr="005C74FE">
        <w:rPr>
          <w:rFonts w:ascii="Arial" w:hAnsi="Arial" w:cs="Arial"/>
        </w:rPr>
        <w:t xml:space="preserve"> 262: 207–214.</w:t>
      </w:r>
    </w:p>
    <w:p w14:paraId="3EE59F95" w14:textId="77777777" w:rsidR="005C74FE" w:rsidRPr="005C74FE" w:rsidRDefault="005C74FE" w:rsidP="005C74FE">
      <w:pPr>
        <w:pStyle w:val="Bibliography"/>
        <w:rPr>
          <w:rFonts w:ascii="Arial" w:hAnsi="Arial" w:cs="Arial"/>
        </w:rPr>
      </w:pPr>
      <w:r w:rsidRPr="005C74FE">
        <w:rPr>
          <w:rFonts w:ascii="Arial" w:hAnsi="Arial" w:cs="Arial"/>
        </w:rPr>
        <w:t>R Core Team (2025) R: A Language and Environment for Statistical Computing. R Foundation for Statistical Computing, Vienna, Austria.</w:t>
      </w:r>
    </w:p>
    <w:p w14:paraId="0A27E702" w14:textId="77777777" w:rsidR="005C74FE" w:rsidRPr="005C74FE" w:rsidRDefault="005C74FE" w:rsidP="005C74FE">
      <w:pPr>
        <w:pStyle w:val="Bibliography"/>
        <w:rPr>
          <w:rFonts w:ascii="Arial" w:hAnsi="Arial" w:cs="Arial"/>
        </w:rPr>
      </w:pPr>
      <w:r w:rsidRPr="005C74FE">
        <w:rPr>
          <w:rFonts w:ascii="Arial" w:hAnsi="Arial" w:cs="Arial"/>
        </w:rPr>
        <w:t xml:space="preserve">Ritter L Keith Solomon, Paul Sibley, Ken Hall, Patricia Keen, Gevan Mattu, Beth Linton (2002) Sources, pathways, and relative risks of contaminants in surface water and groundwater: a perspective prepared for the Walkerton inquiry. </w:t>
      </w:r>
      <w:r w:rsidRPr="005C74FE">
        <w:rPr>
          <w:rFonts w:ascii="Arial" w:hAnsi="Arial" w:cs="Arial"/>
          <w:i/>
          <w:iCs/>
        </w:rPr>
        <w:t>J Toxicol Environ Health</w:t>
      </w:r>
      <w:r w:rsidRPr="005C74FE">
        <w:rPr>
          <w:rFonts w:ascii="Arial" w:hAnsi="Arial" w:cs="Arial"/>
        </w:rPr>
        <w:t xml:space="preserve"> 65: 1–142.</w:t>
      </w:r>
    </w:p>
    <w:p w14:paraId="37D5DCF7" w14:textId="77777777" w:rsidR="005C74FE" w:rsidRPr="005C74FE" w:rsidRDefault="005C74FE" w:rsidP="005C74FE">
      <w:pPr>
        <w:pStyle w:val="Bibliography"/>
        <w:rPr>
          <w:rFonts w:ascii="Arial" w:hAnsi="Arial" w:cs="Arial"/>
        </w:rPr>
      </w:pPr>
      <w:r w:rsidRPr="005C74FE">
        <w:rPr>
          <w:rFonts w:ascii="Arial" w:hAnsi="Arial" w:cs="Arial"/>
        </w:rPr>
        <w:t xml:space="preserve">Rodgers EM, Poletto JB, Gomez Isaza DF, Van Eenennaam JP, Connon RE, Todgham AE, Seesholtz A, Heublein JC, Cech JJ, Kelly JT, </w:t>
      </w:r>
      <w:r w:rsidRPr="005C74FE">
        <w:rPr>
          <w:rFonts w:ascii="Arial" w:hAnsi="Arial" w:cs="Arial"/>
          <w:i/>
          <w:iCs/>
        </w:rPr>
        <w:t>et al.</w:t>
      </w:r>
      <w:r w:rsidRPr="005C74FE">
        <w:rPr>
          <w:rFonts w:ascii="Arial" w:hAnsi="Arial" w:cs="Arial"/>
        </w:rPr>
        <w:t xml:space="preserve"> (2019) Integrating physiological data with the conservation and management of fishes: a meta-</w:t>
      </w:r>
      <w:r w:rsidRPr="005C74FE">
        <w:rPr>
          <w:rFonts w:ascii="Arial" w:hAnsi="Arial" w:cs="Arial"/>
        </w:rPr>
        <w:lastRenderedPageBreak/>
        <w:t>analytical review using the threatened green sturgeon (</w:t>
      </w:r>
      <w:r w:rsidRPr="005C74FE">
        <w:rPr>
          <w:rFonts w:ascii="Arial" w:hAnsi="Arial" w:cs="Arial"/>
          <w:i/>
          <w:iCs/>
        </w:rPr>
        <w:t>Acipenser medirostris</w:t>
      </w:r>
      <w:r w:rsidRPr="005C74FE">
        <w:rPr>
          <w:rFonts w:ascii="Arial" w:hAnsi="Arial" w:cs="Arial"/>
        </w:rPr>
        <w:t xml:space="preserve">). </w:t>
      </w:r>
      <w:r w:rsidRPr="005C74FE">
        <w:rPr>
          <w:rFonts w:ascii="Arial" w:hAnsi="Arial" w:cs="Arial"/>
          <w:i/>
          <w:iCs/>
        </w:rPr>
        <w:t>Conserv Physiol</w:t>
      </w:r>
      <w:r w:rsidRPr="005C74FE">
        <w:rPr>
          <w:rFonts w:ascii="Arial" w:hAnsi="Arial" w:cs="Arial"/>
        </w:rPr>
        <w:t xml:space="preserve"> 7: coz035.</w:t>
      </w:r>
    </w:p>
    <w:p w14:paraId="228AD423" w14:textId="77777777" w:rsidR="005C74FE" w:rsidRPr="005C74FE" w:rsidRDefault="005C74FE" w:rsidP="005C74FE">
      <w:pPr>
        <w:pStyle w:val="Bibliography"/>
        <w:rPr>
          <w:rFonts w:ascii="Arial" w:hAnsi="Arial" w:cs="Arial"/>
        </w:rPr>
      </w:pPr>
      <w:r w:rsidRPr="005C74FE">
        <w:rPr>
          <w:rFonts w:ascii="Arial" w:hAnsi="Arial" w:cs="Arial"/>
        </w:rPr>
        <w:t xml:space="preserve">Sabater S, Bregoli F, Acuña V, Barceló D, Elosegi A, Ginebreda A, Marcé R, Muñoz I, Sabater-Liesa L, Ferreira V (2018) Effects of human-driven water stress on river ecosystems: a meta-analysis. </w:t>
      </w:r>
      <w:r w:rsidRPr="005C74FE">
        <w:rPr>
          <w:rFonts w:ascii="Arial" w:hAnsi="Arial" w:cs="Arial"/>
          <w:i/>
          <w:iCs/>
        </w:rPr>
        <w:t>Sci Rep</w:t>
      </w:r>
      <w:r w:rsidRPr="005C74FE">
        <w:rPr>
          <w:rFonts w:ascii="Arial" w:hAnsi="Arial" w:cs="Arial"/>
        </w:rPr>
        <w:t xml:space="preserve"> 8: 11462.</w:t>
      </w:r>
    </w:p>
    <w:p w14:paraId="42F9057A" w14:textId="77777777" w:rsidR="005C74FE" w:rsidRPr="005C74FE" w:rsidRDefault="005C74FE" w:rsidP="005C74FE">
      <w:pPr>
        <w:pStyle w:val="Bibliography"/>
        <w:rPr>
          <w:rFonts w:ascii="Arial" w:hAnsi="Arial" w:cs="Arial"/>
        </w:rPr>
      </w:pPr>
      <w:r w:rsidRPr="005C74FE">
        <w:rPr>
          <w:rFonts w:ascii="Arial" w:hAnsi="Arial" w:cs="Arial"/>
        </w:rPr>
        <w:t xml:space="preserve">Sammons SM, Dorsey LG, Loftis CS, Chrisman P, Scott M, Hammonds J, Jolley M, Hatcher H, Odenkirk J, Damer J, </w:t>
      </w:r>
      <w:r w:rsidRPr="005C74FE">
        <w:rPr>
          <w:rFonts w:ascii="Arial" w:hAnsi="Arial" w:cs="Arial"/>
          <w:i/>
          <w:iCs/>
        </w:rPr>
        <w:t>et al.</w:t>
      </w:r>
      <w:r w:rsidRPr="005C74FE">
        <w:rPr>
          <w:rFonts w:ascii="Arial" w:hAnsi="Arial" w:cs="Arial"/>
        </w:rPr>
        <w:t xml:space="preserve"> (2023) Alabama bass alter reservoir black bass species assemblages when introduced outside their native range. </w:t>
      </w:r>
      <w:r w:rsidRPr="005C74FE">
        <w:rPr>
          <w:rFonts w:ascii="Arial" w:hAnsi="Arial" w:cs="Arial"/>
          <w:i/>
          <w:iCs/>
        </w:rPr>
        <w:t>N Am J Fish Manag</w:t>
      </w:r>
      <w:r w:rsidRPr="005C74FE">
        <w:rPr>
          <w:rFonts w:ascii="Arial" w:hAnsi="Arial" w:cs="Arial"/>
        </w:rPr>
        <w:t xml:space="preserve"> 43: 384–399.</w:t>
      </w:r>
    </w:p>
    <w:p w14:paraId="6653ED17" w14:textId="77777777" w:rsidR="005C74FE" w:rsidRPr="005C74FE" w:rsidRDefault="005C74FE" w:rsidP="005C74FE">
      <w:pPr>
        <w:pStyle w:val="Bibliography"/>
        <w:rPr>
          <w:rFonts w:ascii="Arial" w:hAnsi="Arial" w:cs="Arial"/>
        </w:rPr>
      </w:pPr>
      <w:r w:rsidRPr="005C74FE">
        <w:rPr>
          <w:rFonts w:ascii="Arial" w:hAnsi="Arial" w:cs="Arial"/>
        </w:rPr>
        <w:t xml:space="preserve">Santana CS, Montalván Olivares DM, Silva VHC, Luzardo FHM, Velasco FG, De Jesus RM (2020) Assessment of water resources pollution associated with mining activity in a semi-arid region. </w:t>
      </w:r>
      <w:r w:rsidRPr="005C74FE">
        <w:rPr>
          <w:rFonts w:ascii="Arial" w:hAnsi="Arial" w:cs="Arial"/>
          <w:i/>
          <w:iCs/>
        </w:rPr>
        <w:t>J Environ Manage</w:t>
      </w:r>
      <w:r w:rsidRPr="005C74FE">
        <w:rPr>
          <w:rFonts w:ascii="Arial" w:hAnsi="Arial" w:cs="Arial"/>
        </w:rPr>
        <w:t xml:space="preserve"> 273: 111148.</w:t>
      </w:r>
    </w:p>
    <w:p w14:paraId="3CBB680B" w14:textId="77777777" w:rsidR="005C74FE" w:rsidRPr="005C74FE" w:rsidRDefault="005C74FE" w:rsidP="005C74FE">
      <w:pPr>
        <w:pStyle w:val="Bibliography"/>
        <w:rPr>
          <w:rFonts w:ascii="Arial" w:hAnsi="Arial" w:cs="Arial"/>
        </w:rPr>
      </w:pPr>
      <w:r w:rsidRPr="005C74FE">
        <w:rPr>
          <w:rFonts w:ascii="Arial" w:hAnsi="Arial" w:cs="Arial"/>
        </w:rPr>
        <w:t xml:space="preserve">Schreck CB (2010) Stress and fish reproduction: the roles of allostasis and hormesis. </w:t>
      </w:r>
      <w:r w:rsidRPr="005C74FE">
        <w:rPr>
          <w:rFonts w:ascii="Arial" w:hAnsi="Arial" w:cs="Arial"/>
          <w:i/>
          <w:iCs/>
        </w:rPr>
        <w:t>Gen Comp Endocrinol</w:t>
      </w:r>
      <w:r w:rsidRPr="005C74FE">
        <w:rPr>
          <w:rFonts w:ascii="Arial" w:hAnsi="Arial" w:cs="Arial"/>
        </w:rPr>
        <w:t xml:space="preserve"> 165: 549–556.</w:t>
      </w:r>
    </w:p>
    <w:p w14:paraId="7C933BEB" w14:textId="77777777" w:rsidR="005C74FE" w:rsidRPr="005C74FE" w:rsidRDefault="005C74FE" w:rsidP="005C74FE">
      <w:pPr>
        <w:pStyle w:val="Bibliography"/>
        <w:rPr>
          <w:rFonts w:ascii="Arial" w:hAnsi="Arial" w:cs="Arial"/>
        </w:rPr>
      </w:pPr>
      <w:r w:rsidRPr="005C74FE">
        <w:rPr>
          <w:rFonts w:ascii="Arial" w:hAnsi="Arial" w:cs="Arial"/>
        </w:rPr>
        <w:t>Schreck CB, Contreras-Sanchez W, Fitzpatrick MS (2001) Effects of stress on fish reproduction, gamete quality, and progeny. In: Reproductive Biotechnology in Finfish Aquaculture. Elsevier, pp 3–24.</w:t>
      </w:r>
    </w:p>
    <w:p w14:paraId="376EA2FA" w14:textId="77777777" w:rsidR="005C74FE" w:rsidRPr="005C74FE" w:rsidRDefault="005C74FE" w:rsidP="005C74FE">
      <w:pPr>
        <w:pStyle w:val="Bibliography"/>
        <w:rPr>
          <w:rFonts w:ascii="Arial" w:hAnsi="Arial" w:cs="Arial"/>
        </w:rPr>
      </w:pPr>
      <w:r w:rsidRPr="005C74FE">
        <w:rPr>
          <w:rFonts w:ascii="Arial" w:hAnsi="Arial" w:cs="Arial"/>
        </w:rPr>
        <w:t xml:space="preserve">Schumann S, Negrato E, Piva E, Pietropoli E, Bonato M, Irato P, Marion A, Santovito G, Bertotto D (2024) Cortisol levels reveal species-specific stress condition in fish from PFAS polluted rivers. </w:t>
      </w:r>
      <w:r w:rsidRPr="005C74FE">
        <w:rPr>
          <w:rFonts w:ascii="Arial" w:hAnsi="Arial" w:cs="Arial"/>
          <w:i/>
          <w:iCs/>
        </w:rPr>
        <w:t>Chemosphere</w:t>
      </w:r>
      <w:r w:rsidRPr="005C74FE">
        <w:rPr>
          <w:rFonts w:ascii="Arial" w:hAnsi="Arial" w:cs="Arial"/>
        </w:rPr>
        <w:t xml:space="preserve"> 363: 142925.</w:t>
      </w:r>
    </w:p>
    <w:p w14:paraId="2A6F2D5C" w14:textId="77777777" w:rsidR="005C74FE" w:rsidRPr="005C74FE" w:rsidRDefault="005C74FE" w:rsidP="005C74FE">
      <w:pPr>
        <w:pStyle w:val="Bibliography"/>
        <w:rPr>
          <w:rFonts w:ascii="Arial" w:hAnsi="Arial" w:cs="Arial"/>
        </w:rPr>
      </w:pPr>
      <w:r w:rsidRPr="005C74FE">
        <w:rPr>
          <w:rFonts w:ascii="Arial" w:hAnsi="Arial" w:cs="Arial"/>
        </w:rPr>
        <w:t xml:space="preserve">Schymanski EL, Zhang J, Thiessen PA, Chirsir P, Kondic T, Bolton EE (2023) Per- and polyfluoroalkyl substances (PFAS) in PubChem: 7 million and growing. </w:t>
      </w:r>
      <w:r w:rsidRPr="005C74FE">
        <w:rPr>
          <w:rFonts w:ascii="Arial" w:hAnsi="Arial" w:cs="Arial"/>
          <w:i/>
          <w:iCs/>
        </w:rPr>
        <w:t>Environ Sci Technol</w:t>
      </w:r>
      <w:r w:rsidRPr="005C74FE">
        <w:rPr>
          <w:rFonts w:ascii="Arial" w:hAnsi="Arial" w:cs="Arial"/>
        </w:rPr>
        <w:t xml:space="preserve"> 57: 16918–16928.</w:t>
      </w:r>
    </w:p>
    <w:p w14:paraId="062BE26A" w14:textId="77777777" w:rsidR="005C74FE" w:rsidRPr="005C74FE" w:rsidRDefault="005C74FE" w:rsidP="005C74FE">
      <w:pPr>
        <w:pStyle w:val="Bibliography"/>
        <w:rPr>
          <w:rFonts w:ascii="Arial" w:hAnsi="Arial" w:cs="Arial"/>
        </w:rPr>
      </w:pPr>
      <w:r w:rsidRPr="005C74FE">
        <w:rPr>
          <w:rFonts w:ascii="Arial" w:hAnsi="Arial" w:cs="Arial"/>
        </w:rPr>
        <w:t xml:space="preserve">Seriani R, Abessa DMS, Moreira LB, Cabrera JPG, Sanches JQ, Silva CLS, Amorim FA, Rivero DHRF, Silva FL, Fitorra LS, </w:t>
      </w:r>
      <w:r w:rsidRPr="005C74FE">
        <w:rPr>
          <w:rFonts w:ascii="Arial" w:hAnsi="Arial" w:cs="Arial"/>
          <w:i/>
          <w:iCs/>
        </w:rPr>
        <w:t>et al.</w:t>
      </w:r>
      <w:r w:rsidRPr="005C74FE">
        <w:rPr>
          <w:rFonts w:ascii="Arial" w:hAnsi="Arial" w:cs="Arial"/>
        </w:rPr>
        <w:t xml:space="preserve"> (2015a) In vitro mucus transportability, cytogenotoxicity, and hematological changes as non-destructive physiological biomarkers in fish chronically exposed to metals. </w:t>
      </w:r>
      <w:r w:rsidRPr="005C74FE">
        <w:rPr>
          <w:rFonts w:ascii="Arial" w:hAnsi="Arial" w:cs="Arial"/>
          <w:i/>
          <w:iCs/>
        </w:rPr>
        <w:t>Ecotoxicol Environ Saf</w:t>
      </w:r>
      <w:r w:rsidRPr="005C74FE">
        <w:rPr>
          <w:rFonts w:ascii="Arial" w:hAnsi="Arial" w:cs="Arial"/>
        </w:rPr>
        <w:t xml:space="preserve"> 112: 162–168.</w:t>
      </w:r>
    </w:p>
    <w:p w14:paraId="5C99B4A1" w14:textId="77777777" w:rsidR="005C74FE" w:rsidRPr="005C74FE" w:rsidRDefault="005C74FE" w:rsidP="005C74FE">
      <w:pPr>
        <w:pStyle w:val="Bibliography"/>
        <w:rPr>
          <w:rFonts w:ascii="Arial" w:hAnsi="Arial" w:cs="Arial"/>
        </w:rPr>
      </w:pPr>
      <w:r w:rsidRPr="005C74FE">
        <w:rPr>
          <w:rFonts w:ascii="Arial" w:hAnsi="Arial" w:cs="Arial"/>
        </w:rPr>
        <w:t xml:space="preserve">Seriani R, França JG, Lombardi JV, Brito JM, Ranzani-Paiva MJT (2015b) Hematological changes and cytogenotoxicity in the tilapia Oreochromis niloticus caused by sub-chronic exposures to mercury and selenium. </w:t>
      </w:r>
      <w:r w:rsidRPr="005C74FE">
        <w:rPr>
          <w:rFonts w:ascii="Arial" w:hAnsi="Arial" w:cs="Arial"/>
          <w:i/>
          <w:iCs/>
        </w:rPr>
        <w:t>Fish Physiol Biochem</w:t>
      </w:r>
      <w:r w:rsidRPr="005C74FE">
        <w:rPr>
          <w:rFonts w:ascii="Arial" w:hAnsi="Arial" w:cs="Arial"/>
        </w:rPr>
        <w:t xml:space="preserve"> 41: 311–322.</w:t>
      </w:r>
    </w:p>
    <w:p w14:paraId="0FB36034" w14:textId="77777777" w:rsidR="005C74FE" w:rsidRPr="005C74FE" w:rsidRDefault="005C74FE" w:rsidP="005C74FE">
      <w:pPr>
        <w:pStyle w:val="Bibliography"/>
        <w:rPr>
          <w:rFonts w:ascii="Arial" w:hAnsi="Arial" w:cs="Arial"/>
        </w:rPr>
      </w:pPr>
      <w:r w:rsidRPr="005C74FE">
        <w:rPr>
          <w:rFonts w:ascii="Arial" w:hAnsi="Arial" w:cs="Arial"/>
        </w:rPr>
        <w:t xml:space="preserve">Shahjahan M, Uddin MH, Bain V, Haque MM (2018) Increased water temperature altered hemato-biochemical parameters and structure of peripheral erythrocytes in striped catfish Pangasianodon hypophthalmus. </w:t>
      </w:r>
      <w:r w:rsidRPr="005C74FE">
        <w:rPr>
          <w:rFonts w:ascii="Arial" w:hAnsi="Arial" w:cs="Arial"/>
          <w:i/>
          <w:iCs/>
        </w:rPr>
        <w:t>FISH</w:t>
      </w:r>
      <w:r w:rsidRPr="005C74FE">
        <w:rPr>
          <w:rFonts w:ascii="Arial" w:hAnsi="Arial" w:cs="Arial"/>
        </w:rPr>
        <w:t xml:space="preserve"> 44: 1309–1318.</w:t>
      </w:r>
    </w:p>
    <w:p w14:paraId="6F7E6AF4" w14:textId="77777777" w:rsidR="005C74FE" w:rsidRPr="005C74FE" w:rsidRDefault="005C74FE" w:rsidP="005C74FE">
      <w:pPr>
        <w:pStyle w:val="Bibliography"/>
        <w:rPr>
          <w:rFonts w:ascii="Arial" w:hAnsi="Arial" w:cs="Arial"/>
        </w:rPr>
      </w:pPr>
      <w:r w:rsidRPr="005C74FE">
        <w:rPr>
          <w:rFonts w:ascii="Arial" w:hAnsi="Arial" w:cs="Arial"/>
        </w:rPr>
        <w:t xml:space="preserve">Sharma M, Kant R, Sharma AK, Sharma AK (2025) Exploring the impact of heavy metals toxicity in the aquatic ecosystem. </w:t>
      </w:r>
      <w:r w:rsidRPr="005C74FE">
        <w:rPr>
          <w:rFonts w:ascii="Arial" w:hAnsi="Arial" w:cs="Arial"/>
          <w:i/>
          <w:iCs/>
        </w:rPr>
        <w:t>Int J Energ Water Res</w:t>
      </w:r>
      <w:r w:rsidRPr="005C74FE">
        <w:rPr>
          <w:rFonts w:ascii="Arial" w:hAnsi="Arial" w:cs="Arial"/>
        </w:rPr>
        <w:t xml:space="preserve"> 9: 267–280.</w:t>
      </w:r>
    </w:p>
    <w:p w14:paraId="5FD9F818" w14:textId="77777777" w:rsidR="005C74FE" w:rsidRPr="005C74FE" w:rsidRDefault="005C74FE" w:rsidP="005C74FE">
      <w:pPr>
        <w:pStyle w:val="Bibliography"/>
        <w:rPr>
          <w:rFonts w:ascii="Arial" w:hAnsi="Arial" w:cs="Arial"/>
        </w:rPr>
      </w:pPr>
      <w:r w:rsidRPr="005C74FE">
        <w:rPr>
          <w:rFonts w:ascii="Arial" w:hAnsi="Arial" w:cs="Arial"/>
        </w:rPr>
        <w:lastRenderedPageBreak/>
        <w:t xml:space="preserve">Silvestre F (2020) Signaling pathways of oxidative stress in aquatic organisms exposed to xenobiotics. </w:t>
      </w:r>
      <w:r w:rsidRPr="005C74FE">
        <w:rPr>
          <w:rFonts w:ascii="Arial" w:hAnsi="Arial" w:cs="Arial"/>
          <w:i/>
          <w:iCs/>
        </w:rPr>
        <w:t>J Exp Zool Pt A</w:t>
      </w:r>
      <w:r w:rsidRPr="005C74FE">
        <w:rPr>
          <w:rFonts w:ascii="Arial" w:hAnsi="Arial" w:cs="Arial"/>
        </w:rPr>
        <w:t xml:space="preserve"> 333: 436–448.</w:t>
      </w:r>
    </w:p>
    <w:p w14:paraId="480F884F" w14:textId="77777777" w:rsidR="005C74FE" w:rsidRPr="005C74FE" w:rsidRDefault="005C74FE" w:rsidP="005C74FE">
      <w:pPr>
        <w:pStyle w:val="Bibliography"/>
        <w:rPr>
          <w:rFonts w:ascii="Arial" w:hAnsi="Arial" w:cs="Arial"/>
        </w:rPr>
      </w:pPr>
      <w:r w:rsidRPr="005C74FE">
        <w:rPr>
          <w:rFonts w:ascii="Arial" w:hAnsi="Arial" w:cs="Arial"/>
        </w:rPr>
        <w:t xml:space="preserve">Singh V, Singh N, Rai SN, Kumar A, Singh AK, Singh MP, Sahoo A, Shekhar S, Vamanu E, Mishra V (2023) Heavy metal contamination in the aquatic ecosystem: toxicity and its remediation using eco-friendly approaches. </w:t>
      </w:r>
      <w:r w:rsidRPr="005C74FE">
        <w:rPr>
          <w:rFonts w:ascii="Arial" w:hAnsi="Arial" w:cs="Arial"/>
          <w:i/>
          <w:iCs/>
        </w:rPr>
        <w:t>Toxics</w:t>
      </w:r>
      <w:r w:rsidRPr="005C74FE">
        <w:rPr>
          <w:rFonts w:ascii="Arial" w:hAnsi="Arial" w:cs="Arial"/>
        </w:rPr>
        <w:t xml:space="preserve"> 11: 147.</w:t>
      </w:r>
    </w:p>
    <w:p w14:paraId="16ED2581" w14:textId="77777777" w:rsidR="005C74FE" w:rsidRPr="005C74FE" w:rsidRDefault="005C74FE" w:rsidP="005C74FE">
      <w:pPr>
        <w:pStyle w:val="Bibliography"/>
        <w:rPr>
          <w:rFonts w:ascii="Arial" w:hAnsi="Arial" w:cs="Arial"/>
        </w:rPr>
      </w:pPr>
      <w:r w:rsidRPr="005C74FE">
        <w:rPr>
          <w:rFonts w:ascii="Arial" w:hAnsi="Arial" w:cs="Arial"/>
        </w:rPr>
        <w:t xml:space="preserve">Sloman KA, Wilson RW (2005) Anthropogenic impacts upon behaviour and physiology. </w:t>
      </w:r>
      <w:r w:rsidRPr="005C74FE">
        <w:rPr>
          <w:rFonts w:ascii="Arial" w:hAnsi="Arial" w:cs="Arial"/>
          <w:i/>
          <w:iCs/>
        </w:rPr>
        <w:t>Fish Physiol</w:t>
      </w:r>
      <w:r w:rsidRPr="005C74FE">
        <w:rPr>
          <w:rFonts w:ascii="Arial" w:hAnsi="Arial" w:cs="Arial"/>
        </w:rPr>
        <w:t xml:space="preserve"> 24: 413–468.</w:t>
      </w:r>
    </w:p>
    <w:p w14:paraId="22C4816F" w14:textId="77777777" w:rsidR="005C74FE" w:rsidRPr="005C74FE" w:rsidRDefault="005C74FE" w:rsidP="005C74FE">
      <w:pPr>
        <w:pStyle w:val="Bibliography"/>
        <w:rPr>
          <w:rFonts w:ascii="Arial" w:hAnsi="Arial" w:cs="Arial"/>
        </w:rPr>
      </w:pPr>
      <w:r w:rsidRPr="005C74FE">
        <w:rPr>
          <w:rFonts w:ascii="Arial" w:hAnsi="Arial" w:cs="Arial"/>
        </w:rPr>
        <w:t xml:space="preserve">Song R, Yao X, Jing F, Yang W, Wu J, Zhang H, Zhang P, Xie Y, Pan X, Zhao L, </w:t>
      </w:r>
      <w:r w:rsidRPr="005C74FE">
        <w:rPr>
          <w:rFonts w:ascii="Arial" w:hAnsi="Arial" w:cs="Arial"/>
          <w:i/>
          <w:iCs/>
        </w:rPr>
        <w:t>et al.</w:t>
      </w:r>
      <w:r w:rsidRPr="005C74FE">
        <w:rPr>
          <w:rFonts w:ascii="Arial" w:hAnsi="Arial" w:cs="Arial"/>
        </w:rPr>
        <w:t xml:space="preserve"> (2024) Effects of five lipid sources on growth, hematological parameters, immunity and muscle quality in juvenile largemouth bass (</w:t>
      </w:r>
      <w:r w:rsidRPr="005C74FE">
        <w:rPr>
          <w:rFonts w:ascii="Arial" w:hAnsi="Arial" w:cs="Arial"/>
          <w:i/>
          <w:iCs/>
        </w:rPr>
        <w:t>Micropterus salmoides</w:t>
      </w:r>
      <w:r w:rsidRPr="005C74FE">
        <w:rPr>
          <w:rFonts w:ascii="Arial" w:hAnsi="Arial" w:cs="Arial"/>
        </w:rPr>
        <w:t xml:space="preserve">). </w:t>
      </w:r>
      <w:r w:rsidRPr="005C74FE">
        <w:rPr>
          <w:rFonts w:ascii="Arial" w:hAnsi="Arial" w:cs="Arial"/>
          <w:i/>
          <w:iCs/>
        </w:rPr>
        <w:t>Animals</w:t>
      </w:r>
      <w:r w:rsidRPr="005C74FE">
        <w:rPr>
          <w:rFonts w:ascii="Arial" w:hAnsi="Arial" w:cs="Arial"/>
        </w:rPr>
        <w:t xml:space="preserve"> 14: 781.</w:t>
      </w:r>
    </w:p>
    <w:p w14:paraId="67A6424F" w14:textId="77777777" w:rsidR="005C74FE" w:rsidRPr="005C74FE" w:rsidRDefault="005C74FE" w:rsidP="005C74FE">
      <w:pPr>
        <w:pStyle w:val="Bibliography"/>
        <w:rPr>
          <w:rFonts w:ascii="Arial" w:hAnsi="Arial" w:cs="Arial"/>
        </w:rPr>
      </w:pPr>
      <w:r w:rsidRPr="005C74FE">
        <w:rPr>
          <w:rFonts w:ascii="Arial" w:hAnsi="Arial" w:cs="Arial"/>
        </w:rPr>
        <w:t>Spitz K, Trudinger J (2019) Metals, their biological functions and harmful impacts: metals are naturally occurring elements. In: Mining and the Environment. CRC Press, pp 411–432.</w:t>
      </w:r>
    </w:p>
    <w:p w14:paraId="704AB95F" w14:textId="77777777" w:rsidR="005C74FE" w:rsidRPr="005C74FE" w:rsidRDefault="005C74FE" w:rsidP="005C74FE">
      <w:pPr>
        <w:pStyle w:val="Bibliography"/>
        <w:rPr>
          <w:rFonts w:ascii="Arial" w:hAnsi="Arial" w:cs="Arial"/>
        </w:rPr>
      </w:pPr>
      <w:r w:rsidRPr="005C74FE">
        <w:rPr>
          <w:rFonts w:ascii="Arial" w:hAnsi="Arial" w:cs="Arial"/>
        </w:rPr>
        <w:t xml:space="preserve">Starnes HM, Rock KD, Jackson TW, Belcher SM (2022) A critical review and meta-analysis of impacts of per- and polyfluorinated substances on the brain and behavior. </w:t>
      </w:r>
      <w:r w:rsidRPr="005C74FE">
        <w:rPr>
          <w:rFonts w:ascii="Arial" w:hAnsi="Arial" w:cs="Arial"/>
          <w:i/>
          <w:iCs/>
        </w:rPr>
        <w:t>Front Toxicol</w:t>
      </w:r>
      <w:r w:rsidRPr="005C74FE">
        <w:rPr>
          <w:rFonts w:ascii="Arial" w:hAnsi="Arial" w:cs="Arial"/>
        </w:rPr>
        <w:t xml:space="preserve"> 4. doi:10.3389/ftox.2022.881584</w:t>
      </w:r>
    </w:p>
    <w:p w14:paraId="7DB66832" w14:textId="77777777" w:rsidR="005C74FE" w:rsidRPr="005C74FE" w:rsidRDefault="005C74FE" w:rsidP="005C74FE">
      <w:pPr>
        <w:pStyle w:val="Bibliography"/>
        <w:rPr>
          <w:rFonts w:ascii="Arial" w:hAnsi="Arial" w:cs="Arial"/>
        </w:rPr>
      </w:pPr>
      <w:r w:rsidRPr="005C74FE">
        <w:rPr>
          <w:rFonts w:ascii="Arial" w:hAnsi="Arial" w:cs="Arial"/>
        </w:rPr>
        <w:t xml:space="preserve">Steenland K, Winquist A (2021) PFAS and cancer, a scoping review of the epidemiologic evidence. </w:t>
      </w:r>
      <w:r w:rsidRPr="005C74FE">
        <w:rPr>
          <w:rFonts w:ascii="Arial" w:hAnsi="Arial" w:cs="Arial"/>
          <w:i/>
          <w:iCs/>
        </w:rPr>
        <w:t>Environmental research</w:t>
      </w:r>
      <w:r w:rsidRPr="005C74FE">
        <w:rPr>
          <w:rFonts w:ascii="Arial" w:hAnsi="Arial" w:cs="Arial"/>
        </w:rPr>
        <w:t xml:space="preserve"> 194: 110690.</w:t>
      </w:r>
    </w:p>
    <w:p w14:paraId="59C83B93" w14:textId="77777777" w:rsidR="005C74FE" w:rsidRPr="005C74FE" w:rsidRDefault="005C74FE" w:rsidP="005C74FE">
      <w:pPr>
        <w:pStyle w:val="Bibliography"/>
        <w:rPr>
          <w:rFonts w:ascii="Arial" w:hAnsi="Arial" w:cs="Arial"/>
        </w:rPr>
      </w:pPr>
      <w:r w:rsidRPr="005C74FE">
        <w:rPr>
          <w:rFonts w:ascii="Arial" w:hAnsi="Arial" w:cs="Arial"/>
        </w:rPr>
        <w:t>Takamura K (2007) Performance as a fish predator of largemouth bass [</w:t>
      </w:r>
      <w:r w:rsidRPr="005C74FE">
        <w:rPr>
          <w:rFonts w:ascii="Arial" w:hAnsi="Arial" w:cs="Arial"/>
          <w:i/>
          <w:iCs/>
        </w:rPr>
        <w:t>Micropterus salmoides</w:t>
      </w:r>
      <w:r w:rsidRPr="005C74FE">
        <w:rPr>
          <w:rFonts w:ascii="Arial" w:hAnsi="Arial" w:cs="Arial"/>
        </w:rPr>
        <w:t xml:space="preserve"> (Lacepède)] invading Japanese freshwaters: a review. </w:t>
      </w:r>
      <w:r w:rsidRPr="005C74FE">
        <w:rPr>
          <w:rFonts w:ascii="Arial" w:hAnsi="Arial" w:cs="Arial"/>
          <w:i/>
          <w:iCs/>
        </w:rPr>
        <w:t>Ecol Res</w:t>
      </w:r>
      <w:r w:rsidRPr="005C74FE">
        <w:rPr>
          <w:rFonts w:ascii="Arial" w:hAnsi="Arial" w:cs="Arial"/>
        </w:rPr>
        <w:t xml:space="preserve"> 22: 940–946.</w:t>
      </w:r>
    </w:p>
    <w:p w14:paraId="71A26884" w14:textId="77777777" w:rsidR="005C74FE" w:rsidRPr="005C74FE" w:rsidRDefault="005C74FE" w:rsidP="005C74FE">
      <w:pPr>
        <w:pStyle w:val="Bibliography"/>
        <w:rPr>
          <w:rFonts w:ascii="Arial" w:hAnsi="Arial" w:cs="Arial"/>
        </w:rPr>
      </w:pPr>
      <w:r w:rsidRPr="005C74FE">
        <w:rPr>
          <w:rFonts w:ascii="Arial" w:hAnsi="Arial" w:cs="Arial"/>
        </w:rPr>
        <w:t xml:space="preserve">Taylor AT, Long JM, Tringali MD, Barthel BL (2019) Conservation of black bass diversity: an emerging management paradigm. </w:t>
      </w:r>
      <w:r w:rsidRPr="005C74FE">
        <w:rPr>
          <w:rFonts w:ascii="Arial" w:hAnsi="Arial" w:cs="Arial"/>
          <w:i/>
          <w:iCs/>
        </w:rPr>
        <w:t>Fisheries</w:t>
      </w:r>
      <w:r w:rsidRPr="005C74FE">
        <w:rPr>
          <w:rFonts w:ascii="Arial" w:hAnsi="Arial" w:cs="Arial"/>
        </w:rPr>
        <w:t xml:space="preserve"> 44: 20–36.</w:t>
      </w:r>
    </w:p>
    <w:p w14:paraId="7E90824A" w14:textId="77777777" w:rsidR="005C74FE" w:rsidRPr="005C74FE" w:rsidRDefault="005C74FE" w:rsidP="005C74FE">
      <w:pPr>
        <w:pStyle w:val="Bibliography"/>
        <w:rPr>
          <w:rFonts w:ascii="Arial" w:hAnsi="Arial" w:cs="Arial"/>
        </w:rPr>
      </w:pPr>
      <w:r w:rsidRPr="005C74FE">
        <w:rPr>
          <w:rFonts w:ascii="Arial" w:hAnsi="Arial" w:cs="Arial"/>
        </w:rPr>
        <w:t>Tokarz RR, Summers CH (2011) Chapter 7: Stress and reproduction in reptiles. In: Norris DO, Lopez KH, eds. Hormones and Reproduction of Vertebrates. Academic Press, London, pp 169–213.</w:t>
      </w:r>
    </w:p>
    <w:p w14:paraId="08E35822" w14:textId="77777777" w:rsidR="005C74FE" w:rsidRPr="005C74FE" w:rsidRDefault="005C74FE" w:rsidP="005C74FE">
      <w:pPr>
        <w:pStyle w:val="Bibliography"/>
        <w:rPr>
          <w:rFonts w:ascii="Arial" w:hAnsi="Arial" w:cs="Arial"/>
        </w:rPr>
      </w:pPr>
      <w:r w:rsidRPr="005C74FE">
        <w:rPr>
          <w:rFonts w:ascii="Arial" w:hAnsi="Arial" w:cs="Arial"/>
        </w:rPr>
        <w:t>Tringali MD, Long JM, Birdsong TW, Allen MS, eds. (2015) Black Bass Diversity: Multidisciplinary Science for Conservation. American Fisheries Society, Bethesda, Maryland, USA.</w:t>
      </w:r>
    </w:p>
    <w:p w14:paraId="14B8BE96" w14:textId="77777777" w:rsidR="005C74FE" w:rsidRPr="005C74FE" w:rsidRDefault="005C74FE" w:rsidP="005C74FE">
      <w:pPr>
        <w:pStyle w:val="Bibliography"/>
        <w:rPr>
          <w:rFonts w:ascii="Arial" w:hAnsi="Arial" w:cs="Arial"/>
        </w:rPr>
      </w:pPr>
      <w:r w:rsidRPr="005C74FE">
        <w:rPr>
          <w:rFonts w:ascii="Arial" w:hAnsi="Arial" w:cs="Arial"/>
        </w:rPr>
        <w:t xml:space="preserve">Tully K, Gedan K, Epanchin-Niell R, Strong A, Bernhardt ES, BenDor T, Mitchell M, Kominoski J, Jordan TE, Neubauer SC, </w:t>
      </w:r>
      <w:r w:rsidRPr="005C74FE">
        <w:rPr>
          <w:rFonts w:ascii="Arial" w:hAnsi="Arial" w:cs="Arial"/>
          <w:i/>
          <w:iCs/>
        </w:rPr>
        <w:t>et al.</w:t>
      </w:r>
      <w:r w:rsidRPr="005C74FE">
        <w:rPr>
          <w:rFonts w:ascii="Arial" w:hAnsi="Arial" w:cs="Arial"/>
        </w:rPr>
        <w:t xml:space="preserve"> (2019) The invisible flood: the chemistry, ecology, and social implications of coastal saltwater intrusion. </w:t>
      </w:r>
      <w:r w:rsidRPr="005C74FE">
        <w:rPr>
          <w:rFonts w:ascii="Arial" w:hAnsi="Arial" w:cs="Arial"/>
          <w:i/>
          <w:iCs/>
        </w:rPr>
        <w:t>Biosci</w:t>
      </w:r>
      <w:r w:rsidRPr="005C74FE">
        <w:rPr>
          <w:rFonts w:ascii="Arial" w:hAnsi="Arial" w:cs="Arial"/>
        </w:rPr>
        <w:t xml:space="preserve"> 69: 368–378.</w:t>
      </w:r>
    </w:p>
    <w:p w14:paraId="0E7436BE" w14:textId="77777777" w:rsidR="005C74FE" w:rsidRPr="005C74FE" w:rsidRDefault="005C74FE" w:rsidP="005C74FE">
      <w:pPr>
        <w:pStyle w:val="Bibliography"/>
        <w:rPr>
          <w:rFonts w:ascii="Arial" w:hAnsi="Arial" w:cs="Arial"/>
        </w:rPr>
      </w:pPr>
      <w:r w:rsidRPr="005C74FE">
        <w:rPr>
          <w:rFonts w:ascii="Arial" w:hAnsi="Arial" w:cs="Arial"/>
        </w:rPr>
        <w:t xml:space="preserve">U.S. Department of the Interior, U.S. Fish and Wildlife Service. (USDOI). </w:t>
      </w:r>
      <w:r w:rsidRPr="005C74FE">
        <w:rPr>
          <w:rFonts w:ascii="Arial" w:hAnsi="Arial" w:cs="Arial"/>
          <w:i/>
          <w:iCs/>
        </w:rPr>
        <w:t>2022 National Survey of Fishing, Hunting, and Wildlife-Associated Recreation</w:t>
      </w:r>
      <w:r w:rsidRPr="005C74FE">
        <w:rPr>
          <w:rFonts w:ascii="Arial" w:hAnsi="Arial" w:cs="Arial"/>
        </w:rPr>
        <w:t>. (2023).</w:t>
      </w:r>
    </w:p>
    <w:p w14:paraId="1B64DDFC" w14:textId="77777777" w:rsidR="005C74FE" w:rsidRPr="005C74FE" w:rsidRDefault="005C74FE" w:rsidP="005C74FE">
      <w:pPr>
        <w:pStyle w:val="Bibliography"/>
        <w:rPr>
          <w:rFonts w:ascii="Arial" w:hAnsi="Arial" w:cs="Arial"/>
        </w:rPr>
      </w:pPr>
      <w:r w:rsidRPr="005C74FE">
        <w:rPr>
          <w:rFonts w:ascii="Arial" w:hAnsi="Arial" w:cs="Arial"/>
        </w:rPr>
        <w:lastRenderedPageBreak/>
        <w:t xml:space="preserve">Velasco AM, Pérez-Ruzafa A, Martínez-Paz JM, Marcos C (2018) Ecosystem services and main environmental risks in a coastal lagoon (Mar Menor, Murcia, SE Spain): The public perception. </w:t>
      </w:r>
      <w:r w:rsidRPr="005C74FE">
        <w:rPr>
          <w:rFonts w:ascii="Arial" w:hAnsi="Arial" w:cs="Arial"/>
          <w:i/>
          <w:iCs/>
        </w:rPr>
        <w:t>J Nat Conserv</w:t>
      </w:r>
      <w:r w:rsidRPr="005C74FE">
        <w:rPr>
          <w:rFonts w:ascii="Arial" w:hAnsi="Arial" w:cs="Arial"/>
        </w:rPr>
        <w:t xml:space="preserve"> 43: 180–189.</w:t>
      </w:r>
    </w:p>
    <w:p w14:paraId="07A4C08D" w14:textId="77777777" w:rsidR="005C74FE" w:rsidRPr="005C74FE" w:rsidRDefault="005C74FE" w:rsidP="005C74FE">
      <w:pPr>
        <w:pStyle w:val="Bibliography"/>
        <w:rPr>
          <w:rFonts w:ascii="Arial" w:hAnsi="Arial" w:cs="Arial"/>
        </w:rPr>
      </w:pPr>
      <w:r w:rsidRPr="005C74FE">
        <w:rPr>
          <w:rFonts w:ascii="Arial" w:hAnsi="Arial" w:cs="Arial"/>
        </w:rPr>
        <w:t xml:space="preserve">Viadero NM, Massie JA, Eggenberger CW, James WR, Boucek RE, Rezek RJ, Santos RO, Rehage JS (2025) Between a dry marsh and a salty place: estuarine habitat suitability for a freshwater fish (Florida Bass) and implications for ecosystem restoration and climate change. </w:t>
      </w:r>
      <w:r w:rsidRPr="005C74FE">
        <w:rPr>
          <w:rFonts w:ascii="Arial" w:hAnsi="Arial" w:cs="Arial"/>
          <w:i/>
          <w:iCs/>
        </w:rPr>
        <w:t>E&amp;C</w:t>
      </w:r>
      <w:r w:rsidRPr="005C74FE">
        <w:rPr>
          <w:rFonts w:ascii="Arial" w:hAnsi="Arial" w:cs="Arial"/>
        </w:rPr>
        <w:t xml:space="preserve"> 48: 124.</w:t>
      </w:r>
    </w:p>
    <w:p w14:paraId="567B96F2" w14:textId="77777777" w:rsidR="005C74FE" w:rsidRPr="005C74FE" w:rsidRDefault="005C74FE" w:rsidP="005C74FE">
      <w:pPr>
        <w:pStyle w:val="Bibliography"/>
        <w:rPr>
          <w:rFonts w:ascii="Arial" w:hAnsi="Arial" w:cs="Arial"/>
        </w:rPr>
      </w:pPr>
      <w:r w:rsidRPr="005C74FE">
        <w:rPr>
          <w:rFonts w:ascii="Arial" w:hAnsi="Arial" w:cs="Arial"/>
        </w:rPr>
        <w:t xml:space="preserve">Wasserman R, Strydom N, Weyl O (2011) Diet of largemouth bass, </w:t>
      </w:r>
      <w:r w:rsidRPr="005C74FE">
        <w:rPr>
          <w:rFonts w:ascii="Arial" w:hAnsi="Arial" w:cs="Arial"/>
          <w:i/>
          <w:iCs/>
        </w:rPr>
        <w:t>Micropterus salmoides</w:t>
      </w:r>
      <w:r w:rsidRPr="005C74FE">
        <w:rPr>
          <w:rFonts w:ascii="Arial" w:hAnsi="Arial" w:cs="Arial"/>
        </w:rPr>
        <w:t xml:space="preserve"> (Centrarchidae), an invasive alien in the lower reaches of an Eastern Cape river, South Africa. </w:t>
      </w:r>
      <w:r w:rsidRPr="005C74FE">
        <w:rPr>
          <w:rFonts w:ascii="Arial" w:hAnsi="Arial" w:cs="Arial"/>
          <w:i/>
          <w:iCs/>
        </w:rPr>
        <w:t>Afr Zool</w:t>
      </w:r>
      <w:r w:rsidRPr="005C74FE">
        <w:rPr>
          <w:rFonts w:ascii="Arial" w:hAnsi="Arial" w:cs="Arial"/>
        </w:rPr>
        <w:t xml:space="preserve"> 46: 378–386.</w:t>
      </w:r>
    </w:p>
    <w:p w14:paraId="5E5AA4D1" w14:textId="77777777" w:rsidR="005C74FE" w:rsidRPr="005C74FE" w:rsidRDefault="005C74FE" w:rsidP="005C74FE">
      <w:pPr>
        <w:pStyle w:val="Bibliography"/>
        <w:rPr>
          <w:rFonts w:ascii="Arial" w:hAnsi="Arial" w:cs="Arial"/>
        </w:rPr>
      </w:pPr>
      <w:r w:rsidRPr="005C74FE">
        <w:rPr>
          <w:rFonts w:ascii="Arial" w:hAnsi="Arial" w:cs="Arial"/>
        </w:rPr>
        <w:t>Watson JW, Hyder K, Boyd R, Thorpe R, Weltersbach MS, Ferter K, Cooke SJ, Roy S, M. Sibly R (2020) Assessing the sublethal impacts of anthropogenic stressors on fish: an energy</w:t>
      </w:r>
      <w:r w:rsidRPr="005C74FE">
        <w:rPr>
          <w:rFonts w:ascii="Cambria Math" w:hAnsi="Cambria Math" w:cs="Cambria Math"/>
        </w:rPr>
        <w:t>‐</w:t>
      </w:r>
      <w:r w:rsidRPr="005C74FE">
        <w:rPr>
          <w:rFonts w:ascii="Arial" w:hAnsi="Arial" w:cs="Arial"/>
        </w:rPr>
        <w:t xml:space="preserve">budget approach. </w:t>
      </w:r>
      <w:r w:rsidRPr="005C74FE">
        <w:rPr>
          <w:rFonts w:ascii="Arial" w:hAnsi="Arial" w:cs="Arial"/>
          <w:i/>
          <w:iCs/>
        </w:rPr>
        <w:t>Fish Fish</w:t>
      </w:r>
      <w:r w:rsidRPr="005C74FE">
        <w:rPr>
          <w:rFonts w:ascii="Arial" w:hAnsi="Arial" w:cs="Arial"/>
        </w:rPr>
        <w:t xml:space="preserve"> 21: 1034–1045.</w:t>
      </w:r>
    </w:p>
    <w:p w14:paraId="5671DD23" w14:textId="77777777" w:rsidR="005C74FE" w:rsidRPr="005C74FE" w:rsidRDefault="005C74FE" w:rsidP="005C74FE">
      <w:pPr>
        <w:pStyle w:val="Bibliography"/>
        <w:rPr>
          <w:rFonts w:ascii="Arial" w:hAnsi="Arial" w:cs="Arial"/>
        </w:rPr>
      </w:pPr>
      <w:r w:rsidRPr="005C74FE">
        <w:rPr>
          <w:rFonts w:ascii="Arial" w:hAnsi="Arial" w:cs="Arial"/>
        </w:rPr>
        <w:t xml:space="preserve">Weyl OLF, Lewis H (2006) First record of predation by the alien invasive freshwater fish </w:t>
      </w:r>
      <w:r w:rsidRPr="005C74FE">
        <w:rPr>
          <w:rFonts w:ascii="Arial" w:hAnsi="Arial" w:cs="Arial"/>
          <w:i/>
          <w:iCs/>
        </w:rPr>
        <w:t>Micropterus salmoides</w:t>
      </w:r>
      <w:r w:rsidRPr="005C74FE">
        <w:rPr>
          <w:rFonts w:ascii="Arial" w:hAnsi="Arial" w:cs="Arial"/>
        </w:rPr>
        <w:t xml:space="preserve"> L. (Centrarchidae) on migrating estuarine fishes in South Africa. </w:t>
      </w:r>
      <w:r w:rsidRPr="005C74FE">
        <w:rPr>
          <w:rFonts w:ascii="Arial" w:hAnsi="Arial" w:cs="Arial"/>
          <w:i/>
          <w:iCs/>
        </w:rPr>
        <w:t>Afr Zool</w:t>
      </w:r>
      <w:r w:rsidRPr="005C74FE">
        <w:rPr>
          <w:rFonts w:ascii="Arial" w:hAnsi="Arial" w:cs="Arial"/>
        </w:rPr>
        <w:t xml:space="preserve"> 41: 294–296.</w:t>
      </w:r>
    </w:p>
    <w:p w14:paraId="693D612D" w14:textId="77777777" w:rsidR="005C74FE" w:rsidRPr="005C74FE" w:rsidRDefault="005C74FE" w:rsidP="005C74FE">
      <w:pPr>
        <w:pStyle w:val="Bibliography"/>
        <w:rPr>
          <w:rFonts w:ascii="Arial" w:hAnsi="Arial" w:cs="Arial"/>
        </w:rPr>
      </w:pPr>
      <w:r w:rsidRPr="005C74FE">
        <w:rPr>
          <w:rFonts w:ascii="Arial" w:hAnsi="Arial" w:cs="Arial"/>
        </w:rPr>
        <w:t xml:space="preserve">Weyl PS, De Moor FC, Hill MP, Weyl OL (2010) The effect of largemouth bass </w:t>
      </w:r>
      <w:r w:rsidRPr="005C74FE">
        <w:rPr>
          <w:rFonts w:ascii="Arial" w:hAnsi="Arial" w:cs="Arial"/>
          <w:i/>
          <w:iCs/>
        </w:rPr>
        <w:t>Micropterus salmoides</w:t>
      </w:r>
      <w:r w:rsidRPr="005C74FE">
        <w:rPr>
          <w:rFonts w:ascii="Arial" w:hAnsi="Arial" w:cs="Arial"/>
        </w:rPr>
        <w:t xml:space="preserve"> on aquatic macro-invertebrate communities in the Wit River, Eastern Cape, South Africa. </w:t>
      </w:r>
      <w:r w:rsidRPr="005C74FE">
        <w:rPr>
          <w:rFonts w:ascii="Arial" w:hAnsi="Arial" w:cs="Arial"/>
          <w:i/>
          <w:iCs/>
        </w:rPr>
        <w:t>Afr J Aquat Sci</w:t>
      </w:r>
      <w:r w:rsidRPr="005C74FE">
        <w:rPr>
          <w:rFonts w:ascii="Arial" w:hAnsi="Arial" w:cs="Arial"/>
        </w:rPr>
        <w:t xml:space="preserve"> 35: 273–281.</w:t>
      </w:r>
    </w:p>
    <w:p w14:paraId="72C5F6E7" w14:textId="77777777" w:rsidR="005C74FE" w:rsidRPr="005C74FE" w:rsidRDefault="005C74FE" w:rsidP="005C74FE">
      <w:pPr>
        <w:pStyle w:val="Bibliography"/>
        <w:rPr>
          <w:rFonts w:ascii="Arial" w:hAnsi="Arial" w:cs="Arial"/>
        </w:rPr>
      </w:pPr>
      <w:r w:rsidRPr="005C74FE">
        <w:rPr>
          <w:rFonts w:ascii="Arial" w:hAnsi="Arial" w:cs="Arial"/>
        </w:rPr>
        <w:t xml:space="preserve">Wikelski M, Cooke SJ (2006) Conservation physiology. </w:t>
      </w:r>
      <w:r w:rsidRPr="005C74FE">
        <w:rPr>
          <w:rFonts w:ascii="Arial" w:hAnsi="Arial" w:cs="Arial"/>
          <w:i/>
          <w:iCs/>
        </w:rPr>
        <w:t>Trends Ecol Evol</w:t>
      </w:r>
      <w:r w:rsidRPr="005C74FE">
        <w:rPr>
          <w:rFonts w:ascii="Arial" w:hAnsi="Arial" w:cs="Arial"/>
        </w:rPr>
        <w:t xml:space="preserve"> 21: 38–46.</w:t>
      </w:r>
    </w:p>
    <w:p w14:paraId="2F9DE9EA" w14:textId="77777777" w:rsidR="005C74FE" w:rsidRPr="005C74FE" w:rsidRDefault="005C74FE" w:rsidP="005C74FE">
      <w:pPr>
        <w:pStyle w:val="Bibliography"/>
        <w:rPr>
          <w:rFonts w:ascii="Arial" w:hAnsi="Arial" w:cs="Arial"/>
        </w:rPr>
      </w:pPr>
      <w:r w:rsidRPr="005C74FE">
        <w:rPr>
          <w:rFonts w:ascii="Arial" w:hAnsi="Arial" w:cs="Arial"/>
        </w:rPr>
        <w:t xml:space="preserve">Wilson RW, Bergman HL, Wood CM (1994) Metabolic costs and physiological consequences of acclimation to aluminum in juvenile rainbow trout ( </w:t>
      </w:r>
      <w:r w:rsidRPr="005C74FE">
        <w:rPr>
          <w:rFonts w:ascii="Arial" w:hAnsi="Arial" w:cs="Arial"/>
          <w:i/>
          <w:iCs/>
        </w:rPr>
        <w:t>Oncorhynchus mykiss</w:t>
      </w:r>
      <w:r w:rsidRPr="005C74FE">
        <w:rPr>
          <w:rFonts w:ascii="Arial" w:hAnsi="Arial" w:cs="Arial"/>
        </w:rPr>
        <w:t xml:space="preserve"> ). 2: gill morphology, swimming performance, and aerobic scope. </w:t>
      </w:r>
      <w:r w:rsidRPr="005C74FE">
        <w:rPr>
          <w:rFonts w:ascii="Arial" w:hAnsi="Arial" w:cs="Arial"/>
          <w:i/>
          <w:iCs/>
        </w:rPr>
        <w:t>Can J Fish Aquat Sci</w:t>
      </w:r>
      <w:r w:rsidRPr="005C74FE">
        <w:rPr>
          <w:rFonts w:ascii="Arial" w:hAnsi="Arial" w:cs="Arial"/>
        </w:rPr>
        <w:t xml:space="preserve"> 51: 536–544.</w:t>
      </w:r>
    </w:p>
    <w:p w14:paraId="5823825C" w14:textId="77777777" w:rsidR="005C74FE" w:rsidRPr="005C74FE" w:rsidRDefault="005C74FE" w:rsidP="005C74FE">
      <w:pPr>
        <w:pStyle w:val="Bibliography"/>
        <w:rPr>
          <w:rFonts w:ascii="Arial" w:hAnsi="Arial" w:cs="Arial"/>
        </w:rPr>
      </w:pPr>
      <w:r w:rsidRPr="005C74FE">
        <w:rPr>
          <w:rFonts w:ascii="Arial" w:hAnsi="Arial" w:cs="Arial"/>
        </w:rPr>
        <w:t xml:space="preserve">Witeska M, Kondera E, Bojarski B (2023) Hematological and hematopoietic analysis in fish toxicology—a review. </w:t>
      </w:r>
      <w:r w:rsidRPr="005C74FE">
        <w:rPr>
          <w:rFonts w:ascii="Arial" w:hAnsi="Arial" w:cs="Arial"/>
          <w:i/>
          <w:iCs/>
        </w:rPr>
        <w:t>Anim</w:t>
      </w:r>
      <w:r w:rsidRPr="005C74FE">
        <w:rPr>
          <w:rFonts w:ascii="Arial" w:hAnsi="Arial" w:cs="Arial"/>
        </w:rPr>
        <w:t xml:space="preserve"> 13: 2625.</w:t>
      </w:r>
    </w:p>
    <w:p w14:paraId="654CE0C8" w14:textId="77777777" w:rsidR="005C74FE" w:rsidRPr="005C74FE" w:rsidRDefault="005C74FE" w:rsidP="005C74FE">
      <w:pPr>
        <w:pStyle w:val="Bibliography"/>
        <w:rPr>
          <w:rFonts w:ascii="Arial" w:hAnsi="Arial" w:cs="Arial"/>
        </w:rPr>
      </w:pPr>
      <w:r w:rsidRPr="005C74FE">
        <w:rPr>
          <w:rFonts w:ascii="Arial" w:hAnsi="Arial" w:cs="Arial"/>
        </w:rPr>
        <w:t>Wood CM (2017) Toxic responses of the gill. In: Target Organ Toxicity in Marine and Freshwater Teleosts. CRC Press, pp 1–89.</w:t>
      </w:r>
    </w:p>
    <w:p w14:paraId="51583EEF" w14:textId="77777777" w:rsidR="005C74FE" w:rsidRPr="005C74FE" w:rsidRDefault="005C74FE" w:rsidP="005C74FE">
      <w:pPr>
        <w:pStyle w:val="Bibliography"/>
        <w:rPr>
          <w:rFonts w:ascii="Arial" w:hAnsi="Arial" w:cs="Arial"/>
        </w:rPr>
      </w:pPr>
      <w:r w:rsidRPr="005C74FE">
        <w:rPr>
          <w:rFonts w:ascii="Arial" w:hAnsi="Arial" w:cs="Arial"/>
        </w:rPr>
        <w:t xml:space="preserve">Wu X, Cobbina SJ, Mao G, Xu H, Zhang Z, Yang L (2016) A review of toxicity and mechanisms of individual and mixtures of heavy metals in the environment. </w:t>
      </w:r>
      <w:r w:rsidRPr="005C74FE">
        <w:rPr>
          <w:rFonts w:ascii="Arial" w:hAnsi="Arial" w:cs="Arial"/>
          <w:i/>
          <w:iCs/>
        </w:rPr>
        <w:t>Environ Sci Pollut Res</w:t>
      </w:r>
      <w:r w:rsidRPr="005C74FE">
        <w:rPr>
          <w:rFonts w:ascii="Arial" w:hAnsi="Arial" w:cs="Arial"/>
        </w:rPr>
        <w:t xml:space="preserve"> 23: 8244–8259.</w:t>
      </w:r>
    </w:p>
    <w:p w14:paraId="41732E57" w14:textId="77777777" w:rsidR="005C74FE" w:rsidRPr="005C74FE" w:rsidRDefault="005C74FE" w:rsidP="005C74FE">
      <w:pPr>
        <w:pStyle w:val="Bibliography"/>
        <w:rPr>
          <w:rFonts w:ascii="Arial" w:hAnsi="Arial" w:cs="Arial"/>
        </w:rPr>
      </w:pPr>
      <w:r w:rsidRPr="005C74FE">
        <w:rPr>
          <w:rFonts w:ascii="Arial" w:hAnsi="Arial" w:cs="Arial"/>
        </w:rPr>
        <w:t>Xie Y, Shao X, Zhang P, Zhang H, Yu J, Yao X, Fu Y, Wei J, Wu C (2024) High starch induces hematological variations, metabolic changes, oxidative stress, inflammatory responses, and histopathological lesions in largemouth bass (</w:t>
      </w:r>
      <w:r w:rsidRPr="005C74FE">
        <w:rPr>
          <w:rFonts w:ascii="Arial" w:hAnsi="Arial" w:cs="Arial"/>
          <w:i/>
          <w:iCs/>
        </w:rPr>
        <w:t>Micropterus salmoides</w:t>
      </w:r>
      <w:r w:rsidRPr="005C74FE">
        <w:rPr>
          <w:rFonts w:ascii="Arial" w:hAnsi="Arial" w:cs="Arial"/>
        </w:rPr>
        <w:t xml:space="preserve">). </w:t>
      </w:r>
      <w:r w:rsidRPr="005C74FE">
        <w:rPr>
          <w:rFonts w:ascii="Arial" w:hAnsi="Arial" w:cs="Arial"/>
          <w:i/>
          <w:iCs/>
        </w:rPr>
        <w:t>Metabolites</w:t>
      </w:r>
      <w:r w:rsidRPr="005C74FE">
        <w:rPr>
          <w:rFonts w:ascii="Arial" w:hAnsi="Arial" w:cs="Arial"/>
        </w:rPr>
        <w:t xml:space="preserve"> 14: 236.</w:t>
      </w:r>
    </w:p>
    <w:p w14:paraId="7AC59F6F" w14:textId="77777777" w:rsidR="005C74FE" w:rsidRPr="005C74FE" w:rsidRDefault="005C74FE" w:rsidP="005C74FE">
      <w:pPr>
        <w:pStyle w:val="Bibliography"/>
        <w:rPr>
          <w:rFonts w:ascii="Arial" w:hAnsi="Arial" w:cs="Arial"/>
        </w:rPr>
      </w:pPr>
      <w:r w:rsidRPr="005C74FE">
        <w:rPr>
          <w:rFonts w:ascii="Arial" w:hAnsi="Arial" w:cs="Arial"/>
        </w:rPr>
        <w:lastRenderedPageBreak/>
        <w:t xml:space="preserve">Yi H, Chen X, Liu S, Han L, Liang J, Su Y, Lai H, Bi S, Liu X, Zhang Y, </w:t>
      </w:r>
      <w:r w:rsidRPr="005C74FE">
        <w:rPr>
          <w:rFonts w:ascii="Arial" w:hAnsi="Arial" w:cs="Arial"/>
          <w:i/>
          <w:iCs/>
        </w:rPr>
        <w:t>et al.</w:t>
      </w:r>
      <w:r w:rsidRPr="005C74FE">
        <w:rPr>
          <w:rFonts w:ascii="Arial" w:hAnsi="Arial" w:cs="Arial"/>
        </w:rPr>
        <w:t xml:space="preserve"> (2021) Growth, osmoregulatory and hypothalamic–pituitary–somatotropic (HPS) axis response of the juvenile largemouth bass (Micropterus salmoides), reared under different salinities. </w:t>
      </w:r>
      <w:r w:rsidRPr="005C74FE">
        <w:rPr>
          <w:rFonts w:ascii="Arial" w:hAnsi="Arial" w:cs="Arial"/>
          <w:i/>
          <w:iCs/>
        </w:rPr>
        <w:t>Aquac Rep</w:t>
      </w:r>
      <w:r w:rsidRPr="005C74FE">
        <w:rPr>
          <w:rFonts w:ascii="Arial" w:hAnsi="Arial" w:cs="Arial"/>
        </w:rPr>
        <w:t xml:space="preserve"> 20: 100727.</w:t>
      </w:r>
    </w:p>
    <w:p w14:paraId="2109C3CC" w14:textId="0A8271BE" w:rsidR="007B242C" w:rsidRDefault="005C74FE" w:rsidP="002838B7">
      <w:pPr>
        <w:pStyle w:val="Bibliography"/>
        <w:rPr>
          <w:rFonts w:ascii="Arial" w:hAnsi="Arial" w:cs="Arial"/>
        </w:rPr>
      </w:pPr>
      <w:r>
        <w:rPr>
          <w:rFonts w:ascii="Arial" w:hAnsi="Arial" w:cs="Arial"/>
        </w:rPr>
        <w:fldChar w:fldCharType="end"/>
      </w:r>
    </w:p>
    <w:p w14:paraId="707610BE" w14:textId="77777777" w:rsidR="004D3F45" w:rsidRDefault="004D3F45" w:rsidP="004D3F45">
      <w:pPr>
        <w:rPr>
          <w:rFonts w:ascii="Arial" w:hAnsi="Arial" w:cs="Arial"/>
        </w:rPr>
      </w:pPr>
      <w:r>
        <w:rPr>
          <w:rFonts w:ascii="Arial" w:hAnsi="Arial" w:cs="Arial"/>
        </w:rPr>
        <w:br w:type="page"/>
      </w:r>
    </w:p>
    <w:p w14:paraId="7C6D4DDE" w14:textId="50262446" w:rsidR="004D3F45" w:rsidRDefault="004D3F45" w:rsidP="004D3F45">
      <w:pPr>
        <w:spacing w:line="480" w:lineRule="auto"/>
        <w:rPr>
          <w:rFonts w:ascii="Arial" w:hAnsi="Arial" w:cs="Arial"/>
        </w:rPr>
      </w:pPr>
      <w:r>
        <w:rPr>
          <w:rFonts w:ascii="Arial" w:hAnsi="Arial" w:cs="Arial"/>
          <w:b/>
          <w:bCs/>
        </w:rPr>
        <w:lastRenderedPageBreak/>
        <w:t>11. Tables</w:t>
      </w:r>
    </w:p>
    <w:p w14:paraId="4CCCD231" w14:textId="3A222EE0"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Table 1.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w:t>
      </w:r>
      <w:proofErr w:type="gramStart"/>
      <w:r>
        <w:rPr>
          <w:rFonts w:ascii="Arial" w:eastAsia="Times New Roman" w:hAnsi="Arial" w:cs="Arial"/>
          <w:color w:val="000000"/>
          <w:kern w:val="0"/>
          <w14:ligatures w14:val="none"/>
        </w:rPr>
        <w:t>Post-Salt</w:t>
      </w:r>
      <w:proofErr w:type="gramEnd"/>
      <w:r>
        <w:rPr>
          <w:rFonts w:ascii="Arial" w:eastAsia="Times New Roman" w:hAnsi="Arial" w:cs="Arial"/>
          <w:color w:val="000000"/>
          <w:kern w:val="0"/>
          <w14:ligatures w14:val="none"/>
        </w:rPr>
        <w: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77777777" w:rsidR="004D3F45" w:rsidRDefault="004D3F45" w:rsidP="004D3F45">
      <w:pPr>
        <w:spacing w:line="480" w:lineRule="auto"/>
        <w:rPr>
          <w:rFonts w:ascii="Arial" w:hAnsi="Arial" w:cs="Arial"/>
        </w:rPr>
      </w:pPr>
    </w:p>
    <w:p w14:paraId="53F054EA" w14:textId="7EF6CBD2" w:rsidR="004D3F45" w:rsidRDefault="004D3F45" w:rsidP="004D3F45">
      <w:pPr>
        <w:spacing w:line="480" w:lineRule="auto"/>
        <w:rPr>
          <w:rFonts w:ascii="Arial" w:hAnsi="Arial" w:cs="Arial"/>
        </w:rPr>
      </w:pPr>
      <w:r>
        <w:rPr>
          <w:rFonts w:ascii="Arial" w:hAnsi="Arial" w:cs="Arial"/>
        </w:rPr>
        <w:t xml:space="preserve">Table 2. The estimated effect sizes of a known environmental stressor (abrupt salinity increase) on 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GLMM (Figure 4). The effect size is represented by a percentage increase from blood 2 to blood 3 (e.g., the control bass NLR increased 158% [46–357%; 95% CL] from blood 2 to blood 3). The 95% confidence limits represent the lower and upper bounds, separated by a comma, where 95% of the confidence limits would contain the true effect size if the study were repeated multiple </w:t>
      </w:r>
      <w:r>
        <w:rPr>
          <w:rFonts w:ascii="Arial" w:hAnsi="Arial" w:cs="Arial"/>
        </w:rPr>
        <w:lastRenderedPageBreak/>
        <w:t xml:space="preserve">times.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77777777" w:rsidR="00EB0471" w:rsidRDefault="00EB0471" w:rsidP="004D3F45">
      <w:pPr>
        <w:spacing w:line="480" w:lineRule="auto"/>
        <w:rPr>
          <w:rFonts w:ascii="Arial" w:hAnsi="Arial" w:cs="Arial"/>
        </w:rPr>
      </w:pPr>
    </w:p>
    <w:p w14:paraId="3DCBD29E" w14:textId="2A2C5C1A" w:rsidR="00EB0471" w:rsidRDefault="004D3F45" w:rsidP="004D3F45">
      <w:pPr>
        <w:spacing w:line="480" w:lineRule="auto"/>
        <w:rPr>
          <w:rFonts w:ascii="Arial" w:hAnsi="Arial" w:cs="Arial"/>
        </w:rPr>
      </w:pPr>
      <w:r>
        <w:rPr>
          <w:rFonts w:ascii="Arial" w:hAnsi="Arial" w:cs="Arial"/>
        </w:rPr>
        <w:t xml:space="preserve">Table 3. The estimated effect sizes of xenobiotic substances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GLMM (Figure 4). The effect size is represented by a percentage change from blood 3 to blood 4 (e.g., the control bass NLR decreased 25% [-58–34%; 95% CL] from blood 3 to blood 4). The 95% confidence limits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7A54A180" w:rsidR="004D3F45" w:rsidRPr="00991BBD" w:rsidRDefault="00EB0471" w:rsidP="004D3F45">
      <w:pPr>
        <w:spacing w:line="480" w:lineRule="auto"/>
        <w:rPr>
          <w:rFonts w:ascii="Arial" w:hAnsi="Arial" w:cs="Arial"/>
        </w:rPr>
      </w:pPr>
      <w:r>
        <w:rPr>
          <w:rFonts w:ascii="Arial" w:hAnsi="Arial" w:cs="Arial"/>
          <w:b/>
          <w:bCs/>
        </w:rPr>
        <w:lastRenderedPageBreak/>
        <w:t>12</w:t>
      </w:r>
      <w:r w:rsidR="004D3F45">
        <w:rPr>
          <w:rFonts w:ascii="Arial" w:hAnsi="Arial" w:cs="Arial"/>
          <w:b/>
          <w:bCs/>
        </w:rPr>
        <w:t>. Figure Captions</w:t>
      </w:r>
    </w:p>
    <w:p w14:paraId="20D0113E" w14:textId="77777777"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 xml:space="preserve">Hypothesized relationships among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 </w:t>
      </w:r>
      <w:r>
        <w:rPr>
          <w:rFonts w:ascii="Arial" w:eastAsia="Times New Roman" w:hAnsi="Arial" w:cs="Arial"/>
          <w:color w:val="000000"/>
          <w:kern w:val="0"/>
          <w14:ligatures w14:val="none"/>
        </w:rPr>
        <w:t>continuously increase</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for all fish after </w:t>
      </w:r>
      <w:r w:rsidRPr="00122893">
        <w:rPr>
          <w:rFonts w:ascii="Arial" w:eastAsia="Times New Roman" w:hAnsi="Arial" w:cs="Arial"/>
          <w:color w:val="000000"/>
          <w:kern w:val="0"/>
          <w14:ligatures w14:val="none"/>
        </w:rPr>
        <w:t>exposure to an abruptly introduced environmental stressor, represented by the dashed "Salt" line between blood samples 2 and 3.</w:t>
      </w:r>
    </w:p>
    <w:p w14:paraId="4868857A" w14:textId="68C7C225"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6CD5775A" w14:textId="28096599"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 xml:space="preserve">ed 15-37.9 L rectangular tanks in three rows, </w:t>
      </w:r>
      <w:r>
        <w:rPr>
          <w:rFonts w:ascii="Arial" w:eastAsia="Times New Roman" w:hAnsi="Arial" w:cs="Arial"/>
          <w:color w:val="000000"/>
          <w:kern w:val="0"/>
          <w14:ligatures w14:val="none"/>
        </w:rPr>
        <w:t>featur</w:t>
      </w:r>
      <w:r w:rsidRPr="00122893">
        <w:rPr>
          <w:rFonts w:ascii="Arial" w:eastAsia="Times New Roman" w:hAnsi="Arial" w:cs="Arial"/>
          <w:color w:val="000000"/>
          <w:kern w:val="0"/>
          <w14:ligatures w14:val="none"/>
        </w:rPr>
        <w:t xml:space="preserve">ing opaque boundaries on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r>
        <w:rPr>
          <w:rFonts w:ascii="Arial" w:eastAsia="Times New Roman" w:hAnsi="Arial" w:cs="Arial"/>
          <w:color w:val="000000"/>
          <w:kern w:val="0"/>
          <w14:ligatures w14:val="none"/>
        </w:rPr>
        <w:t>shown</w:t>
      </w:r>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r>
        <w:rPr>
          <w:rFonts w:ascii="Arial" w:eastAsia="Times New Roman" w:hAnsi="Arial" w:cs="Arial"/>
          <w:color w:val="000000"/>
          <w:kern w:val="0"/>
          <w14:ligatures w14:val="none"/>
        </w:rPr>
        <w:t>, equipped</w:t>
      </w:r>
      <w:r w:rsidRPr="00122893">
        <w:rPr>
          <w:rFonts w:ascii="Arial" w:eastAsia="Times New Roman" w:hAnsi="Arial" w:cs="Arial"/>
          <w:color w:val="000000"/>
          <w:kern w:val="0"/>
          <w14:ligatures w14:val="none"/>
        </w:rPr>
        <w:t xml:space="preserve"> with aerators (yellow bubbler). We randomized the treatment order </w:t>
      </w:r>
      <w:r w:rsidR="005E1EBB">
        <w:rPr>
          <w:rFonts w:ascii="Arial" w:eastAsia="Times New Roman" w:hAnsi="Arial" w:cs="Arial"/>
          <w:color w:val="000000"/>
          <w:kern w:val="0"/>
          <w14:ligatures w14:val="none"/>
        </w:rPr>
        <w:t>across the tanks (five groups, each represented by a different color).</w:t>
      </w:r>
      <w:r w:rsidRPr="00122893">
        <w:rPr>
          <w:rFonts w:ascii="Arial" w:eastAsia="Times New Roman" w:hAnsi="Arial" w:cs="Arial"/>
          <w:color w:val="000000"/>
          <w:kern w:val="0"/>
          <w14:ligatures w14:val="none"/>
        </w:rPr>
        <w:t xml:space="preserve"> Below the tank design, in 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 we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r>
        <w:rPr>
          <w:rFonts w:ascii="Arial" w:eastAsia="Times New Roman" w:hAnsi="Arial" w:cs="Arial"/>
          <w:color w:val="000000"/>
          <w:kern w:val="0"/>
          <w14:ligatures w14:val="none"/>
        </w:rPr>
        <w:t>conclusion</w:t>
      </w:r>
      <w:r w:rsidRPr="00122893">
        <w:rPr>
          <w:rFonts w:ascii="Arial" w:eastAsia="Times New Roman" w:hAnsi="Arial" w:cs="Arial"/>
          <w:color w:val="000000"/>
          <w:kern w:val="0"/>
          <w14:ligatures w14:val="none"/>
        </w:rPr>
        <w:t xml:space="preserve"> of the trial (day 22).</w:t>
      </w:r>
    </w:p>
    <w:p w14:paraId="376F66F1" w14:textId="3954F757"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47CD0EC1" w14:textId="77777777"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w:t>
      </w:r>
      <w:r w:rsidRPr="00122893">
        <w:rPr>
          <w:rFonts w:ascii="Arial" w:eastAsia="Times New Roman" w:hAnsi="Arial" w:cs="Arial"/>
          <w:color w:val="000000"/>
          <w:kern w:val="0"/>
          <w14:ligatures w14:val="none"/>
        </w:rPr>
        <w:lastRenderedPageBreak/>
        <w:t xml:space="preserve">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we recorded YSI data </w:t>
      </w:r>
      <w:r>
        <w:rPr>
          <w:rFonts w:ascii="Arial" w:eastAsia="Times New Roman" w:hAnsi="Arial" w:cs="Arial"/>
          <w:color w:val="000000"/>
          <w:kern w:val="0"/>
          <w14:ligatures w14:val="none"/>
        </w:rPr>
        <w:t>prior to</w:t>
      </w:r>
      <w:r w:rsidRPr="00122893">
        <w:rPr>
          <w:rFonts w:ascii="Arial" w:eastAsia="Times New Roman" w:hAnsi="Arial" w:cs="Arial"/>
          <w:color w:val="000000"/>
          <w:kern w:val="0"/>
          <w14:ligatures w14:val="none"/>
        </w:rPr>
        <w:t xml:space="preserve"> salt addition on day 15.</w:t>
      </w:r>
    </w:p>
    <w:p w14:paraId="64C650B8" w14:textId="4FE1A2CE" w:rsidR="004D3F45" w:rsidRDefault="004D3F45" w:rsidP="004D3F45">
      <w:pPr>
        <w:spacing w:line="480" w:lineRule="auto"/>
        <w:rPr>
          <w:rFonts w:ascii="Arial" w:hAnsi="Arial" w:cs="Arial"/>
        </w:rPr>
      </w:pPr>
    </w:p>
    <w:p w14:paraId="27139FE7" w14:textId="77777777"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and the control. Lines dictate the generalized linear mixed-effects model estimated relationships among the groups and blood samples (slopes can vary due to the group x blood sample interaction). Jittered 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 xml:space="preserve">xposure to Cd or </w:t>
      </w:r>
      <w:proofErr w:type="spellStart"/>
      <w:r w:rsidRPr="0012289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77777777" w:rsidR="004D3F45" w:rsidRDefault="004D3F45" w:rsidP="00122893">
      <w:pPr>
        <w:spacing w:line="480" w:lineRule="auto"/>
        <w:rPr>
          <w:rFonts w:ascii="Arial" w:hAnsi="Arial" w:cs="Arial"/>
        </w:rPr>
      </w:pPr>
    </w:p>
    <w:p w14:paraId="4BBC60EC" w14:textId="0B4658D8" w:rsidR="00EB0471" w:rsidRDefault="00EB0471" w:rsidP="00122893">
      <w:pPr>
        <w:spacing w:line="480" w:lineRule="auto"/>
        <w:rPr>
          <w:rFonts w:ascii="Arial" w:hAnsi="Arial" w:cs="Arial"/>
        </w:rPr>
      </w:pPr>
      <w:r>
        <w:rPr>
          <w:rFonts w:ascii="Arial" w:hAnsi="Arial" w:cs="Arial"/>
          <w:b/>
          <w:bCs/>
        </w:rPr>
        <w:t>13.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219575AC">
            <wp:extent cx="4572000" cy="2670048"/>
            <wp:effectExtent l="0" t="0" r="0" b="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2670048"/>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4E25F785">
            <wp:extent cx="4572000" cy="3438144"/>
            <wp:effectExtent l="0" t="0" r="0" b="381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343814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54F4CB3E">
            <wp:extent cx="4572000" cy="3044952"/>
            <wp:effectExtent l="0" t="0" r="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044952"/>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22D4B371">
            <wp:extent cx="4572000" cy="3044952"/>
            <wp:effectExtent l="0" t="0" r="0" b="3175"/>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3044952"/>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122893">
      <w:footerReference w:type="even" r:id="rId15"/>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eviewer" w:date="2025-03-07T12:17:00Z" w:initials="R">
    <w:p w14:paraId="42A22065" w14:textId="226E9378" w:rsidR="00731DB9" w:rsidRDefault="00731DB9">
      <w:pPr>
        <w:pStyle w:val="CommentText"/>
      </w:pPr>
      <w:r>
        <w:rPr>
          <w:rStyle w:val="CommentReference"/>
        </w:rPr>
        <w:annotationRef/>
      </w:r>
      <w:r>
        <w:t>I want a different title… idk what it should be, but this one does not feel right</w:t>
      </w:r>
    </w:p>
  </w:comment>
  <w:comment w:id="3" w:author="Reviewer" w:date="2025-03-24T13:58:00Z" w:initials="R">
    <w:p w14:paraId="4E16868F" w14:textId="59ADF0F3" w:rsidR="00207381" w:rsidRDefault="00207381">
      <w:pPr>
        <w:pStyle w:val="CommentText"/>
      </w:pPr>
      <w:r>
        <w:rPr>
          <w:rStyle w:val="CommentReference"/>
        </w:rPr>
        <w:annotationRef/>
      </w:r>
      <w:r>
        <w:t>Especially for</w:t>
      </w:r>
      <w:r w:rsidR="00797A47">
        <w:t xml:space="preserve"> Conservation Phys</w:t>
      </w:r>
    </w:p>
    <w:p w14:paraId="0178D3B9" w14:textId="77777777" w:rsidR="00207381" w:rsidRDefault="00207381">
      <w:pPr>
        <w:pStyle w:val="CommentText"/>
      </w:pPr>
    </w:p>
    <w:p w14:paraId="70939F77" w14:textId="6682A406" w:rsidR="00207381" w:rsidRDefault="00207381">
      <w:pPr>
        <w:pStyle w:val="CommentText"/>
      </w:pPr>
      <w:r>
        <w:t>I added some ideas below… Chris</w:t>
      </w:r>
      <w:r w:rsidR="00797A47">
        <w:t xml:space="preserve">, please, </w:t>
      </w:r>
      <w:r>
        <w:t>pick/write one</w:t>
      </w:r>
      <w:r w:rsidR="00797A47">
        <w:t xml:space="preserve"> (or tell me the first one is good and tell me to shut up)</w:t>
      </w:r>
    </w:p>
  </w:comment>
  <w:comment w:id="10" w:author="Christopher Murray [2]" w:date="2025-11-11T15:02:00Z" w:initials="CM">
    <w:p w14:paraId="54C16898" w14:textId="77777777" w:rsidR="00C13E5D" w:rsidRDefault="00C13E5D" w:rsidP="00C13E5D">
      <w:r>
        <w:rPr>
          <w:rStyle w:val="CommentReference"/>
        </w:rPr>
        <w:annotationRef/>
      </w:r>
      <w:r>
        <w:rPr>
          <w:sz w:val="20"/>
          <w:szCs w:val="20"/>
        </w:rPr>
        <w:t>Change back if this is not cool.</w:t>
      </w:r>
    </w:p>
  </w:comment>
  <w:comment w:id="327" w:author="Reviewer" w:date="2025-05-28T10:01:00Z" w:initials="R">
    <w:p w14:paraId="08A12C64" w14:textId="54B1EF10" w:rsidR="004D3F45" w:rsidRDefault="004D3F45">
      <w:pPr>
        <w:pStyle w:val="CommentText"/>
      </w:pPr>
      <w:r>
        <w:rPr>
          <w:rStyle w:val="CommentReference"/>
        </w:rPr>
        <w:annotationRef/>
      </w:r>
      <w:r>
        <w:t>Anthony could try publishing the metadata and code for practice if he wants.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A22065" w15:done="0"/>
  <w15:commentEx w15:paraId="70939F77" w15:paraIdParent="42A22065" w15:done="0"/>
  <w15:commentEx w15:paraId="54C16898" w15:done="0"/>
  <w15:commentEx w15:paraId="08A12C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96858A" w16cex:dateUtc="2025-03-07T18:17:00Z"/>
  <w16cex:commentExtensible w16cex:durableId="1099C061" w16cex:dateUtc="2025-03-24T18:58:00Z"/>
  <w16cex:commentExtensible w16cex:durableId="6E7938CB" w16cex:dateUtc="2025-11-11T21:02:00Z"/>
  <w16cex:commentExtensible w16cex:durableId="30448CF9" w16cex:dateUtc="2025-05-28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A22065" w16cid:durableId="0A96858A"/>
  <w16cid:commentId w16cid:paraId="70939F77" w16cid:durableId="1099C061"/>
  <w16cid:commentId w16cid:paraId="54C16898" w16cid:durableId="6E7938CB"/>
  <w16cid:commentId w16cid:paraId="08A12C64" w16cid:durableId="30448C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C9C6" w14:textId="77777777" w:rsidR="00C91198" w:rsidRDefault="00C91198" w:rsidP="00EB0471">
      <w:r>
        <w:separator/>
      </w:r>
    </w:p>
  </w:endnote>
  <w:endnote w:type="continuationSeparator" w:id="0">
    <w:p w14:paraId="48A04651" w14:textId="77777777" w:rsidR="00C91198" w:rsidRDefault="00C91198"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67F6" w14:textId="77777777" w:rsidR="00C91198" w:rsidRDefault="00C91198" w:rsidP="00EB0471">
      <w:r>
        <w:separator/>
      </w:r>
    </w:p>
  </w:footnote>
  <w:footnote w:type="continuationSeparator" w:id="0">
    <w:p w14:paraId="389E2008" w14:textId="77777777" w:rsidR="00C91198" w:rsidRDefault="00C91198" w:rsidP="00EB047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Murray">
    <w15:presenceInfo w15:providerId="AD" w15:userId="S::chris@wallsgatorfarm.com::d4dd3a9e-fd47-4196-898e-67b2eaa80d63"/>
  </w15:person>
  <w15:person w15:author="Reviewer">
    <w15:presenceInfo w15:providerId="None" w15:userId="Reviewer"/>
  </w15:person>
  <w15:person w15:author="Christopher Murray [2]">
    <w15:presenceInfo w15:providerId="AD" w15:userId="S::W0402477@selu.edu::d65c0292-a93d-443b-8e2a-fe90c99b9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0C5D"/>
    <w:rsid w:val="000052A3"/>
    <w:rsid w:val="000057BF"/>
    <w:rsid w:val="000061CA"/>
    <w:rsid w:val="00021219"/>
    <w:rsid w:val="00025F21"/>
    <w:rsid w:val="0004143E"/>
    <w:rsid w:val="00052E17"/>
    <w:rsid w:val="00096637"/>
    <w:rsid w:val="000A4FC5"/>
    <w:rsid w:val="000B2425"/>
    <w:rsid w:val="000B3E5E"/>
    <w:rsid w:val="000C0A4F"/>
    <w:rsid w:val="000C6123"/>
    <w:rsid w:val="000D0961"/>
    <w:rsid w:val="000E4487"/>
    <w:rsid w:val="000E64D2"/>
    <w:rsid w:val="000F19D5"/>
    <w:rsid w:val="000F3223"/>
    <w:rsid w:val="00104F83"/>
    <w:rsid w:val="00115EDC"/>
    <w:rsid w:val="00122893"/>
    <w:rsid w:val="001252F7"/>
    <w:rsid w:val="0015584C"/>
    <w:rsid w:val="00167D66"/>
    <w:rsid w:val="001701E2"/>
    <w:rsid w:val="0019026F"/>
    <w:rsid w:val="001A6161"/>
    <w:rsid w:val="001A7A49"/>
    <w:rsid w:val="001B0B3B"/>
    <w:rsid w:val="001C65FA"/>
    <w:rsid w:val="001C75DF"/>
    <w:rsid w:val="001D61EF"/>
    <w:rsid w:val="00202619"/>
    <w:rsid w:val="0020365B"/>
    <w:rsid w:val="002062A4"/>
    <w:rsid w:val="00207381"/>
    <w:rsid w:val="00215459"/>
    <w:rsid w:val="00224081"/>
    <w:rsid w:val="002413C1"/>
    <w:rsid w:val="00247A31"/>
    <w:rsid w:val="00255F8F"/>
    <w:rsid w:val="00260B96"/>
    <w:rsid w:val="00260CC1"/>
    <w:rsid w:val="00266A8E"/>
    <w:rsid w:val="002838B7"/>
    <w:rsid w:val="00292FF5"/>
    <w:rsid w:val="002A1E95"/>
    <w:rsid w:val="002B7DFC"/>
    <w:rsid w:val="002E30FE"/>
    <w:rsid w:val="002E4E10"/>
    <w:rsid w:val="002E65DB"/>
    <w:rsid w:val="002F400A"/>
    <w:rsid w:val="002F7ACA"/>
    <w:rsid w:val="00310A30"/>
    <w:rsid w:val="003160EE"/>
    <w:rsid w:val="00331B8D"/>
    <w:rsid w:val="00341A58"/>
    <w:rsid w:val="003545BE"/>
    <w:rsid w:val="0035490F"/>
    <w:rsid w:val="00355F28"/>
    <w:rsid w:val="00373EEB"/>
    <w:rsid w:val="003A3E8C"/>
    <w:rsid w:val="003A5734"/>
    <w:rsid w:val="003A5F48"/>
    <w:rsid w:val="003A62B7"/>
    <w:rsid w:val="003E7284"/>
    <w:rsid w:val="003E7E30"/>
    <w:rsid w:val="00400635"/>
    <w:rsid w:val="0041037D"/>
    <w:rsid w:val="004348D0"/>
    <w:rsid w:val="00435094"/>
    <w:rsid w:val="0045384D"/>
    <w:rsid w:val="0045522C"/>
    <w:rsid w:val="0047765D"/>
    <w:rsid w:val="00485EF0"/>
    <w:rsid w:val="00487AF7"/>
    <w:rsid w:val="00490475"/>
    <w:rsid w:val="004B13AA"/>
    <w:rsid w:val="004B432A"/>
    <w:rsid w:val="004B6151"/>
    <w:rsid w:val="004C036E"/>
    <w:rsid w:val="004D1032"/>
    <w:rsid w:val="004D3F45"/>
    <w:rsid w:val="004E2D52"/>
    <w:rsid w:val="004F6348"/>
    <w:rsid w:val="005032D7"/>
    <w:rsid w:val="005037F5"/>
    <w:rsid w:val="00511F43"/>
    <w:rsid w:val="0053050C"/>
    <w:rsid w:val="00533DCC"/>
    <w:rsid w:val="00551E9B"/>
    <w:rsid w:val="00555CCE"/>
    <w:rsid w:val="0056648E"/>
    <w:rsid w:val="005765A6"/>
    <w:rsid w:val="005B5643"/>
    <w:rsid w:val="005C0EAA"/>
    <w:rsid w:val="005C74FE"/>
    <w:rsid w:val="005E1EBB"/>
    <w:rsid w:val="005E4414"/>
    <w:rsid w:val="005F1824"/>
    <w:rsid w:val="00603633"/>
    <w:rsid w:val="006152BC"/>
    <w:rsid w:val="00621C62"/>
    <w:rsid w:val="00632BB6"/>
    <w:rsid w:val="00642F95"/>
    <w:rsid w:val="0065523F"/>
    <w:rsid w:val="00660213"/>
    <w:rsid w:val="00661E69"/>
    <w:rsid w:val="006660DE"/>
    <w:rsid w:val="0066778F"/>
    <w:rsid w:val="006724AA"/>
    <w:rsid w:val="00676DE3"/>
    <w:rsid w:val="00685B95"/>
    <w:rsid w:val="00692828"/>
    <w:rsid w:val="00695823"/>
    <w:rsid w:val="006A1F8E"/>
    <w:rsid w:val="006A4266"/>
    <w:rsid w:val="006D31C5"/>
    <w:rsid w:val="006D776E"/>
    <w:rsid w:val="006F2B00"/>
    <w:rsid w:val="006F55A5"/>
    <w:rsid w:val="007108BE"/>
    <w:rsid w:val="00710DD7"/>
    <w:rsid w:val="0071106E"/>
    <w:rsid w:val="0071656C"/>
    <w:rsid w:val="00716A81"/>
    <w:rsid w:val="0071739F"/>
    <w:rsid w:val="00720F06"/>
    <w:rsid w:val="00723A84"/>
    <w:rsid w:val="00724787"/>
    <w:rsid w:val="00726201"/>
    <w:rsid w:val="007262FD"/>
    <w:rsid w:val="00731DB9"/>
    <w:rsid w:val="00733DEC"/>
    <w:rsid w:val="007549CF"/>
    <w:rsid w:val="00796D02"/>
    <w:rsid w:val="00797A47"/>
    <w:rsid w:val="00797E81"/>
    <w:rsid w:val="007A4C34"/>
    <w:rsid w:val="007A6340"/>
    <w:rsid w:val="007A6AFC"/>
    <w:rsid w:val="007B1E8D"/>
    <w:rsid w:val="007B242C"/>
    <w:rsid w:val="007C0C20"/>
    <w:rsid w:val="007C1291"/>
    <w:rsid w:val="007C2468"/>
    <w:rsid w:val="00800A8A"/>
    <w:rsid w:val="00802505"/>
    <w:rsid w:val="00837774"/>
    <w:rsid w:val="008605B2"/>
    <w:rsid w:val="00873CF7"/>
    <w:rsid w:val="00877B75"/>
    <w:rsid w:val="00883338"/>
    <w:rsid w:val="008B31E8"/>
    <w:rsid w:val="008B42F9"/>
    <w:rsid w:val="008D2EC2"/>
    <w:rsid w:val="008D357E"/>
    <w:rsid w:val="008D3C73"/>
    <w:rsid w:val="008D4890"/>
    <w:rsid w:val="008F6D79"/>
    <w:rsid w:val="00914B51"/>
    <w:rsid w:val="0092197F"/>
    <w:rsid w:val="009360F3"/>
    <w:rsid w:val="00943450"/>
    <w:rsid w:val="00991BBD"/>
    <w:rsid w:val="009921F6"/>
    <w:rsid w:val="009A25A6"/>
    <w:rsid w:val="009A4B3F"/>
    <w:rsid w:val="009B7318"/>
    <w:rsid w:val="009C025E"/>
    <w:rsid w:val="009C3189"/>
    <w:rsid w:val="009D0723"/>
    <w:rsid w:val="009D48CB"/>
    <w:rsid w:val="009D7C83"/>
    <w:rsid w:val="009E1F99"/>
    <w:rsid w:val="009E6D23"/>
    <w:rsid w:val="009F15B3"/>
    <w:rsid w:val="00A16CA8"/>
    <w:rsid w:val="00A25304"/>
    <w:rsid w:val="00A3202B"/>
    <w:rsid w:val="00A36CCB"/>
    <w:rsid w:val="00A406CA"/>
    <w:rsid w:val="00A52B25"/>
    <w:rsid w:val="00A52C7A"/>
    <w:rsid w:val="00A60268"/>
    <w:rsid w:val="00A6080A"/>
    <w:rsid w:val="00A639BC"/>
    <w:rsid w:val="00A67F34"/>
    <w:rsid w:val="00A713E8"/>
    <w:rsid w:val="00AB131F"/>
    <w:rsid w:val="00AC1393"/>
    <w:rsid w:val="00AE1B47"/>
    <w:rsid w:val="00AE52CC"/>
    <w:rsid w:val="00AF135C"/>
    <w:rsid w:val="00AF634C"/>
    <w:rsid w:val="00B24DA3"/>
    <w:rsid w:val="00B255A6"/>
    <w:rsid w:val="00B40FDB"/>
    <w:rsid w:val="00B57896"/>
    <w:rsid w:val="00B61279"/>
    <w:rsid w:val="00B81BD4"/>
    <w:rsid w:val="00BA0537"/>
    <w:rsid w:val="00BA0DB1"/>
    <w:rsid w:val="00BB2E67"/>
    <w:rsid w:val="00BB30DD"/>
    <w:rsid w:val="00BB7E76"/>
    <w:rsid w:val="00BC047E"/>
    <w:rsid w:val="00BC1AEE"/>
    <w:rsid w:val="00BC20B9"/>
    <w:rsid w:val="00BE205A"/>
    <w:rsid w:val="00BE4393"/>
    <w:rsid w:val="00C04669"/>
    <w:rsid w:val="00C13E5D"/>
    <w:rsid w:val="00C14026"/>
    <w:rsid w:val="00C20E9B"/>
    <w:rsid w:val="00C30F28"/>
    <w:rsid w:val="00C35271"/>
    <w:rsid w:val="00C47742"/>
    <w:rsid w:val="00C57BC9"/>
    <w:rsid w:val="00C6688A"/>
    <w:rsid w:val="00C71E22"/>
    <w:rsid w:val="00C73E19"/>
    <w:rsid w:val="00C77121"/>
    <w:rsid w:val="00C86230"/>
    <w:rsid w:val="00C91198"/>
    <w:rsid w:val="00C94E4E"/>
    <w:rsid w:val="00CA091B"/>
    <w:rsid w:val="00CB3E06"/>
    <w:rsid w:val="00CD1F0F"/>
    <w:rsid w:val="00CD225C"/>
    <w:rsid w:val="00CD5079"/>
    <w:rsid w:val="00CE1082"/>
    <w:rsid w:val="00CE79DD"/>
    <w:rsid w:val="00CF1BF6"/>
    <w:rsid w:val="00D0262C"/>
    <w:rsid w:val="00D12BE3"/>
    <w:rsid w:val="00D15AC4"/>
    <w:rsid w:val="00D17B0A"/>
    <w:rsid w:val="00D31E11"/>
    <w:rsid w:val="00D36A7A"/>
    <w:rsid w:val="00D5525A"/>
    <w:rsid w:val="00D62511"/>
    <w:rsid w:val="00D62C68"/>
    <w:rsid w:val="00D76EBC"/>
    <w:rsid w:val="00D8586B"/>
    <w:rsid w:val="00DB5DB2"/>
    <w:rsid w:val="00DC38E9"/>
    <w:rsid w:val="00DC5F05"/>
    <w:rsid w:val="00DC5F12"/>
    <w:rsid w:val="00DC6FD5"/>
    <w:rsid w:val="00DD559E"/>
    <w:rsid w:val="00E22878"/>
    <w:rsid w:val="00E26807"/>
    <w:rsid w:val="00E33DF7"/>
    <w:rsid w:val="00E64343"/>
    <w:rsid w:val="00E70104"/>
    <w:rsid w:val="00E75090"/>
    <w:rsid w:val="00E840D9"/>
    <w:rsid w:val="00EB0471"/>
    <w:rsid w:val="00ED0F5D"/>
    <w:rsid w:val="00ED6379"/>
    <w:rsid w:val="00EE02AE"/>
    <w:rsid w:val="00EF7EE6"/>
    <w:rsid w:val="00F02F5F"/>
    <w:rsid w:val="00F16408"/>
    <w:rsid w:val="00F304EE"/>
    <w:rsid w:val="00F433B8"/>
    <w:rsid w:val="00F47773"/>
    <w:rsid w:val="00F535C0"/>
    <w:rsid w:val="00F57B95"/>
    <w:rsid w:val="00F708FE"/>
    <w:rsid w:val="00F86C24"/>
    <w:rsid w:val="00F9017C"/>
    <w:rsid w:val="00F935B6"/>
    <w:rsid w:val="00FA7CE2"/>
    <w:rsid w:val="00FB2272"/>
    <w:rsid w:val="00FB27A1"/>
    <w:rsid w:val="00FB49AE"/>
    <w:rsid w:val="00FB7DA9"/>
    <w:rsid w:val="00FC318B"/>
    <w:rsid w:val="00FE23DD"/>
    <w:rsid w:val="00FE7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2E6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41</Pages>
  <Words>39898</Words>
  <Characters>227419</Characters>
  <Application>Microsoft Office Word</Application>
  <DocSecurity>0</DocSecurity>
  <Lines>1895</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Christopher Murray</cp:lastModifiedBy>
  <cp:revision>7</cp:revision>
  <cp:lastPrinted>2025-05-28T15:34:00Z</cp:lastPrinted>
  <dcterms:created xsi:type="dcterms:W3CDTF">2025-11-11T03:42:00Z</dcterms:created>
  <dcterms:modified xsi:type="dcterms:W3CDTF">2025-11-11T21:15:00Z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id="9xV5GdYc"/&gt;&lt;style id="http://www.zotero.org/styles/conservation-physiology" hasBibliography="1" bibliographyStyleHasBeenSet="1"/&gt;&lt;prefs&gt;&lt;pref name="fieldType" value="Field"/&gt;&lt;/prefs&gt;&lt;/data&gt;</vt:lpwstr>
  </property>
</Properties>
</file>