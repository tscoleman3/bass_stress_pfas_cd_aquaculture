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1AAF9F3" w14:textId="77777777" w:rsidR="00292FF5" w:rsidRPr="00292FF5" w:rsidRDefault="00292FF5" w:rsidP="00292FF5">
      <w:pPr>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Title:  </w:t>
      </w:r>
      <w:r w:rsidRPr="00292FF5">
        <w:rPr>
          <w:rFonts w:ascii="Arial" w:eastAsia="Times New Roman" w:hAnsi="Arial" w:cs="Arial"/>
          <w:color w:val="000000"/>
          <w:kern w:val="0"/>
          <w14:ligatures w14:val="none"/>
        </w:rPr>
        <w:t>PFAS, but not Cadmium, Confounds the Stress Response in Largemouth Bass (</w:t>
      </w:r>
      <w:r w:rsidRPr="00292FF5">
        <w:rPr>
          <w:rFonts w:ascii="Arial" w:eastAsia="Times New Roman" w:hAnsi="Arial" w:cs="Arial"/>
          <w:i/>
          <w:iCs/>
          <w:color w:val="000000"/>
          <w:kern w:val="0"/>
          <w14:ligatures w14:val="none"/>
        </w:rPr>
        <w:t>Micropterus nigricans</w:t>
      </w:r>
      <w:r w:rsidRPr="00292FF5">
        <w:rPr>
          <w:rFonts w:ascii="Arial" w:eastAsia="Times New Roman" w:hAnsi="Arial" w:cs="Arial"/>
          <w:color w:val="000000"/>
          <w:kern w:val="0"/>
          <w14:ligatures w14:val="none"/>
        </w:rPr>
        <w:t>)</w:t>
      </w:r>
    </w:p>
    <w:p w14:paraId="7743CD0B" w14:textId="77777777" w:rsidR="00292FF5" w:rsidRDefault="00292FF5" w:rsidP="00292FF5">
      <w:pPr>
        <w:rPr>
          <w:rFonts w:ascii="Arial" w:eastAsia="Times New Roman" w:hAnsi="Arial" w:cs="Arial"/>
          <w:kern w:val="0"/>
          <w14:ligatures w14:val="none"/>
        </w:rPr>
      </w:pPr>
    </w:p>
    <w:p w14:paraId="7F1E232B" w14:textId="77777777" w:rsidR="00292FF5" w:rsidRPr="00292FF5" w:rsidRDefault="00292FF5" w:rsidP="00292FF5">
      <w:pPr>
        <w:rPr>
          <w:rFonts w:ascii="Arial" w:eastAsia="Times New Roman" w:hAnsi="Arial" w:cs="Arial"/>
          <w:kern w:val="0"/>
          <w14:ligatures w14:val="none"/>
        </w:rPr>
      </w:pPr>
      <w:r>
        <w:rPr>
          <w:rFonts w:ascii="Arial" w:eastAsia="Times New Roman" w:hAnsi="Arial" w:cs="Arial"/>
          <w:kern w:val="0"/>
          <w14:ligatures w14:val="none"/>
        </w:rPr>
        <w:t xml:space="preserve">Authors:  </w:t>
      </w:r>
    </w:p>
    <w:p w14:paraId="42381258" w14:textId="77777777" w:rsidR="00292FF5" w:rsidRDefault="00292FF5" w:rsidP="00292FF5">
      <w:pPr>
        <w:rPr>
          <w:rFonts w:ascii="Arial" w:eastAsia="Times New Roman" w:hAnsi="Arial" w:cs="Arial"/>
          <w:kern w:val="0"/>
          <w14:ligatures w14:val="none"/>
        </w:rPr>
      </w:pPr>
      <w:r w:rsidRPr="00292FF5">
        <w:rPr>
          <w:rFonts w:ascii="Arial" w:eastAsia="Times New Roman" w:hAnsi="Arial" w:cs="Arial"/>
          <w:color w:val="000000"/>
          <w:kern w:val="0"/>
          <w14:ligatures w14:val="none"/>
        </w:rPr>
        <w:t>Anthony Ryan Johnson</w:t>
      </w:r>
      <w:r w:rsidRPr="00292FF5">
        <w:rPr>
          <w:rFonts w:ascii="Arial" w:eastAsia="Times New Roman" w:hAnsi="Arial" w:cs="Arial"/>
          <w:kern w:val="0"/>
          <w:vertAlign w:val="superscript"/>
          <w14:ligatures w14:val="none"/>
        </w:rPr>
        <w:t>1</w:t>
      </w:r>
      <w:r w:rsidRPr="00292FF5">
        <w:rPr>
          <w:rFonts w:ascii="Arial" w:eastAsia="Times New Roman" w:hAnsi="Arial" w:cs="Arial"/>
          <w:color w:val="000000"/>
          <w:kern w:val="0"/>
          <w14:ligatures w14:val="none"/>
        </w:rPr>
        <w:t>, Tyler Steven Coleman</w:t>
      </w:r>
      <w:r w:rsidRPr="00292FF5">
        <w:rPr>
          <w:rFonts w:ascii="Arial" w:eastAsia="Times New Roman" w:hAnsi="Arial" w:cs="Arial"/>
          <w:kern w:val="0"/>
          <w:vertAlign w:val="superscript"/>
          <w14:ligatures w14:val="none"/>
        </w:rPr>
        <w:t>2</w:t>
      </w:r>
      <w:r w:rsidRPr="00292FF5">
        <w:rPr>
          <w:rFonts w:ascii="Arial" w:eastAsia="Times New Roman" w:hAnsi="Arial" w:cs="Arial"/>
          <w:color w:val="000000"/>
          <w:kern w:val="0"/>
          <w14:ligatures w14:val="none"/>
        </w:rPr>
        <w:t>, Jasmine B. Nasser</w:t>
      </w:r>
      <w:r w:rsidRPr="00292FF5">
        <w:rPr>
          <w:rFonts w:ascii="Arial" w:eastAsia="Times New Roman" w:hAnsi="Arial" w:cs="Arial"/>
          <w:kern w:val="0"/>
          <w:vertAlign w:val="superscript"/>
          <w14:ligatures w14:val="none"/>
        </w:rPr>
        <w:t>3</w:t>
      </w:r>
      <w:r w:rsidRPr="00292FF5">
        <w:rPr>
          <w:rFonts w:ascii="Arial" w:eastAsia="Times New Roman" w:hAnsi="Arial" w:cs="Arial"/>
          <w:color w:val="000000"/>
          <w:kern w:val="0"/>
          <w14:ligatures w14:val="none"/>
        </w:rPr>
        <w:t>, Maggie McGreal</w:t>
      </w:r>
      <w:r w:rsidRPr="00292FF5">
        <w:rPr>
          <w:rFonts w:ascii="Arial" w:eastAsia="Times New Roman" w:hAnsi="Arial" w:cs="Arial"/>
          <w:kern w:val="0"/>
          <w:vertAlign w:val="superscript"/>
          <w14:ligatures w14:val="none"/>
        </w:rPr>
        <w:t>4</w:t>
      </w:r>
      <w:r w:rsidRPr="00292FF5">
        <w:rPr>
          <w:rFonts w:ascii="Arial" w:eastAsia="Times New Roman" w:hAnsi="Arial" w:cs="Arial"/>
          <w:color w:val="000000"/>
          <w:kern w:val="0"/>
          <w14:ligatures w14:val="none"/>
        </w:rPr>
        <w:t>, Kyle R. Piller</w:t>
      </w:r>
      <w:r w:rsidRPr="00292FF5">
        <w:rPr>
          <w:rFonts w:ascii="Arial" w:eastAsia="Times New Roman" w:hAnsi="Arial" w:cs="Arial"/>
          <w:kern w:val="0"/>
          <w:vertAlign w:val="superscript"/>
          <w14:ligatures w14:val="none"/>
        </w:rPr>
        <w:t>5</w:t>
      </w:r>
      <w:r w:rsidRPr="00292FF5">
        <w:rPr>
          <w:rFonts w:ascii="Arial" w:eastAsia="Times New Roman" w:hAnsi="Arial" w:cs="Arial"/>
          <w:color w:val="000000"/>
          <w:kern w:val="0"/>
          <w14:ligatures w14:val="none"/>
        </w:rPr>
        <w:t>, and Christopher M. Murray</w:t>
      </w:r>
      <w:r w:rsidRPr="00292FF5">
        <w:rPr>
          <w:rFonts w:ascii="Arial" w:eastAsia="Times New Roman" w:hAnsi="Arial" w:cs="Arial"/>
          <w:kern w:val="0"/>
          <w:vertAlign w:val="superscript"/>
          <w14:ligatures w14:val="none"/>
        </w:rPr>
        <w:t>6</w:t>
      </w:r>
    </w:p>
    <w:p w14:paraId="7C249F32" w14:textId="77777777" w:rsidR="0071739F" w:rsidRPr="00292FF5" w:rsidRDefault="0071739F" w:rsidP="00292FF5">
      <w:pPr>
        <w:rPr>
          <w:rFonts w:ascii="Arial" w:eastAsia="Times New Roman" w:hAnsi="Arial" w:cs="Arial"/>
          <w:kern w:val="0"/>
          <w14:ligatures w14:val="none"/>
        </w:rPr>
      </w:pPr>
    </w:p>
    <w:p w14:paraId="23FC2A37" w14:textId="77777777" w:rsidR="00292FF5" w:rsidRPr="00292FF5" w:rsidRDefault="00292FF5" w:rsidP="00292FF5">
      <w:pPr>
        <w:rPr>
          <w:rFonts w:ascii="Arial" w:eastAsia="Times New Roman" w:hAnsi="Arial" w:cs="Arial"/>
          <w:kern w:val="0"/>
          <w14:ligatures w14:val="none"/>
        </w:rPr>
      </w:pPr>
      <w:r w:rsidRPr="00292FF5">
        <w:rPr>
          <w:rFonts w:ascii="Arial" w:eastAsia="Times New Roman" w:hAnsi="Arial" w:cs="Arial"/>
          <w:kern w:val="0"/>
          <w:vertAlign w:val="superscript"/>
          <w14:ligatures w14:val="none"/>
        </w:rPr>
        <w:t>1</w:t>
      </w:r>
      <w:r w:rsidRPr="00292FF5">
        <w:rPr>
          <w:rFonts w:ascii="Arial" w:eastAsia="Times New Roman" w:hAnsi="Arial" w:cs="Arial"/>
          <w:color w:val="000000"/>
          <w:kern w:val="0"/>
          <w14:ligatures w14:val="none"/>
        </w:rPr>
        <w:t>Southeastern Louisiana University, Department of Biological Sciences, Hammond, Louisiana, USA;</w:t>
      </w:r>
      <w:r>
        <w:rPr>
          <w:rFonts w:ascii="Arial" w:eastAsia="Times New Roman" w:hAnsi="Arial" w:cs="Arial"/>
          <w:color w:val="000000"/>
          <w:kern w:val="0"/>
          <w14:ligatures w14:val="none"/>
        </w:rPr>
        <w:t xml:space="preserve"> email;</w:t>
      </w:r>
      <w:r w:rsidRPr="00292FF5">
        <w:rPr>
          <w:rFonts w:ascii="Arial" w:eastAsia="Times New Roman" w:hAnsi="Arial" w:cs="Arial"/>
          <w:color w:val="000000"/>
          <w:kern w:val="0"/>
          <w14:ligatures w14:val="none"/>
        </w:rPr>
        <w:t xml:space="preserve"> ORCID 0009-0005-9381-9510</w:t>
      </w:r>
    </w:p>
    <w:p w14:paraId="1BEC4CEF" w14:textId="77777777" w:rsidR="00292FF5" w:rsidRPr="00292FF5" w:rsidRDefault="00292FF5" w:rsidP="00292FF5">
      <w:pPr>
        <w:rPr>
          <w:rFonts w:ascii="Arial" w:eastAsia="Times New Roman" w:hAnsi="Arial" w:cs="Arial"/>
          <w:kern w:val="0"/>
          <w14:ligatures w14:val="none"/>
        </w:rPr>
      </w:pPr>
      <w:r>
        <w:rPr>
          <w:rFonts w:ascii="Arial" w:eastAsia="Times New Roman" w:hAnsi="Arial" w:cs="Arial"/>
          <w:kern w:val="0"/>
          <w:vertAlign w:val="superscript"/>
          <w14:ligatures w14:val="none"/>
        </w:rPr>
        <w:t>2</w:t>
      </w:r>
      <w:r w:rsidRPr="00292FF5">
        <w:rPr>
          <w:rFonts w:ascii="Arial" w:eastAsia="Times New Roman" w:hAnsi="Arial" w:cs="Arial"/>
          <w:color w:val="000000"/>
          <w:kern w:val="0"/>
          <w14:ligatures w14:val="none"/>
        </w:rPr>
        <w:t>Southeastern Louisiana University, Department of Biological Sciences, Hammond, Louisiana, USA;</w:t>
      </w:r>
      <w:r>
        <w:rPr>
          <w:rFonts w:ascii="Arial" w:eastAsia="Times New Roman" w:hAnsi="Arial" w:cs="Arial"/>
          <w:color w:val="000000"/>
          <w:kern w:val="0"/>
          <w14:ligatures w14:val="none"/>
        </w:rPr>
        <w:t xml:space="preserve"> </w:t>
      </w:r>
      <w:r w:rsidR="0071739F">
        <w:rPr>
          <w:rFonts w:ascii="Arial" w:eastAsia="Times New Roman" w:hAnsi="Arial" w:cs="Arial"/>
          <w:color w:val="000000"/>
          <w:kern w:val="0"/>
          <w14:ligatures w14:val="none"/>
        </w:rPr>
        <w:t>tscoleman3@gmail.com</w:t>
      </w:r>
      <w:r>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 ORCID 0000-0001-7472-1976</w:t>
      </w:r>
    </w:p>
    <w:p w14:paraId="53503534" w14:textId="77777777" w:rsidR="00292FF5" w:rsidRPr="00292FF5" w:rsidRDefault="00292FF5" w:rsidP="00292FF5">
      <w:pPr>
        <w:rPr>
          <w:rFonts w:ascii="Arial" w:eastAsia="Times New Roman" w:hAnsi="Arial" w:cs="Arial"/>
          <w:kern w:val="0"/>
          <w14:ligatures w14:val="none"/>
        </w:rPr>
      </w:pPr>
      <w:r>
        <w:rPr>
          <w:rFonts w:ascii="Arial" w:eastAsia="Times New Roman" w:hAnsi="Arial" w:cs="Arial"/>
          <w:kern w:val="0"/>
          <w:vertAlign w:val="superscript"/>
          <w14:ligatures w14:val="none"/>
        </w:rPr>
        <w:t>3</w:t>
      </w:r>
      <w:r w:rsidRPr="00292FF5">
        <w:rPr>
          <w:rFonts w:ascii="Arial" w:eastAsia="Times New Roman" w:hAnsi="Arial" w:cs="Arial"/>
          <w:color w:val="000000"/>
          <w:kern w:val="0"/>
          <w14:ligatures w14:val="none"/>
        </w:rPr>
        <w:t xml:space="preserve">Southeastern Louisiana University, Department of Biological Sciences, Hammond, Louisiana, USA; </w:t>
      </w:r>
      <w:r>
        <w:rPr>
          <w:rFonts w:ascii="Arial" w:eastAsia="Times New Roman" w:hAnsi="Arial" w:cs="Arial"/>
          <w:color w:val="000000"/>
          <w:kern w:val="0"/>
          <w14:ligatures w14:val="none"/>
        </w:rPr>
        <w:t xml:space="preserve">email; </w:t>
      </w:r>
      <w:r w:rsidRPr="00292FF5">
        <w:rPr>
          <w:rFonts w:ascii="Arial" w:eastAsia="Times New Roman" w:hAnsi="Arial" w:cs="Arial"/>
          <w:color w:val="000000"/>
          <w:kern w:val="0"/>
          <w14:ligatures w14:val="none"/>
        </w:rPr>
        <w:t>ORCID 0009-0003-0083-9498</w:t>
      </w:r>
    </w:p>
    <w:p w14:paraId="4715F790" w14:textId="77777777" w:rsidR="00292FF5" w:rsidRPr="00292FF5" w:rsidRDefault="00292FF5" w:rsidP="00292FF5">
      <w:pPr>
        <w:rPr>
          <w:rFonts w:ascii="Arial" w:eastAsia="Times New Roman" w:hAnsi="Arial" w:cs="Arial"/>
          <w:kern w:val="0"/>
          <w14:ligatures w14:val="none"/>
        </w:rPr>
      </w:pPr>
      <w:r>
        <w:rPr>
          <w:rFonts w:ascii="Arial" w:eastAsia="Times New Roman" w:hAnsi="Arial" w:cs="Arial"/>
          <w:kern w:val="0"/>
          <w:vertAlign w:val="superscript"/>
          <w14:ligatures w14:val="none"/>
        </w:rPr>
        <w:t>4</w:t>
      </w:r>
      <w:r w:rsidRPr="00292FF5">
        <w:rPr>
          <w:rFonts w:ascii="Arial" w:eastAsia="Times New Roman" w:hAnsi="Arial" w:cs="Arial"/>
          <w:color w:val="000000"/>
          <w:kern w:val="0"/>
          <w14:ligatures w14:val="none"/>
        </w:rPr>
        <w:t xml:space="preserve">Southeastern Louisiana University, Department of Biological Sciences, Hammond, Louisiana, USA; </w:t>
      </w:r>
      <w:r>
        <w:rPr>
          <w:rFonts w:ascii="Arial" w:eastAsia="Times New Roman" w:hAnsi="Arial" w:cs="Arial"/>
          <w:color w:val="000000"/>
          <w:kern w:val="0"/>
          <w14:ligatures w14:val="none"/>
        </w:rPr>
        <w:t xml:space="preserve">email; </w:t>
      </w:r>
      <w:r w:rsidRPr="00292FF5">
        <w:rPr>
          <w:rFonts w:ascii="Arial" w:eastAsia="Times New Roman" w:hAnsi="Arial" w:cs="Arial"/>
          <w:color w:val="000000"/>
          <w:kern w:val="0"/>
          <w14:ligatures w14:val="none"/>
        </w:rPr>
        <w:t>ORCID 0009-0005-9745-8265</w:t>
      </w:r>
    </w:p>
    <w:p w14:paraId="30C729D4" w14:textId="77777777" w:rsidR="00292FF5" w:rsidRDefault="00292FF5" w:rsidP="00292FF5">
      <w:pPr>
        <w:rPr>
          <w:rFonts w:ascii="Arial" w:eastAsia="Times New Roman" w:hAnsi="Arial" w:cs="Arial"/>
          <w:kern w:val="0"/>
          <w14:ligatures w14:val="none"/>
        </w:rPr>
      </w:pPr>
      <w:r>
        <w:rPr>
          <w:rFonts w:ascii="Arial" w:eastAsia="Times New Roman" w:hAnsi="Arial" w:cs="Arial"/>
          <w:kern w:val="0"/>
          <w:vertAlign w:val="superscript"/>
          <w14:ligatures w14:val="none"/>
        </w:rPr>
        <w:t>5</w:t>
      </w:r>
      <w:r w:rsidRPr="00292FF5">
        <w:rPr>
          <w:rFonts w:ascii="Arial" w:eastAsia="Times New Roman" w:hAnsi="Arial" w:cs="Arial"/>
          <w:color w:val="000000"/>
          <w:kern w:val="0"/>
          <w14:ligatures w14:val="none"/>
        </w:rPr>
        <w:t xml:space="preserve">Southeastern Louisiana University, Department of Biological Sciences, Hammond, Louisiana, USA; </w:t>
      </w:r>
      <w:r>
        <w:rPr>
          <w:rFonts w:ascii="Arial" w:eastAsia="Times New Roman" w:hAnsi="Arial" w:cs="Arial"/>
          <w:color w:val="000000"/>
          <w:kern w:val="0"/>
          <w14:ligatures w14:val="none"/>
        </w:rPr>
        <w:t xml:space="preserve">email; </w:t>
      </w:r>
      <w:r w:rsidRPr="00292FF5">
        <w:rPr>
          <w:rFonts w:ascii="Arial" w:eastAsia="Times New Roman" w:hAnsi="Arial" w:cs="Arial"/>
          <w:color w:val="000000"/>
          <w:kern w:val="0"/>
          <w14:ligatures w14:val="none"/>
        </w:rPr>
        <w:t>ORCID 0000-0003-1289-9351</w:t>
      </w:r>
    </w:p>
    <w:p w14:paraId="639C6DAD" w14:textId="77777777" w:rsidR="00292FF5" w:rsidRPr="00292FF5" w:rsidRDefault="00292FF5" w:rsidP="00292FF5">
      <w:pPr>
        <w:rPr>
          <w:rFonts w:ascii="Arial" w:eastAsia="Times New Roman" w:hAnsi="Arial" w:cs="Arial"/>
          <w:kern w:val="0"/>
          <w14:ligatures w14:val="none"/>
        </w:rPr>
      </w:pPr>
      <w:r>
        <w:rPr>
          <w:rFonts w:ascii="Arial" w:eastAsia="Times New Roman" w:hAnsi="Arial" w:cs="Arial"/>
          <w:kern w:val="0"/>
          <w:vertAlign w:val="superscript"/>
          <w14:ligatures w14:val="none"/>
        </w:rPr>
        <w:t>6</w:t>
      </w:r>
      <w:r w:rsidRPr="00292FF5">
        <w:rPr>
          <w:rFonts w:ascii="Arial" w:eastAsia="Times New Roman" w:hAnsi="Arial" w:cs="Arial"/>
          <w:color w:val="000000"/>
          <w:kern w:val="0"/>
          <w14:ligatures w14:val="none"/>
        </w:rPr>
        <w:t xml:space="preserve">Southeastern Louisiana University, Department of Biological Sciences, Hammond, Louisiana, USA; </w:t>
      </w:r>
      <w:r>
        <w:rPr>
          <w:rFonts w:ascii="Arial" w:eastAsia="Times New Roman" w:hAnsi="Arial" w:cs="Arial"/>
          <w:color w:val="000000"/>
          <w:kern w:val="0"/>
          <w14:ligatures w14:val="none"/>
        </w:rPr>
        <w:t xml:space="preserve">email; </w:t>
      </w:r>
      <w:r w:rsidRPr="00292FF5">
        <w:rPr>
          <w:rFonts w:ascii="Arial" w:eastAsia="Times New Roman" w:hAnsi="Arial" w:cs="Arial"/>
          <w:color w:val="000000"/>
          <w:kern w:val="0"/>
          <w14:ligatures w14:val="none"/>
        </w:rPr>
        <w:t>ORCID 0000-0003-4500-9052</w:t>
      </w:r>
    </w:p>
    <w:p w14:paraId="03286084" w14:textId="77777777" w:rsidR="00292FF5" w:rsidRDefault="00292FF5" w:rsidP="00292FF5">
      <w:pPr>
        <w:rPr>
          <w:rFonts w:ascii="Arial" w:eastAsia="Times New Roman" w:hAnsi="Arial" w:cs="Arial"/>
          <w:kern w:val="0"/>
          <w14:ligatures w14:val="none"/>
        </w:rPr>
      </w:pPr>
    </w:p>
    <w:p w14:paraId="3F0B5330" w14:textId="77777777" w:rsidR="0071739F" w:rsidRDefault="0071739F" w:rsidP="00292FF5">
      <w:pPr>
        <w:rPr>
          <w:rFonts w:ascii="Arial" w:eastAsia="Times New Roman" w:hAnsi="Arial" w:cs="Arial"/>
          <w:kern w:val="0"/>
          <w14:ligatures w14:val="none"/>
        </w:rPr>
      </w:pPr>
      <w:r w:rsidRPr="00292FF5">
        <w:rPr>
          <w:rFonts w:ascii="Arial" w:eastAsia="Times New Roman" w:hAnsi="Arial" w:cs="Arial"/>
          <w:b/>
          <w:bCs/>
          <w:color w:val="000000"/>
          <w:kern w:val="0"/>
          <w14:ligatures w14:val="none"/>
        </w:rPr>
        <w:t>*</w:t>
      </w:r>
      <w:r w:rsidRPr="00292FF5">
        <w:rPr>
          <w:rFonts w:ascii="Arial" w:eastAsia="Times New Roman" w:hAnsi="Arial" w:cs="Arial"/>
          <w:color w:val="000000"/>
          <w:kern w:val="0"/>
          <w14:ligatures w14:val="none"/>
        </w:rPr>
        <w:t>Corresponding author</w:t>
      </w:r>
    </w:p>
    <w:p w14:paraId="30832ADD" w14:textId="77777777" w:rsidR="0071739F" w:rsidRPr="00292FF5" w:rsidRDefault="0071739F" w:rsidP="00292FF5">
      <w:pPr>
        <w:rPr>
          <w:rFonts w:ascii="Arial" w:eastAsia="Times New Roman" w:hAnsi="Arial" w:cs="Arial"/>
          <w:kern w:val="0"/>
          <w14:ligatures w14:val="none"/>
        </w:rPr>
      </w:pPr>
    </w:p>
    <w:p w14:paraId="33102346" w14:textId="77777777" w:rsidR="00292FF5" w:rsidRPr="00292FF5" w:rsidRDefault="00292FF5" w:rsidP="00292FF5">
      <w:pPr>
        <w:rPr>
          <w:rFonts w:ascii="Arial" w:eastAsia="Times New Roman" w:hAnsi="Arial" w:cs="Arial"/>
          <w:kern w:val="0"/>
          <w14:ligatures w14:val="none"/>
        </w:rPr>
      </w:pPr>
      <w:r w:rsidRPr="00292FF5">
        <w:rPr>
          <w:rFonts w:ascii="Arial" w:eastAsia="Times New Roman" w:hAnsi="Arial" w:cs="Arial"/>
          <w:color w:val="000000"/>
          <w:kern w:val="0"/>
          <w14:ligatures w14:val="none"/>
        </w:rPr>
        <w:t>Keywords</w:t>
      </w:r>
      <w:r>
        <w:rPr>
          <w:rFonts w:ascii="Arial" w:eastAsia="Times New Roman" w:hAnsi="Arial" w:cs="Arial"/>
          <w:color w:val="000000"/>
          <w:kern w:val="0"/>
          <w14:ligatures w14:val="none"/>
        </w:rPr>
        <w:t>:</w:t>
      </w:r>
    </w:p>
    <w:p w14:paraId="0D25F6BF" w14:textId="77777777" w:rsidR="00292FF5" w:rsidRPr="00292FF5" w:rsidRDefault="00292FF5" w:rsidP="00292FF5">
      <w:pPr>
        <w:rPr>
          <w:rFonts w:ascii="Arial" w:eastAsia="Times New Roman" w:hAnsi="Arial" w:cs="Arial"/>
          <w:kern w:val="0"/>
          <w14:ligatures w14:val="none"/>
        </w:rPr>
      </w:pPr>
      <w:r w:rsidRPr="00292FF5">
        <w:rPr>
          <w:rFonts w:ascii="Arial" w:eastAsia="Times New Roman" w:hAnsi="Arial" w:cs="Arial"/>
          <w:color w:val="000000"/>
          <w:kern w:val="0"/>
          <w14:ligatures w14:val="none"/>
        </w:rPr>
        <w:t xml:space="preserve">Leukocyte Profiles, </w:t>
      </w:r>
      <w:proofErr w:type="spellStart"/>
      <w:r w:rsidRPr="00292FF5">
        <w:rPr>
          <w:rFonts w:ascii="Arial" w:eastAsia="Times New Roman" w:hAnsi="Arial" w:cs="Arial"/>
          <w:color w:val="000000"/>
          <w:kern w:val="0"/>
          <w14:ligatures w14:val="none"/>
        </w:rPr>
        <w:t>Perfluoropentanoic</w:t>
      </w:r>
      <w:proofErr w:type="spellEnd"/>
      <w:r w:rsidRPr="00292FF5">
        <w:rPr>
          <w:rFonts w:ascii="Arial" w:eastAsia="Times New Roman" w:hAnsi="Arial" w:cs="Arial"/>
          <w:color w:val="000000"/>
          <w:kern w:val="0"/>
          <w14:ligatures w14:val="none"/>
        </w:rPr>
        <w:t xml:space="preserve"> Acid, Cadmium, Largemouth Bass, Per- Polyfluoroalkyl Substances, Stress</w:t>
      </w:r>
    </w:p>
    <w:p w14:paraId="0477A75A" w14:textId="77777777" w:rsidR="00292FF5" w:rsidRDefault="00292FF5">
      <w:pPr>
        <w:rPr>
          <w:rFonts w:ascii="Arial" w:eastAsia="Times New Roman" w:hAnsi="Arial" w:cs="Arial"/>
          <w:color w:val="000000"/>
          <w:kern w:val="0"/>
          <w14:ligatures w14:val="none"/>
        </w:rPr>
      </w:pPr>
    </w:p>
    <w:p w14:paraId="7D5BD061" w14:textId="77777777" w:rsidR="00292FF5" w:rsidRPr="00292FF5" w:rsidRDefault="00292FF5" w:rsidP="00292FF5">
      <w:pPr>
        <w:spacing w:line="480" w:lineRule="auto"/>
        <w:rPr>
          <w:rFonts w:ascii="Arial" w:eastAsia="Times New Roman" w:hAnsi="Arial" w:cs="Arial"/>
          <w:kern w:val="0"/>
          <w14:ligatures w14:val="none"/>
        </w:rPr>
      </w:pPr>
      <w:r w:rsidRPr="00292FF5">
        <w:rPr>
          <w:rFonts w:ascii="Arial" w:eastAsia="Times New Roman" w:hAnsi="Arial" w:cs="Arial"/>
          <w:color w:val="000000"/>
          <w:kern w:val="0"/>
          <w14:ligatures w14:val="none"/>
        </w:rPr>
        <w:t>Abstract:</w:t>
      </w:r>
    </w:p>
    <w:p w14:paraId="46560B47" w14:textId="77777777" w:rsidR="00292FF5" w:rsidRDefault="00CD0420" w:rsidP="00292FF5">
      <w:pPr>
        <w:spacing w:line="480" w:lineRule="auto"/>
        <w:rPr>
          <w:rFonts w:ascii="Arial" w:eastAsia="Times New Roman" w:hAnsi="Arial" w:cs="Arial"/>
          <w:color w:val="000000"/>
          <w:kern w:val="0"/>
          <w14:ligatures w14:val="none"/>
        </w:rPr>
      </w:pPr>
      <w:ins w:id="0" w:author="Chris Murray" w:date="2024-11-25T08:52:00Z">
        <w:r>
          <w:rPr>
            <w:rFonts w:ascii="Arial" w:eastAsia="Times New Roman" w:hAnsi="Arial" w:cs="Arial"/>
            <w:color w:val="000000"/>
            <w:kern w:val="0"/>
            <w14:ligatures w14:val="none"/>
          </w:rPr>
          <w:t xml:space="preserve">Informative </w:t>
        </w:r>
      </w:ins>
      <w:ins w:id="1" w:author="Chris Murray" w:date="2024-11-25T08:53:00Z">
        <w:r>
          <w:rPr>
            <w:rFonts w:ascii="Arial" w:eastAsia="Times New Roman" w:hAnsi="Arial" w:cs="Arial"/>
            <w:color w:val="000000"/>
            <w:kern w:val="0"/>
            <w14:ligatures w14:val="none"/>
          </w:rPr>
          <w:t xml:space="preserve">physiological </w:t>
        </w:r>
      </w:ins>
      <w:ins w:id="2" w:author="Chris Murray" w:date="2024-11-25T08:52:00Z">
        <w:r>
          <w:rPr>
            <w:rFonts w:ascii="Arial" w:eastAsia="Times New Roman" w:hAnsi="Arial" w:cs="Arial"/>
            <w:color w:val="000000"/>
            <w:kern w:val="0"/>
            <w14:ligatures w14:val="none"/>
          </w:rPr>
          <w:t xml:space="preserve">biomarkers for organismal and population health are critical to effective conservation </w:t>
        </w:r>
      </w:ins>
      <w:ins w:id="3" w:author="Chris Murray" w:date="2024-11-25T08:54:00Z">
        <w:r>
          <w:rPr>
            <w:rFonts w:ascii="Arial" w:eastAsia="Times New Roman" w:hAnsi="Arial" w:cs="Arial"/>
            <w:color w:val="000000"/>
            <w:kern w:val="0"/>
            <w14:ligatures w14:val="none"/>
          </w:rPr>
          <w:t xml:space="preserve">implementation </w:t>
        </w:r>
      </w:ins>
      <w:ins w:id="4" w:author="Chris Murray" w:date="2024-11-25T08:52:00Z">
        <w:r>
          <w:rPr>
            <w:rFonts w:ascii="Arial" w:eastAsia="Times New Roman" w:hAnsi="Arial" w:cs="Arial"/>
            <w:color w:val="000000"/>
            <w:kern w:val="0"/>
            <w14:ligatures w14:val="none"/>
          </w:rPr>
          <w:t>and comparative</w:t>
        </w:r>
      </w:ins>
      <w:ins w:id="5" w:author="Chris Murray" w:date="2024-11-25T08:54:00Z">
        <w:r>
          <w:rPr>
            <w:rFonts w:ascii="Arial" w:eastAsia="Times New Roman" w:hAnsi="Arial" w:cs="Arial"/>
            <w:color w:val="000000"/>
            <w:kern w:val="0"/>
            <w14:ligatures w14:val="none"/>
          </w:rPr>
          <w:t xml:space="preserve"> study.</w:t>
        </w:r>
      </w:ins>
      <w:ins w:id="6" w:author="Chris Murray" w:date="2024-11-25T08:55:00Z">
        <w:r w:rsidR="001A2629">
          <w:rPr>
            <w:rFonts w:ascii="Arial" w:eastAsia="Times New Roman" w:hAnsi="Arial" w:cs="Arial"/>
            <w:color w:val="000000"/>
            <w:kern w:val="0"/>
            <w14:ligatures w14:val="none"/>
          </w:rPr>
          <w:t xml:space="preserve"> Immune</w:t>
        </w:r>
      </w:ins>
      <w:ins w:id="7" w:author="Chris Murray" w:date="2024-11-25T08:54:00Z">
        <w:r w:rsidR="001A2629">
          <w:rPr>
            <w:rFonts w:ascii="Arial" w:eastAsia="Times New Roman" w:hAnsi="Arial" w:cs="Arial"/>
            <w:color w:val="000000"/>
            <w:kern w:val="0"/>
            <w14:ligatures w14:val="none"/>
          </w:rPr>
          <w:t>, endocrine or performance-</w:t>
        </w:r>
        <w:r>
          <w:rPr>
            <w:rFonts w:ascii="Arial" w:eastAsia="Times New Roman" w:hAnsi="Arial" w:cs="Arial"/>
            <w:color w:val="000000"/>
            <w:kern w:val="0"/>
            <w14:ligatures w14:val="none"/>
          </w:rPr>
          <w:t>based</w:t>
        </w:r>
      </w:ins>
      <w:ins w:id="8" w:author="Chris Murray" w:date="2024-11-25T08:56:00Z">
        <w:r w:rsidR="001A2629">
          <w:rPr>
            <w:rFonts w:ascii="Arial" w:eastAsia="Times New Roman" w:hAnsi="Arial" w:cs="Arial"/>
            <w:color w:val="000000"/>
            <w:kern w:val="0"/>
            <w14:ligatures w14:val="none"/>
          </w:rPr>
          <w:t xml:space="preserve"> response variable are commonly used in natural systems to test hypotheses regarding anthropogenic change.</w:t>
        </w:r>
      </w:ins>
      <w:ins w:id="9" w:author="Chris Murray" w:date="2024-11-25T08:54:00Z">
        <w:r>
          <w:rPr>
            <w:rFonts w:ascii="Arial" w:eastAsia="Times New Roman" w:hAnsi="Arial" w:cs="Arial"/>
            <w:color w:val="000000"/>
            <w:kern w:val="0"/>
            <w14:ligatures w14:val="none"/>
          </w:rPr>
          <w:t xml:space="preserve"> </w:t>
        </w:r>
      </w:ins>
      <w:ins w:id="10" w:author="Chris Murray" w:date="2024-11-25T08:52:00Z">
        <w:r>
          <w:rPr>
            <w:rFonts w:ascii="Arial" w:eastAsia="Times New Roman" w:hAnsi="Arial" w:cs="Arial"/>
            <w:color w:val="000000"/>
            <w:kern w:val="0"/>
            <w14:ligatures w14:val="none"/>
          </w:rPr>
          <w:t xml:space="preserve"> </w:t>
        </w:r>
      </w:ins>
      <w:r w:rsidR="00292FF5" w:rsidRPr="00292FF5">
        <w:rPr>
          <w:rFonts w:ascii="Arial" w:eastAsia="Times New Roman" w:hAnsi="Arial" w:cs="Arial"/>
          <w:color w:val="000000"/>
          <w:kern w:val="0"/>
          <w14:ligatures w14:val="none"/>
        </w:rPr>
        <w:t>Anthropogenic disturbances involving the release of toxic substances into aquatic environments</w:t>
      </w:r>
      <w:ins w:id="11" w:author="Chris Murray" w:date="2024-11-25T08:57:00Z">
        <w:r w:rsidR="001A2629">
          <w:rPr>
            <w:rFonts w:ascii="Arial" w:eastAsia="Times New Roman" w:hAnsi="Arial" w:cs="Arial"/>
            <w:color w:val="000000"/>
            <w:kern w:val="0"/>
            <w14:ligatures w14:val="none"/>
          </w:rPr>
          <w:t>, however,</w:t>
        </w:r>
      </w:ins>
      <w:r w:rsidR="00292FF5" w:rsidRPr="00292FF5">
        <w:rPr>
          <w:rFonts w:ascii="Arial" w:eastAsia="Times New Roman" w:hAnsi="Arial" w:cs="Arial"/>
          <w:color w:val="000000"/>
          <w:kern w:val="0"/>
          <w14:ligatures w14:val="none"/>
        </w:rPr>
        <w:t xml:space="preserve"> can adversely affect the immune, endocrine, and nervous systems of vertebrates</w:t>
      </w:r>
      <w:ins w:id="12" w:author="Chris Murray" w:date="2024-11-25T08:57:00Z">
        <w:r w:rsidR="001A2629">
          <w:rPr>
            <w:rFonts w:ascii="Arial" w:eastAsia="Times New Roman" w:hAnsi="Arial" w:cs="Arial"/>
            <w:color w:val="000000"/>
            <w:kern w:val="0"/>
            <w14:ligatures w14:val="none"/>
          </w:rPr>
          <w:t>, and confound testing of alternative hypotheses</w:t>
        </w:r>
      </w:ins>
      <w:r w:rsidR="00292FF5" w:rsidRPr="00292FF5">
        <w:rPr>
          <w:rFonts w:ascii="Arial" w:eastAsia="Times New Roman" w:hAnsi="Arial" w:cs="Arial"/>
          <w:color w:val="000000"/>
          <w:kern w:val="0"/>
          <w14:ligatures w14:val="none"/>
        </w:rPr>
        <w:t xml:space="preserve">. </w:t>
      </w:r>
      <w:del w:id="13" w:author="Chris Murray" w:date="2024-11-25T08:59:00Z">
        <w:r w:rsidR="00292FF5" w:rsidRPr="00292FF5" w:rsidDel="001A2629">
          <w:rPr>
            <w:rFonts w:ascii="Arial" w:eastAsia="Times New Roman" w:hAnsi="Arial" w:cs="Arial"/>
            <w:color w:val="000000"/>
            <w:kern w:val="0"/>
            <w14:ligatures w14:val="none"/>
          </w:rPr>
          <w:delText xml:space="preserve">The heavy metal cadmium (Cd) and the suite of synthetic per- and polyfluorinated substances (PFAS) are implicated as such toxic substances. </w:delText>
        </w:r>
      </w:del>
      <w:r w:rsidR="00292FF5" w:rsidRPr="00292FF5">
        <w:rPr>
          <w:rFonts w:ascii="Arial" w:eastAsia="Times New Roman" w:hAnsi="Arial" w:cs="Arial"/>
          <w:color w:val="000000"/>
          <w:kern w:val="0"/>
          <w14:ligatures w14:val="none"/>
        </w:rPr>
        <w:t xml:space="preserve">In this study, we investigated the effects of </w:t>
      </w:r>
      <w:proofErr w:type="spellStart"/>
      <w:r w:rsidR="00292FF5" w:rsidRPr="00292FF5">
        <w:rPr>
          <w:rFonts w:ascii="Arial" w:eastAsia="Times New Roman" w:hAnsi="Arial" w:cs="Arial"/>
          <w:color w:val="000000"/>
          <w:kern w:val="0"/>
          <w14:ligatures w14:val="none"/>
        </w:rPr>
        <w:t>perfluoropentanoic</w:t>
      </w:r>
      <w:proofErr w:type="spellEnd"/>
      <w:r w:rsidR="00292FF5" w:rsidRPr="00292FF5">
        <w:rPr>
          <w:rFonts w:ascii="Arial" w:eastAsia="Times New Roman" w:hAnsi="Arial" w:cs="Arial"/>
          <w:color w:val="000000"/>
          <w:kern w:val="0"/>
          <w14:ligatures w14:val="none"/>
        </w:rPr>
        <w:t xml:space="preserve"> acid (</w:t>
      </w:r>
      <w:proofErr w:type="spellStart"/>
      <w:r w:rsidR="00292FF5" w:rsidRPr="00292FF5">
        <w:rPr>
          <w:rFonts w:ascii="Arial" w:eastAsia="Times New Roman" w:hAnsi="Arial" w:cs="Arial"/>
          <w:color w:val="000000"/>
          <w:kern w:val="0"/>
          <w14:ligatures w14:val="none"/>
        </w:rPr>
        <w:t>PFPeA</w:t>
      </w:r>
      <w:proofErr w:type="spellEnd"/>
      <w:r w:rsidR="00292FF5" w:rsidRPr="00292FF5">
        <w:rPr>
          <w:rFonts w:ascii="Arial" w:eastAsia="Times New Roman" w:hAnsi="Arial" w:cs="Arial"/>
          <w:color w:val="000000"/>
          <w:kern w:val="0"/>
          <w14:ligatures w14:val="none"/>
        </w:rPr>
        <w:t>), a member of the PFAS chemical group, and C</w:t>
      </w:r>
      <w:ins w:id="14" w:author="Chris Murray" w:date="2024-11-25T08:59:00Z">
        <w:r w:rsidR="001A2629">
          <w:rPr>
            <w:rFonts w:ascii="Arial" w:eastAsia="Times New Roman" w:hAnsi="Arial" w:cs="Arial"/>
            <w:color w:val="000000"/>
            <w:kern w:val="0"/>
            <w14:ligatures w14:val="none"/>
          </w:rPr>
          <w:t>admium (Cd)</w:t>
        </w:r>
      </w:ins>
      <w:del w:id="15" w:author="Chris Murray" w:date="2024-11-25T08:59:00Z">
        <w:r w:rsidR="00292FF5" w:rsidRPr="00292FF5" w:rsidDel="001A2629">
          <w:rPr>
            <w:rFonts w:ascii="Arial" w:eastAsia="Times New Roman" w:hAnsi="Arial" w:cs="Arial"/>
            <w:color w:val="000000"/>
            <w:kern w:val="0"/>
            <w14:ligatures w14:val="none"/>
          </w:rPr>
          <w:delText>d</w:delText>
        </w:r>
      </w:del>
      <w:r w:rsidR="00292FF5" w:rsidRPr="00292FF5">
        <w:rPr>
          <w:rFonts w:ascii="Arial" w:eastAsia="Times New Roman" w:hAnsi="Arial" w:cs="Arial"/>
          <w:color w:val="000000"/>
          <w:kern w:val="0"/>
          <w14:ligatures w14:val="none"/>
        </w:rPr>
        <w:t xml:space="preserve"> on baseline leukocyte profiles in largemouth bass (</w:t>
      </w:r>
      <w:r w:rsidR="00292FF5" w:rsidRPr="00292FF5">
        <w:rPr>
          <w:rFonts w:ascii="Arial" w:eastAsia="Times New Roman" w:hAnsi="Arial" w:cs="Arial"/>
          <w:i/>
          <w:iCs/>
          <w:color w:val="000000"/>
          <w:kern w:val="0"/>
          <w14:ligatures w14:val="none"/>
        </w:rPr>
        <w:t>Micropterus nigricans</w:t>
      </w:r>
      <w:r w:rsidR="00292FF5" w:rsidRPr="00292FF5">
        <w:rPr>
          <w:rFonts w:ascii="Arial" w:eastAsia="Times New Roman" w:hAnsi="Arial" w:cs="Arial"/>
          <w:color w:val="000000"/>
          <w:kern w:val="0"/>
          <w14:ligatures w14:val="none"/>
        </w:rPr>
        <w:t>) using the neutrophil-to-</w:t>
      </w:r>
      <w:r w:rsidR="00292FF5" w:rsidRPr="00292FF5">
        <w:rPr>
          <w:rFonts w:ascii="Arial" w:eastAsia="Times New Roman" w:hAnsi="Arial" w:cs="Arial"/>
          <w:color w:val="000000"/>
          <w:kern w:val="0"/>
          <w14:ligatures w14:val="none"/>
        </w:rPr>
        <w:lastRenderedPageBreak/>
        <w:t xml:space="preserve">lymphocyte ratio (NLR) as a proxy for stress under controlled laboratory conditions. Additionally, we evaluated the potential interaction of these substances with the </w:t>
      </w:r>
      <w:del w:id="16" w:author="Chris Murray" w:date="2024-11-25T09:02:00Z">
        <w:r w:rsidR="00292FF5" w:rsidRPr="00292FF5" w:rsidDel="001A2629">
          <w:rPr>
            <w:rFonts w:ascii="Arial" w:eastAsia="Times New Roman" w:hAnsi="Arial" w:cs="Arial"/>
            <w:color w:val="000000"/>
            <w:kern w:val="0"/>
            <w14:ligatures w14:val="none"/>
          </w:rPr>
          <w:delText xml:space="preserve">typical </w:delText>
        </w:r>
      </w:del>
      <w:r w:rsidR="00292FF5" w:rsidRPr="00292FF5">
        <w:rPr>
          <w:rFonts w:ascii="Arial" w:eastAsia="Times New Roman" w:hAnsi="Arial" w:cs="Arial"/>
          <w:color w:val="000000"/>
          <w:kern w:val="0"/>
          <w14:ligatures w14:val="none"/>
        </w:rPr>
        <w:t xml:space="preserve">vertebrate stress response following exposure to a suspected stressor (e.g., an abrupt increase in salinity). We designated fish into five groups: control, Cd low (0.034 ppm), Cd high (0.34 ppm), </w:t>
      </w:r>
      <w:proofErr w:type="spellStart"/>
      <w:r w:rsidR="00292FF5" w:rsidRPr="00292FF5">
        <w:rPr>
          <w:rFonts w:ascii="Arial" w:eastAsia="Times New Roman" w:hAnsi="Arial" w:cs="Arial"/>
          <w:color w:val="000000"/>
          <w:kern w:val="0"/>
          <w14:ligatures w14:val="none"/>
        </w:rPr>
        <w:t>PFPeA</w:t>
      </w:r>
      <w:proofErr w:type="spellEnd"/>
      <w:r w:rsidR="00292FF5" w:rsidRPr="00292FF5">
        <w:rPr>
          <w:rFonts w:ascii="Arial" w:eastAsia="Times New Roman" w:hAnsi="Arial" w:cs="Arial"/>
          <w:color w:val="000000"/>
          <w:kern w:val="0"/>
          <w14:ligatures w14:val="none"/>
        </w:rPr>
        <w:t xml:space="preserve"> low (3.4 mg/L), and </w:t>
      </w:r>
      <w:proofErr w:type="spellStart"/>
      <w:r w:rsidR="00292FF5" w:rsidRPr="00292FF5">
        <w:rPr>
          <w:rFonts w:ascii="Arial" w:eastAsia="Times New Roman" w:hAnsi="Arial" w:cs="Arial"/>
          <w:color w:val="000000"/>
          <w:kern w:val="0"/>
          <w14:ligatures w14:val="none"/>
        </w:rPr>
        <w:t>PFPeA</w:t>
      </w:r>
      <w:proofErr w:type="spellEnd"/>
      <w:r w:rsidR="00292FF5" w:rsidRPr="00292FF5">
        <w:rPr>
          <w:rFonts w:ascii="Arial" w:eastAsia="Times New Roman" w:hAnsi="Arial" w:cs="Arial"/>
          <w:color w:val="000000"/>
          <w:kern w:val="0"/>
          <w14:ligatures w14:val="none"/>
        </w:rPr>
        <w:t xml:space="preserve"> high (34 mg/L). We collected blood samples </w:t>
      </w:r>
      <w:proofErr w:type="spellStart"/>
      <w:r w:rsidR="00292FF5" w:rsidRPr="00292FF5">
        <w:rPr>
          <w:rFonts w:ascii="Arial" w:eastAsia="Times New Roman" w:hAnsi="Arial" w:cs="Arial"/>
          <w:color w:val="000000"/>
          <w:kern w:val="0"/>
          <w14:ligatures w14:val="none"/>
        </w:rPr>
        <w:t>i</w:t>
      </w:r>
      <w:proofErr w:type="spellEnd"/>
      <w:r w:rsidR="00292FF5" w:rsidRPr="00292FF5">
        <w:rPr>
          <w:rFonts w:ascii="Arial" w:eastAsia="Times New Roman" w:hAnsi="Arial" w:cs="Arial"/>
          <w:color w:val="000000"/>
          <w:kern w:val="0"/>
          <w14:ligatures w14:val="none"/>
        </w:rPr>
        <w:t xml:space="preserve">) after a 48-hour acclimation period, ii) after treatments were applied, iii) shortly after exposure to an environmental stressor, and iv) one week after exposure to the stressor. Results suggest that high </w:t>
      </w:r>
      <w:proofErr w:type="spellStart"/>
      <w:r w:rsidR="00292FF5" w:rsidRPr="00292FF5">
        <w:rPr>
          <w:rFonts w:ascii="Arial" w:eastAsia="Times New Roman" w:hAnsi="Arial" w:cs="Arial"/>
          <w:color w:val="000000"/>
          <w:kern w:val="0"/>
          <w14:ligatures w14:val="none"/>
        </w:rPr>
        <w:t>PFPeA</w:t>
      </w:r>
      <w:proofErr w:type="spellEnd"/>
      <w:r w:rsidR="00292FF5" w:rsidRPr="00292FF5">
        <w:rPr>
          <w:rFonts w:ascii="Arial" w:eastAsia="Times New Roman" w:hAnsi="Arial" w:cs="Arial"/>
          <w:color w:val="000000"/>
          <w:kern w:val="0"/>
          <w14:ligatures w14:val="none"/>
        </w:rPr>
        <w:t xml:space="preserve"> levels, but not Cd, impact the</w:t>
      </w:r>
      <w:del w:id="17" w:author="Chris Murray" w:date="2024-11-25T09:03:00Z">
        <w:r w:rsidR="00292FF5" w:rsidRPr="00292FF5" w:rsidDel="001A2629">
          <w:rPr>
            <w:rFonts w:ascii="Arial" w:eastAsia="Times New Roman" w:hAnsi="Arial" w:cs="Arial"/>
            <w:color w:val="000000"/>
            <w:kern w:val="0"/>
            <w14:ligatures w14:val="none"/>
          </w:rPr>
          <w:delText xml:space="preserve"> baseline and natural stress </w:delText>
        </w:r>
      </w:del>
      <w:ins w:id="18" w:author="Chris Murray" w:date="2024-11-25T09:03:00Z">
        <w:r w:rsidR="001A2629">
          <w:rPr>
            <w:rFonts w:ascii="Arial" w:eastAsia="Times New Roman" w:hAnsi="Arial" w:cs="Arial"/>
            <w:color w:val="000000"/>
            <w:kern w:val="0"/>
            <w14:ligatures w14:val="none"/>
          </w:rPr>
          <w:t xml:space="preserve"> leukocyte profile </w:t>
        </w:r>
      </w:ins>
      <w:r w:rsidR="00292FF5" w:rsidRPr="00292FF5">
        <w:rPr>
          <w:rFonts w:ascii="Arial" w:eastAsia="Times New Roman" w:hAnsi="Arial" w:cs="Arial"/>
          <w:color w:val="000000"/>
          <w:kern w:val="0"/>
          <w14:ligatures w14:val="none"/>
        </w:rPr>
        <w:t xml:space="preserve">response in largemouth bass. This study has implications for understanding </w:t>
      </w:r>
      <w:ins w:id="19" w:author="Chris Murray" w:date="2024-11-25T09:03:00Z">
        <w:r w:rsidR="001A2629">
          <w:rPr>
            <w:rFonts w:ascii="Arial" w:eastAsia="Times New Roman" w:hAnsi="Arial" w:cs="Arial"/>
            <w:color w:val="000000"/>
            <w:kern w:val="0"/>
            <w14:ligatures w14:val="none"/>
          </w:rPr>
          <w:t xml:space="preserve">the confounding affects of ecotoxin exposure on stress-based comparative physiology as well as </w:t>
        </w:r>
      </w:ins>
      <w:r w:rsidR="00292FF5" w:rsidRPr="00292FF5">
        <w:rPr>
          <w:rFonts w:ascii="Arial" w:eastAsia="Times New Roman" w:hAnsi="Arial" w:cs="Arial"/>
          <w:color w:val="000000"/>
          <w:kern w:val="0"/>
          <w14:ligatures w14:val="none"/>
        </w:rPr>
        <w:t>PFAS toxicity</w:t>
      </w:r>
      <w:del w:id="20" w:author="Chris Murray" w:date="2024-11-25T09:04:00Z">
        <w:r w:rsidR="00292FF5" w:rsidRPr="00292FF5" w:rsidDel="001A2629">
          <w:rPr>
            <w:rFonts w:ascii="Arial" w:eastAsia="Times New Roman" w:hAnsi="Arial" w:cs="Arial"/>
            <w:color w:val="000000"/>
            <w:kern w:val="0"/>
            <w14:ligatures w14:val="none"/>
          </w:rPr>
          <w:delText>, particularly</w:delText>
        </w:r>
      </w:del>
      <w:r w:rsidR="00292FF5" w:rsidRPr="00292FF5">
        <w:rPr>
          <w:rFonts w:ascii="Arial" w:eastAsia="Times New Roman" w:hAnsi="Arial" w:cs="Arial"/>
          <w:color w:val="000000"/>
          <w:kern w:val="0"/>
          <w14:ligatures w14:val="none"/>
        </w:rPr>
        <w:t xml:space="preserve"> in the context of climate change and saltwater intrusion. The NLR is identified as a robust proxy for stress and </w:t>
      </w:r>
      <w:ins w:id="21" w:author="Chris Murray" w:date="2024-11-25T09:05:00Z">
        <w:r w:rsidR="001A2629">
          <w:rPr>
            <w:rFonts w:ascii="Arial" w:eastAsia="Times New Roman" w:hAnsi="Arial" w:cs="Arial"/>
            <w:color w:val="000000"/>
            <w:kern w:val="0"/>
            <w14:ligatures w14:val="none"/>
          </w:rPr>
          <w:t xml:space="preserve">exhibits conservation </w:t>
        </w:r>
      </w:ins>
      <w:del w:id="22" w:author="Chris Murray" w:date="2024-11-25T09:05:00Z">
        <w:r w:rsidR="00292FF5" w:rsidRPr="00292FF5" w:rsidDel="001A2629">
          <w:rPr>
            <w:rFonts w:ascii="Arial" w:eastAsia="Times New Roman" w:hAnsi="Arial" w:cs="Arial"/>
            <w:color w:val="000000"/>
            <w:kern w:val="0"/>
            <w14:ligatures w14:val="none"/>
          </w:rPr>
          <w:delText xml:space="preserve">is conserved </w:delText>
        </w:r>
      </w:del>
      <w:r w:rsidR="00292FF5" w:rsidRPr="00292FF5">
        <w:rPr>
          <w:rFonts w:ascii="Arial" w:eastAsia="Times New Roman" w:hAnsi="Arial" w:cs="Arial"/>
          <w:color w:val="000000"/>
          <w:kern w:val="0"/>
          <w14:ligatures w14:val="none"/>
        </w:rPr>
        <w:t xml:space="preserve">across vertebrate taxa; therefore, the feasibility of predicting a similar response in other aquatic taxa </w:t>
      </w:r>
      <w:del w:id="23" w:author="Chris Murray" w:date="2024-11-25T09:05:00Z">
        <w:r w:rsidR="00292FF5" w:rsidRPr="00292FF5" w:rsidDel="00163528">
          <w:rPr>
            <w:rFonts w:ascii="Arial" w:eastAsia="Times New Roman" w:hAnsi="Arial" w:cs="Arial"/>
            <w:color w:val="000000"/>
            <w:kern w:val="0"/>
            <w14:ligatures w14:val="none"/>
          </w:rPr>
          <w:delText xml:space="preserve">exposed to these xenobiotic substances </w:delText>
        </w:r>
      </w:del>
      <w:r w:rsidR="00292FF5" w:rsidRPr="00292FF5">
        <w:rPr>
          <w:rFonts w:ascii="Arial" w:eastAsia="Times New Roman" w:hAnsi="Arial" w:cs="Arial"/>
          <w:color w:val="000000"/>
          <w:kern w:val="0"/>
          <w14:ligatures w14:val="none"/>
        </w:rPr>
        <w:t>remains.</w:t>
      </w:r>
    </w:p>
    <w:p w14:paraId="6DFB8E50" w14:textId="77777777" w:rsidR="00292FF5" w:rsidRDefault="00292FF5">
      <w:pPr>
        <w:rPr>
          <w:rFonts w:ascii="Arial" w:eastAsia="Times New Roman" w:hAnsi="Arial" w:cs="Arial"/>
          <w:color w:val="000000"/>
          <w:kern w:val="0"/>
          <w14:ligatures w14:val="none"/>
        </w:rPr>
      </w:pPr>
      <w:r>
        <w:rPr>
          <w:rFonts w:ascii="Arial" w:eastAsia="Times New Roman" w:hAnsi="Arial" w:cs="Arial"/>
          <w:color w:val="000000"/>
          <w:kern w:val="0"/>
          <w14:ligatures w14:val="none"/>
        </w:rPr>
        <w:br w:type="page"/>
      </w:r>
    </w:p>
    <w:p w14:paraId="668F8600" w14:textId="77777777" w:rsidR="009B7318" w:rsidRPr="009B7318" w:rsidRDefault="0045522C" w:rsidP="009B7318">
      <w:pPr>
        <w:spacing w:line="480" w:lineRule="auto"/>
        <w:rPr>
          <w:rFonts w:ascii="Arial" w:eastAsia="Times New Roman" w:hAnsi="Arial" w:cs="Arial"/>
          <w:b/>
          <w:bCs/>
          <w:kern w:val="0"/>
          <w14:ligatures w14:val="none"/>
        </w:rPr>
      </w:pPr>
      <w:r>
        <w:rPr>
          <w:rFonts w:ascii="Arial" w:eastAsia="Times New Roman" w:hAnsi="Arial" w:cs="Arial"/>
          <w:b/>
          <w:bCs/>
          <w:color w:val="000000"/>
          <w:kern w:val="0"/>
          <w14:ligatures w14:val="none"/>
        </w:rPr>
        <w:lastRenderedPageBreak/>
        <w:t xml:space="preserve">1. </w:t>
      </w:r>
      <w:r w:rsidR="00292FF5" w:rsidRPr="00292FF5">
        <w:rPr>
          <w:rFonts w:ascii="Arial" w:eastAsia="Times New Roman" w:hAnsi="Arial" w:cs="Arial"/>
          <w:b/>
          <w:bCs/>
          <w:color w:val="000000"/>
          <w:kern w:val="0"/>
          <w14:ligatures w14:val="none"/>
        </w:rPr>
        <w:t>Introduction</w:t>
      </w:r>
    </w:p>
    <w:p w14:paraId="515AEA5C" w14:textId="34DD9109" w:rsidR="00163528" w:rsidRDefault="00292FF5" w:rsidP="009B7318">
      <w:pPr>
        <w:spacing w:line="480" w:lineRule="auto"/>
        <w:ind w:firstLine="720"/>
        <w:rPr>
          <w:ins w:id="24" w:author="Chris Murray" w:date="2024-11-25T09:09:00Z"/>
          <w:rFonts w:ascii="Arial" w:eastAsia="Times New Roman" w:hAnsi="Arial" w:cs="Arial"/>
          <w:color w:val="000000"/>
          <w:kern w:val="0"/>
          <w14:ligatures w14:val="none"/>
        </w:rPr>
      </w:pPr>
      <w:r w:rsidRPr="00292FF5">
        <w:rPr>
          <w:rFonts w:ascii="Arial" w:eastAsia="Times New Roman" w:hAnsi="Arial" w:cs="Arial"/>
          <w:color w:val="000000"/>
          <w:kern w:val="0"/>
          <w14:ligatures w14:val="none"/>
        </w:rPr>
        <w:t>Th</w:t>
      </w:r>
      <w:r w:rsidR="009B7318">
        <w:rPr>
          <w:rFonts w:ascii="Arial" w:eastAsia="Times New Roman" w:hAnsi="Arial" w:cs="Arial"/>
          <w:color w:val="000000"/>
          <w:kern w:val="0"/>
          <w14:ligatures w14:val="none"/>
        </w:rPr>
        <w:t>e</w:t>
      </w:r>
      <w:r w:rsidRPr="00292FF5">
        <w:rPr>
          <w:rFonts w:ascii="Arial" w:eastAsia="Times New Roman" w:hAnsi="Arial" w:cs="Arial"/>
          <w:color w:val="000000"/>
          <w:kern w:val="0"/>
          <w14:ligatures w14:val="none"/>
        </w:rPr>
        <w:t xml:space="preserve"> impacts of human disturbance on aquatic environments are widespread</w:t>
      </w:r>
      <w:ins w:id="25" w:author="Chris Murray" w:date="2024-11-25T09:18:00Z">
        <w:r w:rsidR="00F96606">
          <w:rPr>
            <w:rFonts w:ascii="Arial" w:eastAsia="Times New Roman" w:hAnsi="Arial" w:cs="Arial"/>
            <w:color w:val="000000"/>
            <w:kern w:val="0"/>
            <w14:ligatures w14:val="none"/>
          </w:rPr>
          <w:t>, numerous</w:t>
        </w:r>
      </w:ins>
      <w:r w:rsidRPr="00292FF5">
        <w:rPr>
          <w:rFonts w:ascii="Arial" w:eastAsia="Times New Roman" w:hAnsi="Arial" w:cs="Arial"/>
          <w:color w:val="000000"/>
          <w:kern w:val="0"/>
          <w14:ligatures w14:val="none"/>
        </w:rPr>
        <w:t xml:space="preserve"> and </w:t>
      </w:r>
      <w:del w:id="26" w:author="Chris Murray" w:date="2024-11-25T09:10:00Z">
        <w:r w:rsidRPr="00292FF5" w:rsidDel="00163528">
          <w:rPr>
            <w:rFonts w:ascii="Arial" w:eastAsia="Times New Roman" w:hAnsi="Arial" w:cs="Arial"/>
            <w:color w:val="000000"/>
            <w:kern w:val="0"/>
            <w14:ligatures w14:val="none"/>
          </w:rPr>
          <w:delText>well-</w:delText>
        </w:r>
      </w:del>
      <w:ins w:id="27" w:author="Chris Murray" w:date="2024-11-25T09:10:00Z">
        <w:r w:rsidR="00163528" w:rsidRPr="00292FF5">
          <w:rPr>
            <w:rFonts w:ascii="Arial" w:eastAsia="Times New Roman" w:hAnsi="Arial" w:cs="Arial"/>
            <w:color w:val="000000"/>
            <w:kern w:val="0"/>
            <w14:ligatures w14:val="none"/>
          </w:rPr>
          <w:t>well</w:t>
        </w:r>
      </w:ins>
      <w:ins w:id="28" w:author="Chris Murray" w:date="2024-11-25T09:09:00Z">
        <w:r w:rsidR="00163528">
          <w:rPr>
            <w:rFonts w:ascii="Arial" w:eastAsia="Times New Roman" w:hAnsi="Arial" w:cs="Arial"/>
            <w:color w:val="000000"/>
            <w:kern w:val="0"/>
            <w14:ligatures w14:val="none"/>
          </w:rPr>
          <w:t xml:space="preserve"> </w:t>
        </w:r>
      </w:ins>
      <w:r w:rsidRPr="00292FF5">
        <w:rPr>
          <w:rFonts w:ascii="Arial" w:eastAsia="Times New Roman" w:hAnsi="Arial" w:cs="Arial"/>
          <w:color w:val="000000"/>
          <w:kern w:val="0"/>
          <w14:ligatures w14:val="none"/>
        </w:rPr>
        <w:t xml:space="preserve">documented </w:t>
      </w:r>
      <w:hyperlink r:id="rId5" w:history="1">
        <w:r w:rsidRPr="00292FF5">
          <w:rPr>
            <w:rFonts w:ascii="Arial" w:eastAsia="Times New Roman" w:hAnsi="Arial" w:cs="Arial"/>
            <w:color w:val="0000FF"/>
            <w:kern w:val="0"/>
            <w:u w:val="single"/>
            <w14:ligatures w14:val="none"/>
          </w:rPr>
          <w:t xml:space="preserve">(Gangloff et al., 2016; </w:t>
        </w:r>
        <w:proofErr w:type="spellStart"/>
        <w:r w:rsidRPr="00292FF5">
          <w:rPr>
            <w:rFonts w:ascii="Arial" w:eastAsia="Times New Roman" w:hAnsi="Arial" w:cs="Arial"/>
            <w:color w:val="0000FF"/>
            <w:kern w:val="0"/>
            <w:u w:val="single"/>
            <w14:ligatures w14:val="none"/>
          </w:rPr>
          <w:t>Sabater</w:t>
        </w:r>
        <w:proofErr w:type="spellEnd"/>
        <w:r w:rsidRPr="00292FF5">
          <w:rPr>
            <w:rFonts w:ascii="Arial" w:eastAsia="Times New Roman" w:hAnsi="Arial" w:cs="Arial"/>
            <w:color w:val="0000FF"/>
            <w:kern w:val="0"/>
            <w:u w:val="single"/>
            <w14:ligatures w14:val="none"/>
          </w:rPr>
          <w:t xml:space="preserve"> et al., 2018)</w:t>
        </w:r>
      </w:hyperlink>
      <w:r w:rsidRPr="00292FF5">
        <w:rPr>
          <w:rFonts w:ascii="Arial" w:eastAsia="Times New Roman" w:hAnsi="Arial" w:cs="Arial"/>
          <w:color w:val="000000"/>
          <w:kern w:val="0"/>
          <w14:ligatures w14:val="none"/>
        </w:rPr>
        <w:t xml:space="preserve">. </w:t>
      </w:r>
      <w:ins w:id="29" w:author="Chris Murray" w:date="2024-11-25T09:20:00Z">
        <w:r w:rsidR="00F96606">
          <w:rPr>
            <w:rFonts w:ascii="Arial" w:eastAsia="Times New Roman" w:hAnsi="Arial" w:cs="Arial"/>
            <w:color w:val="000000"/>
            <w:kern w:val="0"/>
            <w14:ligatures w14:val="none"/>
          </w:rPr>
          <w:t xml:space="preserve">Biologists and conservationists employ </w:t>
        </w:r>
      </w:ins>
      <w:ins w:id="30" w:author="Chris Murray" w:date="2024-11-25T09:22:00Z">
        <w:r w:rsidR="00F96606">
          <w:rPr>
            <w:rFonts w:ascii="Arial" w:eastAsia="Times New Roman" w:hAnsi="Arial" w:cs="Arial"/>
            <w:color w:val="000000"/>
            <w:kern w:val="0"/>
            <w14:ligatures w14:val="none"/>
          </w:rPr>
          <w:t>physiological metrics</w:t>
        </w:r>
      </w:ins>
      <w:ins w:id="31" w:author="Chris Murray" w:date="2024-11-25T09:20:00Z">
        <w:r w:rsidR="00F96606">
          <w:rPr>
            <w:rFonts w:ascii="Arial" w:eastAsia="Times New Roman" w:hAnsi="Arial" w:cs="Arial"/>
            <w:color w:val="000000"/>
            <w:kern w:val="0"/>
            <w14:ligatures w14:val="none"/>
          </w:rPr>
          <w:t xml:space="preserve"> to assess the</w:t>
        </w:r>
      </w:ins>
      <w:ins w:id="32" w:author="Chris Murray" w:date="2024-11-25T09:22:00Z">
        <w:r w:rsidR="00F96606">
          <w:rPr>
            <w:rFonts w:ascii="Arial" w:eastAsia="Times New Roman" w:hAnsi="Arial" w:cs="Arial"/>
            <w:color w:val="000000"/>
            <w:kern w:val="0"/>
            <w14:ligatures w14:val="none"/>
          </w:rPr>
          <w:t xml:space="preserve"> degree</w:t>
        </w:r>
      </w:ins>
      <w:ins w:id="33" w:author="Chris Murray" w:date="2024-11-25T09:24:00Z">
        <w:r w:rsidR="00F96606">
          <w:rPr>
            <w:rFonts w:ascii="Arial" w:eastAsia="Times New Roman" w:hAnsi="Arial" w:cs="Arial"/>
            <w:color w:val="000000"/>
            <w:kern w:val="0"/>
            <w14:ligatures w14:val="none"/>
          </w:rPr>
          <w:t xml:space="preserve"> of damage</w:t>
        </w:r>
      </w:ins>
      <w:ins w:id="34" w:author="Chris Murray" w:date="2024-11-25T09:22:00Z">
        <w:r w:rsidR="00F96606">
          <w:rPr>
            <w:rFonts w:ascii="Arial" w:eastAsia="Times New Roman" w:hAnsi="Arial" w:cs="Arial"/>
            <w:color w:val="000000"/>
            <w:kern w:val="0"/>
            <w14:ligatures w14:val="none"/>
          </w:rPr>
          <w:t xml:space="preserve">, </w:t>
        </w:r>
      </w:ins>
      <w:ins w:id="35" w:author="Chris Murray" w:date="2024-11-25T09:24:00Z">
        <w:r w:rsidR="00F96606">
          <w:rPr>
            <w:rFonts w:ascii="Arial" w:eastAsia="Times New Roman" w:hAnsi="Arial" w:cs="Arial"/>
            <w:color w:val="000000"/>
            <w:kern w:val="0"/>
            <w14:ligatures w14:val="none"/>
          </w:rPr>
          <w:t xml:space="preserve">organismal </w:t>
        </w:r>
      </w:ins>
      <w:ins w:id="36" w:author="Chris Murray" w:date="2024-11-25T09:22:00Z">
        <w:r w:rsidR="00F96606">
          <w:rPr>
            <w:rFonts w:ascii="Arial" w:eastAsia="Times New Roman" w:hAnsi="Arial" w:cs="Arial"/>
            <w:color w:val="000000"/>
            <w:kern w:val="0"/>
            <w14:ligatures w14:val="none"/>
          </w:rPr>
          <w:t>responses and</w:t>
        </w:r>
      </w:ins>
      <w:ins w:id="37" w:author="Chris Murray" w:date="2024-11-25T09:20:00Z">
        <w:r w:rsidR="00F96606">
          <w:rPr>
            <w:rFonts w:ascii="Arial" w:eastAsia="Times New Roman" w:hAnsi="Arial" w:cs="Arial"/>
            <w:color w:val="000000"/>
            <w:kern w:val="0"/>
            <w14:ligatures w14:val="none"/>
          </w:rPr>
          <w:t xml:space="preserve"> </w:t>
        </w:r>
      </w:ins>
      <w:ins w:id="38" w:author="Chris Murray" w:date="2024-11-25T09:24:00Z">
        <w:r w:rsidR="00F96606">
          <w:rPr>
            <w:rFonts w:ascii="Arial" w:eastAsia="Times New Roman" w:hAnsi="Arial" w:cs="Arial"/>
            <w:color w:val="000000"/>
            <w:kern w:val="0"/>
            <w14:ligatures w14:val="none"/>
          </w:rPr>
          <w:t xml:space="preserve">natural </w:t>
        </w:r>
      </w:ins>
      <w:ins w:id="39" w:author="Chris Murray" w:date="2024-11-25T09:22:00Z">
        <w:r w:rsidR="00F96606">
          <w:rPr>
            <w:rFonts w:ascii="Arial" w:eastAsia="Times New Roman" w:hAnsi="Arial" w:cs="Arial"/>
            <w:color w:val="000000"/>
            <w:kern w:val="0"/>
            <w14:ligatures w14:val="none"/>
          </w:rPr>
          <w:t xml:space="preserve">impacts of both localized and widespread </w:t>
        </w:r>
      </w:ins>
      <w:ins w:id="40" w:author="Chris Murray" w:date="2024-11-25T09:23:00Z">
        <w:r w:rsidR="00F96606">
          <w:rPr>
            <w:rFonts w:ascii="Arial" w:eastAsia="Times New Roman" w:hAnsi="Arial" w:cs="Arial"/>
            <w:color w:val="000000"/>
            <w:kern w:val="0"/>
            <w14:ligatures w14:val="none"/>
          </w:rPr>
          <w:t>perturbations</w:t>
        </w:r>
      </w:ins>
      <w:ins w:id="41" w:author="Chris Murray" w:date="2024-11-25T09:22:00Z">
        <w:r w:rsidR="00F96606">
          <w:rPr>
            <w:rFonts w:ascii="Arial" w:eastAsia="Times New Roman" w:hAnsi="Arial" w:cs="Arial"/>
            <w:color w:val="000000"/>
            <w:kern w:val="0"/>
            <w14:ligatures w14:val="none"/>
          </w:rPr>
          <w:t xml:space="preserve"> </w:t>
        </w:r>
      </w:ins>
      <w:ins w:id="42" w:author="Chris Murray" w:date="2024-11-25T09:23:00Z">
        <w:r w:rsidR="00F96606">
          <w:rPr>
            <w:rFonts w:ascii="Arial" w:eastAsia="Times New Roman" w:hAnsi="Arial" w:cs="Arial"/>
            <w:color w:val="000000"/>
            <w:kern w:val="0"/>
            <w14:ligatures w14:val="none"/>
          </w:rPr>
          <w:t xml:space="preserve">on vertebrate populations (XXXX). </w:t>
        </w:r>
      </w:ins>
      <w:ins w:id="43" w:author="Chris Murray" w:date="2024-11-25T09:24:00Z">
        <w:r w:rsidR="00F96606">
          <w:rPr>
            <w:rFonts w:ascii="Arial" w:eastAsia="Times New Roman" w:hAnsi="Arial" w:cs="Arial"/>
            <w:color w:val="000000"/>
            <w:kern w:val="0"/>
            <w14:ligatures w14:val="none"/>
          </w:rPr>
          <w:t xml:space="preserve">Metrics such as </w:t>
        </w:r>
      </w:ins>
      <w:ins w:id="44" w:author="Chris Murray" w:date="2024-11-25T09:25:00Z">
        <w:r w:rsidR="00CD07DF">
          <w:rPr>
            <w:rFonts w:ascii="Arial" w:eastAsia="Times New Roman" w:hAnsi="Arial" w:cs="Arial"/>
            <w:color w:val="000000"/>
            <w:kern w:val="0"/>
            <w14:ligatures w14:val="none"/>
          </w:rPr>
          <w:t xml:space="preserve">comparative </w:t>
        </w:r>
      </w:ins>
      <w:ins w:id="45" w:author="Chris Murray" w:date="2024-11-25T09:24:00Z">
        <w:r w:rsidR="00F96606">
          <w:rPr>
            <w:rFonts w:ascii="Arial" w:eastAsia="Times New Roman" w:hAnsi="Arial" w:cs="Arial"/>
            <w:color w:val="000000"/>
            <w:kern w:val="0"/>
            <w14:ligatures w14:val="none"/>
          </w:rPr>
          <w:t xml:space="preserve">leukocyte profiles (XXXX), </w:t>
        </w:r>
      </w:ins>
      <w:ins w:id="46" w:author="Chris Murray" w:date="2024-11-25T09:26:00Z">
        <w:r w:rsidR="00CD07DF">
          <w:rPr>
            <w:rFonts w:ascii="Arial" w:eastAsia="Times New Roman" w:hAnsi="Arial" w:cs="Arial"/>
            <w:color w:val="000000"/>
            <w:kern w:val="0"/>
            <w14:ligatures w14:val="none"/>
          </w:rPr>
          <w:t xml:space="preserve">endocrine markers (XXXX) and relative performance </w:t>
        </w:r>
      </w:ins>
      <w:ins w:id="47" w:author="Chris Murray" w:date="2024-11-25T09:36:00Z">
        <w:r w:rsidR="00637A23">
          <w:rPr>
            <w:rFonts w:ascii="Arial" w:eastAsia="Times New Roman" w:hAnsi="Arial" w:cs="Arial"/>
            <w:color w:val="000000"/>
            <w:kern w:val="0"/>
            <w14:ligatures w14:val="none"/>
          </w:rPr>
          <w:t xml:space="preserve">(XXXX) are utilized to assess disturbance to aquatic systems. While the lack of </w:t>
        </w:r>
      </w:ins>
      <w:ins w:id="48" w:author="Chris Murray" w:date="2024-11-25T09:37:00Z">
        <w:r w:rsidR="00637A23">
          <w:rPr>
            <w:rFonts w:ascii="Arial" w:eastAsia="Times New Roman" w:hAnsi="Arial" w:cs="Arial"/>
            <w:color w:val="000000"/>
            <w:kern w:val="0"/>
            <w14:ligatures w14:val="none"/>
          </w:rPr>
          <w:t xml:space="preserve">physiological </w:t>
        </w:r>
      </w:ins>
      <w:ins w:id="49" w:author="Chris Murray" w:date="2024-11-25T09:36:00Z">
        <w:r w:rsidR="00637A23">
          <w:rPr>
            <w:rFonts w:ascii="Arial" w:eastAsia="Times New Roman" w:hAnsi="Arial" w:cs="Arial"/>
            <w:color w:val="000000"/>
            <w:kern w:val="0"/>
            <w14:ligatures w14:val="none"/>
          </w:rPr>
          <w:t>independence among these response variables provides logistic ease and comparative utility to other studies</w:t>
        </w:r>
      </w:ins>
      <w:ins w:id="50" w:author="Chris Murray" w:date="2024-11-25T09:39:00Z">
        <w:r w:rsidR="00637A23">
          <w:rPr>
            <w:rFonts w:ascii="Arial" w:eastAsia="Times New Roman" w:hAnsi="Arial" w:cs="Arial"/>
            <w:color w:val="000000"/>
            <w:kern w:val="0"/>
            <w14:ligatures w14:val="none"/>
          </w:rPr>
          <w:t xml:space="preserve"> (XXXX)</w:t>
        </w:r>
      </w:ins>
      <w:ins w:id="51" w:author="Chris Murray" w:date="2024-11-25T09:36:00Z">
        <w:r w:rsidR="00637A23">
          <w:rPr>
            <w:rFonts w:ascii="Arial" w:eastAsia="Times New Roman" w:hAnsi="Arial" w:cs="Arial"/>
            <w:color w:val="000000"/>
            <w:kern w:val="0"/>
            <w14:ligatures w14:val="none"/>
          </w:rPr>
          <w:t xml:space="preserve">, the </w:t>
        </w:r>
      </w:ins>
      <w:ins w:id="52" w:author="Chris Murray" w:date="2024-11-25T09:38:00Z">
        <w:r w:rsidR="00637A23">
          <w:rPr>
            <w:rFonts w:ascii="Arial" w:eastAsia="Times New Roman" w:hAnsi="Arial" w:cs="Arial"/>
            <w:color w:val="000000"/>
            <w:kern w:val="0"/>
            <w14:ligatures w14:val="none"/>
          </w:rPr>
          <w:t xml:space="preserve">lack of independence in </w:t>
        </w:r>
      </w:ins>
      <w:ins w:id="53" w:author="Chris Murray" w:date="2024-11-25T09:36:00Z">
        <w:r w:rsidR="00637A23">
          <w:rPr>
            <w:rFonts w:ascii="Arial" w:eastAsia="Times New Roman" w:hAnsi="Arial" w:cs="Arial"/>
            <w:color w:val="000000"/>
            <w:kern w:val="0"/>
            <w14:ligatures w14:val="none"/>
          </w:rPr>
          <w:t xml:space="preserve">perturbations </w:t>
        </w:r>
      </w:ins>
      <w:ins w:id="54" w:author="Chris Murray" w:date="2024-11-25T09:38:00Z">
        <w:r w:rsidR="00637A23">
          <w:rPr>
            <w:rFonts w:ascii="Arial" w:eastAsia="Times New Roman" w:hAnsi="Arial" w:cs="Arial"/>
            <w:color w:val="000000"/>
            <w:kern w:val="0"/>
            <w14:ligatures w14:val="none"/>
          </w:rPr>
          <w:t>themselves</w:t>
        </w:r>
      </w:ins>
      <w:ins w:id="55" w:author="Chris Murray" w:date="2024-11-25T09:36:00Z">
        <w:r w:rsidR="00637A23">
          <w:rPr>
            <w:rFonts w:ascii="Arial" w:eastAsia="Times New Roman" w:hAnsi="Arial" w:cs="Arial"/>
            <w:color w:val="000000"/>
            <w:kern w:val="0"/>
            <w14:ligatures w14:val="none"/>
          </w:rPr>
          <w:t xml:space="preserve"> </w:t>
        </w:r>
      </w:ins>
      <w:ins w:id="56" w:author="Chris Murray" w:date="2024-11-25T09:38:00Z">
        <w:r w:rsidR="00637A23">
          <w:rPr>
            <w:rFonts w:ascii="Arial" w:eastAsia="Times New Roman" w:hAnsi="Arial" w:cs="Arial"/>
            <w:color w:val="000000"/>
            <w:kern w:val="0"/>
            <w14:ligatures w14:val="none"/>
          </w:rPr>
          <w:t xml:space="preserve">provides confounding </w:t>
        </w:r>
      </w:ins>
      <w:ins w:id="57" w:author="Chris Murray" w:date="2024-11-25T09:39:00Z">
        <w:r w:rsidR="00637A23">
          <w:rPr>
            <w:rFonts w:ascii="Arial" w:eastAsia="Times New Roman" w:hAnsi="Arial" w:cs="Arial"/>
            <w:color w:val="000000"/>
            <w:kern w:val="0"/>
            <w14:ligatures w14:val="none"/>
          </w:rPr>
          <w:t xml:space="preserve">results and hinders comparison. </w:t>
        </w:r>
      </w:ins>
      <w:ins w:id="58" w:author="Chris Murray" w:date="2024-11-25T09:45:00Z">
        <w:r w:rsidR="00786CA2">
          <w:rPr>
            <w:rFonts w:ascii="Arial" w:eastAsia="Times New Roman" w:hAnsi="Arial" w:cs="Arial"/>
            <w:color w:val="000000"/>
            <w:kern w:val="0"/>
            <w14:ligatures w14:val="none"/>
          </w:rPr>
          <w:t xml:space="preserve">For instance, </w:t>
        </w:r>
      </w:ins>
      <w:ins w:id="59" w:author="Chris Murray" w:date="2024-11-25T09:48:00Z">
        <w:r w:rsidR="008C3145">
          <w:rPr>
            <w:rFonts w:ascii="Arial" w:eastAsia="Times New Roman" w:hAnsi="Arial" w:cs="Arial"/>
            <w:color w:val="000000"/>
            <w:kern w:val="0"/>
            <w14:ligatures w14:val="none"/>
          </w:rPr>
          <w:t xml:space="preserve">assessing the affects of saltwater intrusion on </w:t>
        </w:r>
      </w:ins>
      <w:ins w:id="60" w:author="Chris Murray" w:date="2024-11-25T09:49:00Z">
        <w:r w:rsidR="008C3145">
          <w:rPr>
            <w:rFonts w:ascii="Arial" w:eastAsia="Times New Roman" w:hAnsi="Arial" w:cs="Arial"/>
            <w:color w:val="000000"/>
            <w:kern w:val="0"/>
            <w14:ligatures w14:val="none"/>
          </w:rPr>
          <w:t>alligator stress</w:t>
        </w:r>
      </w:ins>
      <w:ins w:id="61" w:author="Chris Murray" w:date="2024-11-25T09:50:00Z">
        <w:r w:rsidR="008C3145">
          <w:rPr>
            <w:rFonts w:ascii="Arial" w:eastAsia="Times New Roman" w:hAnsi="Arial" w:cs="Arial"/>
            <w:color w:val="000000"/>
            <w:kern w:val="0"/>
            <w14:ligatures w14:val="none"/>
          </w:rPr>
          <w:t xml:space="preserve"> proxies</w:t>
        </w:r>
      </w:ins>
      <w:ins w:id="62" w:author="Chris Murray" w:date="2024-11-25T09:49:00Z">
        <w:r w:rsidR="008C3145">
          <w:rPr>
            <w:rFonts w:ascii="Arial" w:eastAsia="Times New Roman" w:hAnsi="Arial" w:cs="Arial"/>
            <w:color w:val="000000"/>
            <w:kern w:val="0"/>
            <w14:ligatures w14:val="none"/>
          </w:rPr>
          <w:t xml:space="preserve"> among natural populations (Murray et al. XXXX) may be </w:t>
        </w:r>
      </w:ins>
      <w:ins w:id="63" w:author="Chris Murray" w:date="2024-11-25T09:50:00Z">
        <w:r w:rsidR="008C3145">
          <w:rPr>
            <w:rFonts w:ascii="Arial" w:eastAsia="Times New Roman" w:hAnsi="Arial" w:cs="Arial"/>
            <w:color w:val="000000"/>
            <w:kern w:val="0"/>
            <w14:ligatures w14:val="none"/>
          </w:rPr>
          <w:t>confounded</w:t>
        </w:r>
      </w:ins>
      <w:ins w:id="64" w:author="Chris Murray" w:date="2024-11-25T09:49:00Z">
        <w:r w:rsidR="008C3145">
          <w:rPr>
            <w:rFonts w:ascii="Arial" w:eastAsia="Times New Roman" w:hAnsi="Arial" w:cs="Arial"/>
            <w:color w:val="000000"/>
            <w:kern w:val="0"/>
            <w14:ligatures w14:val="none"/>
          </w:rPr>
          <w:t xml:space="preserve"> by variation in </w:t>
        </w:r>
      </w:ins>
      <w:ins w:id="65" w:author="Chris Murray" w:date="2024-11-25T09:50:00Z">
        <w:r w:rsidR="008C3145">
          <w:rPr>
            <w:rFonts w:ascii="Arial" w:eastAsia="Times New Roman" w:hAnsi="Arial" w:cs="Arial"/>
            <w:color w:val="000000"/>
            <w:kern w:val="0"/>
            <w14:ligatures w14:val="none"/>
          </w:rPr>
          <w:t xml:space="preserve">pollutant </w:t>
        </w:r>
      </w:ins>
      <w:ins w:id="66" w:author="Chris Murray" w:date="2024-11-25T09:52:00Z">
        <w:r w:rsidR="008C3145">
          <w:rPr>
            <w:rFonts w:ascii="Arial" w:eastAsia="Times New Roman" w:hAnsi="Arial" w:cs="Arial"/>
            <w:color w:val="000000"/>
            <w:kern w:val="0"/>
            <w14:ligatures w14:val="none"/>
          </w:rPr>
          <w:t>exposure</w:t>
        </w:r>
      </w:ins>
      <w:ins w:id="67" w:author="Chris Murray" w:date="2024-11-25T09:50:00Z">
        <w:r w:rsidR="008C3145">
          <w:rPr>
            <w:rFonts w:ascii="Arial" w:eastAsia="Times New Roman" w:hAnsi="Arial" w:cs="Arial"/>
            <w:color w:val="000000"/>
            <w:kern w:val="0"/>
            <w14:ligatures w14:val="none"/>
          </w:rPr>
          <w:t xml:space="preserve"> among sites. </w:t>
        </w:r>
      </w:ins>
    </w:p>
    <w:p w14:paraId="5B3084DB" w14:textId="0CDC303E" w:rsidR="001413C2" w:rsidRDefault="00292FF5" w:rsidP="009B7318">
      <w:pPr>
        <w:spacing w:line="480" w:lineRule="auto"/>
        <w:ind w:firstLine="720"/>
        <w:rPr>
          <w:ins w:id="68" w:author="Chris Murray" w:date="2024-11-25T09:54:00Z"/>
          <w:rFonts w:ascii="Arial" w:eastAsia="Times New Roman" w:hAnsi="Arial" w:cs="Arial"/>
          <w:color w:val="000000"/>
          <w:kern w:val="0"/>
          <w14:ligatures w14:val="none"/>
        </w:rPr>
      </w:pPr>
      <w:del w:id="69" w:author="Chris Murray" w:date="2024-11-25T09:53:00Z">
        <w:r w:rsidRPr="00292FF5" w:rsidDel="008C3145">
          <w:rPr>
            <w:rFonts w:ascii="Arial" w:eastAsia="Times New Roman" w:hAnsi="Arial" w:cs="Arial"/>
            <w:color w:val="000000"/>
            <w:kern w:val="0"/>
            <w14:ligatures w14:val="none"/>
          </w:rPr>
          <w:delText xml:space="preserve">One critical way humans alter aquatic environments is by introducing and amassing organic and inorganic pollutants (i.e., xenobiotic substances) into the ecosystem. </w:delText>
        </w:r>
      </w:del>
      <w:ins w:id="70" w:author="Chris Murray" w:date="2024-11-25T09:53:00Z">
        <w:r w:rsidR="008C3145">
          <w:rPr>
            <w:rFonts w:ascii="Arial" w:eastAsia="Times New Roman" w:hAnsi="Arial" w:cs="Arial"/>
            <w:color w:val="000000"/>
            <w:kern w:val="0"/>
            <w14:ligatures w14:val="none"/>
          </w:rPr>
          <w:t>H</w:t>
        </w:r>
      </w:ins>
      <w:del w:id="71" w:author="Chris Murray" w:date="2024-11-25T09:53:00Z">
        <w:r w:rsidRPr="00292FF5" w:rsidDel="008C3145">
          <w:rPr>
            <w:rFonts w:ascii="Arial" w:eastAsia="Times New Roman" w:hAnsi="Arial" w:cs="Arial"/>
            <w:color w:val="000000"/>
            <w:kern w:val="0"/>
            <w14:ligatures w14:val="none"/>
          </w:rPr>
          <w:delText>For instance, h</w:delText>
        </w:r>
      </w:del>
      <w:r w:rsidRPr="00292FF5">
        <w:rPr>
          <w:rFonts w:ascii="Arial" w:eastAsia="Times New Roman" w:hAnsi="Arial" w:cs="Arial"/>
          <w:color w:val="000000"/>
          <w:kern w:val="0"/>
          <w14:ligatures w14:val="none"/>
        </w:rPr>
        <w:t xml:space="preserve">uman activities (e.g., mining, agriculture, industrialization, and urbanization have increased the presence and </w:t>
      </w:r>
      <w:del w:id="72" w:author="Chris Murray" w:date="2024-11-25T09:53:00Z">
        <w:r w:rsidRPr="00292FF5" w:rsidDel="008C3145">
          <w:rPr>
            <w:rFonts w:ascii="Arial" w:eastAsia="Times New Roman" w:hAnsi="Arial" w:cs="Arial"/>
            <w:color w:val="000000"/>
            <w:kern w:val="0"/>
            <w14:ligatures w14:val="none"/>
          </w:rPr>
          <w:delText xml:space="preserve">abundance </w:delText>
        </w:r>
      </w:del>
      <w:ins w:id="73" w:author="Chris Murray" w:date="2024-11-25T09:53:00Z">
        <w:r w:rsidR="008C3145">
          <w:rPr>
            <w:rFonts w:ascii="Arial" w:eastAsia="Times New Roman" w:hAnsi="Arial" w:cs="Arial"/>
            <w:color w:val="000000"/>
            <w:kern w:val="0"/>
            <w14:ligatures w14:val="none"/>
          </w:rPr>
          <w:t>diversity</w:t>
        </w:r>
        <w:r w:rsidR="008C3145" w:rsidRPr="00292FF5">
          <w:rPr>
            <w:rFonts w:ascii="Arial" w:eastAsia="Times New Roman" w:hAnsi="Arial" w:cs="Arial"/>
            <w:color w:val="000000"/>
            <w:kern w:val="0"/>
            <w14:ligatures w14:val="none"/>
          </w:rPr>
          <w:t xml:space="preserve"> </w:t>
        </w:r>
      </w:ins>
      <w:r w:rsidRPr="00292FF5">
        <w:rPr>
          <w:rFonts w:ascii="Arial" w:eastAsia="Times New Roman" w:hAnsi="Arial" w:cs="Arial"/>
          <w:color w:val="000000"/>
          <w:kern w:val="0"/>
          <w14:ligatures w14:val="none"/>
        </w:rPr>
        <w:t xml:space="preserve">of soil and groundwater </w:t>
      </w:r>
      <w:del w:id="74" w:author="Chris Murray" w:date="2024-11-25T09:52:00Z">
        <w:r w:rsidRPr="00292FF5" w:rsidDel="008C3145">
          <w:rPr>
            <w:rFonts w:ascii="Arial" w:eastAsia="Times New Roman" w:hAnsi="Arial" w:cs="Arial"/>
            <w:color w:val="000000"/>
            <w:kern w:val="0"/>
            <w14:ligatures w14:val="none"/>
          </w:rPr>
          <w:delText>heavy metal</w:delText>
        </w:r>
      </w:del>
      <w:ins w:id="75" w:author="Chris Murray" w:date="2024-11-25T09:52:00Z">
        <w:r w:rsidR="008C3145">
          <w:rPr>
            <w:rFonts w:ascii="Arial" w:eastAsia="Times New Roman" w:hAnsi="Arial" w:cs="Arial"/>
            <w:color w:val="000000"/>
            <w:kern w:val="0"/>
            <w14:ligatures w14:val="none"/>
          </w:rPr>
          <w:t>xenobiotic</w:t>
        </w:r>
      </w:ins>
      <w:r w:rsidRPr="00292FF5">
        <w:rPr>
          <w:rFonts w:ascii="Arial" w:eastAsia="Times New Roman" w:hAnsi="Arial" w:cs="Arial"/>
          <w:color w:val="000000"/>
          <w:kern w:val="0"/>
          <w14:ligatures w14:val="none"/>
        </w:rPr>
        <w:t xml:space="preserve"> contamina</w:t>
      </w:r>
      <w:ins w:id="76" w:author="Chris Murray" w:date="2024-11-25T09:53:00Z">
        <w:r w:rsidR="008C3145">
          <w:rPr>
            <w:rFonts w:ascii="Arial" w:eastAsia="Times New Roman" w:hAnsi="Arial" w:cs="Arial"/>
            <w:color w:val="000000"/>
            <w:kern w:val="0"/>
            <w14:ligatures w14:val="none"/>
          </w:rPr>
          <w:t>tion</w:t>
        </w:r>
      </w:ins>
      <w:del w:id="77" w:author="Chris Murray" w:date="2024-11-25T09:52:00Z">
        <w:r w:rsidRPr="00292FF5" w:rsidDel="008C3145">
          <w:rPr>
            <w:rFonts w:ascii="Arial" w:eastAsia="Times New Roman" w:hAnsi="Arial" w:cs="Arial"/>
            <w:color w:val="000000"/>
            <w:kern w:val="0"/>
            <w14:ligatures w14:val="none"/>
          </w:rPr>
          <w:delText>nts</w:delText>
        </w:r>
      </w:del>
      <w:r w:rsidRPr="00292FF5">
        <w:rPr>
          <w:rFonts w:ascii="Arial" w:eastAsia="Times New Roman" w:hAnsi="Arial" w:cs="Arial"/>
          <w:color w:val="000000"/>
          <w:kern w:val="0"/>
          <w14:ligatures w14:val="none"/>
        </w:rPr>
        <w:t xml:space="preserve"> </w:t>
      </w:r>
      <w:hyperlink r:id="rId6" w:history="1">
        <w:r w:rsidRPr="00292FF5">
          <w:rPr>
            <w:rFonts w:ascii="Arial" w:eastAsia="Times New Roman" w:hAnsi="Arial" w:cs="Arial"/>
            <w:color w:val="0000FF"/>
            <w:kern w:val="0"/>
            <w:u w:val="single"/>
            <w14:ligatures w14:val="none"/>
          </w:rPr>
          <w:t>(Ritter, 2002; K. S. Murray et al., 2004; Cannon &amp; Horton, 2009; Santana et al., 2020)</w:t>
        </w:r>
      </w:hyperlink>
      <w:r w:rsidRPr="00292FF5">
        <w:rPr>
          <w:rFonts w:ascii="Arial" w:eastAsia="Times New Roman" w:hAnsi="Arial" w:cs="Arial"/>
          <w:color w:val="000000"/>
          <w:kern w:val="0"/>
          <w14:ligatures w14:val="none"/>
        </w:rPr>
        <w:t xml:space="preserve">. </w:t>
      </w:r>
      <w:ins w:id="78" w:author="Chris Murray" w:date="2024-11-25T09:55:00Z">
        <w:r w:rsidR="001413C2">
          <w:rPr>
            <w:rFonts w:ascii="Arial" w:eastAsia="Times New Roman" w:hAnsi="Arial" w:cs="Arial"/>
            <w:color w:val="000000"/>
            <w:kern w:val="0"/>
            <w14:ligatures w14:val="none"/>
          </w:rPr>
          <w:t>Aquatic systems are frequently plagued by heav</w:t>
        </w:r>
        <w:r w:rsidR="00C944D1">
          <w:rPr>
            <w:rFonts w:ascii="Arial" w:eastAsia="Times New Roman" w:hAnsi="Arial" w:cs="Arial"/>
            <w:color w:val="000000"/>
            <w:kern w:val="0"/>
            <w14:ligatures w14:val="none"/>
          </w:rPr>
          <w:t xml:space="preserve">y metals and synthetic compounds to varying degrees and </w:t>
        </w:r>
      </w:ins>
      <w:ins w:id="79" w:author="Chris Murray" w:date="2024-11-25T10:27:00Z">
        <w:r w:rsidR="00C22019">
          <w:rPr>
            <w:rFonts w:ascii="Arial" w:eastAsia="Times New Roman" w:hAnsi="Arial" w:cs="Arial"/>
            <w:color w:val="000000"/>
            <w:kern w:val="0"/>
            <w14:ligatures w14:val="none"/>
          </w:rPr>
          <w:t xml:space="preserve">in varying combinations (XXXX). </w:t>
        </w:r>
      </w:ins>
      <w:ins w:id="80" w:author="Chris Murray" w:date="2024-11-27T09:08:00Z">
        <w:r w:rsidR="00207C95">
          <w:rPr>
            <w:rFonts w:ascii="Arial" w:eastAsia="Times New Roman" w:hAnsi="Arial" w:cs="Arial"/>
            <w:color w:val="000000"/>
            <w:kern w:val="0"/>
            <w14:ligatures w14:val="none"/>
          </w:rPr>
          <w:t xml:space="preserve">Heavy metals are </w:t>
        </w:r>
      </w:ins>
      <w:moveToRangeStart w:id="81" w:author="Chris Murray" w:date="2024-11-27T09:08:00Z" w:name="move57446941"/>
      <w:moveTo w:id="82" w:author="Chris Murray" w:date="2024-11-27T09:08:00Z">
        <w:r w:rsidR="00207C95" w:rsidRPr="00292FF5">
          <w:rPr>
            <w:rFonts w:ascii="Arial" w:eastAsia="Times New Roman" w:hAnsi="Arial" w:cs="Arial"/>
            <w:color w:val="000000"/>
            <w:kern w:val="0"/>
            <w14:ligatures w14:val="none"/>
          </w:rPr>
          <w:t>naturally occurring element</w:t>
        </w:r>
      </w:moveTo>
      <w:ins w:id="83" w:author="Chris Murray" w:date="2024-11-27T09:08:00Z">
        <w:r w:rsidR="00207C95">
          <w:rPr>
            <w:rFonts w:ascii="Arial" w:eastAsia="Times New Roman" w:hAnsi="Arial" w:cs="Arial"/>
            <w:color w:val="000000"/>
            <w:kern w:val="0"/>
            <w14:ligatures w14:val="none"/>
          </w:rPr>
          <w:t>s</w:t>
        </w:r>
      </w:ins>
      <w:moveTo w:id="84" w:author="Chris Murray" w:date="2024-11-27T09:08:00Z">
        <w:r w:rsidR="00207C95" w:rsidRPr="00292FF5">
          <w:rPr>
            <w:rFonts w:ascii="Arial" w:eastAsia="Times New Roman" w:hAnsi="Arial" w:cs="Arial"/>
            <w:color w:val="000000"/>
            <w:kern w:val="0"/>
            <w14:ligatures w14:val="none"/>
          </w:rPr>
          <w:t xml:space="preserve"> in the earth’s crust and oceans, </w:t>
        </w:r>
        <w:del w:id="85" w:author="Chris Murray" w:date="2024-11-27T09:08:00Z">
          <w:r w:rsidR="00207C95" w:rsidRPr="00292FF5" w:rsidDel="00207C95">
            <w:rPr>
              <w:rFonts w:ascii="Arial" w:eastAsia="Times New Roman" w:hAnsi="Arial" w:cs="Arial"/>
              <w:color w:val="000000"/>
              <w:kern w:val="0"/>
              <w14:ligatures w14:val="none"/>
            </w:rPr>
            <w:delText>Cd is a toxic,</w:delText>
          </w:r>
        </w:del>
      </w:moveTo>
      <w:ins w:id="86" w:author="Chris Murray" w:date="2024-11-27T09:08:00Z">
        <w:r w:rsidR="00207C95">
          <w:rPr>
            <w:rFonts w:ascii="Arial" w:eastAsia="Times New Roman" w:hAnsi="Arial" w:cs="Arial"/>
            <w:color w:val="000000"/>
            <w:kern w:val="0"/>
            <w14:ligatures w14:val="none"/>
          </w:rPr>
          <w:t>but can be</w:t>
        </w:r>
      </w:ins>
      <w:moveTo w:id="87" w:author="Chris Murray" w:date="2024-11-27T09:08:00Z">
        <w:r w:rsidR="00207C95" w:rsidRPr="00292FF5">
          <w:rPr>
            <w:rFonts w:ascii="Arial" w:eastAsia="Times New Roman" w:hAnsi="Arial" w:cs="Arial"/>
            <w:color w:val="000000"/>
            <w:kern w:val="0"/>
            <w14:ligatures w14:val="none"/>
          </w:rPr>
          <w:t xml:space="preserve"> carcinogenic, non-essential metal</w:t>
        </w:r>
      </w:moveTo>
      <w:ins w:id="88" w:author="Chris Murray" w:date="2024-11-27T09:09:00Z">
        <w:r w:rsidR="00207C95">
          <w:rPr>
            <w:rFonts w:ascii="Arial" w:eastAsia="Times New Roman" w:hAnsi="Arial" w:cs="Arial"/>
            <w:color w:val="000000"/>
            <w:kern w:val="0"/>
            <w14:ligatures w14:val="none"/>
          </w:rPr>
          <w:t>s</w:t>
        </w:r>
      </w:ins>
      <w:moveTo w:id="89" w:author="Chris Murray" w:date="2024-11-27T09:08:00Z">
        <w:r w:rsidR="00207C95" w:rsidRPr="00292FF5">
          <w:rPr>
            <w:rFonts w:ascii="Arial" w:eastAsia="Times New Roman" w:hAnsi="Arial" w:cs="Arial"/>
            <w:color w:val="000000"/>
            <w:kern w:val="0"/>
            <w14:ligatures w14:val="none"/>
          </w:rPr>
          <w:t xml:space="preserve"> with no known biological function </w:t>
        </w:r>
        <w:r w:rsidR="00207C95">
          <w:fldChar w:fldCharType="begin"/>
        </w:r>
        <w:r w:rsidR="00207C95">
          <w:instrText xml:space="preserve"> HYPERLINK "https://www.zotero.org/google-docs/?n5qgkY" </w:instrText>
        </w:r>
        <w:r w:rsidR="00207C95">
          <w:fldChar w:fldCharType="separate"/>
        </w:r>
        <w:r w:rsidR="00207C95" w:rsidRPr="00292FF5">
          <w:rPr>
            <w:rFonts w:ascii="Arial" w:eastAsia="Times New Roman" w:hAnsi="Arial" w:cs="Arial"/>
            <w:color w:val="0000FF"/>
            <w:kern w:val="0"/>
            <w:u w:val="single"/>
            <w14:ligatures w14:val="none"/>
          </w:rPr>
          <w:t>(</w:t>
        </w:r>
        <w:proofErr w:type="spellStart"/>
        <w:r w:rsidR="00207C95" w:rsidRPr="00292FF5">
          <w:rPr>
            <w:rFonts w:ascii="Arial" w:eastAsia="Times New Roman" w:hAnsi="Arial" w:cs="Arial"/>
            <w:color w:val="0000FF"/>
            <w:kern w:val="0"/>
            <w:u w:val="single"/>
            <w14:ligatures w14:val="none"/>
          </w:rPr>
          <w:t>Kubier</w:t>
        </w:r>
        <w:proofErr w:type="spellEnd"/>
        <w:r w:rsidR="00207C95" w:rsidRPr="00292FF5">
          <w:rPr>
            <w:rFonts w:ascii="Arial" w:eastAsia="Times New Roman" w:hAnsi="Arial" w:cs="Arial"/>
            <w:color w:val="0000FF"/>
            <w:kern w:val="0"/>
            <w:u w:val="single"/>
            <w14:ligatures w14:val="none"/>
          </w:rPr>
          <w:t xml:space="preserve"> et al., 2019)</w:t>
        </w:r>
        <w:r w:rsidR="00207C95">
          <w:rPr>
            <w:rFonts w:ascii="Arial" w:eastAsia="Times New Roman" w:hAnsi="Arial" w:cs="Arial"/>
            <w:color w:val="0000FF"/>
            <w:kern w:val="0"/>
            <w:u w:val="single"/>
            <w14:ligatures w14:val="none"/>
          </w:rPr>
          <w:fldChar w:fldCharType="end"/>
        </w:r>
        <w:r w:rsidR="00207C95" w:rsidRPr="00292FF5">
          <w:rPr>
            <w:rFonts w:ascii="Arial" w:eastAsia="Times New Roman" w:hAnsi="Arial" w:cs="Arial"/>
            <w:color w:val="000000"/>
            <w:kern w:val="0"/>
            <w14:ligatures w14:val="none"/>
          </w:rPr>
          <w:t>.</w:t>
        </w:r>
      </w:moveTo>
      <w:moveToRangeEnd w:id="81"/>
      <w:ins w:id="90" w:author="Chris Murray" w:date="2024-11-27T09:09:00Z">
        <w:r w:rsidR="00207C95">
          <w:rPr>
            <w:rFonts w:ascii="Arial" w:eastAsia="Times New Roman" w:hAnsi="Arial" w:cs="Arial"/>
            <w:color w:val="000000"/>
            <w:kern w:val="0"/>
            <w14:ligatures w14:val="none"/>
          </w:rPr>
          <w:t xml:space="preserve"> </w:t>
        </w:r>
      </w:ins>
      <w:moveToRangeStart w:id="91" w:author="Chris Murray" w:date="2024-11-27T09:09:00Z" w:name="move57447001"/>
      <w:moveTo w:id="92" w:author="Chris Murray" w:date="2024-11-27T09:09:00Z">
        <w:r w:rsidR="00207C95" w:rsidRPr="00292FF5">
          <w:rPr>
            <w:rFonts w:ascii="Arial" w:eastAsia="Times New Roman" w:hAnsi="Arial" w:cs="Arial"/>
            <w:color w:val="000000"/>
            <w:kern w:val="0"/>
            <w14:ligatures w14:val="none"/>
          </w:rPr>
          <w:t xml:space="preserve">Despite efforts to limit and regulate </w:t>
        </w:r>
        <w:del w:id="93" w:author="Chris Murray" w:date="2024-11-27T09:09:00Z">
          <w:r w:rsidR="00207C95" w:rsidRPr="00292FF5" w:rsidDel="00207C95">
            <w:rPr>
              <w:rFonts w:ascii="Arial" w:eastAsia="Times New Roman" w:hAnsi="Arial" w:cs="Arial"/>
              <w:color w:val="000000"/>
              <w:kern w:val="0"/>
              <w14:ligatures w14:val="none"/>
            </w:rPr>
            <w:delText>Cd</w:delText>
          </w:r>
        </w:del>
      </w:moveTo>
      <w:ins w:id="94" w:author="Chris Murray" w:date="2024-11-27T09:09:00Z">
        <w:r w:rsidR="00207C95">
          <w:rPr>
            <w:rFonts w:ascii="Arial" w:eastAsia="Times New Roman" w:hAnsi="Arial" w:cs="Arial"/>
            <w:color w:val="000000"/>
            <w:kern w:val="0"/>
            <w14:ligatures w14:val="none"/>
          </w:rPr>
          <w:t>heavy metal</w:t>
        </w:r>
      </w:ins>
      <w:moveTo w:id="95" w:author="Chris Murray" w:date="2024-11-27T09:09:00Z">
        <w:r w:rsidR="00207C95" w:rsidRPr="00292FF5">
          <w:rPr>
            <w:rFonts w:ascii="Arial" w:eastAsia="Times New Roman" w:hAnsi="Arial" w:cs="Arial"/>
            <w:color w:val="000000"/>
            <w:kern w:val="0"/>
            <w14:ligatures w14:val="none"/>
          </w:rPr>
          <w:t xml:space="preserve"> </w:t>
        </w:r>
        <w:del w:id="96" w:author="Chris Murray" w:date="2024-11-27T09:09:00Z">
          <w:r w:rsidR="00207C95" w:rsidRPr="00292FF5" w:rsidDel="00207C95">
            <w:rPr>
              <w:rFonts w:ascii="Arial" w:eastAsia="Times New Roman" w:hAnsi="Arial" w:cs="Arial"/>
              <w:color w:val="000000"/>
              <w:kern w:val="0"/>
              <w14:ligatures w14:val="none"/>
            </w:rPr>
            <w:delText>introduction and presence</w:delText>
          </w:r>
        </w:del>
      </w:moveTo>
      <w:ins w:id="97" w:author="Chris Murray" w:date="2024-11-27T09:09:00Z">
        <w:r w:rsidR="00207C95">
          <w:rPr>
            <w:rFonts w:ascii="Arial" w:eastAsia="Times New Roman" w:hAnsi="Arial" w:cs="Arial"/>
            <w:color w:val="000000"/>
            <w:kern w:val="0"/>
            <w14:ligatures w14:val="none"/>
          </w:rPr>
          <w:t>contamination</w:t>
        </w:r>
      </w:ins>
      <w:moveTo w:id="98" w:author="Chris Murray" w:date="2024-11-27T09:09:00Z">
        <w:r w:rsidR="00207C95" w:rsidRPr="00292FF5">
          <w:rPr>
            <w:rFonts w:ascii="Arial" w:eastAsia="Times New Roman" w:hAnsi="Arial" w:cs="Arial"/>
            <w:color w:val="000000"/>
            <w:kern w:val="0"/>
            <w14:ligatures w14:val="none"/>
          </w:rPr>
          <w:t xml:space="preserve"> throughout the last decade </w:t>
        </w:r>
        <w:r w:rsidR="00207C95">
          <w:fldChar w:fldCharType="begin"/>
        </w:r>
        <w:r w:rsidR="00207C95">
          <w:instrText xml:space="preserve"> HYPERLINK "https://www.zotero.org/google-docs/?aSAXBE" </w:instrText>
        </w:r>
        <w:r w:rsidR="00207C95">
          <w:fldChar w:fldCharType="separate"/>
        </w:r>
        <w:r w:rsidR="00207C95" w:rsidRPr="00292FF5">
          <w:rPr>
            <w:rFonts w:ascii="Arial" w:eastAsia="Times New Roman" w:hAnsi="Arial" w:cs="Arial"/>
            <w:color w:val="0000FF"/>
            <w:kern w:val="0"/>
            <w:u w:val="single"/>
            <w14:ligatures w14:val="none"/>
          </w:rPr>
          <w:t>(Marini et al., 2020)</w:t>
        </w:r>
        <w:r w:rsidR="00207C95">
          <w:rPr>
            <w:rFonts w:ascii="Arial" w:eastAsia="Times New Roman" w:hAnsi="Arial" w:cs="Arial"/>
            <w:color w:val="0000FF"/>
            <w:kern w:val="0"/>
            <w:u w:val="single"/>
            <w14:ligatures w14:val="none"/>
          </w:rPr>
          <w:fldChar w:fldCharType="end"/>
        </w:r>
        <w:r w:rsidR="00207C95" w:rsidRPr="00292FF5">
          <w:rPr>
            <w:rFonts w:ascii="Arial" w:eastAsia="Times New Roman" w:hAnsi="Arial" w:cs="Arial"/>
            <w:color w:val="000000"/>
            <w:kern w:val="0"/>
            <w14:ligatures w14:val="none"/>
          </w:rPr>
          <w:t xml:space="preserve">, </w:t>
        </w:r>
        <w:del w:id="99" w:author="Chris Murray" w:date="2024-11-27T09:10:00Z">
          <w:r w:rsidR="00207C95" w:rsidRPr="00292FF5" w:rsidDel="00207C95">
            <w:rPr>
              <w:rFonts w:ascii="Arial" w:eastAsia="Times New Roman" w:hAnsi="Arial" w:cs="Arial"/>
              <w:color w:val="000000"/>
              <w:kern w:val="0"/>
              <w14:ligatures w14:val="none"/>
            </w:rPr>
            <w:delText xml:space="preserve">Cd </w:delText>
          </w:r>
        </w:del>
      </w:moveTo>
      <w:ins w:id="100" w:author="Chris Murray" w:date="2024-11-27T09:10:00Z">
        <w:r w:rsidR="00207C95">
          <w:rPr>
            <w:rFonts w:ascii="Arial" w:eastAsia="Times New Roman" w:hAnsi="Arial" w:cs="Arial"/>
            <w:color w:val="000000"/>
            <w:kern w:val="0"/>
            <w14:ligatures w14:val="none"/>
          </w:rPr>
          <w:t xml:space="preserve">these natural toxins </w:t>
        </w:r>
      </w:ins>
      <w:moveTo w:id="101" w:author="Chris Murray" w:date="2024-11-27T09:09:00Z">
        <w:r w:rsidR="00207C95" w:rsidRPr="00292FF5">
          <w:rPr>
            <w:rFonts w:ascii="Arial" w:eastAsia="Times New Roman" w:hAnsi="Arial" w:cs="Arial"/>
            <w:color w:val="000000"/>
            <w:kern w:val="0"/>
            <w14:ligatures w14:val="none"/>
          </w:rPr>
          <w:t>persist</w:t>
        </w:r>
        <w:del w:id="102" w:author="Chris Murray" w:date="2024-11-27T09:10:00Z">
          <w:r w:rsidR="00207C95" w:rsidRPr="00292FF5" w:rsidDel="00207C95">
            <w:rPr>
              <w:rFonts w:ascii="Arial" w:eastAsia="Times New Roman" w:hAnsi="Arial" w:cs="Arial"/>
              <w:color w:val="000000"/>
              <w:kern w:val="0"/>
              <w14:ligatures w14:val="none"/>
            </w:rPr>
            <w:delText>s</w:delText>
          </w:r>
        </w:del>
        <w:r w:rsidR="00207C95" w:rsidRPr="00292FF5">
          <w:rPr>
            <w:rFonts w:ascii="Arial" w:eastAsia="Times New Roman" w:hAnsi="Arial" w:cs="Arial"/>
            <w:color w:val="000000"/>
            <w:kern w:val="0"/>
            <w14:ligatures w14:val="none"/>
          </w:rPr>
          <w:t xml:space="preserve"> in our aquatic environments and will </w:t>
        </w:r>
        <w:r w:rsidR="00207C95" w:rsidRPr="00292FF5">
          <w:rPr>
            <w:rFonts w:ascii="Arial" w:eastAsia="Times New Roman" w:hAnsi="Arial" w:cs="Arial"/>
            <w:color w:val="000000"/>
            <w:kern w:val="0"/>
            <w14:ligatures w14:val="none"/>
          </w:rPr>
          <w:lastRenderedPageBreak/>
          <w:t xml:space="preserve">continue to progress within aquatic food webs </w:t>
        </w:r>
        <w:r w:rsidR="00207C95">
          <w:fldChar w:fldCharType="begin"/>
        </w:r>
        <w:r w:rsidR="00207C95">
          <w:instrText xml:space="preserve"> HYPERLINK "https://www.zotero.org/google-docs/?wgUwEa" </w:instrText>
        </w:r>
        <w:r w:rsidR="00207C95">
          <w:fldChar w:fldCharType="separate"/>
        </w:r>
        <w:r w:rsidR="00207C95" w:rsidRPr="00292FF5">
          <w:rPr>
            <w:rFonts w:ascii="Arial" w:eastAsia="Times New Roman" w:hAnsi="Arial" w:cs="Arial"/>
            <w:color w:val="0000FF"/>
            <w:kern w:val="0"/>
            <w:u w:val="single"/>
            <w14:ligatures w14:val="none"/>
          </w:rPr>
          <w:t>(</w:t>
        </w:r>
        <w:proofErr w:type="spellStart"/>
        <w:r w:rsidR="00207C95" w:rsidRPr="00292FF5">
          <w:rPr>
            <w:rFonts w:ascii="Arial" w:eastAsia="Times New Roman" w:hAnsi="Arial" w:cs="Arial"/>
            <w:color w:val="0000FF"/>
            <w:kern w:val="0"/>
            <w:u w:val="single"/>
            <w14:ligatures w14:val="none"/>
          </w:rPr>
          <w:t>Croteau</w:t>
        </w:r>
        <w:proofErr w:type="spellEnd"/>
        <w:r w:rsidR="00207C95" w:rsidRPr="00292FF5">
          <w:rPr>
            <w:rFonts w:ascii="Arial" w:eastAsia="Times New Roman" w:hAnsi="Arial" w:cs="Arial"/>
            <w:color w:val="0000FF"/>
            <w:kern w:val="0"/>
            <w:u w:val="single"/>
            <w14:ligatures w14:val="none"/>
          </w:rPr>
          <w:t xml:space="preserve"> et al., 2005)</w:t>
        </w:r>
        <w:r w:rsidR="00207C95">
          <w:rPr>
            <w:rFonts w:ascii="Arial" w:eastAsia="Times New Roman" w:hAnsi="Arial" w:cs="Arial"/>
            <w:color w:val="0000FF"/>
            <w:kern w:val="0"/>
            <w:u w:val="single"/>
            <w14:ligatures w14:val="none"/>
          </w:rPr>
          <w:fldChar w:fldCharType="end"/>
        </w:r>
        <w:r w:rsidR="00207C95" w:rsidRPr="00292FF5">
          <w:rPr>
            <w:rFonts w:ascii="Arial" w:eastAsia="Times New Roman" w:hAnsi="Arial" w:cs="Arial"/>
            <w:color w:val="000000"/>
            <w:kern w:val="0"/>
            <w14:ligatures w14:val="none"/>
          </w:rPr>
          <w:t>.</w:t>
        </w:r>
      </w:moveTo>
      <w:moveToRangeEnd w:id="91"/>
      <w:ins w:id="103" w:author="Chris Murray" w:date="2024-11-27T09:10:00Z">
        <w:r w:rsidR="003B7677">
          <w:rPr>
            <w:rFonts w:ascii="Arial" w:eastAsia="Times New Roman" w:hAnsi="Arial" w:cs="Arial"/>
            <w:color w:val="000000"/>
            <w:kern w:val="0"/>
            <w14:ligatures w14:val="none"/>
          </w:rPr>
          <w:t xml:space="preserve"> </w:t>
        </w:r>
      </w:ins>
      <w:moveToRangeStart w:id="104" w:author="Chris Murray" w:date="2024-11-27T09:10:00Z" w:name="move57447063"/>
      <w:moveTo w:id="105" w:author="Chris Murray" w:date="2024-11-27T09:10:00Z">
        <w:r w:rsidR="003B7677" w:rsidRPr="00292FF5">
          <w:rPr>
            <w:rFonts w:ascii="Arial" w:eastAsia="Times New Roman" w:hAnsi="Arial" w:cs="Arial"/>
            <w:color w:val="000000"/>
            <w:kern w:val="0"/>
            <w14:ligatures w14:val="none"/>
          </w:rPr>
          <w:t xml:space="preserve">Humans have intentionally and unintentionally released synthetic chemicals into natural systems, exposing organisms to adverse effects. For instance, DDT and its metabolites have been intentionally released to control pests and the spread of diseases, but have also been unintentionally released due to chemical spills, all of which are reported to cause adverse effects on wildlife </w:t>
        </w:r>
        <w:r w:rsidR="003B7677">
          <w:fldChar w:fldCharType="begin"/>
        </w:r>
        <w:r w:rsidR="003B7677">
          <w:instrText xml:space="preserve"> HYPERLINK "https://www.zotero.org/google-docs/?nKoLQZ" </w:instrText>
        </w:r>
        <w:r w:rsidR="003B7677">
          <w:fldChar w:fldCharType="separate"/>
        </w:r>
        <w:r w:rsidR="003B7677" w:rsidRPr="00292FF5">
          <w:rPr>
            <w:rFonts w:ascii="Arial" w:eastAsia="Times New Roman" w:hAnsi="Arial" w:cs="Arial"/>
            <w:color w:val="0000FF"/>
            <w:kern w:val="0"/>
            <w:u w:val="single"/>
            <w14:ligatures w14:val="none"/>
          </w:rPr>
          <w:t xml:space="preserve">(L. J. Guillette et al., 2005; </w:t>
        </w:r>
        <w:proofErr w:type="spellStart"/>
        <w:r w:rsidR="003B7677" w:rsidRPr="00292FF5">
          <w:rPr>
            <w:rFonts w:ascii="Arial" w:eastAsia="Times New Roman" w:hAnsi="Arial" w:cs="Arial"/>
            <w:color w:val="0000FF"/>
            <w:kern w:val="0"/>
            <w:u w:val="single"/>
            <w14:ligatures w14:val="none"/>
          </w:rPr>
          <w:t>Milnes</w:t>
        </w:r>
        <w:proofErr w:type="spellEnd"/>
        <w:r w:rsidR="003B7677" w:rsidRPr="00292FF5">
          <w:rPr>
            <w:rFonts w:ascii="Arial" w:eastAsia="Times New Roman" w:hAnsi="Arial" w:cs="Arial"/>
            <w:color w:val="0000FF"/>
            <w:kern w:val="0"/>
            <w:u w:val="single"/>
            <w14:ligatures w14:val="none"/>
          </w:rPr>
          <w:t xml:space="preserve"> &amp; Guillette, 2008)</w:t>
        </w:r>
        <w:r w:rsidR="003B7677">
          <w:rPr>
            <w:rFonts w:ascii="Arial" w:eastAsia="Times New Roman" w:hAnsi="Arial" w:cs="Arial"/>
            <w:color w:val="0000FF"/>
            <w:kern w:val="0"/>
            <w:u w:val="single"/>
            <w14:ligatures w14:val="none"/>
          </w:rPr>
          <w:fldChar w:fldCharType="end"/>
        </w:r>
        <w:r w:rsidR="003B7677" w:rsidRPr="00292FF5">
          <w:rPr>
            <w:rFonts w:ascii="Arial" w:eastAsia="Times New Roman" w:hAnsi="Arial" w:cs="Arial"/>
            <w:color w:val="000000"/>
            <w:kern w:val="0"/>
            <w14:ligatures w14:val="none"/>
          </w:rPr>
          <w:t>.</w:t>
        </w:r>
      </w:moveTo>
      <w:moveToRangeEnd w:id="104"/>
    </w:p>
    <w:p w14:paraId="27DD9BD2" w14:textId="0B502074" w:rsidR="009B7318" w:rsidDel="003B7677" w:rsidRDefault="00292FF5" w:rsidP="009B7318">
      <w:pPr>
        <w:spacing w:line="480" w:lineRule="auto"/>
        <w:ind w:firstLine="720"/>
        <w:rPr>
          <w:del w:id="106" w:author="Chris Murray" w:date="2024-11-27T09:11:00Z"/>
          <w:rFonts w:ascii="Arial" w:eastAsia="Times New Roman" w:hAnsi="Arial" w:cs="Arial"/>
          <w:color w:val="000000"/>
          <w:kern w:val="0"/>
          <w14:ligatures w14:val="none"/>
        </w:rPr>
      </w:pPr>
      <w:del w:id="107" w:author="Chris Murray" w:date="2024-11-27T09:11:00Z">
        <w:r w:rsidRPr="00292FF5" w:rsidDel="003B7677">
          <w:rPr>
            <w:rFonts w:ascii="Arial" w:eastAsia="Times New Roman" w:hAnsi="Arial" w:cs="Arial"/>
            <w:color w:val="000000"/>
            <w:kern w:val="0"/>
            <w14:ligatures w14:val="none"/>
          </w:rPr>
          <w:delText xml:space="preserve">One such heavy metal, cadmium (Cd), is among the environment’s most hazardous and mobile elements </w:delText>
        </w:r>
        <w:r w:rsidR="00CD0420" w:rsidDel="003B7677">
          <w:fldChar w:fldCharType="begin"/>
        </w:r>
        <w:r w:rsidR="00CD0420" w:rsidDel="003B7677">
          <w:delInstrText xml:space="preserve"> HYPERLINK "https://www.zotero.org/google-docs/?16OWSO" </w:delInstrText>
        </w:r>
        <w:r w:rsidR="00CD0420" w:rsidDel="003B7677">
          <w:fldChar w:fldCharType="separate"/>
        </w:r>
        <w:r w:rsidRPr="00292FF5" w:rsidDel="003B7677">
          <w:rPr>
            <w:rFonts w:ascii="Arial" w:eastAsia="Times New Roman" w:hAnsi="Arial" w:cs="Arial"/>
            <w:color w:val="0000FF"/>
            <w:kern w:val="0"/>
            <w:u w:val="single"/>
            <w14:ligatures w14:val="none"/>
          </w:rPr>
          <w:delText>(Alloway &amp; Jackson, 1991; Nies, 1999, 2003; Kubier et al., 2019)</w:delText>
        </w:r>
        <w:r w:rsidR="00CD0420" w:rsidDel="003B7677">
          <w:rPr>
            <w:rFonts w:ascii="Arial" w:eastAsia="Times New Roman" w:hAnsi="Arial" w:cs="Arial"/>
            <w:color w:val="0000FF"/>
            <w:kern w:val="0"/>
            <w:u w:val="single"/>
            <w14:ligatures w14:val="none"/>
          </w:rPr>
          <w:fldChar w:fldCharType="end"/>
        </w:r>
        <w:r w:rsidRPr="00292FF5" w:rsidDel="003B7677">
          <w:rPr>
            <w:rFonts w:ascii="Arial" w:eastAsia="Times New Roman" w:hAnsi="Arial" w:cs="Arial"/>
            <w:color w:val="000000"/>
            <w:kern w:val="0"/>
            <w14:ligatures w14:val="none"/>
          </w:rPr>
          <w:delText xml:space="preserve">. Although Cd is a </w:delText>
        </w:r>
      </w:del>
      <w:moveFromRangeStart w:id="108" w:author="Chris Murray" w:date="2024-11-27T09:08:00Z" w:name="move57446941"/>
      <w:moveFrom w:id="109" w:author="Chris Murray" w:date="2024-11-27T09:08:00Z">
        <w:del w:id="110" w:author="Chris Murray" w:date="2024-11-27T09:11:00Z">
          <w:r w:rsidRPr="00292FF5" w:rsidDel="003B7677">
            <w:rPr>
              <w:rFonts w:ascii="Arial" w:eastAsia="Times New Roman" w:hAnsi="Arial" w:cs="Arial"/>
              <w:color w:val="000000"/>
              <w:kern w:val="0"/>
              <w14:ligatures w14:val="none"/>
            </w:rPr>
            <w:delText xml:space="preserve">naturally occurring element in the earth’s crust and oceans, Cd is a toxic, carcinogenic, non-essential metal with no known biological function </w:delText>
          </w:r>
          <w:r w:rsidR="00CD0420" w:rsidDel="003B7677">
            <w:fldChar w:fldCharType="begin"/>
          </w:r>
          <w:r w:rsidR="00CD0420" w:rsidDel="003B7677">
            <w:delInstrText xml:space="preserve"> HYPERLINK "https://www.zotero.org/google-docs/?n5qgkY" </w:delInstrText>
          </w:r>
          <w:r w:rsidR="00CD0420" w:rsidDel="003B7677">
            <w:fldChar w:fldCharType="separate"/>
          </w:r>
          <w:r w:rsidRPr="00292FF5" w:rsidDel="003B7677">
            <w:rPr>
              <w:rFonts w:ascii="Arial" w:eastAsia="Times New Roman" w:hAnsi="Arial" w:cs="Arial"/>
              <w:color w:val="0000FF"/>
              <w:kern w:val="0"/>
              <w:u w:val="single"/>
              <w14:ligatures w14:val="none"/>
            </w:rPr>
            <w:delText>(Kubier et al., 2019)</w:delText>
          </w:r>
          <w:r w:rsidR="00CD0420" w:rsidDel="003B7677">
            <w:rPr>
              <w:rFonts w:ascii="Arial" w:eastAsia="Times New Roman" w:hAnsi="Arial" w:cs="Arial"/>
              <w:color w:val="0000FF"/>
              <w:kern w:val="0"/>
              <w:u w:val="single"/>
              <w14:ligatures w14:val="none"/>
            </w:rPr>
            <w:fldChar w:fldCharType="end"/>
          </w:r>
          <w:r w:rsidRPr="00292FF5" w:rsidDel="003B7677">
            <w:rPr>
              <w:rFonts w:ascii="Arial" w:eastAsia="Times New Roman" w:hAnsi="Arial" w:cs="Arial"/>
              <w:color w:val="000000"/>
              <w:kern w:val="0"/>
              <w14:ligatures w14:val="none"/>
            </w:rPr>
            <w:delText xml:space="preserve">. </w:delText>
          </w:r>
        </w:del>
      </w:moveFrom>
      <w:moveFromRangeEnd w:id="108"/>
      <w:del w:id="111" w:author="Chris Murray" w:date="2024-11-27T09:11:00Z">
        <w:r w:rsidRPr="00292FF5" w:rsidDel="003B7677">
          <w:rPr>
            <w:rFonts w:ascii="Arial" w:eastAsia="Times New Roman" w:hAnsi="Arial" w:cs="Arial"/>
            <w:color w:val="000000"/>
            <w:kern w:val="0"/>
            <w14:ligatures w14:val="none"/>
          </w:rPr>
          <w:delText xml:space="preserve">Research on Cd has increased dramatically over the last 20 years </w:delText>
        </w:r>
        <w:r w:rsidR="00CD0420" w:rsidDel="003B7677">
          <w:fldChar w:fldCharType="begin"/>
        </w:r>
        <w:r w:rsidR="00CD0420" w:rsidDel="003B7677">
          <w:delInstrText xml:space="preserve"> HYPERLINK "https://www.zotero.org/google-docs/?broken=Zl845f" </w:delInstrText>
        </w:r>
        <w:r w:rsidR="00CD0420" w:rsidDel="003B7677">
          <w:fldChar w:fldCharType="separate"/>
        </w:r>
        <w:r w:rsidRPr="00292FF5" w:rsidDel="003B7677">
          <w:rPr>
            <w:rFonts w:ascii="Arial" w:eastAsia="Times New Roman" w:hAnsi="Arial" w:cs="Arial"/>
            <w:color w:val="CC2936"/>
            <w:kern w:val="0"/>
            <w:u w:val="single"/>
            <w14:ligatures w14:val="none"/>
          </w:rPr>
          <w:delText>(Irfan et al., 2023)</w:delText>
        </w:r>
        <w:r w:rsidR="00CD0420" w:rsidDel="003B7677">
          <w:rPr>
            <w:rFonts w:ascii="Arial" w:eastAsia="Times New Roman" w:hAnsi="Arial" w:cs="Arial"/>
            <w:color w:val="CC2936"/>
            <w:kern w:val="0"/>
            <w:u w:val="single"/>
            <w14:ligatures w14:val="none"/>
          </w:rPr>
          <w:fldChar w:fldCharType="end"/>
        </w:r>
        <w:r w:rsidRPr="00292FF5" w:rsidDel="003B7677">
          <w:rPr>
            <w:rFonts w:ascii="Arial" w:eastAsia="Times New Roman" w:hAnsi="Arial" w:cs="Arial"/>
            <w:color w:val="000000"/>
            <w:kern w:val="0"/>
            <w14:ligatures w14:val="none"/>
          </w:rPr>
          <w:delText xml:space="preserve">, with heightened attention focused on Cd toxicity due to human health and wildlife exposure concerns </w:delText>
        </w:r>
        <w:r w:rsidR="00CD0420" w:rsidDel="003B7677">
          <w:fldChar w:fldCharType="begin"/>
        </w:r>
        <w:r w:rsidR="00CD0420" w:rsidDel="003B7677">
          <w:delInstrText xml:space="preserve"> HYPERLINK "https://www.zotero.org/google-docs/?broken=A5RHkA" </w:delInstrText>
        </w:r>
        <w:r w:rsidR="00CD0420" w:rsidDel="003B7677">
          <w:fldChar w:fldCharType="separate"/>
        </w:r>
        <w:r w:rsidRPr="00292FF5" w:rsidDel="003B7677">
          <w:rPr>
            <w:rFonts w:ascii="Arial" w:eastAsia="Times New Roman" w:hAnsi="Arial" w:cs="Arial"/>
            <w:color w:val="CC2936"/>
            <w:kern w:val="0"/>
            <w:u w:val="single"/>
            <w14:ligatures w14:val="none"/>
          </w:rPr>
          <w:delText>(Genchi et al., 2020; Y. Liu et al., 2022; H. Liu et al., 2023)</w:delText>
        </w:r>
        <w:r w:rsidR="00CD0420" w:rsidDel="003B7677">
          <w:rPr>
            <w:rFonts w:ascii="Arial" w:eastAsia="Times New Roman" w:hAnsi="Arial" w:cs="Arial"/>
            <w:color w:val="CC2936"/>
            <w:kern w:val="0"/>
            <w:u w:val="single"/>
            <w14:ligatures w14:val="none"/>
          </w:rPr>
          <w:fldChar w:fldCharType="end"/>
        </w:r>
        <w:r w:rsidRPr="00292FF5" w:rsidDel="003B7677">
          <w:rPr>
            <w:rFonts w:ascii="Arial" w:eastAsia="Times New Roman" w:hAnsi="Arial" w:cs="Arial"/>
            <w:color w:val="000000"/>
            <w:kern w:val="0"/>
            <w14:ligatures w14:val="none"/>
          </w:rPr>
          <w:delText xml:space="preserve">. </w:delText>
        </w:r>
      </w:del>
      <w:moveFromRangeStart w:id="112" w:author="Chris Murray" w:date="2024-11-27T09:09:00Z" w:name="move57447001"/>
      <w:moveFrom w:id="113" w:author="Chris Murray" w:date="2024-11-27T09:09:00Z">
        <w:del w:id="114" w:author="Chris Murray" w:date="2024-11-27T09:11:00Z">
          <w:r w:rsidRPr="00292FF5" w:rsidDel="003B7677">
            <w:rPr>
              <w:rFonts w:ascii="Arial" w:eastAsia="Times New Roman" w:hAnsi="Arial" w:cs="Arial"/>
              <w:color w:val="000000"/>
              <w:kern w:val="0"/>
              <w14:ligatures w14:val="none"/>
            </w:rPr>
            <w:delText xml:space="preserve">Despite efforts to limit and regulate Cd introduction and presence throughout the last decade </w:delText>
          </w:r>
          <w:r w:rsidR="00CD0420" w:rsidDel="003B7677">
            <w:fldChar w:fldCharType="begin"/>
          </w:r>
          <w:r w:rsidR="00CD0420" w:rsidDel="003B7677">
            <w:delInstrText xml:space="preserve"> HYPERLINK "https://www.zotero.org/google-docs/?aSAXBE" </w:delInstrText>
          </w:r>
          <w:r w:rsidR="00CD0420" w:rsidDel="003B7677">
            <w:fldChar w:fldCharType="separate"/>
          </w:r>
          <w:r w:rsidRPr="00292FF5" w:rsidDel="003B7677">
            <w:rPr>
              <w:rFonts w:ascii="Arial" w:eastAsia="Times New Roman" w:hAnsi="Arial" w:cs="Arial"/>
              <w:color w:val="0000FF"/>
              <w:kern w:val="0"/>
              <w:u w:val="single"/>
              <w14:ligatures w14:val="none"/>
            </w:rPr>
            <w:delText>(Marini et al., 2020)</w:delText>
          </w:r>
          <w:r w:rsidR="00CD0420" w:rsidDel="003B7677">
            <w:rPr>
              <w:rFonts w:ascii="Arial" w:eastAsia="Times New Roman" w:hAnsi="Arial" w:cs="Arial"/>
              <w:color w:val="0000FF"/>
              <w:kern w:val="0"/>
              <w:u w:val="single"/>
              <w14:ligatures w14:val="none"/>
            </w:rPr>
            <w:fldChar w:fldCharType="end"/>
          </w:r>
          <w:r w:rsidRPr="00292FF5" w:rsidDel="003B7677">
            <w:rPr>
              <w:rFonts w:ascii="Arial" w:eastAsia="Times New Roman" w:hAnsi="Arial" w:cs="Arial"/>
              <w:color w:val="000000"/>
              <w:kern w:val="0"/>
              <w14:ligatures w14:val="none"/>
            </w:rPr>
            <w:delText xml:space="preserve">, Cd persists in our aquatic environments and will continue to progress within aquatic food webs </w:delText>
          </w:r>
          <w:r w:rsidR="00CD0420" w:rsidDel="003B7677">
            <w:fldChar w:fldCharType="begin"/>
          </w:r>
          <w:r w:rsidR="00CD0420" w:rsidDel="003B7677">
            <w:delInstrText xml:space="preserve"> HYPERLINK "https://www.zotero.org/google-docs/?wgUwEa" </w:delInstrText>
          </w:r>
          <w:r w:rsidR="00CD0420" w:rsidDel="003B7677">
            <w:fldChar w:fldCharType="separate"/>
          </w:r>
          <w:r w:rsidRPr="00292FF5" w:rsidDel="003B7677">
            <w:rPr>
              <w:rFonts w:ascii="Arial" w:eastAsia="Times New Roman" w:hAnsi="Arial" w:cs="Arial"/>
              <w:color w:val="0000FF"/>
              <w:kern w:val="0"/>
              <w:u w:val="single"/>
              <w14:ligatures w14:val="none"/>
            </w:rPr>
            <w:delText>(Croteau et al., 2005)</w:delText>
          </w:r>
          <w:r w:rsidR="00CD0420" w:rsidDel="003B7677">
            <w:rPr>
              <w:rFonts w:ascii="Arial" w:eastAsia="Times New Roman" w:hAnsi="Arial" w:cs="Arial"/>
              <w:color w:val="0000FF"/>
              <w:kern w:val="0"/>
              <w:u w:val="single"/>
              <w14:ligatures w14:val="none"/>
            </w:rPr>
            <w:fldChar w:fldCharType="end"/>
          </w:r>
          <w:r w:rsidRPr="00292FF5" w:rsidDel="003B7677">
            <w:rPr>
              <w:rFonts w:ascii="Arial" w:eastAsia="Times New Roman" w:hAnsi="Arial" w:cs="Arial"/>
              <w:color w:val="000000"/>
              <w:kern w:val="0"/>
              <w14:ligatures w14:val="none"/>
            </w:rPr>
            <w:delText>.</w:delText>
          </w:r>
        </w:del>
      </w:moveFrom>
      <w:moveFromRangeEnd w:id="112"/>
    </w:p>
    <w:p w14:paraId="7BAF9D4E" w14:textId="3C4A639C" w:rsidR="009B7318" w:rsidDel="003B7677" w:rsidRDefault="00292FF5" w:rsidP="009B7318">
      <w:pPr>
        <w:spacing w:line="480" w:lineRule="auto"/>
        <w:ind w:firstLine="720"/>
        <w:rPr>
          <w:del w:id="115" w:author="Chris Murray" w:date="2024-11-27T09:11:00Z"/>
          <w:rFonts w:ascii="Arial" w:eastAsia="Times New Roman" w:hAnsi="Arial" w:cs="Arial"/>
          <w:kern w:val="0"/>
          <w14:ligatures w14:val="none"/>
        </w:rPr>
      </w:pPr>
      <w:del w:id="116" w:author="Chris Murray" w:date="2024-11-27T09:11:00Z">
        <w:r w:rsidRPr="00292FF5" w:rsidDel="003B7677">
          <w:rPr>
            <w:rFonts w:ascii="Arial" w:eastAsia="Times New Roman" w:hAnsi="Arial" w:cs="Arial"/>
            <w:color w:val="000000"/>
            <w:kern w:val="0"/>
            <w14:ligatures w14:val="none"/>
          </w:rPr>
          <w:delText xml:space="preserve">Like heavy metals, synthetic chemicals—another group of xenobiotic substances—pose a risk to aquatic environments. </w:delText>
        </w:r>
      </w:del>
      <w:moveFromRangeStart w:id="117" w:author="Chris Murray" w:date="2024-11-27T09:10:00Z" w:name="move57447063"/>
      <w:moveFrom w:id="118" w:author="Chris Murray" w:date="2024-11-27T09:10:00Z">
        <w:del w:id="119" w:author="Chris Murray" w:date="2024-11-27T09:11:00Z">
          <w:r w:rsidRPr="00292FF5" w:rsidDel="003B7677">
            <w:rPr>
              <w:rFonts w:ascii="Arial" w:eastAsia="Times New Roman" w:hAnsi="Arial" w:cs="Arial"/>
              <w:color w:val="000000"/>
              <w:kern w:val="0"/>
              <w14:ligatures w14:val="none"/>
            </w:rPr>
            <w:delText xml:space="preserve">Humans have intentionally and unintentionally released synthetic chemicals into natural systems, exposing organisms to adverse effects. For instance, DDT and its metabolites have been intentionally released to control pests and the spread of diseases, but have also been unintentionally released due to chemical spills, all of which are reported to cause adverse effects on wildlife </w:delText>
          </w:r>
          <w:r w:rsidR="00CD0420" w:rsidDel="003B7677">
            <w:fldChar w:fldCharType="begin"/>
          </w:r>
          <w:r w:rsidR="00CD0420" w:rsidDel="003B7677">
            <w:delInstrText xml:space="preserve"> HYPERLINK "https://www.zotero.org/google-docs/?nKoLQZ" </w:delInstrText>
          </w:r>
          <w:r w:rsidR="00CD0420" w:rsidDel="003B7677">
            <w:fldChar w:fldCharType="separate"/>
          </w:r>
          <w:r w:rsidRPr="00292FF5" w:rsidDel="003B7677">
            <w:rPr>
              <w:rFonts w:ascii="Arial" w:eastAsia="Times New Roman" w:hAnsi="Arial" w:cs="Arial"/>
              <w:color w:val="0000FF"/>
              <w:kern w:val="0"/>
              <w:u w:val="single"/>
              <w14:ligatures w14:val="none"/>
            </w:rPr>
            <w:delText>(L. J. Guillette et al., 2005; Milnes &amp; Guillette, 2008)</w:delText>
          </w:r>
          <w:r w:rsidR="00CD0420" w:rsidDel="003B7677">
            <w:rPr>
              <w:rFonts w:ascii="Arial" w:eastAsia="Times New Roman" w:hAnsi="Arial" w:cs="Arial"/>
              <w:color w:val="0000FF"/>
              <w:kern w:val="0"/>
              <w:u w:val="single"/>
              <w14:ligatures w14:val="none"/>
            </w:rPr>
            <w:fldChar w:fldCharType="end"/>
          </w:r>
          <w:r w:rsidRPr="00292FF5" w:rsidDel="003B7677">
            <w:rPr>
              <w:rFonts w:ascii="Arial" w:eastAsia="Times New Roman" w:hAnsi="Arial" w:cs="Arial"/>
              <w:color w:val="000000"/>
              <w:kern w:val="0"/>
              <w14:ligatures w14:val="none"/>
            </w:rPr>
            <w:delText xml:space="preserve">. </w:delText>
          </w:r>
        </w:del>
      </w:moveFrom>
      <w:moveFromRangeEnd w:id="117"/>
      <w:del w:id="120" w:author="Chris Murray" w:date="2024-11-27T09:11:00Z">
        <w:r w:rsidRPr="00292FF5" w:rsidDel="003B7677">
          <w:rPr>
            <w:rFonts w:ascii="Arial" w:eastAsia="Times New Roman" w:hAnsi="Arial" w:cs="Arial"/>
            <w:color w:val="000000"/>
            <w:kern w:val="0"/>
            <w14:ligatures w14:val="none"/>
          </w:rPr>
          <w:delText xml:space="preserve">A notable class of synthetic chemicals under increased scrutiny are per- and polyfluorinated substances (referred to hereafter as PFAS), which include over 4,000 chemicals  </w:delText>
        </w:r>
        <w:r w:rsidR="00CD0420" w:rsidDel="003B7677">
          <w:fldChar w:fldCharType="begin"/>
        </w:r>
        <w:r w:rsidR="00CD0420" w:rsidDel="003B7677">
          <w:delInstrText xml:space="preserve"> HYPERLINK "https://www.zotero.org/google-docs/?AW1mol" </w:delInstrText>
        </w:r>
        <w:r w:rsidR="00CD0420" w:rsidDel="003B7677">
          <w:fldChar w:fldCharType="separate"/>
        </w:r>
        <w:r w:rsidRPr="00292FF5" w:rsidDel="003B7677">
          <w:rPr>
            <w:rFonts w:ascii="Arial" w:eastAsia="Times New Roman" w:hAnsi="Arial" w:cs="Arial"/>
            <w:color w:val="0000FF"/>
            <w:kern w:val="0"/>
            <w:u w:val="single"/>
            <w14:ligatures w14:val="none"/>
          </w:rPr>
          <w:delText>(T. C. Guillette et al., 2020; Ma et al., 2023)</w:delText>
        </w:r>
        <w:r w:rsidR="00CD0420" w:rsidDel="003B7677">
          <w:rPr>
            <w:rFonts w:ascii="Arial" w:eastAsia="Times New Roman" w:hAnsi="Arial" w:cs="Arial"/>
            <w:color w:val="0000FF"/>
            <w:kern w:val="0"/>
            <w:u w:val="single"/>
            <w14:ligatures w14:val="none"/>
          </w:rPr>
          <w:fldChar w:fldCharType="end"/>
        </w:r>
        <w:r w:rsidRPr="00292FF5" w:rsidDel="003B7677">
          <w:rPr>
            <w:rFonts w:ascii="Arial" w:eastAsia="Times New Roman" w:hAnsi="Arial" w:cs="Arial"/>
            <w:color w:val="000000"/>
            <w:kern w:val="0"/>
            <w14:ligatures w14:val="none"/>
          </w:rPr>
          <w:delText xml:space="preserve">. PFAS chemicals are lipophobic and hydrophobic with resistance to degradation and, thus, have been used in a variety of industrial applications </w:delText>
        </w:r>
        <w:r w:rsidR="00CD0420" w:rsidDel="003B7677">
          <w:fldChar w:fldCharType="begin"/>
        </w:r>
        <w:r w:rsidR="00CD0420" w:rsidDel="003B7677">
          <w:delInstrText xml:space="preserve"> HYPERLINK "https://www.zotero.org/google-docs/?iCqV4h" </w:delInstrText>
        </w:r>
        <w:r w:rsidR="00CD0420" w:rsidDel="003B7677">
          <w:fldChar w:fldCharType="separate"/>
        </w:r>
        <w:r w:rsidRPr="00292FF5" w:rsidDel="003B7677">
          <w:rPr>
            <w:rFonts w:ascii="Arial" w:eastAsia="Times New Roman" w:hAnsi="Arial" w:cs="Arial"/>
            <w:color w:val="0000FF"/>
            <w:kern w:val="0"/>
            <w:u w:val="single"/>
            <w14:ligatures w14:val="none"/>
          </w:rPr>
          <w:delText>(Abunada et al., 2020; Buck et al., 2011; Gaines, 2023)</w:delText>
        </w:r>
        <w:r w:rsidR="00CD0420" w:rsidDel="003B7677">
          <w:rPr>
            <w:rFonts w:ascii="Arial" w:eastAsia="Times New Roman" w:hAnsi="Arial" w:cs="Arial"/>
            <w:color w:val="0000FF"/>
            <w:kern w:val="0"/>
            <w:u w:val="single"/>
            <w14:ligatures w14:val="none"/>
          </w:rPr>
          <w:fldChar w:fldCharType="end"/>
        </w:r>
        <w:r w:rsidRPr="00292FF5" w:rsidDel="003B7677">
          <w:rPr>
            <w:rFonts w:ascii="Arial" w:eastAsia="Times New Roman" w:hAnsi="Arial" w:cs="Arial"/>
            <w:color w:val="000000"/>
            <w:kern w:val="0"/>
            <w14:ligatures w14:val="none"/>
          </w:rPr>
          <w:delText xml:space="preserve">, resulting in their prevalence in nature now likely ample and widespread </w:delText>
        </w:r>
        <w:r w:rsidR="00CD0420" w:rsidDel="003B7677">
          <w:fldChar w:fldCharType="begin"/>
        </w:r>
        <w:r w:rsidR="00CD0420" w:rsidDel="003B7677">
          <w:delInstrText xml:space="preserve"> HYPERLINK "https://www.zotero.org/google-docs/?oGqDhu" </w:delInstrText>
        </w:r>
        <w:r w:rsidR="00CD0420" w:rsidDel="003B7677">
          <w:fldChar w:fldCharType="separate"/>
        </w:r>
        <w:r w:rsidRPr="00292FF5" w:rsidDel="003B7677">
          <w:rPr>
            <w:rFonts w:ascii="Arial" w:eastAsia="Times New Roman" w:hAnsi="Arial" w:cs="Arial"/>
            <w:color w:val="0000FF"/>
            <w:kern w:val="0"/>
            <w:u w:val="single"/>
            <w14:ligatures w14:val="none"/>
          </w:rPr>
          <w:delText>(Kurwadkar et al., 2022)</w:delText>
        </w:r>
        <w:r w:rsidR="00CD0420" w:rsidDel="003B7677">
          <w:rPr>
            <w:rFonts w:ascii="Arial" w:eastAsia="Times New Roman" w:hAnsi="Arial" w:cs="Arial"/>
            <w:color w:val="0000FF"/>
            <w:kern w:val="0"/>
            <w:u w:val="single"/>
            <w14:ligatures w14:val="none"/>
          </w:rPr>
          <w:fldChar w:fldCharType="end"/>
        </w:r>
        <w:r w:rsidRPr="00292FF5" w:rsidDel="003B7677">
          <w:rPr>
            <w:rFonts w:ascii="Arial" w:eastAsia="Times New Roman" w:hAnsi="Arial" w:cs="Arial"/>
            <w:color w:val="000000"/>
            <w:kern w:val="0"/>
            <w14:ligatures w14:val="none"/>
          </w:rPr>
          <w:delText xml:space="preserve">. Like Cd, research on the effects of PFAS has increased dramatically over the last two decades </w:delText>
        </w:r>
        <w:r w:rsidR="00CD0420" w:rsidDel="003B7677">
          <w:fldChar w:fldCharType="begin"/>
        </w:r>
        <w:r w:rsidR="00CD0420" w:rsidDel="003B7677">
          <w:delInstrText xml:space="preserve"> HYPERLINK "https://www.zotero.org/google-docs/?FYBGN5" </w:delInstrText>
        </w:r>
        <w:r w:rsidR="00CD0420" w:rsidDel="003B7677">
          <w:fldChar w:fldCharType="separate"/>
        </w:r>
        <w:r w:rsidRPr="00292FF5" w:rsidDel="003B7677">
          <w:rPr>
            <w:rFonts w:ascii="Arial" w:eastAsia="Times New Roman" w:hAnsi="Arial" w:cs="Arial"/>
            <w:color w:val="0000FF"/>
            <w:kern w:val="0"/>
            <w:u w:val="single"/>
            <w14:ligatures w14:val="none"/>
          </w:rPr>
          <w:delText>(Abunada et al., 2020)</w:delText>
        </w:r>
        <w:r w:rsidR="00CD0420" w:rsidDel="003B7677">
          <w:rPr>
            <w:rFonts w:ascii="Arial" w:eastAsia="Times New Roman" w:hAnsi="Arial" w:cs="Arial"/>
            <w:color w:val="0000FF"/>
            <w:kern w:val="0"/>
            <w:u w:val="single"/>
            <w14:ligatures w14:val="none"/>
          </w:rPr>
          <w:fldChar w:fldCharType="end"/>
        </w:r>
        <w:r w:rsidRPr="00292FF5" w:rsidDel="003B7677">
          <w:rPr>
            <w:rFonts w:ascii="Arial" w:eastAsia="Times New Roman" w:hAnsi="Arial" w:cs="Arial"/>
            <w:color w:val="000000"/>
            <w:kern w:val="0"/>
            <w14:ligatures w14:val="none"/>
          </w:rPr>
          <w:delText xml:space="preserve">. However, only the toxic effects of a few PFAS chemicals are well understood </w:delText>
        </w:r>
        <w:r w:rsidR="00CD0420" w:rsidDel="003B7677">
          <w:fldChar w:fldCharType="begin"/>
        </w:r>
        <w:r w:rsidR="00CD0420" w:rsidDel="003B7677">
          <w:delInstrText xml:space="preserve"> HYPERLINK "https://www.zotero.org/google-docs/?JhSncl" </w:delInstrText>
        </w:r>
        <w:r w:rsidR="00CD0420" w:rsidDel="003B7677">
          <w:fldChar w:fldCharType="separate"/>
        </w:r>
        <w:r w:rsidRPr="00292FF5" w:rsidDel="003B7677">
          <w:rPr>
            <w:rFonts w:ascii="Arial" w:eastAsia="Times New Roman" w:hAnsi="Arial" w:cs="Arial"/>
            <w:color w:val="0000FF"/>
            <w:kern w:val="0"/>
            <w:u w:val="single"/>
            <w14:ligatures w14:val="none"/>
          </w:rPr>
          <w:delText>(Fenton et al., 2021)</w:delText>
        </w:r>
        <w:r w:rsidR="00CD0420" w:rsidDel="003B7677">
          <w:rPr>
            <w:rFonts w:ascii="Arial" w:eastAsia="Times New Roman" w:hAnsi="Arial" w:cs="Arial"/>
            <w:color w:val="0000FF"/>
            <w:kern w:val="0"/>
            <w:u w:val="single"/>
            <w14:ligatures w14:val="none"/>
          </w:rPr>
          <w:fldChar w:fldCharType="end"/>
        </w:r>
        <w:r w:rsidRPr="00292FF5" w:rsidDel="003B7677">
          <w:rPr>
            <w:rFonts w:ascii="Arial" w:eastAsia="Times New Roman" w:hAnsi="Arial" w:cs="Arial"/>
            <w:color w:val="000000"/>
            <w:kern w:val="0"/>
            <w14:ligatures w14:val="none"/>
          </w:rPr>
          <w:delText>. </w:delText>
        </w:r>
      </w:del>
    </w:p>
    <w:p w14:paraId="1B32A742" w14:textId="0BA5CE90" w:rsidR="00292FF5" w:rsidRPr="00292FF5" w:rsidRDefault="00292FF5" w:rsidP="009B7318">
      <w:pPr>
        <w:spacing w:line="480" w:lineRule="auto"/>
        <w:ind w:firstLine="720"/>
        <w:rPr>
          <w:rFonts w:ascii="Arial" w:eastAsia="Times New Roman" w:hAnsi="Arial" w:cs="Arial"/>
          <w:kern w:val="0"/>
          <w14:ligatures w14:val="none"/>
        </w:rPr>
      </w:pPr>
      <w:r w:rsidRPr="00292FF5">
        <w:rPr>
          <w:rFonts w:ascii="Arial" w:eastAsia="Times New Roman" w:hAnsi="Arial" w:cs="Arial"/>
          <w:color w:val="000000"/>
          <w:kern w:val="0"/>
          <w14:ligatures w14:val="none"/>
        </w:rPr>
        <w:t xml:space="preserve">Unfortunately, many xenobiotic substances end up in water systems, where they are often translocated away from the original point source. Once in the water, these toxins pose a risk to many aquatic organisms as toxins can actively enter the body through digestion or passively through contact with skin or gills </w:t>
      </w:r>
      <w:hyperlink r:id="rId7" w:history="1">
        <w:r w:rsidRPr="00292FF5">
          <w:rPr>
            <w:rFonts w:ascii="Arial" w:eastAsia="Times New Roman" w:hAnsi="Arial" w:cs="Arial"/>
            <w:color w:val="0000FF"/>
            <w:kern w:val="0"/>
            <w:u w:val="single"/>
            <w14:ligatures w14:val="none"/>
          </w:rPr>
          <w:t>(</w:t>
        </w:r>
        <w:proofErr w:type="spellStart"/>
        <w:r w:rsidRPr="00292FF5">
          <w:rPr>
            <w:rFonts w:ascii="Arial" w:eastAsia="Times New Roman" w:hAnsi="Arial" w:cs="Arial"/>
            <w:color w:val="0000FF"/>
            <w:kern w:val="0"/>
            <w:u w:val="single"/>
            <w14:ligatures w14:val="none"/>
          </w:rPr>
          <w:t>Subaramaniyam</w:t>
        </w:r>
        <w:proofErr w:type="spellEnd"/>
        <w:r w:rsidRPr="00292FF5">
          <w:rPr>
            <w:rFonts w:ascii="Arial" w:eastAsia="Times New Roman" w:hAnsi="Arial" w:cs="Arial"/>
            <w:color w:val="0000FF"/>
            <w:kern w:val="0"/>
            <w:u w:val="single"/>
            <w14:ligatures w14:val="none"/>
          </w:rPr>
          <w:t xml:space="preserve"> et al., 2023)</w:t>
        </w:r>
      </w:hyperlink>
      <w:r w:rsidRPr="00292FF5">
        <w:rPr>
          <w:rFonts w:ascii="Arial" w:eastAsia="Times New Roman" w:hAnsi="Arial" w:cs="Arial"/>
          <w:color w:val="000000"/>
          <w:kern w:val="0"/>
          <w14:ligatures w14:val="none"/>
        </w:rPr>
        <w:t xml:space="preserve">. </w:t>
      </w:r>
      <w:del w:id="121" w:author="Chris Murray" w:date="2024-11-27T09:12:00Z">
        <w:r w:rsidRPr="00292FF5" w:rsidDel="003B7677">
          <w:rPr>
            <w:rFonts w:ascii="Arial" w:eastAsia="Times New Roman" w:hAnsi="Arial" w:cs="Arial"/>
            <w:color w:val="000000"/>
            <w:kern w:val="0"/>
            <w14:ligatures w14:val="none"/>
          </w:rPr>
          <w:delText xml:space="preserve">Therefore, aquatic organisms have limited potential to buffer themselves from xenobiotic substances </w:delText>
        </w:r>
        <w:r w:rsidR="00CD0420" w:rsidDel="003B7677">
          <w:fldChar w:fldCharType="begin"/>
        </w:r>
        <w:r w:rsidR="00CD0420" w:rsidDel="003B7677">
          <w:delInstrText xml:space="preserve"> HYPERLINK "https://www.zotero.org/google-docs/?broken=uLxpjN" </w:delInstrText>
        </w:r>
        <w:r w:rsidR="00CD0420" w:rsidDel="003B7677">
          <w:fldChar w:fldCharType="separate"/>
        </w:r>
        <w:r w:rsidRPr="00292FF5" w:rsidDel="003B7677">
          <w:rPr>
            <w:rFonts w:ascii="Arial" w:eastAsia="Times New Roman" w:hAnsi="Arial" w:cs="Arial"/>
            <w:color w:val="CC2936"/>
            <w:kern w:val="0"/>
            <w:u w:val="single"/>
            <w14:ligatures w14:val="none"/>
          </w:rPr>
          <w:delText>(Williams &amp; Giesy, 1978)</w:delText>
        </w:r>
        <w:r w:rsidR="00CD0420" w:rsidDel="003B7677">
          <w:rPr>
            <w:rFonts w:ascii="Arial" w:eastAsia="Times New Roman" w:hAnsi="Arial" w:cs="Arial"/>
            <w:color w:val="CC2936"/>
            <w:kern w:val="0"/>
            <w:u w:val="single"/>
            <w14:ligatures w14:val="none"/>
          </w:rPr>
          <w:fldChar w:fldCharType="end"/>
        </w:r>
        <w:r w:rsidRPr="00292FF5" w:rsidDel="003B7677">
          <w:rPr>
            <w:rFonts w:ascii="Arial" w:eastAsia="Times New Roman" w:hAnsi="Arial" w:cs="Arial"/>
            <w:color w:val="000000"/>
            <w:kern w:val="0"/>
            <w14:ligatures w14:val="none"/>
          </w:rPr>
          <w:delText xml:space="preserve">, such as Cd and PFAS, exposing the organisms to potentially harmful effects from contaminant accumulation </w:delText>
        </w:r>
        <w:r w:rsidR="00CD0420" w:rsidDel="003B7677">
          <w:fldChar w:fldCharType="begin"/>
        </w:r>
        <w:r w:rsidR="00CD0420" w:rsidDel="003B7677">
          <w:delInstrText xml:space="preserve"> HYPERLINK "https://www.zotero.org/google-docs/?KTH4C4" </w:delInstrText>
        </w:r>
        <w:r w:rsidR="00CD0420" w:rsidDel="003B7677">
          <w:fldChar w:fldCharType="separate"/>
        </w:r>
        <w:r w:rsidRPr="00292FF5" w:rsidDel="003B7677">
          <w:rPr>
            <w:rFonts w:ascii="Arial" w:eastAsia="Times New Roman" w:hAnsi="Arial" w:cs="Arial"/>
            <w:color w:val="0000FF"/>
            <w:kern w:val="0"/>
            <w:u w:val="single"/>
            <w14:ligatures w14:val="none"/>
          </w:rPr>
          <w:delText>(L. J. Guillette et al., 1995; Scholz &amp; Klüver, 2009; Kumar et al., 2019)</w:delText>
        </w:r>
        <w:r w:rsidR="00CD0420" w:rsidDel="003B7677">
          <w:rPr>
            <w:rFonts w:ascii="Arial" w:eastAsia="Times New Roman" w:hAnsi="Arial" w:cs="Arial"/>
            <w:color w:val="0000FF"/>
            <w:kern w:val="0"/>
            <w:u w:val="single"/>
            <w14:ligatures w14:val="none"/>
          </w:rPr>
          <w:fldChar w:fldCharType="end"/>
        </w:r>
        <w:r w:rsidRPr="00292FF5" w:rsidDel="003B7677">
          <w:rPr>
            <w:rFonts w:ascii="Arial" w:eastAsia="Times New Roman" w:hAnsi="Arial" w:cs="Arial"/>
            <w:color w:val="000000"/>
            <w:kern w:val="0"/>
            <w14:ligatures w14:val="none"/>
          </w:rPr>
          <w:delText xml:space="preserve">. </w:delText>
        </w:r>
      </w:del>
      <w:ins w:id="122" w:author="Chris Murray" w:date="2024-11-27T09:13:00Z">
        <w:r w:rsidR="003B7677">
          <w:rPr>
            <w:rFonts w:ascii="Arial" w:eastAsia="Times New Roman" w:hAnsi="Arial" w:cs="Arial"/>
            <w:color w:val="000000"/>
            <w:kern w:val="0"/>
            <w14:ligatures w14:val="none"/>
          </w:rPr>
          <w:t>E</w:t>
        </w:r>
      </w:ins>
      <w:del w:id="123" w:author="Chris Murray" w:date="2024-11-27T09:13:00Z">
        <w:r w:rsidRPr="00292FF5" w:rsidDel="003B7677">
          <w:rPr>
            <w:rFonts w:ascii="Arial" w:eastAsia="Times New Roman" w:hAnsi="Arial" w:cs="Arial"/>
            <w:color w:val="000000"/>
            <w:kern w:val="0"/>
            <w14:ligatures w14:val="none"/>
          </w:rPr>
          <w:delText>Once e</w:delText>
        </w:r>
      </w:del>
      <w:r w:rsidRPr="00292FF5">
        <w:rPr>
          <w:rFonts w:ascii="Arial" w:eastAsia="Times New Roman" w:hAnsi="Arial" w:cs="Arial"/>
          <w:color w:val="000000"/>
          <w:kern w:val="0"/>
          <w14:ligatures w14:val="none"/>
        </w:rPr>
        <w:t>xpos</w:t>
      </w:r>
      <w:ins w:id="124" w:author="Chris Murray" w:date="2024-11-27T09:13:00Z">
        <w:r w:rsidR="003B7677">
          <w:rPr>
            <w:rFonts w:ascii="Arial" w:eastAsia="Times New Roman" w:hAnsi="Arial" w:cs="Arial"/>
            <w:color w:val="000000"/>
            <w:kern w:val="0"/>
            <w14:ligatures w14:val="none"/>
          </w:rPr>
          <w:t>ure</w:t>
        </w:r>
      </w:ins>
      <w:del w:id="125" w:author="Chris Murray" w:date="2024-11-27T09:13:00Z">
        <w:r w:rsidRPr="00292FF5" w:rsidDel="003B7677">
          <w:rPr>
            <w:rFonts w:ascii="Arial" w:eastAsia="Times New Roman" w:hAnsi="Arial" w:cs="Arial"/>
            <w:color w:val="000000"/>
            <w:kern w:val="0"/>
            <w14:ligatures w14:val="none"/>
          </w:rPr>
          <w:delText>ed</w:delText>
        </w:r>
      </w:del>
      <w:r w:rsidRPr="00292FF5">
        <w:rPr>
          <w:rFonts w:ascii="Arial" w:eastAsia="Times New Roman" w:hAnsi="Arial" w:cs="Arial"/>
          <w:color w:val="000000"/>
          <w:kern w:val="0"/>
          <w14:ligatures w14:val="none"/>
        </w:rPr>
        <w:t xml:space="preserve"> to xenobiotic substances</w:t>
      </w:r>
      <w:ins w:id="126" w:author="Chris Murray" w:date="2024-11-27T09:13:00Z">
        <w:r w:rsidR="003B7677">
          <w:rPr>
            <w:rFonts w:ascii="Arial" w:eastAsia="Times New Roman" w:hAnsi="Arial" w:cs="Arial"/>
            <w:color w:val="000000"/>
            <w:kern w:val="0"/>
            <w14:ligatures w14:val="none"/>
          </w:rPr>
          <w:t xml:space="preserve"> may elicit a “stress response” in </w:t>
        </w:r>
      </w:ins>
      <w:del w:id="127" w:author="Chris Murray" w:date="2024-11-27T09:13:00Z">
        <w:r w:rsidRPr="00292FF5" w:rsidDel="003B7677">
          <w:rPr>
            <w:rFonts w:ascii="Arial" w:eastAsia="Times New Roman" w:hAnsi="Arial" w:cs="Arial"/>
            <w:color w:val="000000"/>
            <w:kern w:val="0"/>
            <w14:ligatures w14:val="none"/>
          </w:rPr>
          <w:delText xml:space="preserve">, </w:delText>
        </w:r>
      </w:del>
      <w:r w:rsidRPr="00292FF5">
        <w:rPr>
          <w:rFonts w:ascii="Arial" w:eastAsia="Times New Roman" w:hAnsi="Arial" w:cs="Arial"/>
          <w:color w:val="000000"/>
          <w:kern w:val="0"/>
          <w14:ligatures w14:val="none"/>
        </w:rPr>
        <w:t xml:space="preserve">aquatic organisms </w:t>
      </w:r>
      <w:del w:id="128" w:author="Chris Murray" w:date="2024-11-27T09:13:00Z">
        <w:r w:rsidRPr="00292FF5" w:rsidDel="003B7677">
          <w:rPr>
            <w:rFonts w:ascii="Arial" w:eastAsia="Times New Roman" w:hAnsi="Arial" w:cs="Arial"/>
            <w:color w:val="000000"/>
            <w:kern w:val="0"/>
            <w14:ligatures w14:val="none"/>
          </w:rPr>
          <w:delText xml:space="preserve">likely experience a stress response </w:delText>
        </w:r>
      </w:del>
      <w:hyperlink r:id="rId8" w:history="1">
        <w:r w:rsidRPr="00292FF5">
          <w:rPr>
            <w:rFonts w:ascii="Arial" w:eastAsia="Times New Roman" w:hAnsi="Arial" w:cs="Arial"/>
            <w:color w:val="0000FF"/>
            <w:kern w:val="0"/>
            <w:u w:val="single"/>
            <w14:ligatures w14:val="none"/>
          </w:rPr>
          <w:t>(</w:t>
        </w:r>
        <w:proofErr w:type="spellStart"/>
        <w:r w:rsidRPr="00292FF5">
          <w:rPr>
            <w:rFonts w:ascii="Arial" w:eastAsia="Times New Roman" w:hAnsi="Arial" w:cs="Arial"/>
            <w:color w:val="0000FF"/>
            <w:kern w:val="0"/>
            <w:u w:val="single"/>
            <w14:ligatures w14:val="none"/>
          </w:rPr>
          <w:t>Hontela</w:t>
        </w:r>
        <w:proofErr w:type="spellEnd"/>
        <w:r w:rsidRPr="00292FF5">
          <w:rPr>
            <w:rFonts w:ascii="Arial" w:eastAsia="Times New Roman" w:hAnsi="Arial" w:cs="Arial"/>
            <w:color w:val="0000FF"/>
            <w:kern w:val="0"/>
            <w:u w:val="single"/>
            <w14:ligatures w14:val="none"/>
          </w:rPr>
          <w:t xml:space="preserve"> et al., 1992; Wilson et al., 1998; Silvestre, 2020)</w:t>
        </w:r>
      </w:hyperlink>
      <w:del w:id="129" w:author="Chris Murray" w:date="2024-11-27T09:13:00Z">
        <w:r w:rsidRPr="00292FF5" w:rsidDel="003B7677">
          <w:rPr>
            <w:rFonts w:ascii="Arial" w:eastAsia="Times New Roman" w:hAnsi="Arial" w:cs="Arial"/>
            <w:color w:val="000000"/>
            <w:kern w:val="0"/>
            <w14:ligatures w14:val="none"/>
          </w:rPr>
          <w:delText xml:space="preserve">. Then, if exposure to stressful conditions persists (i.e., chronic stress), these organisms </w:delText>
        </w:r>
      </w:del>
      <w:ins w:id="130" w:author="Chris Murray" w:date="2024-11-27T09:13:00Z">
        <w:r w:rsidR="003B7677">
          <w:rPr>
            <w:rFonts w:ascii="Arial" w:eastAsia="Times New Roman" w:hAnsi="Arial" w:cs="Arial"/>
            <w:color w:val="000000"/>
            <w:kern w:val="0"/>
            <w14:ligatures w14:val="none"/>
          </w:rPr>
          <w:t xml:space="preserve"> that </w:t>
        </w:r>
      </w:ins>
      <w:r w:rsidRPr="00292FF5">
        <w:rPr>
          <w:rFonts w:ascii="Arial" w:eastAsia="Times New Roman" w:hAnsi="Arial" w:cs="Arial"/>
          <w:color w:val="000000"/>
          <w:kern w:val="0"/>
          <w14:ligatures w14:val="none"/>
        </w:rPr>
        <w:t xml:space="preserve">may </w:t>
      </w:r>
      <w:del w:id="131" w:author="Chris Murray" w:date="2024-11-27T09:13:00Z">
        <w:r w:rsidRPr="00292FF5" w:rsidDel="003B7677">
          <w:rPr>
            <w:rFonts w:ascii="Arial" w:eastAsia="Times New Roman" w:hAnsi="Arial" w:cs="Arial"/>
            <w:color w:val="000000"/>
            <w:kern w:val="0"/>
            <w14:ligatures w14:val="none"/>
          </w:rPr>
          <w:delText xml:space="preserve">experience </w:delText>
        </w:r>
      </w:del>
      <w:ins w:id="132" w:author="Chris Murray" w:date="2024-11-27T09:13:00Z">
        <w:r w:rsidR="003B7677">
          <w:rPr>
            <w:rFonts w:ascii="Arial" w:eastAsia="Times New Roman" w:hAnsi="Arial" w:cs="Arial"/>
            <w:color w:val="000000"/>
            <w:kern w:val="0"/>
            <w14:ligatures w14:val="none"/>
          </w:rPr>
          <w:t>result in</w:t>
        </w:r>
        <w:r w:rsidR="003B7677" w:rsidRPr="00292FF5">
          <w:rPr>
            <w:rFonts w:ascii="Arial" w:eastAsia="Times New Roman" w:hAnsi="Arial" w:cs="Arial"/>
            <w:color w:val="000000"/>
            <w:kern w:val="0"/>
            <w14:ligatures w14:val="none"/>
          </w:rPr>
          <w:t xml:space="preserve"> </w:t>
        </w:r>
      </w:ins>
      <w:r w:rsidRPr="00292FF5">
        <w:rPr>
          <w:rFonts w:ascii="Arial" w:eastAsia="Times New Roman" w:hAnsi="Arial" w:cs="Arial"/>
          <w:color w:val="000000"/>
          <w:kern w:val="0"/>
          <w14:ligatures w14:val="none"/>
        </w:rPr>
        <w:t xml:space="preserve">suppressed growth, reduced reproductive capacity, and even death </w:t>
      </w:r>
      <w:hyperlink r:id="rId9" w:history="1">
        <w:r w:rsidRPr="00292FF5">
          <w:rPr>
            <w:rFonts w:ascii="Arial" w:eastAsia="Times New Roman" w:hAnsi="Arial" w:cs="Arial"/>
            <w:color w:val="0000FF"/>
            <w:kern w:val="0"/>
            <w:u w:val="single"/>
            <w14:ligatures w14:val="none"/>
          </w:rPr>
          <w:t xml:space="preserve">(Pankhurst &amp; Van der </w:t>
        </w:r>
        <w:proofErr w:type="spellStart"/>
        <w:r w:rsidRPr="00292FF5">
          <w:rPr>
            <w:rFonts w:ascii="Arial" w:eastAsia="Times New Roman" w:hAnsi="Arial" w:cs="Arial"/>
            <w:color w:val="0000FF"/>
            <w:kern w:val="0"/>
            <w:u w:val="single"/>
            <w14:ligatures w14:val="none"/>
          </w:rPr>
          <w:t>Kraak</w:t>
        </w:r>
        <w:proofErr w:type="spellEnd"/>
        <w:r w:rsidRPr="00292FF5">
          <w:rPr>
            <w:rFonts w:ascii="Arial" w:eastAsia="Times New Roman" w:hAnsi="Arial" w:cs="Arial"/>
            <w:color w:val="0000FF"/>
            <w:kern w:val="0"/>
            <w:u w:val="single"/>
            <w14:ligatures w14:val="none"/>
          </w:rPr>
          <w:t>, 1997; Schreck, 2010)</w:t>
        </w:r>
      </w:hyperlink>
      <w:r w:rsidRPr="00292FF5">
        <w:rPr>
          <w:rFonts w:ascii="Arial" w:eastAsia="Times New Roman" w:hAnsi="Arial" w:cs="Arial"/>
          <w:color w:val="000000"/>
          <w:kern w:val="0"/>
          <w14:ligatures w14:val="none"/>
        </w:rPr>
        <w:t xml:space="preserve">. </w:t>
      </w:r>
      <w:ins w:id="133" w:author="Chris Murray" w:date="2024-11-27T09:16:00Z">
        <w:r w:rsidR="003B7677">
          <w:rPr>
            <w:rFonts w:ascii="Arial" w:eastAsia="Times New Roman" w:hAnsi="Arial" w:cs="Arial"/>
            <w:color w:val="000000"/>
            <w:kern w:val="0"/>
            <w14:ligatures w14:val="none"/>
          </w:rPr>
          <w:t xml:space="preserve">Understudied is the interaction between xenobiotic exposure and </w:t>
        </w:r>
      </w:ins>
      <w:ins w:id="134" w:author="Chris Murray" w:date="2024-11-27T09:17:00Z">
        <w:r w:rsidR="003B7677">
          <w:rPr>
            <w:rFonts w:ascii="Arial" w:eastAsia="Times New Roman" w:hAnsi="Arial" w:cs="Arial"/>
            <w:color w:val="000000"/>
            <w:kern w:val="0"/>
            <w14:ligatures w14:val="none"/>
          </w:rPr>
          <w:t xml:space="preserve">other exogenous stressors and their potential synergistic or </w:t>
        </w:r>
        <w:proofErr w:type="spellStart"/>
        <w:r w:rsidR="003B7677">
          <w:rPr>
            <w:rFonts w:ascii="Arial" w:eastAsia="Times New Roman" w:hAnsi="Arial" w:cs="Arial"/>
            <w:color w:val="000000"/>
            <w:kern w:val="0"/>
            <w14:ligatures w14:val="none"/>
          </w:rPr>
          <w:t>potentiative</w:t>
        </w:r>
        <w:proofErr w:type="spellEnd"/>
        <w:r w:rsidR="003B7677">
          <w:rPr>
            <w:rFonts w:ascii="Arial" w:eastAsia="Times New Roman" w:hAnsi="Arial" w:cs="Arial"/>
            <w:color w:val="000000"/>
            <w:kern w:val="0"/>
            <w14:ligatures w14:val="none"/>
          </w:rPr>
          <w:t xml:space="preserve"> affects on stress biomarkers. Further, </w:t>
        </w:r>
      </w:ins>
      <w:moveFromRangeStart w:id="135" w:author="Chris Murray" w:date="2024-11-27T09:47:00Z" w:name="move57447329"/>
      <w:moveFrom w:id="136" w:author="Chris Murray" w:date="2024-11-27T09:47:00Z">
        <w:r w:rsidRPr="00292FF5" w:rsidDel="003B7677">
          <w:rPr>
            <w:rFonts w:ascii="Arial" w:eastAsia="Times New Roman" w:hAnsi="Arial" w:cs="Arial"/>
            <w:color w:val="000000"/>
            <w:kern w:val="0"/>
            <w14:ligatures w14:val="none"/>
          </w:rPr>
          <w:t xml:space="preserve">More specifically, Cd may outcompete calcium for binding sites when Cd enters through the calcium ion channels in gills </w:t>
        </w:r>
        <w:r w:rsidR="00CD0420" w:rsidDel="003B7677">
          <w:fldChar w:fldCharType="begin"/>
        </w:r>
        <w:r w:rsidR="00CD0420" w:rsidDel="003B7677">
          <w:instrText xml:space="preserve"> HYPERLINK "https://www.zotero.org/google-docs/?b9uqx2" </w:instrText>
        </w:r>
        <w:r w:rsidR="00CD0420" w:rsidDel="003B7677">
          <w:fldChar w:fldCharType="separate"/>
        </w:r>
        <w:r w:rsidRPr="00292FF5" w:rsidDel="003B7677">
          <w:rPr>
            <w:rFonts w:ascii="Arial" w:eastAsia="Times New Roman" w:hAnsi="Arial" w:cs="Arial"/>
            <w:color w:val="0000FF"/>
            <w:kern w:val="0"/>
            <w:u w:val="single"/>
            <w14:ligatures w14:val="none"/>
          </w:rPr>
          <w:t>(Wright &amp; Welbourn, 1994; Franklin et al., 2005)</w:t>
        </w:r>
        <w:r w:rsidR="00CD0420" w:rsidDel="003B7677">
          <w:rPr>
            <w:rFonts w:ascii="Arial" w:eastAsia="Times New Roman" w:hAnsi="Arial" w:cs="Arial"/>
            <w:color w:val="0000FF"/>
            <w:kern w:val="0"/>
            <w:u w:val="single"/>
            <w14:ligatures w14:val="none"/>
          </w:rPr>
          <w:fldChar w:fldCharType="end"/>
        </w:r>
        <w:r w:rsidRPr="00292FF5" w:rsidDel="003B7677">
          <w:rPr>
            <w:rFonts w:ascii="Arial" w:eastAsia="Times New Roman" w:hAnsi="Arial" w:cs="Arial"/>
            <w:color w:val="000000"/>
            <w:kern w:val="0"/>
            <w14:ligatures w14:val="none"/>
          </w:rPr>
          <w:t xml:space="preserve">. In a review of Cd’s toxic effects on fishes, Cd was associated with negative impacts on the endocrine, immune, and nervous systems, leading to significant reductions in fitness and, in some cases, mortality </w:t>
        </w:r>
        <w:r w:rsidR="00CD0420" w:rsidDel="003B7677">
          <w:fldChar w:fldCharType="begin"/>
        </w:r>
        <w:r w:rsidR="00CD0420" w:rsidDel="003B7677">
          <w:instrText xml:space="preserve"> HYPERLINK "https://www.zotero.org/google-docs/?13xTVM" </w:instrText>
        </w:r>
        <w:r w:rsidR="00CD0420" w:rsidDel="003B7677">
          <w:fldChar w:fldCharType="separate"/>
        </w:r>
        <w:r w:rsidRPr="00292FF5" w:rsidDel="003B7677">
          <w:rPr>
            <w:rFonts w:ascii="Arial" w:eastAsia="Times New Roman" w:hAnsi="Arial" w:cs="Arial"/>
            <w:color w:val="0000FF"/>
            <w:kern w:val="0"/>
            <w:u w:val="single"/>
            <w14:ligatures w14:val="none"/>
          </w:rPr>
          <w:t>(Liu et al., 2022)</w:t>
        </w:r>
        <w:r w:rsidR="00CD0420" w:rsidDel="003B7677">
          <w:rPr>
            <w:rFonts w:ascii="Arial" w:eastAsia="Times New Roman" w:hAnsi="Arial" w:cs="Arial"/>
            <w:color w:val="0000FF"/>
            <w:kern w:val="0"/>
            <w:u w:val="single"/>
            <w14:ligatures w14:val="none"/>
          </w:rPr>
          <w:fldChar w:fldCharType="end"/>
        </w:r>
        <w:r w:rsidRPr="00292FF5" w:rsidDel="003B7677">
          <w:rPr>
            <w:rFonts w:ascii="Arial" w:eastAsia="Times New Roman" w:hAnsi="Arial" w:cs="Arial"/>
            <w:color w:val="000000"/>
            <w:kern w:val="0"/>
            <w14:ligatures w14:val="none"/>
          </w:rPr>
          <w:t xml:space="preserve">. Like Cd, the harmful effects of several PFAS chemicals on fishes include dysregulation of endocrine function </w:t>
        </w:r>
        <w:r w:rsidR="00CD0420" w:rsidDel="003B7677">
          <w:fldChar w:fldCharType="begin"/>
        </w:r>
        <w:r w:rsidR="00CD0420" w:rsidDel="003B7677">
          <w:instrText xml:space="preserve"> HYPERLINK "https://www.zotero.org/google-docs/?VuXWBT" </w:instrText>
        </w:r>
        <w:r w:rsidR="00CD0420" w:rsidDel="003B7677">
          <w:fldChar w:fldCharType="separate"/>
        </w:r>
        <w:r w:rsidRPr="00292FF5" w:rsidDel="003B7677">
          <w:rPr>
            <w:rFonts w:ascii="Arial" w:eastAsia="Times New Roman" w:hAnsi="Arial" w:cs="Arial"/>
            <w:color w:val="0000FF"/>
            <w:kern w:val="0"/>
            <w:u w:val="single"/>
            <w14:ligatures w14:val="none"/>
          </w:rPr>
          <w:t>(Coperchini et al., 2021; Nayak et al., 2023)</w:t>
        </w:r>
        <w:r w:rsidR="00CD0420" w:rsidDel="003B7677">
          <w:rPr>
            <w:rFonts w:ascii="Arial" w:eastAsia="Times New Roman" w:hAnsi="Arial" w:cs="Arial"/>
            <w:color w:val="0000FF"/>
            <w:kern w:val="0"/>
            <w:u w:val="single"/>
            <w14:ligatures w14:val="none"/>
          </w:rPr>
          <w:fldChar w:fldCharType="end"/>
        </w:r>
        <w:r w:rsidRPr="00292FF5" w:rsidDel="003B7677">
          <w:rPr>
            <w:rFonts w:ascii="Arial" w:eastAsia="Times New Roman" w:hAnsi="Arial" w:cs="Arial"/>
            <w:color w:val="000000"/>
            <w:kern w:val="0"/>
            <w14:ligatures w14:val="none"/>
          </w:rPr>
          <w:t xml:space="preserve">, modulation of the immune system </w:t>
        </w:r>
        <w:r w:rsidR="00CD0420" w:rsidDel="003B7677">
          <w:fldChar w:fldCharType="begin"/>
        </w:r>
        <w:r w:rsidR="00CD0420" w:rsidDel="003B7677">
          <w:instrText xml:space="preserve"> HYPERLINK "https://www.zotero.org/google-docs/?xNGKWd" </w:instrText>
        </w:r>
        <w:r w:rsidR="00CD0420" w:rsidDel="003B7677">
          <w:fldChar w:fldCharType="separate"/>
        </w:r>
        <w:r w:rsidRPr="00292FF5" w:rsidDel="003B7677">
          <w:rPr>
            <w:rFonts w:ascii="Arial" w:eastAsia="Times New Roman" w:hAnsi="Arial" w:cs="Arial"/>
            <w:color w:val="0000FF"/>
            <w:kern w:val="0"/>
            <w:u w:val="single"/>
            <w14:ligatures w14:val="none"/>
          </w:rPr>
          <w:t>(Fang et al., 2013; Guillette et al., 2020)</w:t>
        </w:r>
        <w:r w:rsidR="00CD0420" w:rsidDel="003B7677">
          <w:rPr>
            <w:rFonts w:ascii="Arial" w:eastAsia="Times New Roman" w:hAnsi="Arial" w:cs="Arial"/>
            <w:color w:val="0000FF"/>
            <w:kern w:val="0"/>
            <w:u w:val="single"/>
            <w14:ligatures w14:val="none"/>
          </w:rPr>
          <w:fldChar w:fldCharType="end"/>
        </w:r>
        <w:r w:rsidRPr="00292FF5" w:rsidDel="003B7677">
          <w:rPr>
            <w:rFonts w:ascii="Arial" w:eastAsia="Times New Roman" w:hAnsi="Arial" w:cs="Arial"/>
            <w:color w:val="000000"/>
            <w:kern w:val="0"/>
            <w14:ligatures w14:val="none"/>
          </w:rPr>
          <w:t xml:space="preserve">, and harm to the nervous system, altering brain function and behavior </w:t>
        </w:r>
        <w:r w:rsidR="00CD0420" w:rsidDel="003B7677">
          <w:fldChar w:fldCharType="begin"/>
        </w:r>
        <w:r w:rsidR="00CD0420" w:rsidDel="003B7677">
          <w:instrText xml:space="preserve"> HYPERLINK "https://www.zotero.org/google-docs/?g9Yjh3" </w:instrText>
        </w:r>
        <w:r w:rsidR="00CD0420" w:rsidDel="003B7677">
          <w:fldChar w:fldCharType="separate"/>
        </w:r>
        <w:r w:rsidRPr="00292FF5" w:rsidDel="003B7677">
          <w:rPr>
            <w:rFonts w:ascii="Arial" w:eastAsia="Times New Roman" w:hAnsi="Arial" w:cs="Arial"/>
            <w:color w:val="0000FF"/>
            <w:kern w:val="0"/>
            <w:u w:val="single"/>
            <w14:ligatures w14:val="none"/>
          </w:rPr>
          <w:t>(Starnes et al., 2022)</w:t>
        </w:r>
        <w:r w:rsidR="00CD0420" w:rsidDel="003B7677">
          <w:rPr>
            <w:rFonts w:ascii="Arial" w:eastAsia="Times New Roman" w:hAnsi="Arial" w:cs="Arial"/>
            <w:color w:val="0000FF"/>
            <w:kern w:val="0"/>
            <w:u w:val="single"/>
            <w14:ligatures w14:val="none"/>
          </w:rPr>
          <w:fldChar w:fldCharType="end"/>
        </w:r>
        <w:r w:rsidRPr="00292FF5" w:rsidDel="003B7677">
          <w:rPr>
            <w:rFonts w:ascii="Arial" w:eastAsia="Times New Roman" w:hAnsi="Arial" w:cs="Arial"/>
            <w:color w:val="000000"/>
            <w:kern w:val="0"/>
            <w14:ligatures w14:val="none"/>
          </w:rPr>
          <w:t xml:space="preserve">. </w:t>
        </w:r>
      </w:moveFrom>
      <w:moveFromRangeEnd w:id="135"/>
      <w:del w:id="137" w:author="Chris Murray" w:date="2024-11-27T09:17:00Z">
        <w:r w:rsidRPr="00292FF5" w:rsidDel="003B7677">
          <w:rPr>
            <w:rFonts w:ascii="Arial" w:eastAsia="Times New Roman" w:hAnsi="Arial" w:cs="Arial"/>
            <w:color w:val="000000"/>
            <w:kern w:val="0"/>
            <w14:ligatures w14:val="none"/>
          </w:rPr>
          <w:delText>X</w:delText>
        </w:r>
      </w:del>
      <w:del w:id="138" w:author="Chris Murray" w:date="2024-11-27T09:18:00Z">
        <w:r w:rsidRPr="00292FF5" w:rsidDel="003B7677">
          <w:rPr>
            <w:rFonts w:ascii="Arial" w:eastAsia="Times New Roman" w:hAnsi="Arial" w:cs="Arial"/>
            <w:color w:val="000000"/>
            <w:kern w:val="0"/>
            <w14:ligatures w14:val="none"/>
          </w:rPr>
          <w:delText>enobiotic substance potential life-altering effects on fishes during the Anthropocene—</w:delText>
        </w:r>
      </w:del>
      <w:r w:rsidRPr="00292FF5">
        <w:rPr>
          <w:rFonts w:ascii="Arial" w:eastAsia="Times New Roman" w:hAnsi="Arial" w:cs="Arial"/>
          <w:color w:val="000000"/>
          <w:kern w:val="0"/>
          <w14:ligatures w14:val="none"/>
        </w:rPr>
        <w:t>while xenobiotics are released into our freshwater aquatic ecosystems at unpredictably high rate</w:t>
      </w:r>
      <w:ins w:id="139" w:author="Chris Murray" w:date="2024-11-27T09:18:00Z">
        <w:r w:rsidR="003B7677">
          <w:rPr>
            <w:rFonts w:ascii="Arial" w:eastAsia="Times New Roman" w:hAnsi="Arial" w:cs="Arial"/>
            <w:color w:val="000000"/>
            <w:kern w:val="0"/>
            <w14:ligatures w14:val="none"/>
          </w:rPr>
          <w:t xml:space="preserve">s, </w:t>
        </w:r>
      </w:ins>
      <w:del w:id="140" w:author="Chris Murray" w:date="2024-11-27T09:18:00Z">
        <w:r w:rsidRPr="00292FF5" w:rsidDel="003B7677">
          <w:rPr>
            <w:rFonts w:ascii="Arial" w:eastAsia="Times New Roman" w:hAnsi="Arial" w:cs="Arial"/>
            <w:color w:val="000000"/>
            <w:kern w:val="0"/>
            <w14:ligatures w14:val="none"/>
          </w:rPr>
          <w:delText xml:space="preserve">s—should </w:delText>
        </w:r>
      </w:del>
      <w:r w:rsidRPr="00292FF5">
        <w:rPr>
          <w:rFonts w:ascii="Arial" w:eastAsia="Times New Roman" w:hAnsi="Arial" w:cs="Arial"/>
          <w:color w:val="000000"/>
          <w:kern w:val="0"/>
          <w14:ligatures w14:val="none"/>
        </w:rPr>
        <w:t>cause concern for freshwater fisheries management of socioeconomically important fishes</w:t>
      </w:r>
      <w:ins w:id="141" w:author="Chris Murray" w:date="2024-11-27T09:18:00Z">
        <w:r w:rsidR="003B7677">
          <w:rPr>
            <w:rFonts w:ascii="Arial" w:eastAsia="Times New Roman" w:hAnsi="Arial" w:cs="Arial"/>
            <w:color w:val="000000"/>
            <w:kern w:val="0"/>
            <w14:ligatures w14:val="none"/>
          </w:rPr>
          <w:t xml:space="preserve"> is warranted</w:t>
        </w:r>
      </w:ins>
      <w:r w:rsidRPr="00292FF5">
        <w:rPr>
          <w:rFonts w:ascii="Arial" w:eastAsia="Times New Roman" w:hAnsi="Arial" w:cs="Arial"/>
          <w:color w:val="000000"/>
          <w:kern w:val="0"/>
          <w14:ligatures w14:val="none"/>
        </w:rPr>
        <w:t>.</w:t>
      </w:r>
    </w:p>
    <w:p w14:paraId="01475470" w14:textId="77777777" w:rsidR="00292FF5" w:rsidRPr="00292FF5" w:rsidRDefault="00292FF5" w:rsidP="00292FF5">
      <w:pPr>
        <w:spacing w:line="480" w:lineRule="auto"/>
        <w:ind w:firstLine="720"/>
        <w:rPr>
          <w:rFonts w:ascii="Arial" w:eastAsia="Times New Roman" w:hAnsi="Arial" w:cs="Arial"/>
          <w:kern w:val="0"/>
          <w14:ligatures w14:val="none"/>
        </w:rPr>
      </w:pPr>
      <w:r w:rsidRPr="00292FF5">
        <w:rPr>
          <w:rFonts w:ascii="Arial" w:eastAsia="Times New Roman" w:hAnsi="Arial" w:cs="Arial"/>
          <w:color w:val="000000"/>
          <w:kern w:val="0"/>
          <w14:ligatures w14:val="none"/>
        </w:rPr>
        <w:t>The largemouth bass (</w:t>
      </w:r>
      <w:r w:rsidRPr="00292FF5">
        <w:rPr>
          <w:rFonts w:ascii="Arial" w:eastAsia="Times New Roman" w:hAnsi="Arial" w:cs="Arial"/>
          <w:i/>
          <w:iCs/>
          <w:color w:val="000000"/>
          <w:kern w:val="0"/>
          <w14:ligatures w14:val="none"/>
        </w:rPr>
        <w:t>Micropterus nigricans</w:t>
      </w:r>
      <w:r w:rsidRPr="00292FF5">
        <w:rPr>
          <w:rFonts w:ascii="Arial" w:eastAsia="Times New Roman" w:hAnsi="Arial" w:cs="Arial"/>
          <w:color w:val="000000"/>
          <w:kern w:val="0"/>
          <w14:ligatures w14:val="none"/>
        </w:rPr>
        <w:t xml:space="preserve">; referred to hereafter as bass; </w:t>
      </w:r>
      <w:hyperlink r:id="rId10" w:history="1">
        <w:proofErr w:type="spellStart"/>
        <w:r w:rsidRPr="00292FF5">
          <w:rPr>
            <w:rFonts w:ascii="Arial" w:eastAsia="Times New Roman" w:hAnsi="Arial" w:cs="Arial"/>
            <w:color w:val="0000FF"/>
            <w:kern w:val="0"/>
            <w:u w:val="single"/>
            <w14:ligatures w14:val="none"/>
          </w:rPr>
          <w:t>Lacépède</w:t>
        </w:r>
        <w:proofErr w:type="spellEnd"/>
        <w:r w:rsidRPr="00292FF5">
          <w:rPr>
            <w:rFonts w:ascii="Arial" w:eastAsia="Times New Roman" w:hAnsi="Arial" w:cs="Arial"/>
            <w:color w:val="0000FF"/>
            <w:kern w:val="0"/>
            <w:u w:val="single"/>
            <w14:ligatures w14:val="none"/>
          </w:rPr>
          <w:t xml:space="preserve">, 1802; </w:t>
        </w:r>
        <w:proofErr w:type="spellStart"/>
        <w:r w:rsidRPr="00292FF5">
          <w:rPr>
            <w:rFonts w:ascii="Arial" w:eastAsia="Times New Roman" w:hAnsi="Arial" w:cs="Arial"/>
            <w:color w:val="0000FF"/>
            <w:kern w:val="0"/>
            <w:u w:val="single"/>
            <w14:ligatures w14:val="none"/>
          </w:rPr>
          <w:t>Lesueur</w:t>
        </w:r>
        <w:proofErr w:type="spellEnd"/>
        <w:r w:rsidRPr="00292FF5">
          <w:rPr>
            <w:rFonts w:ascii="Arial" w:eastAsia="Times New Roman" w:hAnsi="Arial" w:cs="Arial"/>
            <w:color w:val="0000FF"/>
            <w:kern w:val="0"/>
            <w:u w:val="single"/>
            <w14:ligatures w14:val="none"/>
          </w:rPr>
          <w:t>, 1822; Kim et al., 2022)</w:t>
        </w:r>
      </w:hyperlink>
      <w:r w:rsidRPr="00292FF5">
        <w:rPr>
          <w:rFonts w:ascii="Arial" w:eastAsia="Times New Roman" w:hAnsi="Arial" w:cs="Arial"/>
          <w:color w:val="000000"/>
          <w:kern w:val="0"/>
          <w14:ligatures w14:val="none"/>
        </w:rPr>
        <w:t xml:space="preserve"> is an ecologically, socioeconomically, culturally, and nutritionally valued freshwater fish worldwide. As the most sought-after and heavily managed fish in North America </w:t>
      </w:r>
      <w:hyperlink r:id="rId11" w:history="1">
        <w:r w:rsidRPr="00292FF5">
          <w:rPr>
            <w:rFonts w:ascii="Arial" w:eastAsia="Times New Roman" w:hAnsi="Arial" w:cs="Arial"/>
            <w:color w:val="0000FF"/>
            <w:kern w:val="0"/>
            <w:u w:val="single"/>
            <w14:ligatures w14:val="none"/>
          </w:rPr>
          <w:t xml:space="preserve">(Allen et al., 2008; </w:t>
        </w:r>
        <w:proofErr w:type="spellStart"/>
        <w:r w:rsidRPr="00292FF5">
          <w:rPr>
            <w:rFonts w:ascii="Arial" w:eastAsia="Times New Roman" w:hAnsi="Arial" w:cs="Arial"/>
            <w:color w:val="0000FF"/>
            <w:kern w:val="0"/>
            <w:u w:val="single"/>
            <w14:ligatures w14:val="none"/>
          </w:rPr>
          <w:t>Bonvechio</w:t>
        </w:r>
        <w:proofErr w:type="spellEnd"/>
        <w:r w:rsidRPr="00292FF5">
          <w:rPr>
            <w:rFonts w:ascii="Arial" w:eastAsia="Times New Roman" w:hAnsi="Arial" w:cs="Arial"/>
            <w:color w:val="0000FF"/>
            <w:kern w:val="0"/>
            <w:u w:val="single"/>
            <w14:ligatures w14:val="none"/>
          </w:rPr>
          <w:t xml:space="preserve"> et al., 2014; Carlson &amp; </w:t>
        </w:r>
        <w:proofErr w:type="spellStart"/>
        <w:r w:rsidRPr="00292FF5">
          <w:rPr>
            <w:rFonts w:ascii="Arial" w:eastAsia="Times New Roman" w:hAnsi="Arial" w:cs="Arial"/>
            <w:color w:val="0000FF"/>
            <w:kern w:val="0"/>
            <w:u w:val="single"/>
            <w14:ligatures w14:val="none"/>
          </w:rPr>
          <w:t>Isermann</w:t>
        </w:r>
        <w:proofErr w:type="spellEnd"/>
        <w:r w:rsidRPr="00292FF5">
          <w:rPr>
            <w:rFonts w:ascii="Arial" w:eastAsia="Times New Roman" w:hAnsi="Arial" w:cs="Arial"/>
            <w:color w:val="0000FF"/>
            <w:kern w:val="0"/>
            <w:u w:val="single"/>
            <w14:ligatures w14:val="none"/>
          </w:rPr>
          <w:t>, 2010; Claussen, 2015; Coleman et al., 2024)</w:t>
        </w:r>
      </w:hyperlink>
      <w:r w:rsidRPr="00292FF5">
        <w:rPr>
          <w:rFonts w:ascii="Arial" w:eastAsia="Times New Roman" w:hAnsi="Arial" w:cs="Arial"/>
          <w:color w:val="000000"/>
          <w:kern w:val="0"/>
          <w14:ligatures w14:val="none"/>
        </w:rPr>
        <w:t xml:space="preserve">, black basses </w:t>
      </w:r>
      <w:r w:rsidRPr="00292FF5">
        <w:rPr>
          <w:rFonts w:ascii="Arial" w:eastAsia="Times New Roman" w:hAnsi="Arial" w:cs="Arial"/>
          <w:color w:val="000000"/>
          <w:kern w:val="0"/>
          <w14:ligatures w14:val="none"/>
        </w:rPr>
        <w:lastRenderedPageBreak/>
        <w:t>(</w:t>
      </w:r>
      <w:r w:rsidRPr="00292FF5">
        <w:rPr>
          <w:rFonts w:ascii="Arial" w:eastAsia="Times New Roman" w:hAnsi="Arial" w:cs="Arial"/>
          <w:i/>
          <w:iCs/>
          <w:color w:val="000000"/>
          <w:kern w:val="0"/>
          <w14:ligatures w14:val="none"/>
        </w:rPr>
        <w:t xml:space="preserve">Micropterus </w:t>
      </w:r>
      <w:r w:rsidRPr="00292FF5">
        <w:rPr>
          <w:rFonts w:ascii="Arial" w:eastAsia="Times New Roman" w:hAnsi="Arial" w:cs="Arial"/>
          <w:color w:val="000000"/>
          <w:kern w:val="0"/>
          <w14:ligatures w14:val="none"/>
        </w:rPr>
        <w:t>spp.) are top-level piscivores that generate tens of billions United States dollars annually for the U.S. economy (USDOI 2018). The bass native range extends from southeastern Canada to northeastern Mexico (</w:t>
      </w:r>
      <w:proofErr w:type="spellStart"/>
      <w:r w:rsidRPr="00292FF5">
        <w:rPr>
          <w:rFonts w:ascii="Arial" w:eastAsia="Times New Roman" w:hAnsi="Arial" w:cs="Arial"/>
          <w:color w:val="000000"/>
          <w:kern w:val="0"/>
          <w14:ligatures w14:val="none"/>
        </w:rPr>
        <w:t>Tringali</w:t>
      </w:r>
      <w:proofErr w:type="spellEnd"/>
      <w:r w:rsidRPr="00292FF5">
        <w:rPr>
          <w:rFonts w:ascii="Arial" w:eastAsia="Times New Roman" w:hAnsi="Arial" w:cs="Arial"/>
          <w:color w:val="000000"/>
          <w:kern w:val="0"/>
          <w14:ligatures w14:val="none"/>
        </w:rPr>
        <w:t xml:space="preserve"> et al., 2015; Taylor et al., 2019). Despite the insane popularity and the introduction of bass to freshwater systems globally (</w:t>
      </w:r>
      <w:proofErr w:type="spellStart"/>
      <w:r w:rsidRPr="00292FF5">
        <w:rPr>
          <w:rFonts w:ascii="Arial" w:eastAsia="Times New Roman" w:hAnsi="Arial" w:cs="Arial"/>
          <w:color w:val="000000"/>
          <w:kern w:val="0"/>
          <w14:ligatures w14:val="none"/>
        </w:rPr>
        <w:t>Gratwicke</w:t>
      </w:r>
      <w:proofErr w:type="spellEnd"/>
      <w:r w:rsidRPr="00292FF5">
        <w:rPr>
          <w:rFonts w:ascii="Arial" w:eastAsia="Times New Roman" w:hAnsi="Arial" w:cs="Arial"/>
          <w:color w:val="000000"/>
          <w:kern w:val="0"/>
          <w14:ligatures w14:val="none"/>
        </w:rPr>
        <w:t xml:space="preserve"> and Marshall, 2001; Lowe et al., 2004; </w:t>
      </w:r>
      <w:proofErr w:type="spellStart"/>
      <w:r w:rsidRPr="00292FF5">
        <w:rPr>
          <w:rFonts w:ascii="Arial" w:eastAsia="Times New Roman" w:hAnsi="Arial" w:cs="Arial"/>
          <w:color w:val="000000"/>
          <w:kern w:val="0"/>
          <w14:ligatures w14:val="none"/>
        </w:rPr>
        <w:t>Takamura</w:t>
      </w:r>
      <w:proofErr w:type="spellEnd"/>
      <w:r w:rsidRPr="00292FF5">
        <w:rPr>
          <w:rFonts w:ascii="Arial" w:eastAsia="Times New Roman" w:hAnsi="Arial" w:cs="Arial"/>
          <w:color w:val="000000"/>
          <w:kern w:val="0"/>
          <w14:ligatures w14:val="none"/>
        </w:rPr>
        <w:t xml:space="preserve"> 2007; </w:t>
      </w:r>
      <w:proofErr w:type="spellStart"/>
      <w:r w:rsidRPr="00292FF5">
        <w:rPr>
          <w:rFonts w:ascii="Arial" w:eastAsia="Times New Roman" w:hAnsi="Arial" w:cs="Arial"/>
          <w:color w:val="000000"/>
          <w:kern w:val="0"/>
          <w14:ligatures w14:val="none"/>
        </w:rPr>
        <w:t>Boucek</w:t>
      </w:r>
      <w:proofErr w:type="spellEnd"/>
      <w:r w:rsidRPr="00292FF5">
        <w:rPr>
          <w:rFonts w:ascii="Arial" w:eastAsia="Times New Roman" w:hAnsi="Arial" w:cs="Arial"/>
          <w:color w:val="000000"/>
          <w:kern w:val="0"/>
          <w14:ligatures w14:val="none"/>
        </w:rPr>
        <w:t xml:space="preserve"> et al. 2017), bass are considered one of the world’s most problematic invaders due to their trophic position and capability of altering the diversity and abundance of aquatic biota (</w:t>
      </w:r>
      <w:proofErr w:type="spellStart"/>
      <w:r w:rsidRPr="00292FF5">
        <w:rPr>
          <w:rFonts w:ascii="Arial" w:eastAsia="Times New Roman" w:hAnsi="Arial" w:cs="Arial"/>
          <w:color w:val="000000"/>
          <w:kern w:val="0"/>
          <w14:ligatures w14:val="none"/>
        </w:rPr>
        <w:t>Cambray</w:t>
      </w:r>
      <w:proofErr w:type="spellEnd"/>
      <w:r w:rsidRPr="00292FF5">
        <w:rPr>
          <w:rFonts w:ascii="Arial" w:eastAsia="Times New Roman" w:hAnsi="Arial" w:cs="Arial"/>
          <w:color w:val="000000"/>
          <w:kern w:val="0"/>
          <w14:ligatures w14:val="none"/>
        </w:rPr>
        <w:t>, 2003; Weyl et al., 2010; Hargrove et al., 2019)</w:t>
      </w:r>
      <w:r w:rsidR="009B7318">
        <w:rPr>
          <w:rFonts w:ascii="Arial" w:eastAsia="Times New Roman" w:hAnsi="Arial" w:cs="Arial"/>
          <w:color w:val="000000"/>
          <w:kern w:val="0"/>
          <w14:ligatures w14:val="none"/>
        </w:rPr>
        <w:t>, amplifying the research importance of this species</w:t>
      </w:r>
      <w:r w:rsidRPr="00292FF5">
        <w:rPr>
          <w:rFonts w:ascii="Arial" w:eastAsia="Times New Roman" w:hAnsi="Arial" w:cs="Arial"/>
          <w:color w:val="000000"/>
          <w:kern w:val="0"/>
          <w14:ligatures w14:val="none"/>
        </w:rPr>
        <w:t xml:space="preserve">. </w:t>
      </w:r>
      <w:r w:rsidR="009B7318">
        <w:rPr>
          <w:rFonts w:ascii="Arial" w:eastAsia="Times New Roman" w:hAnsi="Arial" w:cs="Arial"/>
          <w:color w:val="000000"/>
          <w:kern w:val="0"/>
          <w14:ligatures w14:val="none"/>
        </w:rPr>
        <w:t>Lastly</w:t>
      </w:r>
      <w:r w:rsidRPr="00292FF5">
        <w:rPr>
          <w:rFonts w:ascii="Arial" w:eastAsia="Times New Roman" w:hAnsi="Arial" w:cs="Arial"/>
          <w:color w:val="000000"/>
          <w:kern w:val="0"/>
          <w14:ligatures w14:val="none"/>
        </w:rPr>
        <w:t>, bass successfully reproduce easily (i.e., have high fecundity and growth rates and low mortality; Davis and Lock, 1997; Coleman et al., 2024), allowing for sustainable use in research.</w:t>
      </w:r>
    </w:p>
    <w:p w14:paraId="287F0EC7" w14:textId="4C12D06C" w:rsidR="0045522C" w:rsidDel="00251B32" w:rsidRDefault="00292FF5" w:rsidP="00292FF5">
      <w:pPr>
        <w:spacing w:line="480" w:lineRule="auto"/>
        <w:ind w:firstLine="720"/>
        <w:rPr>
          <w:rFonts w:ascii="Arial" w:eastAsia="Times New Roman" w:hAnsi="Arial" w:cs="Arial"/>
          <w:color w:val="000000"/>
          <w:kern w:val="0"/>
          <w14:ligatures w14:val="none"/>
        </w:rPr>
      </w:pPr>
      <w:moveFromRangeStart w:id="142" w:author="Chris Murray" w:date="2024-11-27T09:23:00Z" w:name="move57447818"/>
      <w:moveFrom w:id="143" w:author="Chris Murray" w:date="2024-11-27T09:23:00Z">
        <w:r w:rsidRPr="00292FF5" w:rsidDel="00251B32">
          <w:rPr>
            <w:rFonts w:ascii="Arial" w:eastAsia="Times New Roman" w:hAnsi="Arial" w:cs="Arial"/>
            <w:color w:val="000000"/>
            <w:kern w:val="0"/>
            <w14:ligatures w14:val="none"/>
          </w:rPr>
          <w:t xml:space="preserve">Because the term stress is ambiguous </w:t>
        </w:r>
        <w:r w:rsidR="00CD0420" w:rsidDel="00251B32">
          <w:fldChar w:fldCharType="begin"/>
        </w:r>
        <w:r w:rsidR="00CD0420" w:rsidDel="00251B32">
          <w:instrText xml:space="preserve"> HYPERLINK "https://www.zotero.org/google-docs/?LXcYL4" </w:instrText>
        </w:r>
        <w:r w:rsidR="00CD0420" w:rsidDel="00251B32">
          <w:fldChar w:fldCharType="separate"/>
        </w:r>
        <w:r w:rsidRPr="00292FF5" w:rsidDel="00251B32">
          <w:rPr>
            <w:rFonts w:ascii="Arial" w:eastAsia="Times New Roman" w:hAnsi="Arial" w:cs="Arial"/>
            <w:color w:val="0000FF"/>
            <w:kern w:val="0"/>
            <w:u w:val="single"/>
            <w14:ligatures w14:val="none"/>
          </w:rPr>
          <w:t>(McEwen &amp; Wingfield, 2003)</w:t>
        </w:r>
        <w:r w:rsidR="00CD0420" w:rsidDel="00251B32">
          <w:rPr>
            <w:rFonts w:ascii="Arial" w:eastAsia="Times New Roman" w:hAnsi="Arial" w:cs="Arial"/>
            <w:color w:val="0000FF"/>
            <w:kern w:val="0"/>
            <w:u w:val="single"/>
            <w14:ligatures w14:val="none"/>
          </w:rPr>
          <w:fldChar w:fldCharType="end"/>
        </w:r>
        <w:r w:rsidRPr="00292FF5" w:rsidDel="00251B32">
          <w:rPr>
            <w:rFonts w:ascii="Arial" w:eastAsia="Times New Roman" w:hAnsi="Arial" w:cs="Arial"/>
            <w:color w:val="000000"/>
            <w:kern w:val="0"/>
            <w14:ligatures w14:val="none"/>
          </w:rPr>
          <w:t>, it is important to define stress and related concepts before moving forward. Here</w:t>
        </w:r>
        <w:r w:rsidR="009B7318" w:rsidDel="00251B32">
          <w:rPr>
            <w:rFonts w:ascii="Arial" w:eastAsia="Times New Roman" w:hAnsi="Arial" w:cs="Arial"/>
            <w:color w:val="000000"/>
            <w:kern w:val="0"/>
            <w14:ligatures w14:val="none"/>
          </w:rPr>
          <w:t>,</w:t>
        </w:r>
        <w:r w:rsidRPr="00292FF5" w:rsidDel="00251B32">
          <w:rPr>
            <w:rFonts w:ascii="Arial" w:eastAsia="Times New Roman" w:hAnsi="Arial" w:cs="Arial"/>
            <w:color w:val="000000"/>
            <w:kern w:val="0"/>
            <w14:ligatures w14:val="none"/>
          </w:rPr>
          <w:t xml:space="preserve"> we use the term </w:t>
        </w:r>
        <w:r w:rsidRPr="00292FF5" w:rsidDel="00251B32">
          <w:rPr>
            <w:rFonts w:ascii="Arial" w:eastAsia="Times New Roman" w:hAnsi="Arial" w:cs="Arial"/>
            <w:i/>
            <w:iCs/>
            <w:color w:val="000000"/>
            <w:kern w:val="0"/>
            <w14:ligatures w14:val="none"/>
          </w:rPr>
          <w:t>stressor</w:t>
        </w:r>
        <w:r w:rsidRPr="00292FF5" w:rsidDel="00251B32">
          <w:rPr>
            <w:rFonts w:ascii="Arial" w:eastAsia="Times New Roman" w:hAnsi="Arial" w:cs="Arial"/>
            <w:color w:val="000000"/>
            <w:kern w:val="0"/>
            <w14:ligatures w14:val="none"/>
          </w:rPr>
          <w:t xml:space="preserve">—which may be acute or chronic depending on the duration—to describe a noxious stimulus that can cause a change in the </w:t>
        </w:r>
        <w:r w:rsidRPr="00292FF5" w:rsidDel="00251B32">
          <w:rPr>
            <w:rFonts w:ascii="Arial" w:eastAsia="Times New Roman" w:hAnsi="Arial" w:cs="Arial"/>
            <w:i/>
            <w:iCs/>
            <w:color w:val="000000"/>
            <w:kern w:val="0"/>
            <w14:ligatures w14:val="none"/>
          </w:rPr>
          <w:t>stress response</w:t>
        </w:r>
        <w:r w:rsidRPr="00292FF5" w:rsidDel="00251B32">
          <w:rPr>
            <w:rFonts w:ascii="Arial" w:eastAsia="Times New Roman" w:hAnsi="Arial" w:cs="Arial"/>
            <w:color w:val="000000"/>
            <w:kern w:val="0"/>
            <w14:ligatures w14:val="none"/>
          </w:rPr>
          <w:t xml:space="preserve"> or the physiological coping mechanisms of an organism (Romero, 2004). The stress response can be further understood by introducing the terms homeostasis, allostasis, allostatic load, and allostatic overload. Homeostasis refers to the stability of physiological systems necessary to support life, whereas allostasis is the process of achieving homeostasis under changing conditions. Allostatic load relates to the cumulative cost on the body that results from a persistent allostatic state. Furthermore, allostatic overload describes when the allostatic load persists and is too great, overwhelming an organism's ability to habituate to a stressor and may have detrimental effects on its health and survival </w:t>
        </w:r>
        <w:r w:rsidR="00CD0420" w:rsidDel="00251B32">
          <w:fldChar w:fldCharType="begin"/>
        </w:r>
        <w:r w:rsidR="00CD0420" w:rsidDel="00251B32">
          <w:instrText xml:space="preserve"> HYPERLINK "https://www.zotero.org/google-docs/?SmaJxa" </w:instrText>
        </w:r>
        <w:r w:rsidR="00CD0420" w:rsidDel="00251B32">
          <w:fldChar w:fldCharType="separate"/>
        </w:r>
        <w:r w:rsidRPr="00292FF5" w:rsidDel="00251B32">
          <w:rPr>
            <w:rFonts w:ascii="Arial" w:eastAsia="Times New Roman" w:hAnsi="Arial" w:cs="Arial"/>
            <w:color w:val="0000FF"/>
            <w:kern w:val="0"/>
            <w:u w:val="single"/>
            <w14:ligatures w14:val="none"/>
          </w:rPr>
          <w:t>(McEwen &amp; Wingfield, 2003)</w:t>
        </w:r>
        <w:r w:rsidR="00CD0420" w:rsidDel="00251B32">
          <w:rPr>
            <w:rFonts w:ascii="Arial" w:eastAsia="Times New Roman" w:hAnsi="Arial" w:cs="Arial"/>
            <w:color w:val="0000FF"/>
            <w:kern w:val="0"/>
            <w:u w:val="single"/>
            <w14:ligatures w14:val="none"/>
          </w:rPr>
          <w:fldChar w:fldCharType="end"/>
        </w:r>
        <w:r w:rsidRPr="00292FF5" w:rsidDel="00251B32">
          <w:rPr>
            <w:rFonts w:ascii="Arial" w:eastAsia="Times New Roman" w:hAnsi="Arial" w:cs="Arial"/>
            <w:color w:val="000000"/>
            <w:kern w:val="0"/>
            <w14:ligatures w14:val="none"/>
          </w:rPr>
          <w:t>.</w:t>
        </w:r>
      </w:moveFrom>
    </w:p>
    <w:moveFromRangeEnd w:id="142"/>
    <w:p w14:paraId="2A504747" w14:textId="63DE4D0E" w:rsidR="00B6329F" w:rsidDel="00B6329F" w:rsidRDefault="00292FF5" w:rsidP="00B6329F">
      <w:pPr>
        <w:spacing w:line="480" w:lineRule="auto"/>
        <w:ind w:firstLine="720"/>
        <w:rPr>
          <w:del w:id="144" w:author="Chris Murray" w:date="2024-11-27T09:47:00Z"/>
          <w:rFonts w:ascii="Arial" w:eastAsia="Times New Roman" w:hAnsi="Arial" w:cs="Arial"/>
          <w:color w:val="000000"/>
          <w:kern w:val="0"/>
          <w14:ligatures w14:val="none"/>
        </w:rPr>
      </w:pPr>
      <w:r w:rsidRPr="00292FF5">
        <w:rPr>
          <w:rFonts w:ascii="Arial" w:eastAsia="Times New Roman" w:hAnsi="Arial" w:cs="Arial"/>
          <w:color w:val="000000"/>
          <w:kern w:val="0"/>
          <w14:ligatures w14:val="none"/>
        </w:rPr>
        <w:t xml:space="preserve">Here, we investigate the </w:t>
      </w:r>
      <w:ins w:id="145" w:author="Chris Murray" w:date="2024-11-27T09:24:00Z">
        <w:r w:rsidR="00251B32">
          <w:rPr>
            <w:rFonts w:ascii="Arial" w:eastAsia="Times New Roman" w:hAnsi="Arial" w:cs="Arial"/>
            <w:color w:val="000000"/>
            <w:kern w:val="0"/>
            <w14:ligatures w14:val="none"/>
          </w:rPr>
          <w:t xml:space="preserve">interactive </w:t>
        </w:r>
      </w:ins>
      <w:r w:rsidRPr="00292FF5">
        <w:rPr>
          <w:rFonts w:ascii="Arial" w:eastAsia="Times New Roman" w:hAnsi="Arial" w:cs="Arial"/>
          <w:color w:val="000000"/>
          <w:kern w:val="0"/>
          <w14:ligatures w14:val="none"/>
        </w:rPr>
        <w:t>effect</w:t>
      </w:r>
      <w:ins w:id="146" w:author="Chris Murray" w:date="2024-11-27T09:24:00Z">
        <w:r w:rsidR="00251B32">
          <w:rPr>
            <w:rFonts w:ascii="Arial" w:eastAsia="Times New Roman" w:hAnsi="Arial" w:cs="Arial"/>
            <w:color w:val="000000"/>
            <w:kern w:val="0"/>
            <w14:ligatures w14:val="none"/>
          </w:rPr>
          <w:t>s</w:t>
        </w:r>
      </w:ins>
      <w:r w:rsidRPr="00292FF5">
        <w:rPr>
          <w:rFonts w:ascii="Arial" w:eastAsia="Times New Roman" w:hAnsi="Arial" w:cs="Arial"/>
          <w:color w:val="000000"/>
          <w:kern w:val="0"/>
          <w14:ligatures w14:val="none"/>
        </w:rPr>
        <w:t xml:space="preserve"> of </w:t>
      </w:r>
      <w:ins w:id="147" w:author="Chris Murray" w:date="2024-11-27T09:24:00Z">
        <w:r w:rsidR="00251B32">
          <w:rPr>
            <w:rFonts w:ascii="Arial" w:eastAsia="Times New Roman" w:hAnsi="Arial" w:cs="Arial"/>
            <w:color w:val="000000"/>
            <w:kern w:val="0"/>
            <w14:ligatures w14:val="none"/>
          </w:rPr>
          <w:t xml:space="preserve">salt stress and </w:t>
        </w:r>
      </w:ins>
      <w:r w:rsidRPr="00292FF5">
        <w:rPr>
          <w:rFonts w:ascii="Arial" w:eastAsia="Times New Roman" w:hAnsi="Arial" w:cs="Arial"/>
          <w:color w:val="000000"/>
          <w:kern w:val="0"/>
          <w14:ligatures w14:val="none"/>
        </w:rPr>
        <w:t xml:space="preserve">two xenobiotic ecotoxicological substances, Cd and </w:t>
      </w:r>
      <w:proofErr w:type="spellStart"/>
      <w:r w:rsidRPr="00292FF5">
        <w:rPr>
          <w:rFonts w:ascii="Arial" w:eastAsia="Times New Roman" w:hAnsi="Arial" w:cs="Arial"/>
          <w:color w:val="000000"/>
          <w:kern w:val="0"/>
          <w14:ligatures w14:val="none"/>
        </w:rPr>
        <w:t>perfluoropentanoic</w:t>
      </w:r>
      <w:proofErr w:type="spellEnd"/>
      <w:r w:rsidRPr="00292FF5">
        <w:rPr>
          <w:rFonts w:ascii="Arial" w:eastAsia="Times New Roman" w:hAnsi="Arial" w:cs="Arial"/>
          <w:color w:val="000000"/>
          <w:kern w:val="0"/>
          <w14:ligatures w14:val="none"/>
        </w:rPr>
        <w:t xml:space="preserve"> acid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a PFAS chemical used in consumer products)</w:t>
      </w:r>
      <w:ins w:id="148" w:author="Chris Murray" w:date="2024-11-27T09:24:00Z">
        <w:r w:rsidR="00251B32">
          <w:rPr>
            <w:rFonts w:ascii="Arial" w:eastAsia="Times New Roman" w:hAnsi="Arial" w:cs="Arial"/>
            <w:color w:val="000000"/>
            <w:kern w:val="0"/>
            <w14:ligatures w14:val="none"/>
          </w:rPr>
          <w:t xml:space="preserve"> independently</w:t>
        </w:r>
      </w:ins>
      <w:r w:rsidRPr="00292FF5">
        <w:rPr>
          <w:rFonts w:ascii="Arial" w:eastAsia="Times New Roman" w:hAnsi="Arial" w:cs="Arial"/>
          <w:color w:val="000000"/>
          <w:kern w:val="0"/>
          <w14:ligatures w14:val="none"/>
        </w:rPr>
        <w:t xml:space="preserve">, on </w:t>
      </w:r>
      <w:ins w:id="149" w:author="Chris Murray" w:date="2024-11-27T09:26:00Z">
        <w:r w:rsidR="00251B32">
          <w:rPr>
            <w:rFonts w:ascii="Arial" w:eastAsia="Times New Roman" w:hAnsi="Arial" w:cs="Arial"/>
            <w:color w:val="000000"/>
            <w:kern w:val="0"/>
            <w14:ligatures w14:val="none"/>
          </w:rPr>
          <w:t xml:space="preserve">leukocyte profiles, a </w:t>
        </w:r>
      </w:ins>
      <w:del w:id="150" w:author="Chris Murray" w:date="2024-11-27T09:24:00Z">
        <w:r w:rsidRPr="00292FF5" w:rsidDel="00251B32">
          <w:rPr>
            <w:rFonts w:ascii="Arial" w:eastAsia="Times New Roman" w:hAnsi="Arial" w:cs="Arial"/>
            <w:color w:val="000000"/>
            <w:kern w:val="0"/>
            <w14:ligatures w14:val="none"/>
          </w:rPr>
          <w:delText xml:space="preserve">the stress response of </w:delText>
        </w:r>
      </w:del>
      <w:r w:rsidRPr="00292FF5">
        <w:rPr>
          <w:rFonts w:ascii="Arial" w:eastAsia="Times New Roman" w:hAnsi="Arial" w:cs="Arial"/>
          <w:color w:val="000000"/>
          <w:kern w:val="0"/>
          <w14:ligatures w14:val="none"/>
        </w:rPr>
        <w:t>bass</w:t>
      </w:r>
      <w:ins w:id="151" w:author="Chris Murray" w:date="2024-11-27T09:24:00Z">
        <w:r w:rsidR="00251B32">
          <w:rPr>
            <w:rFonts w:ascii="Arial" w:eastAsia="Times New Roman" w:hAnsi="Arial" w:cs="Arial"/>
            <w:color w:val="000000"/>
            <w:kern w:val="0"/>
            <w14:ligatures w14:val="none"/>
          </w:rPr>
          <w:t xml:space="preserve"> stress biomarker</w:t>
        </w:r>
      </w:ins>
      <w:r w:rsidRPr="00292FF5">
        <w:rPr>
          <w:rFonts w:ascii="Arial" w:eastAsia="Times New Roman" w:hAnsi="Arial" w:cs="Arial"/>
          <w:color w:val="000000"/>
          <w:kern w:val="0"/>
          <w14:ligatures w14:val="none"/>
        </w:rPr>
        <w:t>.</w:t>
      </w:r>
      <w:del w:id="152" w:author="Chris Murray" w:date="2024-11-27T09:24:00Z">
        <w:r w:rsidRPr="00292FF5" w:rsidDel="00251B32">
          <w:rPr>
            <w:rFonts w:ascii="Arial" w:eastAsia="Times New Roman" w:hAnsi="Arial" w:cs="Arial"/>
            <w:color w:val="000000"/>
            <w:kern w:val="0"/>
            <w14:ligatures w14:val="none"/>
          </w:rPr>
          <w:delText xml:space="preserve"> Freshwater fishes make ideal model taxa in ecotoxicology research due to the frequency of xenobiotic substances entering freshwater ecosystems and their inability to buffer themselves from such toxins.</w:delText>
        </w:r>
      </w:del>
      <w:r w:rsidRPr="00292FF5">
        <w:rPr>
          <w:rFonts w:ascii="Arial" w:eastAsia="Times New Roman" w:hAnsi="Arial" w:cs="Arial"/>
          <w:color w:val="000000"/>
          <w:kern w:val="0"/>
          <w14:ligatures w14:val="none"/>
        </w:rPr>
        <w:t xml:space="preserve"> While previous studies have assessed the </w:t>
      </w:r>
      <w:del w:id="153" w:author="Chris Murray" w:date="2024-11-27T09:26:00Z">
        <w:r w:rsidRPr="00292FF5" w:rsidDel="00251B32">
          <w:rPr>
            <w:rFonts w:ascii="Arial" w:eastAsia="Times New Roman" w:hAnsi="Arial" w:cs="Arial"/>
            <w:color w:val="000000"/>
            <w:kern w:val="0"/>
            <w14:ligatures w14:val="none"/>
          </w:rPr>
          <w:delText xml:space="preserve">potential </w:delText>
        </w:r>
      </w:del>
      <w:r w:rsidRPr="00292FF5">
        <w:rPr>
          <w:rFonts w:ascii="Arial" w:eastAsia="Times New Roman" w:hAnsi="Arial" w:cs="Arial"/>
          <w:color w:val="000000"/>
          <w:kern w:val="0"/>
          <w14:ligatures w14:val="none"/>
        </w:rPr>
        <w:t>effects of xenobiotic substances on stress</w:t>
      </w:r>
      <w:ins w:id="154" w:author="Chris Murray" w:date="2024-11-27T09:27:00Z">
        <w:r w:rsidR="00251B32">
          <w:rPr>
            <w:rFonts w:ascii="Arial" w:eastAsia="Times New Roman" w:hAnsi="Arial" w:cs="Arial"/>
            <w:color w:val="000000"/>
            <w:kern w:val="0"/>
            <w14:ligatures w14:val="none"/>
          </w:rPr>
          <w:t xml:space="preserve"> proxies</w:t>
        </w:r>
      </w:ins>
      <w:r w:rsidRPr="00292FF5">
        <w:rPr>
          <w:rFonts w:ascii="Arial" w:eastAsia="Times New Roman" w:hAnsi="Arial" w:cs="Arial"/>
          <w:color w:val="000000"/>
          <w:kern w:val="0"/>
          <w14:ligatures w14:val="none"/>
        </w:rPr>
        <w:t xml:space="preserve"> in fishes </w:t>
      </w:r>
      <w:del w:id="155" w:author="Chris Murray" w:date="2024-11-27T09:27:00Z">
        <w:r w:rsidRPr="00292FF5" w:rsidDel="00251B32">
          <w:rPr>
            <w:rFonts w:ascii="Arial" w:eastAsia="Times New Roman" w:hAnsi="Arial" w:cs="Arial"/>
            <w:color w:val="000000"/>
            <w:kern w:val="0"/>
            <w14:ligatures w14:val="none"/>
          </w:rPr>
          <w:delText xml:space="preserve">through the hypothalamic-pituitary-interrenal axis (specifically regarding the production and circulation of cortisol), leukocyte counts, and differential leukocyte counts </w:delText>
        </w:r>
      </w:del>
      <w:r w:rsidRPr="00292FF5">
        <w:rPr>
          <w:rFonts w:ascii="Arial" w:eastAsia="Times New Roman" w:hAnsi="Arial" w:cs="Arial"/>
          <w:color w:val="000000"/>
          <w:kern w:val="0"/>
          <w14:ligatures w14:val="none"/>
        </w:rPr>
        <w:t>(</w:t>
      </w:r>
      <w:proofErr w:type="spellStart"/>
      <w:r w:rsidRPr="00292FF5">
        <w:rPr>
          <w:rFonts w:ascii="Arial" w:eastAsia="Times New Roman" w:hAnsi="Arial" w:cs="Arial"/>
          <w:color w:val="000000"/>
          <w:kern w:val="0"/>
          <w14:ligatures w14:val="none"/>
        </w:rPr>
        <w:t>Hontela</w:t>
      </w:r>
      <w:proofErr w:type="spellEnd"/>
      <w:r w:rsidRPr="00292FF5">
        <w:rPr>
          <w:rFonts w:ascii="Arial" w:eastAsia="Times New Roman" w:hAnsi="Arial" w:cs="Arial"/>
          <w:color w:val="000000"/>
          <w:kern w:val="0"/>
          <w14:ligatures w14:val="none"/>
        </w:rPr>
        <w:t xml:space="preserve"> et al., 1992; Wilson et al., 1998, </w:t>
      </w:r>
      <w:proofErr w:type="spellStart"/>
      <w:r w:rsidRPr="00292FF5">
        <w:rPr>
          <w:rFonts w:ascii="Arial" w:eastAsia="Times New Roman" w:hAnsi="Arial" w:cs="Arial"/>
          <w:color w:val="000000"/>
          <w:kern w:val="0"/>
          <w14:ligatures w14:val="none"/>
        </w:rPr>
        <w:t>Seriani</w:t>
      </w:r>
      <w:proofErr w:type="spellEnd"/>
      <w:r w:rsidRPr="00292FF5">
        <w:rPr>
          <w:rFonts w:ascii="Arial" w:eastAsia="Times New Roman" w:hAnsi="Arial" w:cs="Arial"/>
          <w:color w:val="000000"/>
          <w:kern w:val="0"/>
          <w14:ligatures w14:val="none"/>
        </w:rPr>
        <w:t xml:space="preserve"> et al., 2015; </w:t>
      </w:r>
      <w:proofErr w:type="spellStart"/>
      <w:r w:rsidRPr="00292FF5">
        <w:rPr>
          <w:rFonts w:ascii="Arial" w:eastAsia="Times New Roman" w:hAnsi="Arial" w:cs="Arial"/>
          <w:color w:val="000000"/>
          <w:kern w:val="0"/>
          <w14:ligatures w14:val="none"/>
        </w:rPr>
        <w:t>Corrêa</w:t>
      </w:r>
      <w:proofErr w:type="spellEnd"/>
      <w:r w:rsidRPr="00292FF5">
        <w:rPr>
          <w:rFonts w:ascii="Arial" w:eastAsia="Times New Roman" w:hAnsi="Arial" w:cs="Arial"/>
          <w:color w:val="000000"/>
          <w:kern w:val="0"/>
          <w14:ligatures w14:val="none"/>
        </w:rPr>
        <w:t xml:space="preserve"> et al., 2017; </w:t>
      </w:r>
      <w:proofErr w:type="spellStart"/>
      <w:r w:rsidRPr="00292FF5">
        <w:rPr>
          <w:rFonts w:ascii="Arial" w:eastAsia="Times New Roman" w:hAnsi="Arial" w:cs="Arial"/>
          <w:color w:val="000000"/>
          <w:kern w:val="0"/>
          <w14:ligatures w14:val="none"/>
        </w:rPr>
        <w:t>Witeska</w:t>
      </w:r>
      <w:proofErr w:type="spellEnd"/>
      <w:r w:rsidRPr="00292FF5">
        <w:rPr>
          <w:rFonts w:ascii="Arial" w:eastAsia="Times New Roman" w:hAnsi="Arial" w:cs="Arial"/>
          <w:color w:val="000000"/>
          <w:kern w:val="0"/>
          <w14:ligatures w14:val="none"/>
        </w:rPr>
        <w:t xml:space="preserve"> et al., 2023), </w:t>
      </w:r>
      <w:del w:id="156" w:author="Chris Murray" w:date="2024-11-27T09:27:00Z">
        <w:r w:rsidRPr="00292FF5" w:rsidDel="00251B32">
          <w:rPr>
            <w:rFonts w:ascii="Arial" w:eastAsia="Times New Roman" w:hAnsi="Arial" w:cs="Arial"/>
            <w:color w:val="000000"/>
            <w:kern w:val="0"/>
            <w14:ligatures w14:val="none"/>
          </w:rPr>
          <w:delText xml:space="preserve">to our knowledge, </w:delText>
        </w:r>
      </w:del>
      <w:r w:rsidRPr="00292FF5">
        <w:rPr>
          <w:rFonts w:ascii="Arial" w:eastAsia="Times New Roman" w:hAnsi="Arial" w:cs="Arial"/>
          <w:color w:val="000000"/>
          <w:kern w:val="0"/>
          <w14:ligatures w14:val="none"/>
        </w:rPr>
        <w:t xml:space="preserve">no studies have investigated the </w:t>
      </w:r>
      <w:del w:id="157" w:author="Chris Murray" w:date="2024-11-27T09:27:00Z">
        <w:r w:rsidRPr="00292FF5" w:rsidDel="00251B32">
          <w:rPr>
            <w:rFonts w:ascii="Arial" w:eastAsia="Times New Roman" w:hAnsi="Arial" w:cs="Arial"/>
            <w:color w:val="000000"/>
            <w:kern w:val="0"/>
            <w14:ligatures w14:val="none"/>
          </w:rPr>
          <w:delText>effects of</w:delText>
        </w:r>
      </w:del>
      <w:ins w:id="158" w:author="Chris Murray" w:date="2024-11-27T09:27:00Z">
        <w:r w:rsidR="00251B32">
          <w:rPr>
            <w:rFonts w:ascii="Arial" w:eastAsia="Times New Roman" w:hAnsi="Arial" w:cs="Arial"/>
            <w:color w:val="000000"/>
            <w:kern w:val="0"/>
            <w14:ligatures w14:val="none"/>
          </w:rPr>
          <w:t>interaction between</w:t>
        </w:r>
      </w:ins>
      <w:r w:rsidRPr="00292FF5">
        <w:rPr>
          <w:rFonts w:ascii="Arial" w:eastAsia="Times New Roman" w:hAnsi="Arial" w:cs="Arial"/>
          <w:color w:val="000000"/>
          <w:kern w:val="0"/>
          <w14:ligatures w14:val="none"/>
        </w:rPr>
        <w:t xml:space="preserve"> </w:t>
      </w:r>
      <w:del w:id="159" w:author="Chris Murray" w:date="2024-11-27T09:28:00Z">
        <w:r w:rsidRPr="00292FF5" w:rsidDel="00251B32">
          <w:rPr>
            <w:rFonts w:ascii="Arial" w:eastAsia="Times New Roman" w:hAnsi="Arial" w:cs="Arial"/>
            <w:color w:val="000000"/>
            <w:kern w:val="0"/>
            <w14:ligatures w14:val="none"/>
          </w:rPr>
          <w:delText>Cd or PFPeA on the neutrophil-to-lymphocyte ratio (NLR) in bass</w:delText>
        </w:r>
      </w:del>
      <w:ins w:id="160" w:author="Chris Murray" w:date="2024-11-27T09:28:00Z">
        <w:r w:rsidR="00251B32">
          <w:rPr>
            <w:rFonts w:ascii="Arial" w:eastAsia="Times New Roman" w:hAnsi="Arial" w:cs="Arial"/>
            <w:color w:val="000000"/>
            <w:kern w:val="0"/>
            <w14:ligatures w14:val="none"/>
          </w:rPr>
          <w:t>xenobiotics and other physiological stressors in aquatic organisms</w:t>
        </w:r>
      </w:ins>
      <w:r w:rsidRPr="00292FF5">
        <w:rPr>
          <w:rFonts w:ascii="Arial" w:eastAsia="Times New Roman" w:hAnsi="Arial" w:cs="Arial"/>
          <w:color w:val="000000"/>
          <w:kern w:val="0"/>
          <w14:ligatures w14:val="none"/>
        </w:rPr>
        <w:t xml:space="preserve">. </w:t>
      </w:r>
      <w:ins w:id="161" w:author="Chris Murray" w:date="2024-11-27T09:44:00Z">
        <w:r w:rsidR="00B6329F">
          <w:rPr>
            <w:rFonts w:ascii="Arial" w:eastAsia="Times New Roman" w:hAnsi="Arial" w:cs="Arial"/>
            <w:color w:val="000000"/>
            <w:kern w:val="0"/>
            <w14:ligatures w14:val="none"/>
          </w:rPr>
          <w:t>C</w:t>
        </w:r>
        <w:r w:rsidR="00B6329F" w:rsidRPr="00292FF5">
          <w:rPr>
            <w:rFonts w:ascii="Arial" w:eastAsia="Times New Roman" w:hAnsi="Arial" w:cs="Arial"/>
            <w:color w:val="000000"/>
            <w:kern w:val="0"/>
            <w14:ligatures w14:val="none"/>
          </w:rPr>
          <w:t xml:space="preserve">admium (Cd), is among the environment’s most hazardous and mobile elements </w:t>
        </w:r>
        <w:r w:rsidR="00B6329F">
          <w:fldChar w:fldCharType="begin"/>
        </w:r>
        <w:r w:rsidR="00B6329F">
          <w:instrText xml:space="preserve"> HYPERLINK "https://www.zotero.org/google-docs/?16OWSO" </w:instrText>
        </w:r>
        <w:r w:rsidR="00B6329F">
          <w:fldChar w:fldCharType="separate"/>
        </w:r>
        <w:r w:rsidR="00B6329F" w:rsidRPr="00292FF5">
          <w:rPr>
            <w:rFonts w:ascii="Arial" w:eastAsia="Times New Roman" w:hAnsi="Arial" w:cs="Arial"/>
            <w:color w:val="0000FF"/>
            <w:kern w:val="0"/>
            <w:u w:val="single"/>
            <w14:ligatures w14:val="none"/>
          </w:rPr>
          <w:t>(</w:t>
        </w:r>
        <w:proofErr w:type="spellStart"/>
        <w:r w:rsidR="00B6329F" w:rsidRPr="00292FF5">
          <w:rPr>
            <w:rFonts w:ascii="Arial" w:eastAsia="Times New Roman" w:hAnsi="Arial" w:cs="Arial"/>
            <w:color w:val="0000FF"/>
            <w:kern w:val="0"/>
            <w:u w:val="single"/>
            <w14:ligatures w14:val="none"/>
          </w:rPr>
          <w:t>Alloway</w:t>
        </w:r>
        <w:proofErr w:type="spellEnd"/>
        <w:r w:rsidR="00B6329F" w:rsidRPr="00292FF5">
          <w:rPr>
            <w:rFonts w:ascii="Arial" w:eastAsia="Times New Roman" w:hAnsi="Arial" w:cs="Arial"/>
            <w:color w:val="0000FF"/>
            <w:kern w:val="0"/>
            <w:u w:val="single"/>
            <w14:ligatures w14:val="none"/>
          </w:rPr>
          <w:t xml:space="preserve"> &amp; Jackson, 1991; </w:t>
        </w:r>
        <w:proofErr w:type="spellStart"/>
        <w:r w:rsidR="00B6329F" w:rsidRPr="00292FF5">
          <w:rPr>
            <w:rFonts w:ascii="Arial" w:eastAsia="Times New Roman" w:hAnsi="Arial" w:cs="Arial"/>
            <w:color w:val="0000FF"/>
            <w:kern w:val="0"/>
            <w:u w:val="single"/>
            <w14:ligatures w14:val="none"/>
          </w:rPr>
          <w:t>Nies</w:t>
        </w:r>
        <w:proofErr w:type="spellEnd"/>
        <w:r w:rsidR="00B6329F" w:rsidRPr="00292FF5">
          <w:rPr>
            <w:rFonts w:ascii="Arial" w:eastAsia="Times New Roman" w:hAnsi="Arial" w:cs="Arial"/>
            <w:color w:val="0000FF"/>
            <w:kern w:val="0"/>
            <w:u w:val="single"/>
            <w14:ligatures w14:val="none"/>
          </w:rPr>
          <w:t xml:space="preserve">, 1999, 2003; </w:t>
        </w:r>
        <w:proofErr w:type="spellStart"/>
        <w:r w:rsidR="00B6329F" w:rsidRPr="00292FF5">
          <w:rPr>
            <w:rFonts w:ascii="Arial" w:eastAsia="Times New Roman" w:hAnsi="Arial" w:cs="Arial"/>
            <w:color w:val="0000FF"/>
            <w:kern w:val="0"/>
            <w:u w:val="single"/>
            <w14:ligatures w14:val="none"/>
          </w:rPr>
          <w:t>Kubier</w:t>
        </w:r>
        <w:proofErr w:type="spellEnd"/>
        <w:r w:rsidR="00B6329F" w:rsidRPr="00292FF5">
          <w:rPr>
            <w:rFonts w:ascii="Arial" w:eastAsia="Times New Roman" w:hAnsi="Arial" w:cs="Arial"/>
            <w:color w:val="0000FF"/>
            <w:kern w:val="0"/>
            <w:u w:val="single"/>
            <w14:ligatures w14:val="none"/>
          </w:rPr>
          <w:t xml:space="preserve"> et al., 2019)</w:t>
        </w:r>
        <w:r w:rsidR="00B6329F">
          <w:rPr>
            <w:rFonts w:ascii="Arial" w:eastAsia="Times New Roman" w:hAnsi="Arial" w:cs="Arial"/>
            <w:color w:val="0000FF"/>
            <w:kern w:val="0"/>
            <w:u w:val="single"/>
            <w14:ligatures w14:val="none"/>
          </w:rPr>
          <w:fldChar w:fldCharType="end"/>
        </w:r>
        <w:r w:rsidR="00B6329F">
          <w:rPr>
            <w:rFonts w:ascii="Arial" w:eastAsia="Times New Roman" w:hAnsi="Arial" w:cs="Arial"/>
            <w:color w:val="000000"/>
            <w:kern w:val="0"/>
            <w14:ligatures w14:val="none"/>
          </w:rPr>
          <w:t xml:space="preserve"> and r</w:t>
        </w:r>
        <w:r w:rsidR="00B6329F" w:rsidRPr="00292FF5">
          <w:rPr>
            <w:rFonts w:ascii="Arial" w:eastAsia="Times New Roman" w:hAnsi="Arial" w:cs="Arial"/>
            <w:color w:val="000000"/>
            <w:kern w:val="0"/>
            <w14:ligatures w14:val="none"/>
          </w:rPr>
          <w:t xml:space="preserve">esearch on Cd has increased dramatically over the last 20 years </w:t>
        </w:r>
        <w:r w:rsidR="00B6329F">
          <w:fldChar w:fldCharType="begin"/>
        </w:r>
        <w:r w:rsidR="00B6329F">
          <w:instrText xml:space="preserve"> HYPERLINK "https://www.zotero.org/google-docs/?broken=Zl845f" </w:instrText>
        </w:r>
        <w:r w:rsidR="00B6329F">
          <w:fldChar w:fldCharType="separate"/>
        </w:r>
        <w:r w:rsidR="00B6329F" w:rsidRPr="00292FF5">
          <w:rPr>
            <w:rFonts w:ascii="Arial" w:eastAsia="Times New Roman" w:hAnsi="Arial" w:cs="Arial"/>
            <w:color w:val="CC2936"/>
            <w:kern w:val="0"/>
            <w:u w:val="single"/>
            <w14:ligatures w14:val="none"/>
          </w:rPr>
          <w:t>(</w:t>
        </w:r>
        <w:proofErr w:type="spellStart"/>
        <w:r w:rsidR="00B6329F" w:rsidRPr="00292FF5">
          <w:rPr>
            <w:rFonts w:ascii="Arial" w:eastAsia="Times New Roman" w:hAnsi="Arial" w:cs="Arial"/>
            <w:color w:val="CC2936"/>
            <w:kern w:val="0"/>
            <w:u w:val="single"/>
            <w14:ligatures w14:val="none"/>
          </w:rPr>
          <w:t>Irfan</w:t>
        </w:r>
        <w:proofErr w:type="spellEnd"/>
        <w:r w:rsidR="00B6329F" w:rsidRPr="00292FF5">
          <w:rPr>
            <w:rFonts w:ascii="Arial" w:eastAsia="Times New Roman" w:hAnsi="Arial" w:cs="Arial"/>
            <w:color w:val="CC2936"/>
            <w:kern w:val="0"/>
            <w:u w:val="single"/>
            <w14:ligatures w14:val="none"/>
          </w:rPr>
          <w:t xml:space="preserve"> et al., 2023)</w:t>
        </w:r>
        <w:r w:rsidR="00B6329F">
          <w:rPr>
            <w:rFonts w:ascii="Arial" w:eastAsia="Times New Roman" w:hAnsi="Arial" w:cs="Arial"/>
            <w:color w:val="CC2936"/>
            <w:kern w:val="0"/>
            <w:u w:val="single"/>
            <w14:ligatures w14:val="none"/>
          </w:rPr>
          <w:fldChar w:fldCharType="end"/>
        </w:r>
        <w:r w:rsidR="00B6329F" w:rsidRPr="00292FF5">
          <w:rPr>
            <w:rFonts w:ascii="Arial" w:eastAsia="Times New Roman" w:hAnsi="Arial" w:cs="Arial"/>
            <w:color w:val="000000"/>
            <w:kern w:val="0"/>
            <w14:ligatures w14:val="none"/>
          </w:rPr>
          <w:t xml:space="preserve">, with heightened attention focused on Cd toxicity due to human health and wildlife exposure concerns </w:t>
        </w:r>
        <w:r w:rsidR="00B6329F">
          <w:fldChar w:fldCharType="begin"/>
        </w:r>
        <w:r w:rsidR="00B6329F">
          <w:instrText xml:space="preserve"> HYPERLINK "https://www.zotero.org/google-docs/?broken=A5RHkA" </w:instrText>
        </w:r>
        <w:r w:rsidR="00B6329F">
          <w:fldChar w:fldCharType="separate"/>
        </w:r>
        <w:r w:rsidR="00B6329F" w:rsidRPr="00292FF5">
          <w:rPr>
            <w:rFonts w:ascii="Arial" w:eastAsia="Times New Roman" w:hAnsi="Arial" w:cs="Arial"/>
            <w:color w:val="CC2936"/>
            <w:kern w:val="0"/>
            <w:u w:val="single"/>
            <w14:ligatures w14:val="none"/>
          </w:rPr>
          <w:t>(</w:t>
        </w:r>
        <w:proofErr w:type="spellStart"/>
        <w:r w:rsidR="00B6329F" w:rsidRPr="00292FF5">
          <w:rPr>
            <w:rFonts w:ascii="Arial" w:eastAsia="Times New Roman" w:hAnsi="Arial" w:cs="Arial"/>
            <w:color w:val="CC2936"/>
            <w:kern w:val="0"/>
            <w:u w:val="single"/>
            <w14:ligatures w14:val="none"/>
          </w:rPr>
          <w:t>Genchi</w:t>
        </w:r>
        <w:proofErr w:type="spellEnd"/>
        <w:r w:rsidR="00B6329F" w:rsidRPr="00292FF5">
          <w:rPr>
            <w:rFonts w:ascii="Arial" w:eastAsia="Times New Roman" w:hAnsi="Arial" w:cs="Arial"/>
            <w:color w:val="CC2936"/>
            <w:kern w:val="0"/>
            <w:u w:val="single"/>
            <w14:ligatures w14:val="none"/>
          </w:rPr>
          <w:t xml:space="preserve"> et al., 2020; Y. Liu et al., 2022; H. Liu et al., 2023)</w:t>
        </w:r>
        <w:r w:rsidR="00B6329F">
          <w:rPr>
            <w:rFonts w:ascii="Arial" w:eastAsia="Times New Roman" w:hAnsi="Arial" w:cs="Arial"/>
            <w:color w:val="CC2936"/>
            <w:kern w:val="0"/>
            <w:u w:val="single"/>
            <w14:ligatures w14:val="none"/>
          </w:rPr>
          <w:fldChar w:fldCharType="end"/>
        </w:r>
        <w:r w:rsidR="00B6329F" w:rsidRPr="00292FF5">
          <w:rPr>
            <w:rFonts w:ascii="Arial" w:eastAsia="Times New Roman" w:hAnsi="Arial" w:cs="Arial"/>
            <w:color w:val="000000"/>
            <w:kern w:val="0"/>
            <w14:ligatures w14:val="none"/>
          </w:rPr>
          <w:t xml:space="preserve">. </w:t>
        </w:r>
      </w:ins>
      <w:proofErr w:type="spellStart"/>
      <w:ins w:id="162" w:author="Chris Murray" w:date="2024-11-27T09:46:00Z">
        <w:r w:rsidR="00B6329F">
          <w:rPr>
            <w:rFonts w:ascii="Arial" w:eastAsia="Times New Roman" w:hAnsi="Arial" w:cs="Arial"/>
            <w:color w:val="000000"/>
            <w:kern w:val="0"/>
            <w14:ligatures w14:val="none"/>
          </w:rPr>
          <w:t>PFPeA</w:t>
        </w:r>
        <w:proofErr w:type="spellEnd"/>
        <w:r w:rsidR="00B6329F">
          <w:rPr>
            <w:rFonts w:ascii="Arial" w:eastAsia="Times New Roman" w:hAnsi="Arial" w:cs="Arial"/>
            <w:color w:val="000000"/>
            <w:kern w:val="0"/>
            <w14:ligatures w14:val="none"/>
          </w:rPr>
          <w:t xml:space="preserve"> is an example of a </w:t>
        </w:r>
        <w:r w:rsidR="00B6329F" w:rsidRPr="00292FF5">
          <w:rPr>
            <w:rFonts w:ascii="Arial" w:eastAsia="Times New Roman" w:hAnsi="Arial" w:cs="Arial"/>
            <w:color w:val="000000"/>
            <w:kern w:val="0"/>
            <w14:ligatures w14:val="none"/>
          </w:rPr>
          <w:lastRenderedPageBreak/>
          <w:t xml:space="preserve">per- and </w:t>
        </w:r>
        <w:proofErr w:type="spellStart"/>
        <w:r w:rsidR="00B6329F" w:rsidRPr="00292FF5">
          <w:rPr>
            <w:rFonts w:ascii="Arial" w:eastAsia="Times New Roman" w:hAnsi="Arial" w:cs="Arial"/>
            <w:color w:val="000000"/>
            <w:kern w:val="0"/>
            <w14:ligatures w14:val="none"/>
          </w:rPr>
          <w:t>polyfluorinated</w:t>
        </w:r>
        <w:proofErr w:type="spellEnd"/>
        <w:r w:rsidR="00B6329F" w:rsidRPr="00292FF5">
          <w:rPr>
            <w:rFonts w:ascii="Arial" w:eastAsia="Times New Roman" w:hAnsi="Arial" w:cs="Arial"/>
            <w:color w:val="000000"/>
            <w:kern w:val="0"/>
            <w14:ligatures w14:val="none"/>
          </w:rPr>
          <w:t xml:space="preserve"> substances (referred to hereafter as PFAS), which include over 4,000 </w:t>
        </w:r>
        <w:proofErr w:type="gramStart"/>
        <w:r w:rsidR="00B6329F" w:rsidRPr="00292FF5">
          <w:rPr>
            <w:rFonts w:ascii="Arial" w:eastAsia="Times New Roman" w:hAnsi="Arial" w:cs="Arial"/>
            <w:color w:val="000000"/>
            <w:kern w:val="0"/>
            <w14:ligatures w14:val="none"/>
          </w:rPr>
          <w:t xml:space="preserve">chemicals  </w:t>
        </w:r>
        <w:proofErr w:type="gramEnd"/>
        <w:r w:rsidR="00B6329F">
          <w:fldChar w:fldCharType="begin"/>
        </w:r>
        <w:r w:rsidR="00B6329F">
          <w:instrText xml:space="preserve"> HYPERLINK "https://www.zotero.org/google-docs/?AW1mol" </w:instrText>
        </w:r>
        <w:r w:rsidR="00B6329F">
          <w:fldChar w:fldCharType="separate"/>
        </w:r>
        <w:r w:rsidR="00B6329F" w:rsidRPr="00292FF5">
          <w:rPr>
            <w:rFonts w:ascii="Arial" w:eastAsia="Times New Roman" w:hAnsi="Arial" w:cs="Arial"/>
            <w:color w:val="0000FF"/>
            <w:kern w:val="0"/>
            <w:u w:val="single"/>
            <w14:ligatures w14:val="none"/>
          </w:rPr>
          <w:t>(T. C. Guillette et al., 2020; Ma et al., 2023)</w:t>
        </w:r>
        <w:r w:rsidR="00B6329F">
          <w:rPr>
            <w:rFonts w:ascii="Arial" w:eastAsia="Times New Roman" w:hAnsi="Arial" w:cs="Arial"/>
            <w:color w:val="0000FF"/>
            <w:kern w:val="0"/>
            <w:u w:val="single"/>
            <w14:ligatures w14:val="none"/>
          </w:rPr>
          <w:fldChar w:fldCharType="end"/>
        </w:r>
        <w:r w:rsidR="00B6329F" w:rsidRPr="00292FF5">
          <w:rPr>
            <w:rFonts w:ascii="Arial" w:eastAsia="Times New Roman" w:hAnsi="Arial" w:cs="Arial"/>
            <w:color w:val="000000"/>
            <w:kern w:val="0"/>
            <w14:ligatures w14:val="none"/>
          </w:rPr>
          <w:t xml:space="preserve">. PFAS chemicals are </w:t>
        </w:r>
        <w:proofErr w:type="spellStart"/>
        <w:r w:rsidR="00B6329F" w:rsidRPr="00292FF5">
          <w:rPr>
            <w:rFonts w:ascii="Arial" w:eastAsia="Times New Roman" w:hAnsi="Arial" w:cs="Arial"/>
            <w:color w:val="000000"/>
            <w:kern w:val="0"/>
            <w14:ligatures w14:val="none"/>
          </w:rPr>
          <w:t>lipophobic</w:t>
        </w:r>
        <w:proofErr w:type="spellEnd"/>
        <w:r w:rsidR="00B6329F" w:rsidRPr="00292FF5">
          <w:rPr>
            <w:rFonts w:ascii="Arial" w:eastAsia="Times New Roman" w:hAnsi="Arial" w:cs="Arial"/>
            <w:color w:val="000000"/>
            <w:kern w:val="0"/>
            <w14:ligatures w14:val="none"/>
          </w:rPr>
          <w:t xml:space="preserve"> and hydrophobic with resistance to degradation and, thus, have been used in a variety of industrial applications </w:t>
        </w:r>
        <w:r w:rsidR="00B6329F">
          <w:fldChar w:fldCharType="begin"/>
        </w:r>
        <w:r w:rsidR="00B6329F">
          <w:instrText xml:space="preserve"> HYPERLINK "https://www.zotero.org/google-docs/?iCqV4h" </w:instrText>
        </w:r>
        <w:r w:rsidR="00B6329F">
          <w:fldChar w:fldCharType="separate"/>
        </w:r>
        <w:r w:rsidR="00B6329F" w:rsidRPr="00292FF5">
          <w:rPr>
            <w:rFonts w:ascii="Arial" w:eastAsia="Times New Roman" w:hAnsi="Arial" w:cs="Arial"/>
            <w:color w:val="0000FF"/>
            <w:kern w:val="0"/>
            <w:u w:val="single"/>
            <w14:ligatures w14:val="none"/>
          </w:rPr>
          <w:t>(</w:t>
        </w:r>
        <w:proofErr w:type="spellStart"/>
        <w:r w:rsidR="00B6329F" w:rsidRPr="00292FF5">
          <w:rPr>
            <w:rFonts w:ascii="Arial" w:eastAsia="Times New Roman" w:hAnsi="Arial" w:cs="Arial"/>
            <w:color w:val="0000FF"/>
            <w:kern w:val="0"/>
            <w:u w:val="single"/>
            <w14:ligatures w14:val="none"/>
          </w:rPr>
          <w:t>Abunada</w:t>
        </w:r>
        <w:proofErr w:type="spellEnd"/>
        <w:r w:rsidR="00B6329F" w:rsidRPr="00292FF5">
          <w:rPr>
            <w:rFonts w:ascii="Arial" w:eastAsia="Times New Roman" w:hAnsi="Arial" w:cs="Arial"/>
            <w:color w:val="0000FF"/>
            <w:kern w:val="0"/>
            <w:u w:val="single"/>
            <w14:ligatures w14:val="none"/>
          </w:rPr>
          <w:t xml:space="preserve"> et al., 2020; Buck et al., 2011; Gaines, 2023)</w:t>
        </w:r>
        <w:r w:rsidR="00B6329F">
          <w:rPr>
            <w:rFonts w:ascii="Arial" w:eastAsia="Times New Roman" w:hAnsi="Arial" w:cs="Arial"/>
            <w:color w:val="0000FF"/>
            <w:kern w:val="0"/>
            <w:u w:val="single"/>
            <w14:ligatures w14:val="none"/>
          </w:rPr>
          <w:fldChar w:fldCharType="end"/>
        </w:r>
        <w:r w:rsidR="00B6329F" w:rsidRPr="00292FF5">
          <w:rPr>
            <w:rFonts w:ascii="Arial" w:eastAsia="Times New Roman" w:hAnsi="Arial" w:cs="Arial"/>
            <w:color w:val="000000"/>
            <w:kern w:val="0"/>
            <w14:ligatures w14:val="none"/>
          </w:rPr>
          <w:t>, resulti</w:t>
        </w:r>
        <w:r w:rsidR="00B6329F">
          <w:rPr>
            <w:rFonts w:ascii="Arial" w:eastAsia="Times New Roman" w:hAnsi="Arial" w:cs="Arial"/>
            <w:color w:val="000000"/>
            <w:kern w:val="0"/>
            <w14:ligatures w14:val="none"/>
          </w:rPr>
          <w:t xml:space="preserve">ng in their prevalence in natural systems. </w:t>
        </w:r>
        <w:r w:rsidR="00B6329F" w:rsidRPr="00292FF5">
          <w:rPr>
            <w:rFonts w:ascii="Arial" w:eastAsia="Times New Roman" w:hAnsi="Arial" w:cs="Arial"/>
            <w:color w:val="000000"/>
            <w:kern w:val="0"/>
            <w14:ligatures w14:val="none"/>
          </w:rPr>
          <w:t xml:space="preserve">However, only the toxic effects of a few PFAS chemicals are well understood </w:t>
        </w:r>
        <w:r w:rsidR="00B6329F">
          <w:fldChar w:fldCharType="begin"/>
        </w:r>
        <w:r w:rsidR="00B6329F">
          <w:instrText xml:space="preserve"> HYPERLINK "https://www.zotero.org/google-docs/?JhSncl" </w:instrText>
        </w:r>
        <w:r w:rsidR="00B6329F">
          <w:fldChar w:fldCharType="separate"/>
        </w:r>
        <w:r w:rsidR="00B6329F" w:rsidRPr="00292FF5">
          <w:rPr>
            <w:rFonts w:ascii="Arial" w:eastAsia="Times New Roman" w:hAnsi="Arial" w:cs="Arial"/>
            <w:color w:val="0000FF"/>
            <w:kern w:val="0"/>
            <w:u w:val="single"/>
            <w14:ligatures w14:val="none"/>
          </w:rPr>
          <w:t>(Fenton et al., 2021)</w:t>
        </w:r>
        <w:r w:rsidR="00B6329F">
          <w:rPr>
            <w:rFonts w:ascii="Arial" w:eastAsia="Times New Roman" w:hAnsi="Arial" w:cs="Arial"/>
            <w:color w:val="0000FF"/>
            <w:kern w:val="0"/>
            <w:u w:val="single"/>
            <w14:ligatures w14:val="none"/>
          </w:rPr>
          <w:fldChar w:fldCharType="end"/>
        </w:r>
        <w:r w:rsidR="00B6329F" w:rsidRPr="00292FF5">
          <w:rPr>
            <w:rFonts w:ascii="Arial" w:eastAsia="Times New Roman" w:hAnsi="Arial" w:cs="Arial"/>
            <w:color w:val="000000"/>
            <w:kern w:val="0"/>
            <w14:ligatures w14:val="none"/>
          </w:rPr>
          <w:t>. </w:t>
        </w:r>
      </w:ins>
      <w:moveToRangeStart w:id="163" w:author="Chris Murray" w:date="2024-11-27T09:47:00Z" w:name="move57447329"/>
      <w:moveTo w:id="164" w:author="Chris Murray" w:date="2024-11-27T09:47:00Z">
        <w:r w:rsidR="00B6329F" w:rsidRPr="00292FF5">
          <w:rPr>
            <w:rFonts w:ascii="Arial" w:eastAsia="Times New Roman" w:hAnsi="Arial" w:cs="Arial"/>
            <w:color w:val="000000"/>
            <w:kern w:val="0"/>
            <w14:ligatures w14:val="none"/>
          </w:rPr>
          <w:t xml:space="preserve">More specifically, </w:t>
        </w:r>
        <w:del w:id="165" w:author="Chris Murray" w:date="2024-11-27T09:50:00Z">
          <w:r w:rsidR="00B6329F" w:rsidRPr="00292FF5" w:rsidDel="00B6329F">
            <w:rPr>
              <w:rFonts w:ascii="Arial" w:eastAsia="Times New Roman" w:hAnsi="Arial" w:cs="Arial"/>
              <w:color w:val="000000"/>
              <w:kern w:val="0"/>
              <w14:ligatures w14:val="none"/>
            </w:rPr>
            <w:delText xml:space="preserve">Cd may outcompete calcium for binding sites when Cd enters through the calcium ion channels in gills </w:delText>
          </w:r>
          <w:r w:rsidR="00B6329F" w:rsidDel="00B6329F">
            <w:fldChar w:fldCharType="begin"/>
          </w:r>
          <w:r w:rsidR="00B6329F" w:rsidDel="00B6329F">
            <w:delInstrText xml:space="preserve"> HYPERLINK "https://www.zotero.org/google-docs/?b9uqx2" </w:delInstrText>
          </w:r>
          <w:r w:rsidR="00B6329F" w:rsidDel="00B6329F">
            <w:fldChar w:fldCharType="separate"/>
          </w:r>
          <w:r w:rsidR="00B6329F" w:rsidRPr="00292FF5" w:rsidDel="00B6329F">
            <w:rPr>
              <w:rFonts w:ascii="Arial" w:eastAsia="Times New Roman" w:hAnsi="Arial" w:cs="Arial"/>
              <w:color w:val="0000FF"/>
              <w:kern w:val="0"/>
              <w:u w:val="single"/>
              <w14:ligatures w14:val="none"/>
            </w:rPr>
            <w:delText>(Wright &amp; Welbourn, 1994; Franklin et al., 2005)</w:delText>
          </w:r>
          <w:r w:rsidR="00B6329F" w:rsidDel="00B6329F">
            <w:rPr>
              <w:rFonts w:ascii="Arial" w:eastAsia="Times New Roman" w:hAnsi="Arial" w:cs="Arial"/>
              <w:color w:val="0000FF"/>
              <w:kern w:val="0"/>
              <w:u w:val="single"/>
              <w14:ligatures w14:val="none"/>
            </w:rPr>
            <w:fldChar w:fldCharType="end"/>
          </w:r>
          <w:r w:rsidR="00B6329F" w:rsidRPr="00292FF5" w:rsidDel="00B6329F">
            <w:rPr>
              <w:rFonts w:ascii="Arial" w:eastAsia="Times New Roman" w:hAnsi="Arial" w:cs="Arial"/>
              <w:color w:val="000000"/>
              <w:kern w:val="0"/>
              <w14:ligatures w14:val="none"/>
            </w:rPr>
            <w:delText xml:space="preserve">. In a review of Cd’s toxic effects on fishes, </w:delText>
          </w:r>
        </w:del>
        <w:r w:rsidR="00B6329F" w:rsidRPr="00292FF5">
          <w:rPr>
            <w:rFonts w:ascii="Arial" w:eastAsia="Times New Roman" w:hAnsi="Arial" w:cs="Arial"/>
            <w:color w:val="000000"/>
            <w:kern w:val="0"/>
            <w14:ligatures w14:val="none"/>
          </w:rPr>
          <w:t xml:space="preserve">Cd was associated with negative impacts on the endocrine, immune, and nervous systems, leading to significant reductions in fitness and, in some cases, mortality </w:t>
        </w:r>
        <w:r w:rsidR="00B6329F">
          <w:fldChar w:fldCharType="begin"/>
        </w:r>
        <w:r w:rsidR="00B6329F">
          <w:instrText xml:space="preserve"> HYPERLINK "https://www.zotero.org/google-docs/?13xTVM" </w:instrText>
        </w:r>
        <w:r w:rsidR="00B6329F">
          <w:fldChar w:fldCharType="separate"/>
        </w:r>
        <w:r w:rsidR="00B6329F" w:rsidRPr="00292FF5">
          <w:rPr>
            <w:rFonts w:ascii="Arial" w:eastAsia="Times New Roman" w:hAnsi="Arial" w:cs="Arial"/>
            <w:color w:val="0000FF"/>
            <w:kern w:val="0"/>
            <w:u w:val="single"/>
            <w14:ligatures w14:val="none"/>
          </w:rPr>
          <w:t>(Liu et al., 2022)</w:t>
        </w:r>
        <w:r w:rsidR="00B6329F">
          <w:rPr>
            <w:rFonts w:ascii="Arial" w:eastAsia="Times New Roman" w:hAnsi="Arial" w:cs="Arial"/>
            <w:color w:val="0000FF"/>
            <w:kern w:val="0"/>
            <w:u w:val="single"/>
            <w14:ligatures w14:val="none"/>
          </w:rPr>
          <w:fldChar w:fldCharType="end"/>
        </w:r>
        <w:r w:rsidR="00B6329F" w:rsidRPr="00292FF5">
          <w:rPr>
            <w:rFonts w:ascii="Arial" w:eastAsia="Times New Roman" w:hAnsi="Arial" w:cs="Arial"/>
            <w:color w:val="000000"/>
            <w:kern w:val="0"/>
            <w14:ligatures w14:val="none"/>
          </w:rPr>
          <w:t xml:space="preserve">. Like Cd, the harmful effects of several PFAS chemicals on fishes include </w:t>
        </w:r>
        <w:del w:id="166" w:author="Chris Murray" w:date="2024-11-27T09:51:00Z">
          <w:r w:rsidR="00B6329F" w:rsidRPr="00292FF5" w:rsidDel="00B6329F">
            <w:rPr>
              <w:rFonts w:ascii="Arial" w:eastAsia="Times New Roman" w:hAnsi="Arial" w:cs="Arial"/>
              <w:color w:val="000000"/>
              <w:kern w:val="0"/>
              <w14:ligatures w14:val="none"/>
            </w:rPr>
            <w:delText>dysregulation</w:delText>
          </w:r>
        </w:del>
        <w:ins w:id="167" w:author="Chris Murray" w:date="2024-11-27T09:51:00Z">
          <w:r w:rsidR="00B6329F" w:rsidRPr="00292FF5">
            <w:rPr>
              <w:rFonts w:ascii="Arial" w:eastAsia="Times New Roman" w:hAnsi="Arial" w:cs="Arial"/>
              <w:color w:val="000000"/>
              <w:kern w:val="0"/>
              <w14:ligatures w14:val="none"/>
            </w:rPr>
            <w:t>disregulation</w:t>
          </w:r>
        </w:ins>
        <w:r w:rsidR="00B6329F" w:rsidRPr="00292FF5">
          <w:rPr>
            <w:rFonts w:ascii="Arial" w:eastAsia="Times New Roman" w:hAnsi="Arial" w:cs="Arial"/>
            <w:color w:val="000000"/>
            <w:kern w:val="0"/>
            <w14:ligatures w14:val="none"/>
          </w:rPr>
          <w:t xml:space="preserve"> of endocrine function </w:t>
        </w:r>
        <w:r w:rsidR="00B6329F">
          <w:fldChar w:fldCharType="begin"/>
        </w:r>
        <w:r w:rsidR="00B6329F">
          <w:instrText xml:space="preserve"> HYPERLINK "https://www.zotero.org/google-docs/?VuXWBT" </w:instrText>
        </w:r>
        <w:r w:rsidR="00B6329F">
          <w:fldChar w:fldCharType="separate"/>
        </w:r>
        <w:r w:rsidR="00B6329F" w:rsidRPr="00292FF5">
          <w:rPr>
            <w:rFonts w:ascii="Arial" w:eastAsia="Times New Roman" w:hAnsi="Arial" w:cs="Arial"/>
            <w:color w:val="0000FF"/>
            <w:kern w:val="0"/>
            <w:u w:val="single"/>
            <w14:ligatures w14:val="none"/>
          </w:rPr>
          <w:t>(</w:t>
        </w:r>
        <w:proofErr w:type="spellStart"/>
        <w:r w:rsidR="00B6329F" w:rsidRPr="00292FF5">
          <w:rPr>
            <w:rFonts w:ascii="Arial" w:eastAsia="Times New Roman" w:hAnsi="Arial" w:cs="Arial"/>
            <w:color w:val="0000FF"/>
            <w:kern w:val="0"/>
            <w:u w:val="single"/>
            <w14:ligatures w14:val="none"/>
          </w:rPr>
          <w:t>Coperchini</w:t>
        </w:r>
        <w:proofErr w:type="spellEnd"/>
        <w:r w:rsidR="00B6329F" w:rsidRPr="00292FF5">
          <w:rPr>
            <w:rFonts w:ascii="Arial" w:eastAsia="Times New Roman" w:hAnsi="Arial" w:cs="Arial"/>
            <w:color w:val="0000FF"/>
            <w:kern w:val="0"/>
            <w:u w:val="single"/>
            <w14:ligatures w14:val="none"/>
          </w:rPr>
          <w:t xml:space="preserve"> et al., 2021; </w:t>
        </w:r>
        <w:proofErr w:type="spellStart"/>
        <w:r w:rsidR="00B6329F" w:rsidRPr="00292FF5">
          <w:rPr>
            <w:rFonts w:ascii="Arial" w:eastAsia="Times New Roman" w:hAnsi="Arial" w:cs="Arial"/>
            <w:color w:val="0000FF"/>
            <w:kern w:val="0"/>
            <w:u w:val="single"/>
            <w14:ligatures w14:val="none"/>
          </w:rPr>
          <w:t>Nayak</w:t>
        </w:r>
        <w:proofErr w:type="spellEnd"/>
        <w:r w:rsidR="00B6329F" w:rsidRPr="00292FF5">
          <w:rPr>
            <w:rFonts w:ascii="Arial" w:eastAsia="Times New Roman" w:hAnsi="Arial" w:cs="Arial"/>
            <w:color w:val="0000FF"/>
            <w:kern w:val="0"/>
            <w:u w:val="single"/>
            <w14:ligatures w14:val="none"/>
          </w:rPr>
          <w:t xml:space="preserve"> et al., 2023)</w:t>
        </w:r>
        <w:r w:rsidR="00B6329F">
          <w:rPr>
            <w:rFonts w:ascii="Arial" w:eastAsia="Times New Roman" w:hAnsi="Arial" w:cs="Arial"/>
            <w:color w:val="0000FF"/>
            <w:kern w:val="0"/>
            <w:u w:val="single"/>
            <w14:ligatures w14:val="none"/>
          </w:rPr>
          <w:fldChar w:fldCharType="end"/>
        </w:r>
        <w:r w:rsidR="00B6329F" w:rsidRPr="00292FF5">
          <w:rPr>
            <w:rFonts w:ascii="Arial" w:eastAsia="Times New Roman" w:hAnsi="Arial" w:cs="Arial"/>
            <w:color w:val="000000"/>
            <w:kern w:val="0"/>
            <w14:ligatures w14:val="none"/>
          </w:rPr>
          <w:t xml:space="preserve">, modulation of the immune system </w:t>
        </w:r>
        <w:r w:rsidR="00B6329F">
          <w:fldChar w:fldCharType="begin"/>
        </w:r>
        <w:r w:rsidR="00B6329F">
          <w:instrText xml:space="preserve"> HYPERLINK "https://www.zotero.org/google-docs/?xNGKWd" </w:instrText>
        </w:r>
        <w:r w:rsidR="00B6329F">
          <w:fldChar w:fldCharType="separate"/>
        </w:r>
        <w:r w:rsidR="00B6329F" w:rsidRPr="00292FF5">
          <w:rPr>
            <w:rFonts w:ascii="Arial" w:eastAsia="Times New Roman" w:hAnsi="Arial" w:cs="Arial"/>
            <w:color w:val="0000FF"/>
            <w:kern w:val="0"/>
            <w:u w:val="single"/>
            <w14:ligatures w14:val="none"/>
          </w:rPr>
          <w:t>(Fang et al., 2013; Guillette et al., 2020)</w:t>
        </w:r>
        <w:r w:rsidR="00B6329F">
          <w:rPr>
            <w:rFonts w:ascii="Arial" w:eastAsia="Times New Roman" w:hAnsi="Arial" w:cs="Arial"/>
            <w:color w:val="0000FF"/>
            <w:kern w:val="0"/>
            <w:u w:val="single"/>
            <w14:ligatures w14:val="none"/>
          </w:rPr>
          <w:fldChar w:fldCharType="end"/>
        </w:r>
        <w:r w:rsidR="00B6329F" w:rsidRPr="00292FF5">
          <w:rPr>
            <w:rFonts w:ascii="Arial" w:eastAsia="Times New Roman" w:hAnsi="Arial" w:cs="Arial"/>
            <w:color w:val="000000"/>
            <w:kern w:val="0"/>
            <w14:ligatures w14:val="none"/>
          </w:rPr>
          <w:t xml:space="preserve">, and harm to the nervous system, altering brain function and behavior </w:t>
        </w:r>
        <w:r w:rsidR="00B6329F">
          <w:fldChar w:fldCharType="begin"/>
        </w:r>
        <w:r w:rsidR="00B6329F">
          <w:instrText xml:space="preserve"> HYPERLINK "https://www.zotero.org/google-docs/?g9Yjh3" </w:instrText>
        </w:r>
        <w:r w:rsidR="00B6329F">
          <w:fldChar w:fldCharType="separate"/>
        </w:r>
        <w:r w:rsidR="00B6329F" w:rsidRPr="00292FF5">
          <w:rPr>
            <w:rFonts w:ascii="Arial" w:eastAsia="Times New Roman" w:hAnsi="Arial" w:cs="Arial"/>
            <w:color w:val="0000FF"/>
            <w:kern w:val="0"/>
            <w:u w:val="single"/>
            <w14:ligatures w14:val="none"/>
          </w:rPr>
          <w:t>(Starnes et al., 2022)</w:t>
        </w:r>
        <w:r w:rsidR="00B6329F">
          <w:rPr>
            <w:rFonts w:ascii="Arial" w:eastAsia="Times New Roman" w:hAnsi="Arial" w:cs="Arial"/>
            <w:color w:val="0000FF"/>
            <w:kern w:val="0"/>
            <w:u w:val="single"/>
            <w14:ligatures w14:val="none"/>
          </w:rPr>
          <w:fldChar w:fldCharType="end"/>
        </w:r>
        <w:r w:rsidR="00B6329F" w:rsidRPr="00292FF5">
          <w:rPr>
            <w:rFonts w:ascii="Arial" w:eastAsia="Times New Roman" w:hAnsi="Arial" w:cs="Arial"/>
            <w:color w:val="000000"/>
            <w:kern w:val="0"/>
            <w14:ligatures w14:val="none"/>
          </w:rPr>
          <w:t>.</w:t>
        </w:r>
      </w:moveTo>
    </w:p>
    <w:moveToRangeEnd w:id="163"/>
    <w:p w14:paraId="41C5D21E" w14:textId="77777777" w:rsidR="00251B32" w:rsidRDefault="00251B32" w:rsidP="00292FF5">
      <w:pPr>
        <w:spacing w:line="480" w:lineRule="auto"/>
        <w:ind w:firstLine="720"/>
        <w:rPr>
          <w:ins w:id="168" w:author="Chris Murray" w:date="2024-11-27T09:28:00Z"/>
          <w:rFonts w:ascii="Arial" w:eastAsia="Times New Roman" w:hAnsi="Arial" w:cs="Arial"/>
          <w:color w:val="000000"/>
          <w:kern w:val="0"/>
          <w14:ligatures w14:val="none"/>
        </w:rPr>
      </w:pPr>
    </w:p>
    <w:p w14:paraId="2D66A3B7" w14:textId="58BFC2E7" w:rsidR="00292FF5" w:rsidRPr="00292FF5" w:rsidRDefault="00292FF5" w:rsidP="00292FF5">
      <w:pPr>
        <w:spacing w:line="480" w:lineRule="auto"/>
        <w:ind w:firstLine="720"/>
        <w:rPr>
          <w:rFonts w:ascii="Arial" w:eastAsia="Times New Roman" w:hAnsi="Arial" w:cs="Arial"/>
          <w:kern w:val="0"/>
          <w14:ligatures w14:val="none"/>
        </w:rPr>
      </w:pPr>
      <w:r w:rsidRPr="00292FF5">
        <w:rPr>
          <w:rFonts w:ascii="Arial" w:eastAsia="Times New Roman" w:hAnsi="Arial" w:cs="Arial"/>
          <w:color w:val="000000"/>
          <w:kern w:val="0"/>
          <w14:ligatures w14:val="none"/>
        </w:rPr>
        <w:t xml:space="preserve">Interest in </w:t>
      </w:r>
      <w:del w:id="169" w:author="Chris Murray" w:date="2024-11-27T09:30:00Z">
        <w:r w:rsidRPr="00292FF5" w:rsidDel="00251B32">
          <w:rPr>
            <w:rFonts w:ascii="Arial" w:eastAsia="Times New Roman" w:hAnsi="Arial" w:cs="Arial"/>
            <w:color w:val="000000"/>
            <w:kern w:val="0"/>
            <w14:ligatures w14:val="none"/>
          </w:rPr>
          <w:delText xml:space="preserve">NLR </w:delText>
        </w:r>
      </w:del>
      <w:ins w:id="170" w:author="Chris Murray" w:date="2024-11-27T09:30:00Z">
        <w:r w:rsidR="00251B32">
          <w:rPr>
            <w:rFonts w:ascii="Arial" w:eastAsia="Times New Roman" w:hAnsi="Arial" w:cs="Arial"/>
            <w:color w:val="000000"/>
            <w:kern w:val="0"/>
            <w14:ligatures w14:val="none"/>
          </w:rPr>
          <w:t>leukocyte profiles</w:t>
        </w:r>
        <w:r w:rsidR="00251B32" w:rsidRPr="00292FF5">
          <w:rPr>
            <w:rFonts w:ascii="Arial" w:eastAsia="Times New Roman" w:hAnsi="Arial" w:cs="Arial"/>
            <w:color w:val="000000"/>
            <w:kern w:val="0"/>
            <w14:ligatures w14:val="none"/>
          </w:rPr>
          <w:t xml:space="preserve"> </w:t>
        </w:r>
      </w:ins>
      <w:r w:rsidRPr="00292FF5">
        <w:rPr>
          <w:rFonts w:ascii="Arial" w:eastAsia="Times New Roman" w:hAnsi="Arial" w:cs="Arial"/>
          <w:color w:val="000000"/>
          <w:kern w:val="0"/>
          <w14:ligatures w14:val="none"/>
        </w:rPr>
        <w:t xml:space="preserve">as a chronic stress </w:t>
      </w:r>
      <w:del w:id="171" w:author="Chris Murray" w:date="2024-11-27T09:30:00Z">
        <w:r w:rsidRPr="00292FF5" w:rsidDel="00251B32">
          <w:rPr>
            <w:rFonts w:ascii="Arial" w:eastAsia="Times New Roman" w:hAnsi="Arial" w:cs="Arial"/>
            <w:color w:val="000000"/>
            <w:kern w:val="0"/>
            <w14:ligatures w14:val="none"/>
          </w:rPr>
          <w:delText xml:space="preserve">proxy </w:delText>
        </w:r>
      </w:del>
      <w:ins w:id="172" w:author="Chris Murray" w:date="2024-11-27T09:30:00Z">
        <w:r w:rsidR="00251B32">
          <w:rPr>
            <w:rFonts w:ascii="Arial" w:eastAsia="Times New Roman" w:hAnsi="Arial" w:cs="Arial"/>
            <w:color w:val="000000"/>
            <w:kern w:val="0"/>
            <w14:ligatures w14:val="none"/>
          </w:rPr>
          <w:t>biomarker</w:t>
        </w:r>
        <w:r w:rsidR="00251B32" w:rsidRPr="00292FF5">
          <w:rPr>
            <w:rFonts w:ascii="Arial" w:eastAsia="Times New Roman" w:hAnsi="Arial" w:cs="Arial"/>
            <w:color w:val="000000"/>
            <w:kern w:val="0"/>
            <w14:ligatures w14:val="none"/>
          </w:rPr>
          <w:t xml:space="preserve"> </w:t>
        </w:r>
      </w:ins>
      <w:r w:rsidRPr="00292FF5">
        <w:rPr>
          <w:rFonts w:ascii="Arial" w:eastAsia="Times New Roman" w:hAnsi="Arial" w:cs="Arial"/>
          <w:color w:val="000000"/>
          <w:kern w:val="0"/>
          <w14:ligatures w14:val="none"/>
        </w:rPr>
        <w:t xml:space="preserve">has been highlighted in the literature because, unlike </w:t>
      </w:r>
      <w:ins w:id="173" w:author="Chris Murray" w:date="2024-11-27T09:48:00Z">
        <w:r w:rsidR="00B6329F">
          <w:rPr>
            <w:rFonts w:ascii="Arial" w:eastAsia="Times New Roman" w:hAnsi="Arial" w:cs="Arial"/>
            <w:color w:val="000000"/>
            <w:kern w:val="0"/>
            <w14:ligatures w14:val="none"/>
          </w:rPr>
          <w:t>glucocorticoids</w:t>
        </w:r>
      </w:ins>
      <w:del w:id="174" w:author="Chris Murray" w:date="2024-11-27T09:48:00Z">
        <w:r w:rsidRPr="00292FF5" w:rsidDel="00B6329F">
          <w:rPr>
            <w:rFonts w:ascii="Arial" w:eastAsia="Times New Roman" w:hAnsi="Arial" w:cs="Arial"/>
            <w:color w:val="000000"/>
            <w:kern w:val="0"/>
            <w14:ligatures w14:val="none"/>
          </w:rPr>
          <w:delText>cortisol</w:delText>
        </w:r>
      </w:del>
      <w:r w:rsidRPr="00292FF5">
        <w:rPr>
          <w:rFonts w:ascii="Arial" w:eastAsia="Times New Roman" w:hAnsi="Arial" w:cs="Arial"/>
          <w:color w:val="000000"/>
          <w:kern w:val="0"/>
          <w14:ligatures w14:val="none"/>
        </w:rPr>
        <w:t xml:space="preserve">, </w:t>
      </w:r>
      <w:del w:id="175" w:author="Chris Murray" w:date="2024-11-27T09:48:00Z">
        <w:r w:rsidRPr="00292FF5" w:rsidDel="00B6329F">
          <w:rPr>
            <w:rFonts w:ascii="Arial" w:eastAsia="Times New Roman" w:hAnsi="Arial" w:cs="Arial"/>
            <w:color w:val="000000"/>
            <w:kern w:val="0"/>
            <w14:ligatures w14:val="none"/>
          </w:rPr>
          <w:delText xml:space="preserve">NLR </w:delText>
        </w:r>
      </w:del>
      <w:ins w:id="176" w:author="Chris Murray" w:date="2024-11-27T09:48:00Z">
        <w:r w:rsidR="00B6329F">
          <w:rPr>
            <w:rFonts w:ascii="Arial" w:eastAsia="Times New Roman" w:hAnsi="Arial" w:cs="Arial"/>
            <w:color w:val="000000"/>
            <w:kern w:val="0"/>
            <w14:ligatures w14:val="none"/>
          </w:rPr>
          <w:t>leukocyte profiles</w:t>
        </w:r>
        <w:r w:rsidR="00B6329F" w:rsidRPr="00292FF5">
          <w:rPr>
            <w:rFonts w:ascii="Arial" w:eastAsia="Times New Roman" w:hAnsi="Arial" w:cs="Arial"/>
            <w:color w:val="000000"/>
            <w:kern w:val="0"/>
            <w14:ligatures w14:val="none"/>
          </w:rPr>
          <w:t xml:space="preserve"> </w:t>
        </w:r>
      </w:ins>
      <w:r w:rsidRPr="00292FF5">
        <w:rPr>
          <w:rFonts w:ascii="Arial" w:eastAsia="Times New Roman" w:hAnsi="Arial" w:cs="Arial"/>
          <w:color w:val="000000"/>
          <w:kern w:val="0"/>
          <w14:ligatures w14:val="none"/>
        </w:rPr>
        <w:t>do</w:t>
      </w:r>
      <w:del w:id="177" w:author="Chris Murray" w:date="2024-11-27T09:49:00Z">
        <w:r w:rsidRPr="00292FF5" w:rsidDel="00B6329F">
          <w:rPr>
            <w:rFonts w:ascii="Arial" w:eastAsia="Times New Roman" w:hAnsi="Arial" w:cs="Arial"/>
            <w:color w:val="000000"/>
            <w:kern w:val="0"/>
            <w14:ligatures w14:val="none"/>
          </w:rPr>
          <w:delText>es</w:delText>
        </w:r>
      </w:del>
      <w:r w:rsidRPr="00292FF5">
        <w:rPr>
          <w:rFonts w:ascii="Arial" w:eastAsia="Times New Roman" w:hAnsi="Arial" w:cs="Arial"/>
          <w:color w:val="000000"/>
          <w:kern w:val="0"/>
          <w14:ligatures w14:val="none"/>
        </w:rPr>
        <w:t xml:space="preserve"> not attenuate when a stressor </w:t>
      </w:r>
      <w:del w:id="178" w:author="Chris Murray" w:date="2024-11-27T09:28:00Z">
        <w:r w:rsidRPr="00292FF5" w:rsidDel="00251B32">
          <w:rPr>
            <w:rFonts w:ascii="Arial" w:eastAsia="Times New Roman" w:hAnsi="Arial" w:cs="Arial"/>
            <w:color w:val="000000"/>
            <w:kern w:val="0"/>
            <w14:ligatures w14:val="none"/>
          </w:rPr>
          <w:delText>is present</w:delText>
        </w:r>
      </w:del>
      <w:ins w:id="179" w:author="Chris Murray" w:date="2024-11-27T09:28:00Z">
        <w:r w:rsidR="00251B32">
          <w:rPr>
            <w:rFonts w:ascii="Arial" w:eastAsia="Times New Roman" w:hAnsi="Arial" w:cs="Arial"/>
            <w:color w:val="000000"/>
            <w:kern w:val="0"/>
            <w14:ligatures w14:val="none"/>
          </w:rPr>
          <w:t>persists</w:t>
        </w:r>
      </w:ins>
      <w:ins w:id="180" w:author="Chris Murray" w:date="2024-11-27T09:49:00Z">
        <w:r w:rsidR="00B6329F">
          <w:rPr>
            <w:rFonts w:ascii="Arial" w:eastAsia="Times New Roman" w:hAnsi="Arial" w:cs="Arial"/>
            <w:color w:val="000000"/>
            <w:kern w:val="0"/>
            <w14:ligatures w14:val="none"/>
          </w:rPr>
          <w:t xml:space="preserve"> chronically and are less influenced by metabolic </w:t>
        </w:r>
      </w:ins>
      <w:ins w:id="181" w:author="Chris Murray" w:date="2024-11-27T09:50:00Z">
        <w:r w:rsidR="00B6329F">
          <w:rPr>
            <w:rFonts w:ascii="Arial" w:eastAsia="Times New Roman" w:hAnsi="Arial" w:cs="Arial"/>
            <w:color w:val="000000"/>
            <w:kern w:val="0"/>
            <w14:ligatures w14:val="none"/>
          </w:rPr>
          <w:t xml:space="preserve">fluctuation </w:t>
        </w:r>
      </w:ins>
      <w:del w:id="182" w:author="Chris Murray" w:date="2024-11-27T09:50:00Z">
        <w:r w:rsidRPr="00292FF5" w:rsidDel="00B6329F">
          <w:rPr>
            <w:rFonts w:ascii="Arial" w:eastAsia="Times New Roman" w:hAnsi="Arial" w:cs="Arial"/>
            <w:color w:val="000000"/>
            <w:kern w:val="0"/>
            <w14:ligatures w14:val="none"/>
          </w:rPr>
          <w:delText xml:space="preserve"> </w:delText>
        </w:r>
      </w:del>
      <w:r w:rsidR="00CD0420">
        <w:fldChar w:fldCharType="begin"/>
      </w:r>
      <w:r w:rsidR="00CD0420">
        <w:instrText xml:space="preserve"> HYPERLINK "https://www.zotero.org/google-docs/?kI1fBx" </w:instrText>
      </w:r>
      <w:r w:rsidR="00CD0420">
        <w:fldChar w:fldCharType="separate"/>
      </w:r>
      <w:ins w:id="183" w:author="Chris Murray" w:date="2024-11-27T09:29:00Z">
        <w:r w:rsidR="00251B32">
          <w:rPr>
            <w:rFonts w:ascii="Arial" w:eastAsia="Times New Roman" w:hAnsi="Arial" w:cs="Arial"/>
            <w:color w:val="000000"/>
            <w:kern w:val="0"/>
            <w14:ligatures w14:val="none"/>
          </w:rPr>
          <w:t>(</w:t>
        </w:r>
      </w:ins>
      <w:del w:id="184" w:author="Chris Murray" w:date="2024-11-27T09:29:00Z">
        <w:r w:rsidRPr="00292FF5" w:rsidDel="00251B32">
          <w:rPr>
            <w:rFonts w:ascii="Arial" w:eastAsia="Times New Roman" w:hAnsi="Arial" w:cs="Arial"/>
            <w:color w:val="0000FF"/>
            <w:kern w:val="0"/>
            <w:u w:val="single"/>
            <w14:ligatures w14:val="none"/>
          </w:rPr>
          <w:delText>(</w:delText>
        </w:r>
      </w:del>
      <w:moveToRangeStart w:id="185" w:author="Chris Murray" w:date="2024-11-27T09:29:00Z" w:name="move57448175"/>
      <w:moveTo w:id="186" w:author="Chris Murray" w:date="2024-11-27T09:29:00Z">
        <w:del w:id="187" w:author="Chris Murray" w:date="2024-11-27T09:29:00Z">
          <w:r w:rsidR="00251B32" w:rsidRPr="00292FF5" w:rsidDel="00251B32">
            <w:rPr>
              <w:rFonts w:ascii="Arial" w:eastAsia="Times New Roman" w:hAnsi="Arial" w:cs="Arial"/>
              <w:color w:val="0000FF"/>
              <w:kern w:val="0"/>
              <w:u w:val="single"/>
              <w14:ligatures w14:val="none"/>
            </w:rPr>
            <w:delText>(</w:delText>
          </w:r>
        </w:del>
        <w:r w:rsidR="00251B32" w:rsidRPr="00292FF5">
          <w:rPr>
            <w:rFonts w:ascii="Arial" w:eastAsia="Times New Roman" w:hAnsi="Arial" w:cs="Arial"/>
            <w:color w:val="0000FF"/>
            <w:kern w:val="0"/>
            <w:u w:val="single"/>
            <w14:ligatures w14:val="none"/>
          </w:rPr>
          <w:t>Davis et al., 2008</w:t>
        </w:r>
      </w:moveTo>
      <w:ins w:id="188" w:author="Chris Murray" w:date="2024-11-27T09:29:00Z">
        <w:r w:rsidR="00251B32">
          <w:rPr>
            <w:rFonts w:ascii="Arial" w:eastAsia="Times New Roman" w:hAnsi="Arial" w:cs="Arial"/>
            <w:color w:val="000000"/>
            <w:kern w:val="0"/>
            <w14:ligatures w14:val="none"/>
          </w:rPr>
          <w:t xml:space="preserve">; </w:t>
        </w:r>
      </w:ins>
      <w:moveTo w:id="189" w:author="Chris Murray" w:date="2024-11-27T09:29:00Z">
        <w:del w:id="190" w:author="Chris Murray" w:date="2024-11-27T09:29:00Z">
          <w:r w:rsidR="00251B32" w:rsidRPr="00292FF5" w:rsidDel="00251B32">
            <w:rPr>
              <w:rFonts w:ascii="Arial" w:eastAsia="Times New Roman" w:hAnsi="Arial" w:cs="Arial"/>
              <w:color w:val="0000FF"/>
              <w:kern w:val="0"/>
              <w:u w:val="single"/>
              <w14:ligatures w14:val="none"/>
            </w:rPr>
            <w:delText>)</w:delText>
          </w:r>
          <w:r w:rsidR="00251B32" w:rsidRPr="00292FF5" w:rsidDel="00251B32">
            <w:rPr>
              <w:rFonts w:ascii="Arial" w:eastAsia="Times New Roman" w:hAnsi="Arial" w:cs="Arial"/>
              <w:color w:val="000000"/>
              <w:kern w:val="0"/>
              <w14:ligatures w14:val="none"/>
            </w:rPr>
            <w:delText xml:space="preserve">. </w:delText>
          </w:r>
        </w:del>
      </w:moveTo>
      <w:moveToRangeEnd w:id="185"/>
      <w:r w:rsidRPr="00292FF5">
        <w:rPr>
          <w:rFonts w:ascii="Arial" w:eastAsia="Times New Roman" w:hAnsi="Arial" w:cs="Arial"/>
          <w:color w:val="0000FF"/>
          <w:kern w:val="0"/>
          <w:u w:val="single"/>
          <w14:ligatures w14:val="none"/>
        </w:rPr>
        <w:t>G</w:t>
      </w:r>
      <w:r w:rsidRPr="00292FF5">
        <w:rPr>
          <w:rFonts w:ascii="Arial" w:eastAsia="Times New Roman" w:hAnsi="Arial" w:cs="Arial"/>
          <w:color w:val="0000FF"/>
          <w:kern w:val="0"/>
          <w:u w:val="single"/>
          <w14:ligatures w14:val="none"/>
        </w:rPr>
        <w:t>oessling et al., 2015)</w:t>
      </w:r>
      <w:r w:rsidR="00CD0420">
        <w:rPr>
          <w:rFonts w:ascii="Arial" w:eastAsia="Times New Roman" w:hAnsi="Arial" w:cs="Arial"/>
          <w:color w:val="0000FF"/>
          <w:kern w:val="0"/>
          <w:u w:val="single"/>
          <w14:ligatures w14:val="none"/>
        </w:rPr>
        <w:fldChar w:fldCharType="end"/>
      </w:r>
      <w:ins w:id="191" w:author="Chris Murray" w:date="2024-11-27T09:49:00Z">
        <w:r w:rsidR="00B6329F">
          <w:rPr>
            <w:rFonts w:ascii="Arial" w:eastAsia="Times New Roman" w:hAnsi="Arial" w:cs="Arial"/>
            <w:color w:val="000000"/>
            <w:kern w:val="0"/>
            <w14:ligatures w14:val="none"/>
          </w:rPr>
          <w:t xml:space="preserve">. </w:t>
        </w:r>
      </w:ins>
      <w:del w:id="192" w:author="Chris Murray" w:date="2024-11-27T09:49:00Z">
        <w:r w:rsidRPr="00292FF5" w:rsidDel="00B6329F">
          <w:rPr>
            <w:rFonts w:ascii="Arial" w:eastAsia="Times New Roman" w:hAnsi="Arial" w:cs="Arial"/>
            <w:color w:val="000000"/>
            <w:kern w:val="0"/>
            <w14:ligatures w14:val="none"/>
          </w:rPr>
          <w:delText xml:space="preserve"> </w:delText>
        </w:r>
      </w:del>
      <w:del w:id="193" w:author="Chris Murray" w:date="2024-11-27T09:29:00Z">
        <w:r w:rsidRPr="003E2565" w:rsidDel="00251B32">
          <w:rPr>
            <w:rFonts w:ascii="Arial" w:eastAsia="Times New Roman" w:hAnsi="Arial" w:cs="Arial"/>
            <w:color w:val="000000"/>
            <w:kern w:val="0"/>
            <w14:ligatures w14:val="none"/>
          </w:rPr>
          <w:delText xml:space="preserve">and because cortisol is more time-sensitive to collection </w:delText>
        </w:r>
      </w:del>
      <w:moveFromRangeStart w:id="194" w:author="Chris Murray" w:date="2024-11-27T09:29:00Z" w:name="move57448175"/>
      <w:moveFrom w:id="195" w:author="Chris Murray" w:date="2024-11-27T09:29:00Z">
        <w:r w:rsidR="00CD0420" w:rsidRPr="003E2565" w:rsidDel="00251B32">
          <w:fldChar w:fldCharType="begin"/>
        </w:r>
        <w:r w:rsidR="00CD0420" w:rsidRPr="003E2565" w:rsidDel="00251B32">
          <w:instrText xml:space="preserve"> HYPERLINK "https://www.zotero.org/google-docs/?0Iq8yl" </w:instrText>
        </w:r>
        <w:r w:rsidR="00CD0420" w:rsidRPr="003E2565" w:rsidDel="00251B32">
          <w:fldChar w:fldCharType="separate"/>
        </w:r>
        <w:r w:rsidRPr="003E2565" w:rsidDel="00251B32">
          <w:rPr>
            <w:rFonts w:ascii="Arial" w:eastAsia="Times New Roman" w:hAnsi="Arial" w:cs="Arial"/>
            <w:color w:val="0000FF"/>
            <w:kern w:val="0"/>
            <w:u w:val="single"/>
            <w14:ligatures w14:val="none"/>
          </w:rPr>
          <w:t>(Davis et al., 2008)</w:t>
        </w:r>
        <w:r w:rsidR="00CD0420" w:rsidRPr="003E2565" w:rsidDel="00251B32">
          <w:rPr>
            <w:rFonts w:ascii="Arial" w:eastAsia="Times New Roman" w:hAnsi="Arial" w:cs="Arial"/>
            <w:color w:val="0000FF"/>
            <w:kern w:val="0"/>
            <w:u w:val="single"/>
            <w14:ligatures w14:val="none"/>
          </w:rPr>
          <w:fldChar w:fldCharType="end"/>
        </w:r>
        <w:r w:rsidRPr="003E2565" w:rsidDel="00251B32">
          <w:rPr>
            <w:rFonts w:ascii="Arial" w:eastAsia="Times New Roman" w:hAnsi="Arial" w:cs="Arial"/>
            <w:color w:val="000000"/>
            <w:kern w:val="0"/>
            <w14:ligatures w14:val="none"/>
          </w:rPr>
          <w:t xml:space="preserve">. </w:t>
        </w:r>
      </w:moveFrom>
      <w:moveFromRangeEnd w:id="194"/>
      <w:r w:rsidRPr="003E2565">
        <w:rPr>
          <w:rFonts w:ascii="Arial" w:eastAsia="Times New Roman" w:hAnsi="Arial" w:cs="Arial"/>
          <w:color w:val="000000"/>
          <w:kern w:val="0"/>
          <w14:ligatures w14:val="none"/>
        </w:rPr>
        <w:t>Understanding chronic stress in an organism is critical for conservation and management, as persistently stressful conditions could negatively influence all life stages and increase mortality (</w:t>
      </w:r>
      <w:proofErr w:type="spellStart"/>
      <w:r w:rsidRPr="003E2565">
        <w:rPr>
          <w:rFonts w:ascii="Arial" w:eastAsia="Times New Roman" w:hAnsi="Arial" w:cs="Arial"/>
          <w:color w:val="000000"/>
          <w:kern w:val="0"/>
          <w14:ligatures w14:val="none"/>
        </w:rPr>
        <w:t>Tokarz</w:t>
      </w:r>
      <w:proofErr w:type="spellEnd"/>
      <w:r w:rsidRPr="003E2565">
        <w:rPr>
          <w:rFonts w:ascii="Arial" w:eastAsia="Times New Roman" w:hAnsi="Arial" w:cs="Arial"/>
          <w:color w:val="000000"/>
          <w:kern w:val="0"/>
          <w14:ligatures w14:val="none"/>
        </w:rPr>
        <w:t xml:space="preserve"> and Summers, 2011).</w:t>
      </w:r>
      <w:ins w:id="196" w:author="Chris Murray" w:date="2024-11-27T09:57:00Z">
        <w:r w:rsidR="003E2565">
          <w:rPr>
            <w:rFonts w:ascii="Arial" w:eastAsia="Times New Roman" w:hAnsi="Arial" w:cs="Arial"/>
            <w:color w:val="000000"/>
            <w:kern w:val="0"/>
            <w14:ligatures w14:val="none"/>
          </w:rPr>
          <w:t xml:space="preserve"> Thus, leukocyte profiles have been used to understand the affects of riparian landscape alteration, hydrology, and storm surge (Litmer et al. XXXX; Murray et al. XXXX) on vertebrate stress.</w:t>
        </w:r>
      </w:ins>
    </w:p>
    <w:p w14:paraId="782B7DED" w14:textId="4FA4EBD6" w:rsidR="00B6329F" w:rsidRDefault="00292FF5" w:rsidP="0045522C">
      <w:pPr>
        <w:spacing w:line="480" w:lineRule="auto"/>
        <w:ind w:firstLine="720"/>
        <w:rPr>
          <w:ins w:id="197" w:author="Chris Murray" w:date="2024-11-27T09:42:00Z"/>
          <w:rFonts w:ascii="Arial" w:eastAsia="Times New Roman" w:hAnsi="Arial" w:cs="Arial"/>
          <w:color w:val="000000"/>
          <w:kern w:val="0"/>
          <w14:ligatures w14:val="none"/>
        </w:rPr>
      </w:pPr>
      <w:del w:id="198" w:author="Chris Murray" w:date="2024-11-27T09:31:00Z">
        <w:r w:rsidRPr="00292FF5" w:rsidDel="00736EE9">
          <w:rPr>
            <w:rFonts w:ascii="Arial" w:eastAsia="Times New Roman" w:hAnsi="Arial" w:cs="Arial"/>
            <w:color w:val="000000"/>
            <w:kern w:val="0"/>
            <w14:ligatures w14:val="none"/>
          </w:rPr>
          <w:delText xml:space="preserve">In this study, we specifically tested the effect of Cd and PFPeA on bass NLR. </w:delText>
        </w:r>
      </w:del>
      <w:r w:rsidRPr="00292FF5">
        <w:rPr>
          <w:rFonts w:ascii="Arial" w:eastAsia="Times New Roman" w:hAnsi="Arial" w:cs="Arial"/>
          <w:color w:val="000000"/>
          <w:kern w:val="0"/>
          <w14:ligatures w14:val="none"/>
        </w:rPr>
        <w:t xml:space="preserve">The </w:t>
      </w:r>
      <w:ins w:id="199" w:author="Chris Murray" w:date="2024-11-27T09:59:00Z">
        <w:r w:rsidR="003E2565">
          <w:rPr>
            <w:rFonts w:ascii="Arial" w:eastAsia="Times New Roman" w:hAnsi="Arial" w:cs="Arial"/>
            <w:color w:val="000000"/>
            <w:kern w:val="0"/>
            <w14:ligatures w14:val="none"/>
          </w:rPr>
          <w:t xml:space="preserve">specific </w:t>
        </w:r>
      </w:ins>
      <w:r w:rsidRPr="00292FF5">
        <w:rPr>
          <w:rFonts w:ascii="Arial" w:eastAsia="Times New Roman" w:hAnsi="Arial" w:cs="Arial"/>
          <w:color w:val="000000"/>
          <w:kern w:val="0"/>
          <w14:ligatures w14:val="none"/>
        </w:rPr>
        <w:t xml:space="preserve">objectives of our study were to (1) examine if varying </w:t>
      </w:r>
      <w:del w:id="200" w:author="Chris Murray" w:date="2024-11-27T09:31:00Z">
        <w:r w:rsidRPr="00292FF5" w:rsidDel="00736EE9">
          <w:rPr>
            <w:rFonts w:ascii="Arial" w:eastAsia="Times New Roman" w:hAnsi="Arial" w:cs="Arial"/>
            <w:color w:val="000000"/>
            <w:kern w:val="0"/>
            <w14:ligatures w14:val="none"/>
          </w:rPr>
          <w:delText xml:space="preserve">rates </w:delText>
        </w:r>
      </w:del>
      <w:ins w:id="201" w:author="Chris Murray" w:date="2024-11-27T09:31:00Z">
        <w:r w:rsidR="00736EE9">
          <w:rPr>
            <w:rFonts w:ascii="Arial" w:eastAsia="Times New Roman" w:hAnsi="Arial" w:cs="Arial"/>
            <w:color w:val="000000"/>
            <w:kern w:val="0"/>
            <w14:ligatures w14:val="none"/>
          </w:rPr>
          <w:t>concentrations</w:t>
        </w:r>
        <w:r w:rsidR="00736EE9" w:rsidRPr="00292FF5">
          <w:rPr>
            <w:rFonts w:ascii="Arial" w:eastAsia="Times New Roman" w:hAnsi="Arial" w:cs="Arial"/>
            <w:color w:val="000000"/>
            <w:kern w:val="0"/>
            <w14:ligatures w14:val="none"/>
          </w:rPr>
          <w:t xml:space="preserve"> </w:t>
        </w:r>
      </w:ins>
      <w:r w:rsidRPr="00292FF5">
        <w:rPr>
          <w:rFonts w:ascii="Arial" w:eastAsia="Times New Roman" w:hAnsi="Arial" w:cs="Arial"/>
          <w:color w:val="000000"/>
          <w:kern w:val="0"/>
          <w14:ligatures w14:val="none"/>
        </w:rPr>
        <w:t xml:space="preserve">of Cd or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xml:space="preserve"> exposure induce</w:t>
      </w:r>
      <w:del w:id="202" w:author="Chris Murray" w:date="2024-11-27T09:31:00Z">
        <w:r w:rsidRPr="00292FF5" w:rsidDel="00736EE9">
          <w:rPr>
            <w:rFonts w:ascii="Arial" w:eastAsia="Times New Roman" w:hAnsi="Arial" w:cs="Arial"/>
            <w:color w:val="000000"/>
            <w:kern w:val="0"/>
            <w14:ligatures w14:val="none"/>
          </w:rPr>
          <w:delText xml:space="preserve"> allostatic load</w:delText>
        </w:r>
      </w:del>
      <w:ins w:id="203" w:author="Chris Murray" w:date="2024-11-27T09:31:00Z">
        <w:r w:rsidR="00736EE9">
          <w:rPr>
            <w:rFonts w:ascii="Arial" w:eastAsia="Times New Roman" w:hAnsi="Arial" w:cs="Arial"/>
            <w:color w:val="000000"/>
            <w:kern w:val="0"/>
            <w14:ligatures w14:val="none"/>
          </w:rPr>
          <w:t>d changes in neutrophil to lymphocyte ratios</w:t>
        </w:r>
      </w:ins>
      <w:ins w:id="204" w:author="Chris Murray" w:date="2024-11-27T09:33:00Z">
        <w:r w:rsidR="00736EE9">
          <w:rPr>
            <w:rFonts w:ascii="Arial" w:eastAsia="Times New Roman" w:hAnsi="Arial" w:cs="Arial"/>
            <w:color w:val="000000"/>
            <w:kern w:val="0"/>
            <w14:ligatures w14:val="none"/>
          </w:rPr>
          <w:t xml:space="preserve"> (NLR)</w:t>
        </w:r>
      </w:ins>
      <w:r w:rsidRPr="00292FF5">
        <w:rPr>
          <w:rFonts w:ascii="Arial" w:eastAsia="Times New Roman" w:hAnsi="Arial" w:cs="Arial"/>
          <w:color w:val="000000"/>
          <w:kern w:val="0"/>
          <w14:ligatures w14:val="none"/>
        </w:rPr>
        <w:t xml:space="preserve">, (2) </w:t>
      </w:r>
      <w:r w:rsidRPr="00292FF5">
        <w:rPr>
          <w:rFonts w:ascii="Arial" w:eastAsia="Times New Roman" w:hAnsi="Arial" w:cs="Arial"/>
          <w:color w:val="000000"/>
          <w:kern w:val="0"/>
          <w14:ligatures w14:val="none"/>
        </w:rPr>
        <w:lastRenderedPageBreak/>
        <w:t xml:space="preserve">investigate if Cd or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xml:space="preserve"> increase </w:t>
      </w:r>
      <w:ins w:id="205" w:author="Chris Murray" w:date="2024-11-27T09:33:00Z">
        <w:r w:rsidR="00736EE9">
          <w:rPr>
            <w:rFonts w:ascii="Arial" w:eastAsia="Times New Roman" w:hAnsi="Arial" w:cs="Arial"/>
            <w:color w:val="000000"/>
            <w:kern w:val="0"/>
            <w14:ligatures w14:val="none"/>
          </w:rPr>
          <w:t>NLR</w:t>
        </w:r>
      </w:ins>
      <w:ins w:id="206" w:author="Chris Murray" w:date="2024-11-27T09:32:00Z">
        <w:r w:rsidR="00736EE9" w:rsidRPr="00292FF5" w:rsidDel="00736EE9">
          <w:rPr>
            <w:rFonts w:ascii="Arial" w:eastAsia="Times New Roman" w:hAnsi="Arial" w:cs="Arial"/>
            <w:color w:val="000000"/>
            <w:kern w:val="0"/>
            <w14:ligatures w14:val="none"/>
          </w:rPr>
          <w:t xml:space="preserve"> </w:t>
        </w:r>
      </w:ins>
      <w:del w:id="207" w:author="Chris Murray" w:date="2024-11-27T09:32:00Z">
        <w:r w:rsidRPr="00292FF5" w:rsidDel="00736EE9">
          <w:rPr>
            <w:rFonts w:ascii="Arial" w:eastAsia="Times New Roman" w:hAnsi="Arial" w:cs="Arial"/>
            <w:color w:val="000000"/>
            <w:kern w:val="0"/>
            <w14:ligatures w14:val="none"/>
          </w:rPr>
          <w:delText xml:space="preserve">the allostatic load </w:delText>
        </w:r>
      </w:del>
      <w:r w:rsidRPr="00292FF5">
        <w:rPr>
          <w:rFonts w:ascii="Arial" w:eastAsia="Times New Roman" w:hAnsi="Arial" w:cs="Arial"/>
          <w:color w:val="000000"/>
          <w:kern w:val="0"/>
          <w14:ligatures w14:val="none"/>
        </w:rPr>
        <w:t>when interacting with an abruptly introduced environmental stressor</w:t>
      </w:r>
      <w:ins w:id="208" w:author="Chris Murray" w:date="2024-11-27T09:32:00Z">
        <w:r w:rsidR="00736EE9">
          <w:rPr>
            <w:rFonts w:ascii="Arial" w:eastAsia="Times New Roman" w:hAnsi="Arial" w:cs="Arial"/>
            <w:color w:val="000000"/>
            <w:kern w:val="0"/>
            <w14:ligatures w14:val="none"/>
          </w:rPr>
          <w:t xml:space="preserve"> (salt)</w:t>
        </w:r>
      </w:ins>
      <w:r w:rsidRPr="00292FF5">
        <w:rPr>
          <w:rFonts w:ascii="Arial" w:eastAsia="Times New Roman" w:hAnsi="Arial" w:cs="Arial"/>
          <w:color w:val="000000"/>
          <w:kern w:val="0"/>
          <w14:ligatures w14:val="none"/>
        </w:rPr>
        <w:t xml:space="preserve">, and (3) assess differences in </w:t>
      </w:r>
      <w:ins w:id="209" w:author="Chris Murray" w:date="2024-11-27T09:33:00Z">
        <w:r w:rsidR="00736EE9">
          <w:rPr>
            <w:rFonts w:ascii="Arial" w:eastAsia="Times New Roman" w:hAnsi="Arial" w:cs="Arial"/>
            <w:color w:val="000000"/>
            <w:kern w:val="0"/>
            <w14:ligatures w14:val="none"/>
          </w:rPr>
          <w:t xml:space="preserve">NLR </w:t>
        </w:r>
      </w:ins>
      <w:del w:id="210" w:author="Chris Murray" w:date="2024-11-27T09:33:00Z">
        <w:r w:rsidRPr="00292FF5" w:rsidDel="00736EE9">
          <w:rPr>
            <w:rFonts w:ascii="Arial" w:eastAsia="Times New Roman" w:hAnsi="Arial" w:cs="Arial"/>
            <w:color w:val="000000"/>
            <w:kern w:val="0"/>
            <w14:ligatures w14:val="none"/>
          </w:rPr>
          <w:delText xml:space="preserve">allostatic load </w:delText>
        </w:r>
      </w:del>
      <w:r w:rsidRPr="00292FF5">
        <w:rPr>
          <w:rFonts w:ascii="Arial" w:eastAsia="Times New Roman" w:hAnsi="Arial" w:cs="Arial"/>
          <w:color w:val="000000"/>
          <w:kern w:val="0"/>
          <w14:ligatures w14:val="none"/>
        </w:rPr>
        <w:t xml:space="preserve">among </w:t>
      </w:r>
      <w:del w:id="211" w:author="Chris Murray" w:date="2024-11-27T09:39:00Z">
        <w:r w:rsidRPr="00292FF5" w:rsidDel="00736EE9">
          <w:rPr>
            <w:rFonts w:ascii="Arial" w:eastAsia="Times New Roman" w:hAnsi="Arial" w:cs="Arial"/>
            <w:color w:val="000000"/>
            <w:kern w:val="0"/>
            <w14:ligatures w14:val="none"/>
          </w:rPr>
          <w:delText xml:space="preserve">groups </w:delText>
        </w:r>
      </w:del>
      <w:ins w:id="212" w:author="Chris Murray" w:date="2024-11-27T09:39:00Z">
        <w:r w:rsidR="00736EE9">
          <w:rPr>
            <w:rFonts w:ascii="Arial" w:eastAsia="Times New Roman" w:hAnsi="Arial" w:cs="Arial"/>
            <w:color w:val="000000"/>
            <w:kern w:val="0"/>
            <w14:ligatures w14:val="none"/>
          </w:rPr>
          <w:t xml:space="preserve">Cd or </w:t>
        </w:r>
        <w:proofErr w:type="spellStart"/>
        <w:r w:rsidR="00736EE9">
          <w:rPr>
            <w:rFonts w:ascii="Arial" w:eastAsia="Times New Roman" w:hAnsi="Arial" w:cs="Arial"/>
            <w:color w:val="000000"/>
            <w:kern w:val="0"/>
            <w14:ligatures w14:val="none"/>
          </w:rPr>
          <w:t>PFPeA</w:t>
        </w:r>
        <w:proofErr w:type="spellEnd"/>
        <w:r w:rsidR="00736EE9">
          <w:rPr>
            <w:rFonts w:ascii="Arial" w:eastAsia="Times New Roman" w:hAnsi="Arial" w:cs="Arial"/>
            <w:color w:val="000000"/>
            <w:kern w:val="0"/>
            <w14:ligatures w14:val="none"/>
          </w:rPr>
          <w:t xml:space="preserve"> exposed fish</w:t>
        </w:r>
        <w:r w:rsidR="00736EE9" w:rsidRPr="00292FF5">
          <w:rPr>
            <w:rFonts w:ascii="Arial" w:eastAsia="Times New Roman" w:hAnsi="Arial" w:cs="Arial"/>
            <w:color w:val="000000"/>
            <w:kern w:val="0"/>
            <w14:ligatures w14:val="none"/>
          </w:rPr>
          <w:t xml:space="preserve"> </w:t>
        </w:r>
      </w:ins>
      <w:r w:rsidRPr="00292FF5">
        <w:rPr>
          <w:rFonts w:ascii="Arial" w:eastAsia="Times New Roman" w:hAnsi="Arial" w:cs="Arial"/>
          <w:color w:val="000000"/>
          <w:kern w:val="0"/>
          <w14:ligatures w14:val="none"/>
        </w:rPr>
        <w:t xml:space="preserve">after enduring </w:t>
      </w:r>
      <w:del w:id="213" w:author="Chris Murray" w:date="2024-11-27T09:33:00Z">
        <w:r w:rsidRPr="00292FF5" w:rsidDel="00736EE9">
          <w:rPr>
            <w:rFonts w:ascii="Arial" w:eastAsia="Times New Roman" w:hAnsi="Arial" w:cs="Arial"/>
            <w:color w:val="000000"/>
            <w:kern w:val="0"/>
            <w14:ligatures w14:val="none"/>
          </w:rPr>
          <w:delText>an environmental</w:delText>
        </w:r>
      </w:del>
      <w:ins w:id="214" w:author="Chris Murray" w:date="2024-11-27T09:33:00Z">
        <w:r w:rsidR="00736EE9">
          <w:rPr>
            <w:rFonts w:ascii="Arial" w:eastAsia="Times New Roman" w:hAnsi="Arial" w:cs="Arial"/>
            <w:color w:val="000000"/>
            <w:kern w:val="0"/>
            <w14:ligatures w14:val="none"/>
          </w:rPr>
          <w:t>a salt</w:t>
        </w:r>
      </w:ins>
      <w:r w:rsidRPr="00292FF5">
        <w:rPr>
          <w:rFonts w:ascii="Arial" w:eastAsia="Times New Roman" w:hAnsi="Arial" w:cs="Arial"/>
          <w:color w:val="000000"/>
          <w:kern w:val="0"/>
          <w14:ligatures w14:val="none"/>
        </w:rPr>
        <w:t xml:space="preserve"> stressor. We hypothesize that exposure to Cd or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xml:space="preserve"> will result in elevated NLR values</w:t>
      </w:r>
      <w:ins w:id="215" w:author="Chris Murray" w:date="2024-11-27T09:33:00Z">
        <w:r w:rsidR="00736EE9">
          <w:rPr>
            <w:rFonts w:ascii="Arial" w:eastAsia="Times New Roman" w:hAnsi="Arial" w:cs="Arial"/>
            <w:color w:val="000000"/>
            <w:kern w:val="0"/>
            <w14:ligatures w14:val="none"/>
          </w:rPr>
          <w:t xml:space="preserve"> </w:t>
        </w:r>
      </w:ins>
      <w:del w:id="216" w:author="Chris Murray" w:date="2024-11-27T09:33:00Z">
        <w:r w:rsidRPr="00292FF5" w:rsidDel="00736EE9">
          <w:rPr>
            <w:rFonts w:ascii="Arial" w:eastAsia="Times New Roman" w:hAnsi="Arial" w:cs="Arial"/>
            <w:color w:val="000000"/>
            <w:kern w:val="0"/>
            <w14:ligatures w14:val="none"/>
          </w:rPr>
          <w:delText xml:space="preserve">, indicative of allostatic load, </w:delText>
        </w:r>
      </w:del>
      <w:r w:rsidRPr="00292FF5">
        <w:rPr>
          <w:rFonts w:ascii="Arial" w:eastAsia="Times New Roman" w:hAnsi="Arial" w:cs="Arial"/>
          <w:color w:val="000000"/>
          <w:kern w:val="0"/>
          <w14:ligatures w14:val="none"/>
        </w:rPr>
        <w:t xml:space="preserve">particularly in groups receiving higher doses of each toxin. Furthermore, we expect </w:t>
      </w:r>
      <w:del w:id="217" w:author="Chris Murray" w:date="2024-11-27T09:40:00Z">
        <w:r w:rsidRPr="00292FF5" w:rsidDel="00736EE9">
          <w:rPr>
            <w:rFonts w:ascii="Arial" w:eastAsia="Times New Roman" w:hAnsi="Arial" w:cs="Arial"/>
            <w:color w:val="000000"/>
            <w:kern w:val="0"/>
            <w14:ligatures w14:val="none"/>
          </w:rPr>
          <w:delText>the allostatic load</w:delText>
        </w:r>
      </w:del>
      <w:ins w:id="218" w:author="Chris Murray" w:date="2024-11-27T09:40:00Z">
        <w:r w:rsidR="00736EE9">
          <w:rPr>
            <w:rFonts w:ascii="Arial" w:eastAsia="Times New Roman" w:hAnsi="Arial" w:cs="Arial"/>
            <w:color w:val="000000"/>
            <w:kern w:val="0"/>
            <w14:ligatures w14:val="none"/>
          </w:rPr>
          <w:t>NLR</w:t>
        </w:r>
      </w:ins>
      <w:r w:rsidRPr="00292FF5">
        <w:rPr>
          <w:rFonts w:ascii="Arial" w:eastAsia="Times New Roman" w:hAnsi="Arial" w:cs="Arial"/>
          <w:color w:val="000000"/>
          <w:kern w:val="0"/>
          <w14:ligatures w14:val="none"/>
        </w:rPr>
        <w:t xml:space="preserve"> to be </w:t>
      </w:r>
      <w:del w:id="219" w:author="Chris Murray" w:date="2024-11-27T09:40:00Z">
        <w:r w:rsidRPr="00292FF5" w:rsidDel="00736EE9">
          <w:rPr>
            <w:rFonts w:ascii="Arial" w:eastAsia="Times New Roman" w:hAnsi="Arial" w:cs="Arial"/>
            <w:color w:val="000000"/>
            <w:kern w:val="0"/>
            <w14:ligatures w14:val="none"/>
          </w:rPr>
          <w:delText>most pronounced</w:delText>
        </w:r>
      </w:del>
      <w:ins w:id="220" w:author="Chris Murray" w:date="2024-11-27T09:40:00Z">
        <w:r w:rsidR="00736EE9">
          <w:rPr>
            <w:rFonts w:ascii="Arial" w:eastAsia="Times New Roman" w:hAnsi="Arial" w:cs="Arial"/>
            <w:color w:val="000000"/>
            <w:kern w:val="0"/>
            <w14:ligatures w14:val="none"/>
          </w:rPr>
          <w:t>highest</w:t>
        </w:r>
      </w:ins>
      <w:r w:rsidRPr="00292FF5">
        <w:rPr>
          <w:rFonts w:ascii="Arial" w:eastAsia="Times New Roman" w:hAnsi="Arial" w:cs="Arial"/>
          <w:color w:val="000000"/>
          <w:kern w:val="0"/>
          <w14:ligatures w14:val="none"/>
        </w:rPr>
        <w:t xml:space="preserve"> following exposure to an abruptly introduced environmental stressor (Figure 1). Understanding how </w:t>
      </w:r>
      <w:del w:id="221" w:author="Chris Murray" w:date="2024-11-27T09:42:00Z">
        <w:r w:rsidRPr="00292FF5" w:rsidDel="00B6329F">
          <w:rPr>
            <w:rFonts w:ascii="Arial" w:eastAsia="Times New Roman" w:hAnsi="Arial" w:cs="Arial"/>
            <w:color w:val="000000"/>
            <w:kern w:val="0"/>
            <w14:ligatures w14:val="none"/>
          </w:rPr>
          <w:delText>bass are affected by xenobiotic substances</w:delText>
        </w:r>
      </w:del>
      <w:ins w:id="222" w:author="Chris Murray" w:date="2024-11-27T09:42:00Z">
        <w:r w:rsidR="00B6329F" w:rsidRPr="00292FF5">
          <w:rPr>
            <w:rFonts w:ascii="Arial" w:eastAsia="Times New Roman" w:hAnsi="Arial" w:cs="Arial"/>
            <w:color w:val="000000"/>
            <w:kern w:val="0"/>
            <w14:ligatures w14:val="none"/>
          </w:rPr>
          <w:t xml:space="preserve">xenobiotic substances affect </w:t>
        </w:r>
        <w:r w:rsidR="00B6329F">
          <w:rPr>
            <w:rFonts w:ascii="Arial" w:eastAsia="Times New Roman" w:hAnsi="Arial" w:cs="Arial"/>
            <w:color w:val="000000"/>
            <w:kern w:val="0"/>
            <w14:ligatures w14:val="none"/>
          </w:rPr>
          <w:t>aquatic organisms</w:t>
        </w:r>
      </w:ins>
      <w:r w:rsidRPr="00292FF5">
        <w:rPr>
          <w:rFonts w:ascii="Arial" w:eastAsia="Times New Roman" w:hAnsi="Arial" w:cs="Arial"/>
          <w:color w:val="000000"/>
          <w:kern w:val="0"/>
          <w14:ligatures w14:val="none"/>
        </w:rPr>
        <w:t xml:space="preserve"> is critical to the conservation and management of freshwater ecosystems worldwide</w:t>
      </w:r>
      <w:ins w:id="223" w:author="Chris Murray" w:date="2024-11-27T09:41:00Z">
        <w:r w:rsidR="00736EE9">
          <w:rPr>
            <w:rFonts w:ascii="Arial" w:eastAsia="Times New Roman" w:hAnsi="Arial" w:cs="Arial"/>
            <w:color w:val="000000"/>
            <w:kern w:val="0"/>
            <w14:ligatures w14:val="none"/>
          </w:rPr>
          <w:t xml:space="preserve"> and elucidates interacting effects of xenobiotics and other hypothesized stressors</w:t>
        </w:r>
      </w:ins>
      <w:ins w:id="224" w:author="Chris Murray" w:date="2024-11-27T09:42:00Z">
        <w:r w:rsidR="00736EE9">
          <w:rPr>
            <w:rFonts w:ascii="Arial" w:eastAsia="Times New Roman" w:hAnsi="Arial" w:cs="Arial"/>
            <w:color w:val="000000"/>
            <w:kern w:val="0"/>
            <w14:ligatures w14:val="none"/>
          </w:rPr>
          <w:t xml:space="preserve"> that must be considered </w:t>
        </w:r>
        <w:r w:rsidR="00B6329F">
          <w:rPr>
            <w:rFonts w:ascii="Arial" w:eastAsia="Times New Roman" w:hAnsi="Arial" w:cs="Arial"/>
            <w:color w:val="000000"/>
            <w:kern w:val="0"/>
            <w14:ligatures w14:val="none"/>
          </w:rPr>
          <w:t xml:space="preserve">when practicing </w:t>
        </w:r>
        <w:r w:rsidR="00B6329F">
          <w:rPr>
            <w:rFonts w:ascii="Arial" w:eastAsia="Times New Roman" w:hAnsi="Arial" w:cs="Arial"/>
            <w:i/>
            <w:color w:val="000000"/>
            <w:kern w:val="0"/>
            <w14:ligatures w14:val="none"/>
          </w:rPr>
          <w:t xml:space="preserve">in situ </w:t>
        </w:r>
        <w:r w:rsidR="00B6329F">
          <w:rPr>
            <w:rFonts w:ascii="Arial" w:eastAsia="Times New Roman" w:hAnsi="Arial" w:cs="Arial"/>
            <w:color w:val="000000"/>
            <w:kern w:val="0"/>
            <w14:ligatures w14:val="none"/>
          </w:rPr>
          <w:t>conservation physiology.</w:t>
        </w:r>
      </w:ins>
    </w:p>
    <w:p w14:paraId="55A36408" w14:textId="378AE270" w:rsidR="0045522C" w:rsidDel="00B6329F" w:rsidRDefault="00292FF5" w:rsidP="0045522C">
      <w:pPr>
        <w:spacing w:line="480" w:lineRule="auto"/>
        <w:ind w:firstLine="720"/>
        <w:rPr>
          <w:del w:id="225" w:author="Chris Murray" w:date="2024-11-27T09:47:00Z"/>
          <w:rFonts w:ascii="Arial" w:eastAsia="Times New Roman" w:hAnsi="Arial" w:cs="Arial"/>
          <w:color w:val="000000"/>
          <w:kern w:val="0"/>
          <w14:ligatures w14:val="none"/>
        </w:rPr>
      </w:pPr>
      <w:del w:id="226" w:author="Chris Murray" w:date="2024-11-27T09:41:00Z">
        <w:r w:rsidRPr="00292FF5" w:rsidDel="00736EE9">
          <w:rPr>
            <w:rFonts w:ascii="Arial" w:eastAsia="Times New Roman" w:hAnsi="Arial" w:cs="Arial"/>
            <w:color w:val="000000"/>
            <w:kern w:val="0"/>
            <w14:ligatures w14:val="none"/>
          </w:rPr>
          <w:delText>. Our findings contribute to the NLR literature and the dynamic environmental puzzle involving bass and their complex social–ecological relationships during the Anthropocene.</w:delText>
        </w:r>
      </w:del>
    </w:p>
    <w:p w14:paraId="14388934" w14:textId="5D41851F" w:rsidR="00251B32" w:rsidDel="00B6329F" w:rsidRDefault="00251B32" w:rsidP="00251B32">
      <w:pPr>
        <w:spacing w:line="480" w:lineRule="auto"/>
        <w:ind w:firstLine="720"/>
        <w:rPr>
          <w:del w:id="227" w:author="Chris Murray" w:date="2024-11-27T09:47:00Z"/>
          <w:rFonts w:ascii="Arial" w:eastAsia="Times New Roman" w:hAnsi="Arial" w:cs="Arial"/>
          <w:color w:val="000000"/>
          <w:kern w:val="0"/>
          <w14:ligatures w14:val="none"/>
        </w:rPr>
      </w:pPr>
      <w:moveToRangeStart w:id="228" w:author="Chris Murray" w:date="2024-11-27T09:23:00Z" w:name="move57447818"/>
      <w:moveTo w:id="229" w:author="Chris Murray" w:date="2024-11-27T09:23:00Z">
        <w:del w:id="230" w:author="Chris Murray" w:date="2024-11-27T09:47:00Z">
          <w:r w:rsidRPr="00292FF5" w:rsidDel="00B6329F">
            <w:rPr>
              <w:rFonts w:ascii="Arial" w:eastAsia="Times New Roman" w:hAnsi="Arial" w:cs="Arial"/>
              <w:color w:val="000000"/>
              <w:kern w:val="0"/>
              <w14:ligatures w14:val="none"/>
            </w:rPr>
            <w:delText xml:space="preserve">Because the term stress is ambiguous </w:delText>
          </w:r>
          <w:r w:rsidDel="00B6329F">
            <w:fldChar w:fldCharType="begin"/>
          </w:r>
          <w:r w:rsidDel="00B6329F">
            <w:delInstrText xml:space="preserve"> HYPERLINK "https://www.zotero.org/google-docs/?LXcYL4" </w:delInstrText>
          </w:r>
          <w:r w:rsidDel="00B6329F">
            <w:fldChar w:fldCharType="separate"/>
          </w:r>
          <w:r w:rsidRPr="00292FF5" w:rsidDel="00B6329F">
            <w:rPr>
              <w:rFonts w:ascii="Arial" w:eastAsia="Times New Roman" w:hAnsi="Arial" w:cs="Arial"/>
              <w:color w:val="0000FF"/>
              <w:kern w:val="0"/>
              <w:u w:val="single"/>
              <w14:ligatures w14:val="none"/>
            </w:rPr>
            <w:delText>(McEwen &amp; Wingfield, 2003)</w:delText>
          </w:r>
          <w:r w:rsidDel="00B6329F">
            <w:rPr>
              <w:rFonts w:ascii="Arial" w:eastAsia="Times New Roman" w:hAnsi="Arial" w:cs="Arial"/>
              <w:color w:val="0000FF"/>
              <w:kern w:val="0"/>
              <w:u w:val="single"/>
              <w14:ligatures w14:val="none"/>
            </w:rPr>
            <w:fldChar w:fldCharType="end"/>
          </w:r>
          <w:r w:rsidRPr="00292FF5" w:rsidDel="00B6329F">
            <w:rPr>
              <w:rFonts w:ascii="Arial" w:eastAsia="Times New Roman" w:hAnsi="Arial" w:cs="Arial"/>
              <w:color w:val="000000"/>
              <w:kern w:val="0"/>
              <w14:ligatures w14:val="none"/>
            </w:rPr>
            <w:delText>, it is important to define stress and related concepts before moving forward. Here</w:delText>
          </w:r>
          <w:r w:rsidDel="00B6329F">
            <w:rPr>
              <w:rFonts w:ascii="Arial" w:eastAsia="Times New Roman" w:hAnsi="Arial" w:cs="Arial"/>
              <w:color w:val="000000"/>
              <w:kern w:val="0"/>
              <w14:ligatures w14:val="none"/>
            </w:rPr>
            <w:delText>,</w:delText>
          </w:r>
          <w:r w:rsidRPr="00292FF5" w:rsidDel="00B6329F">
            <w:rPr>
              <w:rFonts w:ascii="Arial" w:eastAsia="Times New Roman" w:hAnsi="Arial" w:cs="Arial"/>
              <w:color w:val="000000"/>
              <w:kern w:val="0"/>
              <w14:ligatures w14:val="none"/>
            </w:rPr>
            <w:delText xml:space="preserve"> we use the term </w:delText>
          </w:r>
          <w:r w:rsidRPr="00292FF5" w:rsidDel="00B6329F">
            <w:rPr>
              <w:rFonts w:ascii="Arial" w:eastAsia="Times New Roman" w:hAnsi="Arial" w:cs="Arial"/>
              <w:i/>
              <w:iCs/>
              <w:color w:val="000000"/>
              <w:kern w:val="0"/>
              <w14:ligatures w14:val="none"/>
            </w:rPr>
            <w:delText>stressor</w:delText>
          </w:r>
          <w:r w:rsidRPr="00292FF5" w:rsidDel="00B6329F">
            <w:rPr>
              <w:rFonts w:ascii="Arial" w:eastAsia="Times New Roman" w:hAnsi="Arial" w:cs="Arial"/>
              <w:color w:val="000000"/>
              <w:kern w:val="0"/>
              <w14:ligatures w14:val="none"/>
            </w:rPr>
            <w:delText xml:space="preserve">—which may be acute or chronic depending on the duration—to describe a noxious stimulus that can cause a change in the </w:delText>
          </w:r>
          <w:r w:rsidRPr="00292FF5" w:rsidDel="00B6329F">
            <w:rPr>
              <w:rFonts w:ascii="Arial" w:eastAsia="Times New Roman" w:hAnsi="Arial" w:cs="Arial"/>
              <w:i/>
              <w:iCs/>
              <w:color w:val="000000"/>
              <w:kern w:val="0"/>
              <w14:ligatures w14:val="none"/>
            </w:rPr>
            <w:delText>stress response</w:delText>
          </w:r>
          <w:r w:rsidRPr="00292FF5" w:rsidDel="00B6329F">
            <w:rPr>
              <w:rFonts w:ascii="Arial" w:eastAsia="Times New Roman" w:hAnsi="Arial" w:cs="Arial"/>
              <w:color w:val="000000"/>
              <w:kern w:val="0"/>
              <w14:ligatures w14:val="none"/>
            </w:rPr>
            <w:delText xml:space="preserve"> or the physiological coping mechanisms of an organism (Romero, 2004). The stress response can be further understood by introducing the terms homeostasis, allostasis, allostatic load, and allostatic overload. Homeostasis refers to the stability of physiological systems necessary to support life, whereas allostasis is the process of achieving homeostasis under changing conditions. Allostatic load relates to the cumulative cost on the body that results from a persistent allostatic state. Furthermore, allostatic overload describes when the allostatic load persists and is too great, overwhelming an organism's ability to habituate to a stressor and may have detrimental effects on its health and survival </w:delText>
          </w:r>
          <w:r w:rsidDel="00B6329F">
            <w:fldChar w:fldCharType="begin"/>
          </w:r>
          <w:r w:rsidDel="00B6329F">
            <w:delInstrText xml:space="preserve"> HYPERLINK "https://www.zotero.org/google-docs/?SmaJxa" </w:delInstrText>
          </w:r>
          <w:r w:rsidDel="00B6329F">
            <w:fldChar w:fldCharType="separate"/>
          </w:r>
          <w:r w:rsidRPr="00292FF5" w:rsidDel="00B6329F">
            <w:rPr>
              <w:rFonts w:ascii="Arial" w:eastAsia="Times New Roman" w:hAnsi="Arial" w:cs="Arial"/>
              <w:color w:val="0000FF"/>
              <w:kern w:val="0"/>
              <w:u w:val="single"/>
              <w14:ligatures w14:val="none"/>
            </w:rPr>
            <w:delText>(McEwen &amp; Wingfield, 2003)</w:delText>
          </w:r>
          <w:r w:rsidDel="00B6329F">
            <w:rPr>
              <w:rFonts w:ascii="Arial" w:eastAsia="Times New Roman" w:hAnsi="Arial" w:cs="Arial"/>
              <w:color w:val="0000FF"/>
              <w:kern w:val="0"/>
              <w:u w:val="single"/>
              <w14:ligatures w14:val="none"/>
            </w:rPr>
            <w:fldChar w:fldCharType="end"/>
          </w:r>
          <w:r w:rsidRPr="00292FF5" w:rsidDel="00B6329F">
            <w:rPr>
              <w:rFonts w:ascii="Arial" w:eastAsia="Times New Roman" w:hAnsi="Arial" w:cs="Arial"/>
              <w:color w:val="000000"/>
              <w:kern w:val="0"/>
              <w14:ligatures w14:val="none"/>
            </w:rPr>
            <w:delText>.</w:delText>
          </w:r>
        </w:del>
      </w:moveTo>
    </w:p>
    <w:moveToRangeEnd w:id="228"/>
    <w:p w14:paraId="08D2A60A" w14:textId="77777777" w:rsidR="00251B32" w:rsidRDefault="00251B32" w:rsidP="003B7677">
      <w:pPr>
        <w:spacing w:line="480" w:lineRule="auto"/>
        <w:ind w:firstLine="720"/>
        <w:rPr>
          <w:ins w:id="231" w:author="Chris Murray" w:date="2024-11-27T09:14:00Z"/>
          <w:rFonts w:ascii="Arial" w:eastAsia="Times New Roman" w:hAnsi="Arial" w:cs="Arial"/>
          <w:kern w:val="0"/>
          <w14:ligatures w14:val="none"/>
        </w:rPr>
      </w:pPr>
    </w:p>
    <w:p w14:paraId="7841601B" w14:textId="77777777" w:rsidR="0045522C" w:rsidRDefault="0045522C" w:rsidP="0045522C">
      <w:pPr>
        <w:spacing w:line="480" w:lineRule="auto"/>
        <w:ind w:firstLine="720"/>
        <w:rPr>
          <w:rFonts w:ascii="Arial" w:eastAsia="Times New Roman" w:hAnsi="Arial" w:cs="Arial"/>
          <w:color w:val="000000"/>
          <w:kern w:val="0"/>
          <w14:ligatures w14:val="none"/>
        </w:rPr>
      </w:pPr>
    </w:p>
    <w:p w14:paraId="7F10E231" w14:textId="77777777" w:rsidR="0045522C" w:rsidRDefault="00292FF5" w:rsidP="0045522C">
      <w:pPr>
        <w:spacing w:line="480" w:lineRule="auto"/>
        <w:ind w:firstLine="720"/>
        <w:rPr>
          <w:rFonts w:ascii="Arial" w:eastAsia="Times New Roman" w:hAnsi="Arial" w:cs="Arial"/>
          <w:kern w:val="0"/>
          <w14:ligatures w14:val="none"/>
        </w:rPr>
      </w:pPr>
      <w:r w:rsidRPr="00292FF5">
        <w:rPr>
          <w:rFonts w:ascii="Arial" w:eastAsia="Times New Roman" w:hAnsi="Arial" w:cs="Arial"/>
          <w:color w:val="000000"/>
          <w:kern w:val="0"/>
          <w:bdr w:val="none" w:sz="0" w:space="0" w:color="auto" w:frame="1"/>
          <w14:ligatures w14:val="none"/>
        </w:rPr>
        <w:fldChar w:fldCharType="begin"/>
      </w:r>
      <w:r w:rsidRPr="00292FF5">
        <w:rPr>
          <w:rFonts w:ascii="Arial" w:eastAsia="Times New Roman" w:hAnsi="Arial" w:cs="Arial"/>
          <w:color w:val="000000"/>
          <w:kern w:val="0"/>
          <w:bdr w:val="none" w:sz="0" w:space="0" w:color="auto" w:frame="1"/>
          <w14:ligatures w14:val="none"/>
        </w:rPr>
        <w:instrText xml:space="preserve"> INCLUDEPICTURE "https://lh7-rt.googleusercontent.com/docsz/AD_4nXc9GpeWsYIj1h4fcjMKdFsAI0nc_7xsLdd-YMRyMh212Rm5NngGXCOIE4pBczmTfSbUxkkpO6O0apPRKj92sGaSVqqX8Hi90ML5qW31IAVsacnJ15xN8ddidRi5MmN6TZCOvHLswcGR5xHbWaBH5PniwPDk?key=5FzoVyNrle-Ubg5_Vet7RA" \* MERGEFORMATINET </w:instrText>
      </w:r>
      <w:r w:rsidRPr="00292FF5">
        <w:rPr>
          <w:rFonts w:ascii="Arial" w:eastAsia="Times New Roman" w:hAnsi="Arial" w:cs="Arial"/>
          <w:color w:val="000000"/>
          <w:kern w:val="0"/>
          <w:bdr w:val="none" w:sz="0" w:space="0" w:color="auto" w:frame="1"/>
          <w14:ligatures w14:val="none"/>
        </w:rPr>
        <w:fldChar w:fldCharType="separate"/>
      </w:r>
      <w:r w:rsidRPr="00292FF5">
        <w:rPr>
          <w:rFonts w:ascii="Arial" w:eastAsia="Times New Roman" w:hAnsi="Arial" w:cs="Arial"/>
          <w:noProof/>
          <w:color w:val="000000"/>
          <w:kern w:val="0"/>
          <w:bdr w:val="none" w:sz="0" w:space="0" w:color="auto" w:frame="1"/>
          <w14:ligatures w14:val="none"/>
        </w:rPr>
        <w:drawing>
          <wp:inline distT="0" distB="0" distL="0" distR="0" wp14:anchorId="677AE0F1" wp14:editId="70146121">
            <wp:extent cx="5486403" cy="3208165"/>
            <wp:effectExtent l="0" t="0" r="0" b="508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64392" cy="3253769"/>
                    </a:xfrm>
                    <a:prstGeom prst="rect">
                      <a:avLst/>
                    </a:prstGeom>
                    <a:noFill/>
                    <a:ln>
                      <a:noFill/>
                    </a:ln>
                  </pic:spPr>
                </pic:pic>
              </a:graphicData>
            </a:graphic>
          </wp:inline>
        </w:drawing>
      </w:r>
      <w:r w:rsidRPr="00292FF5">
        <w:rPr>
          <w:rFonts w:ascii="Arial" w:eastAsia="Times New Roman" w:hAnsi="Arial" w:cs="Arial"/>
          <w:color w:val="000000"/>
          <w:kern w:val="0"/>
          <w:bdr w:val="none" w:sz="0" w:space="0" w:color="auto" w:frame="1"/>
          <w14:ligatures w14:val="none"/>
        </w:rPr>
        <w:fldChar w:fldCharType="end"/>
      </w:r>
    </w:p>
    <w:p w14:paraId="45C271B4" w14:textId="77777777" w:rsidR="00292FF5" w:rsidRPr="00292FF5" w:rsidRDefault="00292FF5" w:rsidP="0045522C">
      <w:pPr>
        <w:spacing w:line="480" w:lineRule="auto"/>
        <w:rPr>
          <w:rFonts w:ascii="Arial" w:eastAsia="Times New Roman" w:hAnsi="Arial" w:cs="Arial"/>
          <w:kern w:val="0"/>
          <w14:ligatures w14:val="none"/>
        </w:rPr>
      </w:pPr>
      <w:r w:rsidRPr="00292FF5">
        <w:rPr>
          <w:rFonts w:ascii="Arial" w:eastAsia="Times New Roman" w:hAnsi="Arial" w:cs="Arial"/>
          <w:color w:val="000000"/>
          <w:kern w:val="0"/>
          <w14:ligatures w14:val="none"/>
        </w:rPr>
        <w:t>Figure 1.</w:t>
      </w:r>
      <w:r w:rsidRPr="00292FF5">
        <w:rPr>
          <w:rFonts w:ascii="Arial" w:eastAsia="Times New Roman" w:hAnsi="Arial" w:cs="Arial"/>
          <w:b/>
          <w:bCs/>
          <w:color w:val="000000"/>
          <w:kern w:val="0"/>
          <w14:ligatures w14:val="none"/>
        </w:rPr>
        <w:t xml:space="preserve"> </w:t>
      </w:r>
      <w:r w:rsidRPr="00292FF5">
        <w:rPr>
          <w:rFonts w:ascii="Arial" w:eastAsia="Times New Roman" w:hAnsi="Arial" w:cs="Arial"/>
          <w:color w:val="000000"/>
          <w:kern w:val="0"/>
          <w14:ligatures w14:val="none"/>
        </w:rPr>
        <w:t xml:space="preserve">Hypothesized relationships among bass NLR, low and high levels of Cd and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xml:space="preserve">, and an environmental stressor represented by salt addition. We anticipated that </w:t>
      </w:r>
      <w:r w:rsidRPr="00292FF5">
        <w:rPr>
          <w:rFonts w:ascii="Arial" w:eastAsia="Times New Roman" w:hAnsi="Arial" w:cs="Arial"/>
          <w:color w:val="000000"/>
          <w:kern w:val="0"/>
          <w14:ligatures w14:val="none"/>
        </w:rPr>
        <w:lastRenderedPageBreak/>
        <w:t xml:space="preserve">exposure to Cd or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indicated by the dashed "Treatment" line between blood samples 1 and 2, would result in elevated NLR values, particularly in groups receiving higher doses of each toxin. Additionally, we expected the allostatic load to be greatest following exposure to an abruptly introduced environmental stressor, represented by the dashed "Salt" line between blood samples 2 and 3.</w:t>
      </w:r>
    </w:p>
    <w:p w14:paraId="4F90E2A0" w14:textId="77777777" w:rsidR="0045522C" w:rsidRDefault="0045522C" w:rsidP="00292FF5">
      <w:pPr>
        <w:spacing w:line="480" w:lineRule="auto"/>
        <w:rPr>
          <w:rFonts w:ascii="Arial" w:eastAsia="Times New Roman" w:hAnsi="Arial" w:cs="Arial"/>
          <w:kern w:val="0"/>
          <w14:ligatures w14:val="none"/>
        </w:rPr>
      </w:pPr>
    </w:p>
    <w:p w14:paraId="045304F9" w14:textId="77777777" w:rsidR="0045522C" w:rsidRPr="0045522C" w:rsidRDefault="0045522C" w:rsidP="0045522C">
      <w:pPr>
        <w:spacing w:line="480" w:lineRule="auto"/>
        <w:rPr>
          <w:rFonts w:ascii="Arial" w:eastAsia="Times New Roman" w:hAnsi="Arial" w:cs="Arial"/>
          <w:b/>
          <w:bCs/>
          <w:color w:val="000000"/>
          <w:kern w:val="0"/>
          <w14:ligatures w14:val="none"/>
        </w:rPr>
      </w:pPr>
      <w:r>
        <w:rPr>
          <w:rFonts w:ascii="Arial" w:eastAsia="Times New Roman" w:hAnsi="Arial" w:cs="Arial"/>
          <w:b/>
          <w:bCs/>
          <w:color w:val="000000"/>
          <w:kern w:val="0"/>
          <w14:ligatures w14:val="none"/>
        </w:rPr>
        <w:t xml:space="preserve">2. </w:t>
      </w:r>
      <w:r w:rsidR="00292FF5" w:rsidRPr="00292FF5">
        <w:rPr>
          <w:rFonts w:ascii="Arial" w:eastAsia="Times New Roman" w:hAnsi="Arial" w:cs="Arial"/>
          <w:b/>
          <w:bCs/>
          <w:color w:val="000000"/>
          <w:kern w:val="0"/>
          <w14:ligatures w14:val="none"/>
        </w:rPr>
        <w:t>Materials and Methods</w:t>
      </w:r>
    </w:p>
    <w:p w14:paraId="7FF266B2" w14:textId="77777777" w:rsidR="0045522C" w:rsidRDefault="0045522C" w:rsidP="0045522C">
      <w:pPr>
        <w:spacing w:line="480" w:lineRule="auto"/>
        <w:rPr>
          <w:rFonts w:ascii="Arial" w:eastAsia="Times New Roman" w:hAnsi="Arial" w:cs="Arial"/>
          <w:kern w:val="0"/>
          <w14:ligatures w14:val="none"/>
        </w:rPr>
      </w:pPr>
      <w:r>
        <w:rPr>
          <w:rFonts w:ascii="Arial" w:eastAsia="Times New Roman" w:hAnsi="Arial" w:cs="Arial"/>
          <w:i/>
          <w:iCs/>
          <w:color w:val="000000"/>
          <w:kern w:val="0"/>
          <w14:ligatures w14:val="none"/>
        </w:rPr>
        <w:t xml:space="preserve">2.1 </w:t>
      </w:r>
      <w:r w:rsidR="00292FF5" w:rsidRPr="00292FF5">
        <w:rPr>
          <w:rFonts w:ascii="Arial" w:eastAsia="Times New Roman" w:hAnsi="Arial" w:cs="Arial"/>
          <w:i/>
          <w:iCs/>
          <w:color w:val="000000"/>
          <w:kern w:val="0"/>
          <w14:ligatures w14:val="none"/>
        </w:rPr>
        <w:t>Aquaculture Tank Design</w:t>
      </w:r>
    </w:p>
    <w:p w14:paraId="115ABB3F" w14:textId="77777777" w:rsidR="0045522C" w:rsidRDefault="00292FF5" w:rsidP="0045522C">
      <w:pPr>
        <w:spacing w:line="480" w:lineRule="auto"/>
        <w:ind w:firstLine="720"/>
        <w:rPr>
          <w:rFonts w:ascii="Arial" w:eastAsia="Times New Roman" w:hAnsi="Arial" w:cs="Arial"/>
          <w:color w:val="000000"/>
          <w:kern w:val="0"/>
          <w14:ligatures w14:val="none"/>
        </w:rPr>
      </w:pPr>
      <w:r w:rsidRPr="00292FF5">
        <w:rPr>
          <w:rFonts w:ascii="Arial" w:eastAsia="Times New Roman" w:hAnsi="Arial" w:cs="Arial"/>
          <w:color w:val="000000"/>
          <w:kern w:val="0"/>
          <w14:ligatures w14:val="none"/>
        </w:rPr>
        <w:t xml:space="preserve">We assembled 15-37.9 liter (L) rectangular tanks on three shelves, five tanks per row (Figure 2). We positioned opaque barriers on the elongated sides of each tank and a fine mesh cover on top. We filled each tank with 34.6 L of tap water treated with </w:t>
      </w:r>
      <w:proofErr w:type="spellStart"/>
      <w:r w:rsidRPr="00292FF5">
        <w:rPr>
          <w:rFonts w:ascii="Arial" w:eastAsia="Times New Roman" w:hAnsi="Arial" w:cs="Arial"/>
          <w:color w:val="000000"/>
          <w:kern w:val="0"/>
          <w14:ligatures w14:val="none"/>
        </w:rPr>
        <w:t>Seachem</w:t>
      </w:r>
      <w:proofErr w:type="spellEnd"/>
      <w:r w:rsidRPr="00292FF5">
        <w:rPr>
          <w:rFonts w:ascii="Arial" w:eastAsia="Times New Roman" w:hAnsi="Arial" w:cs="Arial"/>
          <w:color w:val="000000"/>
          <w:kern w:val="0"/>
          <w14:ligatures w14:val="none"/>
        </w:rPr>
        <w:t xml:space="preserve"> Prime concentrated conditioner and placed 25</w:t>
      </w:r>
      <w:r w:rsidR="0045522C">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millimeter (mm) bubblers in each (multiport air pump; Aquatic Ecosystems Inc., Apopka, FL, USA). We kept the room at a constant low-indirect-light condition throughout the study. Lastly, we assigned each tank to one of five groups—control, Cd low 0.034 ppm, Cd high 0.34 ppm,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xml:space="preserve"> low 3.4 mg/L,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xml:space="preserve"> high 34 mg/L—with three replicates per group using a random number generator (Figure 2).</w:t>
      </w:r>
    </w:p>
    <w:p w14:paraId="60CE07AC" w14:textId="77777777" w:rsidR="0045522C" w:rsidRDefault="0045522C" w:rsidP="0045522C">
      <w:pPr>
        <w:spacing w:line="480" w:lineRule="auto"/>
        <w:ind w:firstLine="720"/>
        <w:rPr>
          <w:rFonts w:ascii="Arial" w:eastAsia="Times New Roman" w:hAnsi="Arial" w:cs="Arial"/>
          <w:color w:val="000000"/>
          <w:kern w:val="0"/>
          <w14:ligatures w14:val="none"/>
        </w:rPr>
      </w:pPr>
    </w:p>
    <w:p w14:paraId="5B093CA1" w14:textId="77777777" w:rsidR="0045522C" w:rsidRDefault="00292FF5" w:rsidP="0045522C">
      <w:pPr>
        <w:spacing w:line="480" w:lineRule="auto"/>
        <w:ind w:firstLine="720"/>
        <w:rPr>
          <w:rFonts w:ascii="Arial" w:eastAsia="Times New Roman" w:hAnsi="Arial" w:cs="Arial"/>
          <w:color w:val="000000"/>
          <w:kern w:val="0"/>
          <w:bdr w:val="none" w:sz="0" w:space="0" w:color="auto" w:frame="1"/>
          <w14:ligatures w14:val="none"/>
        </w:rPr>
      </w:pPr>
      <w:r w:rsidRPr="00292FF5">
        <w:rPr>
          <w:rFonts w:ascii="Arial" w:eastAsia="Times New Roman" w:hAnsi="Arial" w:cs="Arial"/>
          <w:color w:val="000000"/>
          <w:kern w:val="0"/>
          <w:bdr w:val="none" w:sz="0" w:space="0" w:color="auto" w:frame="1"/>
          <w14:ligatures w14:val="none"/>
        </w:rPr>
        <w:lastRenderedPageBreak/>
        <w:fldChar w:fldCharType="begin"/>
      </w:r>
      <w:r w:rsidRPr="00292FF5">
        <w:rPr>
          <w:rFonts w:ascii="Arial" w:eastAsia="Times New Roman" w:hAnsi="Arial" w:cs="Arial"/>
          <w:color w:val="000000"/>
          <w:kern w:val="0"/>
          <w:bdr w:val="none" w:sz="0" w:space="0" w:color="auto" w:frame="1"/>
          <w14:ligatures w14:val="none"/>
        </w:rPr>
        <w:instrText xml:space="preserve"> INCLUDEPICTURE "https://lh7-rt.googleusercontent.com/docsz/AD_4nXcJYadCg6eACHmkj3_lcX5C3kNP-Zmi4ZVoYtMg_nNE2aOkx6JaMsb7f2ozUKAt49s9LDKaoOdBFppB1PKLlNEWWBuEB8TrZQnddJDTOXiUWPsoDhwGHiU8dl2uR1aodRre1aTsSHn2M9t-Z88hvGUuLsc6?key=5FzoVyNrle-Ubg5_Vet7RA" \* MERGEFORMATINET </w:instrText>
      </w:r>
      <w:r w:rsidRPr="00292FF5">
        <w:rPr>
          <w:rFonts w:ascii="Arial" w:eastAsia="Times New Roman" w:hAnsi="Arial" w:cs="Arial"/>
          <w:color w:val="000000"/>
          <w:kern w:val="0"/>
          <w:bdr w:val="none" w:sz="0" w:space="0" w:color="auto" w:frame="1"/>
          <w14:ligatures w14:val="none"/>
        </w:rPr>
        <w:fldChar w:fldCharType="separate"/>
      </w:r>
      <w:r w:rsidRPr="00292FF5">
        <w:rPr>
          <w:rFonts w:ascii="Arial" w:eastAsia="Times New Roman" w:hAnsi="Arial" w:cs="Arial"/>
          <w:noProof/>
          <w:color w:val="000000"/>
          <w:kern w:val="0"/>
          <w:bdr w:val="none" w:sz="0" w:space="0" w:color="auto" w:frame="1"/>
          <w14:ligatures w14:val="none"/>
        </w:rPr>
        <w:drawing>
          <wp:inline distT="0" distB="0" distL="0" distR="0" wp14:anchorId="58DF1830" wp14:editId="01AFC42E">
            <wp:extent cx="5484518" cy="4121736"/>
            <wp:effectExtent l="0" t="0" r="1905" b="635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31400" cy="4156969"/>
                    </a:xfrm>
                    <a:prstGeom prst="rect">
                      <a:avLst/>
                    </a:prstGeom>
                    <a:noFill/>
                    <a:ln>
                      <a:noFill/>
                    </a:ln>
                  </pic:spPr>
                </pic:pic>
              </a:graphicData>
            </a:graphic>
          </wp:inline>
        </w:drawing>
      </w:r>
      <w:r w:rsidRPr="00292FF5">
        <w:rPr>
          <w:rFonts w:ascii="Arial" w:eastAsia="Times New Roman" w:hAnsi="Arial" w:cs="Arial"/>
          <w:color w:val="000000"/>
          <w:kern w:val="0"/>
          <w:bdr w:val="none" w:sz="0" w:space="0" w:color="auto" w:frame="1"/>
          <w14:ligatures w14:val="none"/>
        </w:rPr>
        <w:fldChar w:fldCharType="end"/>
      </w:r>
    </w:p>
    <w:p w14:paraId="0C67E2F4" w14:textId="77777777" w:rsidR="00292FF5" w:rsidRPr="00292FF5" w:rsidRDefault="00292FF5" w:rsidP="0045522C">
      <w:pPr>
        <w:spacing w:line="480" w:lineRule="auto"/>
        <w:rPr>
          <w:rFonts w:ascii="Arial" w:eastAsia="Times New Roman" w:hAnsi="Arial" w:cs="Arial"/>
          <w:color w:val="000000"/>
          <w:kern w:val="0"/>
          <w:bdr w:val="none" w:sz="0" w:space="0" w:color="auto" w:frame="1"/>
          <w14:ligatures w14:val="none"/>
        </w:rPr>
      </w:pPr>
      <w:r w:rsidRPr="00292FF5">
        <w:rPr>
          <w:rFonts w:ascii="Arial" w:eastAsia="Times New Roman" w:hAnsi="Arial" w:cs="Arial"/>
          <w:color w:val="000000"/>
          <w:kern w:val="0"/>
          <w14:ligatures w14:val="none"/>
        </w:rPr>
        <w:t>Figure 2.</w:t>
      </w:r>
      <w:r w:rsidRPr="00292FF5">
        <w:rPr>
          <w:rFonts w:ascii="Arial" w:eastAsia="Times New Roman" w:hAnsi="Arial" w:cs="Arial"/>
          <w:b/>
          <w:bCs/>
          <w:color w:val="000000"/>
          <w:kern w:val="0"/>
          <w14:ligatures w14:val="none"/>
        </w:rPr>
        <w:t xml:space="preserve"> </w:t>
      </w:r>
      <w:r w:rsidR="0045522C">
        <w:rPr>
          <w:rFonts w:ascii="Arial" w:eastAsia="Times New Roman" w:hAnsi="Arial" w:cs="Arial"/>
          <w:color w:val="000000"/>
          <w:kern w:val="0"/>
          <w14:ligatures w14:val="none"/>
        </w:rPr>
        <w:t>S</w:t>
      </w:r>
      <w:r w:rsidRPr="00292FF5">
        <w:rPr>
          <w:rFonts w:ascii="Arial" w:eastAsia="Times New Roman" w:hAnsi="Arial" w:cs="Arial"/>
          <w:color w:val="000000"/>
          <w:kern w:val="0"/>
          <w14:ligatures w14:val="none"/>
        </w:rPr>
        <w:t>tudy design and experimental timeline</w:t>
      </w:r>
      <w:r w:rsidR="0045522C">
        <w:rPr>
          <w:rFonts w:ascii="Arial" w:eastAsia="Times New Roman" w:hAnsi="Arial" w:cs="Arial"/>
          <w:color w:val="000000"/>
          <w:kern w:val="0"/>
          <w14:ligatures w14:val="none"/>
        </w:rPr>
        <w:t xml:space="preserve"> overview</w:t>
      </w:r>
      <w:r w:rsidRPr="00292FF5">
        <w:rPr>
          <w:rFonts w:ascii="Arial" w:eastAsia="Times New Roman" w:hAnsi="Arial" w:cs="Arial"/>
          <w:color w:val="000000"/>
          <w:kern w:val="0"/>
          <w14:ligatures w14:val="none"/>
        </w:rPr>
        <w:t>. We placed 15-37.9 L rectangular tanks in three rows, including opaque boundaries on the elongated sides (represented by thick solid black bars) and a mesh top (represented by dashed gray bars). Each tank included 37.6 L of conditioned tap water (light blue) with aerators (yellow bubbler). We randomized the treatment order among the tanks (five groups represented by each color). Below the tank design, in connecting boxes, we show the chronological order of relevant daily events from the start (day 1) to the end of the trial (day 22).</w:t>
      </w:r>
    </w:p>
    <w:p w14:paraId="087A64CA" w14:textId="77777777" w:rsidR="00292FF5" w:rsidRPr="00292FF5" w:rsidRDefault="00292FF5" w:rsidP="00292FF5">
      <w:pPr>
        <w:spacing w:line="480" w:lineRule="auto"/>
        <w:rPr>
          <w:rFonts w:ascii="Arial" w:eastAsia="Times New Roman" w:hAnsi="Arial" w:cs="Arial"/>
          <w:kern w:val="0"/>
          <w14:ligatures w14:val="none"/>
        </w:rPr>
      </w:pPr>
    </w:p>
    <w:p w14:paraId="5A794B0F" w14:textId="77777777" w:rsidR="0045522C" w:rsidRDefault="0045522C" w:rsidP="0045522C">
      <w:pPr>
        <w:spacing w:line="480" w:lineRule="auto"/>
        <w:rPr>
          <w:rFonts w:ascii="Arial" w:eastAsia="Times New Roman" w:hAnsi="Arial" w:cs="Arial"/>
          <w:kern w:val="0"/>
          <w14:ligatures w14:val="none"/>
        </w:rPr>
      </w:pPr>
      <w:r>
        <w:rPr>
          <w:rFonts w:ascii="Arial" w:eastAsia="Times New Roman" w:hAnsi="Arial" w:cs="Arial"/>
          <w:i/>
          <w:iCs/>
          <w:color w:val="000000"/>
          <w:kern w:val="0"/>
          <w14:ligatures w14:val="none"/>
        </w:rPr>
        <w:t xml:space="preserve">2.2 </w:t>
      </w:r>
      <w:r w:rsidR="00292FF5" w:rsidRPr="00292FF5">
        <w:rPr>
          <w:rFonts w:ascii="Arial" w:eastAsia="Times New Roman" w:hAnsi="Arial" w:cs="Arial"/>
          <w:i/>
          <w:iCs/>
          <w:color w:val="000000"/>
          <w:kern w:val="0"/>
          <w14:ligatures w14:val="none"/>
        </w:rPr>
        <w:t>Experimental Timeline</w:t>
      </w:r>
    </w:p>
    <w:p w14:paraId="7A4168B2" w14:textId="77777777" w:rsidR="00292FF5" w:rsidRPr="00292FF5" w:rsidRDefault="00292FF5" w:rsidP="0045522C">
      <w:pPr>
        <w:spacing w:line="480" w:lineRule="auto"/>
        <w:ind w:firstLine="720"/>
        <w:rPr>
          <w:rFonts w:ascii="Arial" w:eastAsia="Times New Roman" w:hAnsi="Arial" w:cs="Arial"/>
          <w:kern w:val="0"/>
          <w14:ligatures w14:val="none"/>
        </w:rPr>
      </w:pPr>
      <w:r w:rsidRPr="00292FF5">
        <w:rPr>
          <w:rFonts w:ascii="Arial" w:eastAsia="Times New Roman" w:hAnsi="Arial" w:cs="Arial"/>
          <w:color w:val="000000"/>
          <w:kern w:val="0"/>
          <w14:ligatures w14:val="none"/>
        </w:rPr>
        <w:lastRenderedPageBreak/>
        <w:t>Our study persisted for 22 days (Figure 2). On day 1, the Louisiana Department of Wildlife and Fisheries (LDWF) supplied bass collected using boat electrofishing from holding ponds at the Huey P. Long Fish Hatchery, Lacombe, Louisiana, USA. The LDWF immediately transferred the bass in their boat’s aerated livewell to Southeastern Louisiana University, Hammond, Louisiana, USA. On arrival, we recorded total length (TL) and weight (</w:t>
      </w:r>
      <w:proofErr w:type="spellStart"/>
      <w:r w:rsidRPr="00292FF5">
        <w:rPr>
          <w:rFonts w:ascii="Arial" w:eastAsia="Times New Roman" w:hAnsi="Arial" w:cs="Arial"/>
          <w:color w:val="000000"/>
          <w:kern w:val="0"/>
          <w14:ligatures w14:val="none"/>
        </w:rPr>
        <w:t>Wt</w:t>
      </w:r>
      <w:proofErr w:type="spellEnd"/>
      <w:r w:rsidRPr="00292FF5">
        <w:rPr>
          <w:rFonts w:ascii="Arial" w:eastAsia="Times New Roman" w:hAnsi="Arial" w:cs="Arial"/>
          <w:color w:val="000000"/>
          <w:kern w:val="0"/>
          <w14:ligatures w14:val="none"/>
        </w:rPr>
        <w:t xml:space="preserve">) of 15 bass. We then placed each of these 15 bass into their own 37.9 L tank (aquaculture design described above; Figure 2). After we recorded TL and </w:t>
      </w:r>
      <w:proofErr w:type="spellStart"/>
      <w:r w:rsidRPr="00292FF5">
        <w:rPr>
          <w:rFonts w:ascii="Arial" w:eastAsia="Times New Roman" w:hAnsi="Arial" w:cs="Arial"/>
          <w:color w:val="000000"/>
          <w:kern w:val="0"/>
          <w14:ligatures w14:val="none"/>
        </w:rPr>
        <w:t>Wt</w:t>
      </w:r>
      <w:proofErr w:type="spellEnd"/>
      <w:r w:rsidRPr="00292FF5">
        <w:rPr>
          <w:rFonts w:ascii="Arial" w:eastAsia="Times New Roman" w:hAnsi="Arial" w:cs="Arial"/>
          <w:color w:val="000000"/>
          <w:kern w:val="0"/>
          <w14:ligatures w14:val="none"/>
        </w:rPr>
        <w:t xml:space="preserve"> and placed fish in individual tanks on day 1, we allowed a two-day acclimation period. On day 3, we collected the first blood sample from the caudal vein of each fish within 3 minutes of handling—minimizing any effect of newly induced anthropogenic stress—using a 1 mL syringe and </w:t>
      </w:r>
      <w:r w:rsidR="0045522C" w:rsidRPr="00292FF5">
        <w:rPr>
          <w:rFonts w:ascii="Arial" w:eastAsia="Times New Roman" w:hAnsi="Arial" w:cs="Arial"/>
          <w:color w:val="000000"/>
          <w:kern w:val="0"/>
          <w14:ligatures w14:val="none"/>
        </w:rPr>
        <w:t>25-gauge</w:t>
      </w:r>
      <w:r w:rsidRPr="00292FF5">
        <w:rPr>
          <w:rFonts w:ascii="Arial" w:eastAsia="Times New Roman" w:hAnsi="Arial" w:cs="Arial"/>
          <w:color w:val="000000"/>
          <w:kern w:val="0"/>
          <w14:ligatures w14:val="none"/>
        </w:rPr>
        <w:t xml:space="preserve"> needle and re-recorded TL and Wt. On day 8, we partially changed each tank’s water using a DEKO Tools water pump (model CSP9028) to maintain water conditions. To examine if differing levels of Cd or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xml:space="preserve"> alter baseline NLR (objective 1), we applied low and high Cd (0.034 ppm and 0.34 ppm, respectively) and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xml:space="preserve"> (3.4 mg/L and 34 mg/L, respectively; Sigma Aldrich, Darmstadt, Germany) treatments directly to water on day 10, while the control tanks were left undisturbed. On day 14, after four days of treatment exposure, we collected TL, </w:t>
      </w:r>
      <w:proofErr w:type="spellStart"/>
      <w:r w:rsidRPr="00292FF5">
        <w:rPr>
          <w:rFonts w:ascii="Arial" w:eastAsia="Times New Roman" w:hAnsi="Arial" w:cs="Arial"/>
          <w:color w:val="000000"/>
          <w:kern w:val="0"/>
          <w14:ligatures w14:val="none"/>
        </w:rPr>
        <w:t>Wt</w:t>
      </w:r>
      <w:proofErr w:type="spellEnd"/>
      <w:r w:rsidRPr="00292FF5">
        <w:rPr>
          <w:rFonts w:ascii="Arial" w:eastAsia="Times New Roman" w:hAnsi="Arial" w:cs="Arial"/>
          <w:color w:val="000000"/>
          <w:kern w:val="0"/>
          <w14:ligatures w14:val="none"/>
        </w:rPr>
        <w:t xml:space="preserve">, and a second blood sample. Furthermore, to evaluate if treatment exposure would cause an altered stress response with a salinity increase (objective 2), we abruptly changed water salinity in all tanks from approximately 0 ppt to 5 ppt on day 15 (Figure 2; Figure 3). Three hours after salt introduction, we collected TL, </w:t>
      </w:r>
      <w:proofErr w:type="spellStart"/>
      <w:r w:rsidRPr="00292FF5">
        <w:rPr>
          <w:rFonts w:ascii="Arial" w:eastAsia="Times New Roman" w:hAnsi="Arial" w:cs="Arial"/>
          <w:color w:val="000000"/>
          <w:kern w:val="0"/>
          <w14:ligatures w14:val="none"/>
        </w:rPr>
        <w:t>Wt</w:t>
      </w:r>
      <w:proofErr w:type="spellEnd"/>
      <w:r w:rsidRPr="00292FF5">
        <w:rPr>
          <w:rFonts w:ascii="Arial" w:eastAsia="Times New Roman" w:hAnsi="Arial" w:cs="Arial"/>
          <w:color w:val="000000"/>
          <w:kern w:val="0"/>
          <w14:ligatures w14:val="none"/>
        </w:rPr>
        <w:t>, and a third blood sample. On day 22, 12 days post-treatment and 7 days post-salt, we collected a final blood sample and euthanized all bass using MS-222.</w:t>
      </w:r>
    </w:p>
    <w:p w14:paraId="3A5A643C" w14:textId="77777777" w:rsidR="00292FF5" w:rsidRPr="00292FF5" w:rsidRDefault="00292FF5" w:rsidP="00292FF5">
      <w:pPr>
        <w:spacing w:line="480" w:lineRule="auto"/>
        <w:rPr>
          <w:rFonts w:ascii="Arial" w:eastAsia="Times New Roman" w:hAnsi="Arial" w:cs="Arial"/>
          <w:kern w:val="0"/>
          <w14:ligatures w14:val="none"/>
        </w:rPr>
      </w:pPr>
    </w:p>
    <w:p w14:paraId="38C4171B" w14:textId="77777777" w:rsidR="0045522C" w:rsidRDefault="00292FF5" w:rsidP="0045522C">
      <w:pPr>
        <w:spacing w:line="480" w:lineRule="auto"/>
        <w:rPr>
          <w:rFonts w:ascii="Arial" w:eastAsia="Times New Roman" w:hAnsi="Arial" w:cs="Arial"/>
          <w:i/>
          <w:iCs/>
          <w:color w:val="000000"/>
          <w:kern w:val="0"/>
          <w14:ligatures w14:val="none"/>
        </w:rPr>
      </w:pPr>
      <w:r w:rsidRPr="00292FF5">
        <w:rPr>
          <w:rFonts w:ascii="Arial" w:eastAsia="Times New Roman" w:hAnsi="Arial" w:cs="Arial"/>
          <w:i/>
          <w:iCs/>
          <w:color w:val="000000"/>
          <w:kern w:val="0"/>
          <w14:ligatures w14:val="none"/>
        </w:rPr>
        <w:t>2.3. Neutrophil/Lymphocyte Ratio</w:t>
      </w:r>
    </w:p>
    <w:p w14:paraId="55B74152" w14:textId="123C838C" w:rsidR="00292FF5" w:rsidRPr="00292FF5" w:rsidRDefault="00292FF5" w:rsidP="0045522C">
      <w:pPr>
        <w:spacing w:line="480" w:lineRule="auto"/>
        <w:ind w:firstLine="720"/>
        <w:rPr>
          <w:rFonts w:ascii="Arial" w:eastAsia="Times New Roman" w:hAnsi="Arial" w:cs="Arial"/>
          <w:kern w:val="0"/>
          <w14:ligatures w14:val="none"/>
        </w:rPr>
      </w:pPr>
      <w:r w:rsidRPr="00292FF5">
        <w:rPr>
          <w:rFonts w:ascii="Arial" w:eastAsia="Times New Roman" w:hAnsi="Arial" w:cs="Arial"/>
          <w:color w:val="000000"/>
          <w:kern w:val="0"/>
          <w14:ligatures w14:val="none"/>
        </w:rPr>
        <w:t xml:space="preserve">After we collected each blood sample, we immediately made blood smears using approximately 5-10 µl of whole blood on standard glass microscope slides (75 X 25 mm; 1 mm thick) with a two-slide wedge method </w:t>
      </w:r>
      <w:hyperlink r:id="rId14" w:history="1">
        <w:r w:rsidRPr="00292FF5">
          <w:rPr>
            <w:rFonts w:ascii="Arial" w:eastAsia="Times New Roman" w:hAnsi="Arial" w:cs="Arial"/>
            <w:color w:val="0000FF"/>
            <w:kern w:val="0"/>
            <w:u w:val="single"/>
            <w14:ligatures w14:val="none"/>
          </w:rPr>
          <w:t>(</w:t>
        </w:r>
        <w:proofErr w:type="spellStart"/>
        <w:r w:rsidRPr="00292FF5">
          <w:rPr>
            <w:rFonts w:ascii="Arial" w:eastAsia="Times New Roman" w:hAnsi="Arial" w:cs="Arial"/>
            <w:color w:val="0000FF"/>
            <w:kern w:val="0"/>
            <w:u w:val="single"/>
            <w14:ligatures w14:val="none"/>
          </w:rPr>
          <w:t>Houwen</w:t>
        </w:r>
        <w:proofErr w:type="spellEnd"/>
        <w:r w:rsidRPr="00292FF5">
          <w:rPr>
            <w:rFonts w:ascii="Arial" w:eastAsia="Times New Roman" w:hAnsi="Arial" w:cs="Arial"/>
            <w:color w:val="0000FF"/>
            <w:kern w:val="0"/>
            <w:u w:val="single"/>
            <w14:ligatures w14:val="none"/>
          </w:rPr>
          <w:t>, 2002; C. M. Murray et al., 2013)</w:t>
        </w:r>
      </w:hyperlink>
      <w:r w:rsidRPr="00292FF5">
        <w:rPr>
          <w:rFonts w:ascii="Arial" w:eastAsia="Times New Roman" w:hAnsi="Arial" w:cs="Arial"/>
          <w:color w:val="000000"/>
          <w:kern w:val="0"/>
          <w14:ligatures w14:val="none"/>
        </w:rPr>
        <w:t>. After the smears air-dried, we fixed and stained them with Giemsa-Wright (</w:t>
      </w:r>
      <w:proofErr w:type="spellStart"/>
      <w:r w:rsidRPr="00292FF5">
        <w:rPr>
          <w:rFonts w:ascii="Arial" w:eastAsia="Times New Roman" w:hAnsi="Arial" w:cs="Arial"/>
          <w:color w:val="000000"/>
          <w:kern w:val="0"/>
          <w14:ligatures w14:val="none"/>
        </w:rPr>
        <w:t>Fisherbrand</w:t>
      </w:r>
      <w:proofErr w:type="spellEnd"/>
      <w:r w:rsidRPr="00292FF5">
        <w:rPr>
          <w:rFonts w:ascii="Arial" w:eastAsia="Times New Roman" w:hAnsi="Arial" w:cs="Arial"/>
          <w:color w:val="000000"/>
          <w:kern w:val="0"/>
          <w14:ligatures w14:val="none"/>
        </w:rPr>
        <w:t xml:space="preserve">, Pittsburgh, PA, USA). Later, we examined the blood smears under light microscopy using 40X magnification to identify the first 100 leukocytes and calculated the NLR by dividing the observed </w:t>
      </w:r>
      <w:ins w:id="232" w:author="Chris Murray" w:date="2024-11-27T10:01:00Z">
        <w:r w:rsidR="009E40DF">
          <w:rPr>
            <w:rFonts w:ascii="Arial" w:eastAsia="Times New Roman" w:hAnsi="Arial" w:cs="Arial"/>
            <w:color w:val="000000"/>
            <w:kern w:val="0"/>
            <w14:ligatures w14:val="none"/>
          </w:rPr>
          <w:t xml:space="preserve">number of </w:t>
        </w:r>
      </w:ins>
      <w:r w:rsidRPr="00292FF5">
        <w:rPr>
          <w:rFonts w:ascii="Arial" w:eastAsia="Times New Roman" w:hAnsi="Arial" w:cs="Arial"/>
          <w:color w:val="000000"/>
          <w:kern w:val="0"/>
          <w14:ligatures w14:val="none"/>
        </w:rPr>
        <w:t xml:space="preserve">lymphocytes by </w:t>
      </w:r>
      <w:ins w:id="233" w:author="Chris Murray" w:date="2024-11-27T10:01:00Z">
        <w:r w:rsidR="009E40DF">
          <w:rPr>
            <w:rFonts w:ascii="Arial" w:eastAsia="Times New Roman" w:hAnsi="Arial" w:cs="Arial"/>
            <w:color w:val="000000"/>
            <w:kern w:val="0"/>
            <w14:ligatures w14:val="none"/>
          </w:rPr>
          <w:t xml:space="preserve">the number of </w:t>
        </w:r>
      </w:ins>
      <w:bookmarkStart w:id="234" w:name="_GoBack"/>
      <w:bookmarkEnd w:id="234"/>
      <w:r w:rsidRPr="00292FF5">
        <w:rPr>
          <w:rFonts w:ascii="Arial" w:eastAsia="Times New Roman" w:hAnsi="Arial" w:cs="Arial"/>
          <w:color w:val="000000"/>
          <w:kern w:val="0"/>
          <w14:ligatures w14:val="none"/>
        </w:rPr>
        <w:t>neutrophils. The same person identified leukocytes in all blood smears, and this person was unaware of the treatment groups. </w:t>
      </w:r>
    </w:p>
    <w:p w14:paraId="7251D0CF" w14:textId="77777777" w:rsidR="00292FF5" w:rsidRPr="00292FF5" w:rsidRDefault="00292FF5" w:rsidP="00292FF5">
      <w:pPr>
        <w:spacing w:line="480" w:lineRule="auto"/>
        <w:rPr>
          <w:rFonts w:ascii="Arial" w:eastAsia="Times New Roman" w:hAnsi="Arial" w:cs="Arial"/>
          <w:kern w:val="0"/>
          <w14:ligatures w14:val="none"/>
        </w:rPr>
      </w:pPr>
    </w:p>
    <w:p w14:paraId="47C4963A" w14:textId="77777777" w:rsidR="0045522C" w:rsidRDefault="00292FF5" w:rsidP="0045522C">
      <w:pPr>
        <w:spacing w:line="480" w:lineRule="auto"/>
        <w:rPr>
          <w:rFonts w:ascii="Arial" w:eastAsia="Times New Roman" w:hAnsi="Arial" w:cs="Arial"/>
          <w:kern w:val="0"/>
          <w14:ligatures w14:val="none"/>
        </w:rPr>
      </w:pPr>
      <w:r w:rsidRPr="00292FF5">
        <w:rPr>
          <w:rFonts w:ascii="Arial" w:eastAsia="Times New Roman" w:hAnsi="Arial" w:cs="Arial"/>
          <w:i/>
          <w:iCs/>
          <w:color w:val="000000"/>
          <w:kern w:val="0"/>
          <w14:ligatures w14:val="none"/>
        </w:rPr>
        <w:t>2.4. YSI Measurements</w:t>
      </w:r>
    </w:p>
    <w:p w14:paraId="5BC400D1" w14:textId="77777777" w:rsidR="0045522C" w:rsidRPr="0045522C" w:rsidRDefault="00292FF5" w:rsidP="0045522C">
      <w:pPr>
        <w:spacing w:line="480" w:lineRule="auto"/>
        <w:ind w:firstLine="720"/>
        <w:rPr>
          <w:rFonts w:ascii="Arial" w:eastAsia="Times New Roman" w:hAnsi="Arial" w:cs="Arial"/>
          <w:kern w:val="0"/>
          <w14:ligatures w14:val="none"/>
        </w:rPr>
      </w:pPr>
      <w:r w:rsidRPr="00292FF5">
        <w:rPr>
          <w:rFonts w:ascii="Arial" w:eastAsia="Times New Roman" w:hAnsi="Arial" w:cs="Arial"/>
          <w:color w:val="000000"/>
          <w:kern w:val="0"/>
          <w14:ligatures w14:val="none"/>
        </w:rPr>
        <w:t>We collected water q</w:t>
      </w:r>
      <w:r w:rsidR="0045522C">
        <w:rPr>
          <w:rFonts w:ascii="Arial" w:eastAsia="Times New Roman" w:hAnsi="Arial" w:cs="Arial"/>
          <w:color w:val="000000"/>
          <w:kern w:val="0"/>
          <w14:ligatures w14:val="none"/>
        </w:rPr>
        <w:t>u</w:t>
      </w:r>
      <w:r w:rsidRPr="00292FF5">
        <w:rPr>
          <w:rFonts w:ascii="Arial" w:eastAsia="Times New Roman" w:hAnsi="Arial" w:cs="Arial"/>
          <w:color w:val="000000"/>
          <w:kern w:val="0"/>
          <w14:ligatures w14:val="none"/>
        </w:rPr>
        <w:t>ality data—temperature (</w:t>
      </w:r>
      <w:r w:rsidRPr="00292FF5">
        <w:rPr>
          <w:rFonts w:ascii="Cambria Math" w:eastAsia="Times New Roman" w:hAnsi="Cambria Math" w:cs="Cambria Math"/>
          <w:color w:val="000000"/>
          <w:kern w:val="0"/>
          <w14:ligatures w14:val="none"/>
        </w:rPr>
        <w:t>℃</w:t>
      </w:r>
      <w:r w:rsidRPr="00292FF5">
        <w:rPr>
          <w:rFonts w:ascii="Arial" w:eastAsia="Times New Roman" w:hAnsi="Arial" w:cs="Arial"/>
          <w:color w:val="000000"/>
          <w:kern w:val="0"/>
          <w14:ligatures w14:val="none"/>
        </w:rPr>
        <w:t xml:space="preserve">), dissolved oxygen (mg/L), pH, and salinity (ppt)—using a YSI Pro DSS as per user guidelines (Yellow Springs Instruments, Xylem Inc., Washington, D.C., USA) to ensure consistency among tanks. We collected YSI data on days 2, 3, 10, 11, 14, and 15, all before we increased salinity, and on day 17 to verify the intentional salinity increase. We double-rinsed the YSI instrument in tap and reverse osmosis water between samples to eliminate contamination among tanks. We used the water quality data to </w:t>
      </w:r>
      <w:r w:rsidR="0045522C">
        <w:rPr>
          <w:rFonts w:ascii="Arial" w:eastAsia="Times New Roman" w:hAnsi="Arial" w:cs="Arial"/>
          <w:color w:val="000000"/>
          <w:kern w:val="0"/>
          <w14:ligatures w14:val="none"/>
        </w:rPr>
        <w:t xml:space="preserve">visually </w:t>
      </w:r>
      <w:r w:rsidRPr="00292FF5">
        <w:rPr>
          <w:rFonts w:ascii="Arial" w:eastAsia="Times New Roman" w:hAnsi="Arial" w:cs="Arial"/>
          <w:color w:val="000000"/>
          <w:kern w:val="0"/>
          <w14:ligatures w14:val="none"/>
        </w:rPr>
        <w:t>assess variation among tanks.</w:t>
      </w:r>
    </w:p>
    <w:p w14:paraId="0960324A" w14:textId="77777777" w:rsidR="0045522C" w:rsidRDefault="0045522C" w:rsidP="0045522C">
      <w:pPr>
        <w:spacing w:line="480" w:lineRule="auto"/>
        <w:rPr>
          <w:rFonts w:ascii="Arial" w:eastAsia="Times New Roman" w:hAnsi="Arial" w:cs="Arial"/>
          <w:color w:val="000000"/>
          <w:kern w:val="0"/>
          <w14:ligatures w14:val="none"/>
        </w:rPr>
      </w:pPr>
    </w:p>
    <w:p w14:paraId="4A75E4A0" w14:textId="77777777" w:rsidR="00292FF5" w:rsidRPr="00292FF5" w:rsidRDefault="00292FF5" w:rsidP="0045522C">
      <w:pPr>
        <w:spacing w:line="480" w:lineRule="auto"/>
        <w:rPr>
          <w:rFonts w:ascii="Arial" w:eastAsia="Times New Roman" w:hAnsi="Arial" w:cs="Arial"/>
          <w:kern w:val="0"/>
          <w14:ligatures w14:val="none"/>
        </w:rPr>
      </w:pPr>
      <w:r w:rsidRPr="00292FF5">
        <w:rPr>
          <w:rFonts w:ascii="Arial" w:eastAsia="Times New Roman" w:hAnsi="Arial" w:cs="Arial"/>
          <w:color w:val="000000"/>
          <w:kern w:val="0"/>
          <w:bdr w:val="none" w:sz="0" w:space="0" w:color="auto" w:frame="1"/>
          <w14:ligatures w14:val="none"/>
        </w:rPr>
        <w:lastRenderedPageBreak/>
        <w:fldChar w:fldCharType="begin"/>
      </w:r>
      <w:r w:rsidRPr="00292FF5">
        <w:rPr>
          <w:rFonts w:ascii="Arial" w:eastAsia="Times New Roman" w:hAnsi="Arial" w:cs="Arial"/>
          <w:color w:val="000000"/>
          <w:kern w:val="0"/>
          <w:bdr w:val="none" w:sz="0" w:space="0" w:color="auto" w:frame="1"/>
          <w14:ligatures w14:val="none"/>
        </w:rPr>
        <w:instrText xml:space="preserve"> INCLUDEPICTURE "https://lh7-rt.googleusercontent.com/docsz/AD_4nXeAS3QDhRsa2ovYTXx_kwNxWpGkaTPUHxoS8-UdxjNm-DEzziwuAj_oNgpBqgE_BH4M1Q28DtGxhsSKc4FdhzvsPCIQIkkwTiAVCmYzARtI40RcIMukFbh3yMImCL6a9l-lgrqY2xMQXhPH8l6TSYVzwcOm?key=5FzoVyNrle-Ubg5_Vet7RA" \* MERGEFORMATINET </w:instrText>
      </w:r>
      <w:r w:rsidRPr="00292FF5">
        <w:rPr>
          <w:rFonts w:ascii="Arial" w:eastAsia="Times New Roman" w:hAnsi="Arial" w:cs="Arial"/>
          <w:color w:val="000000"/>
          <w:kern w:val="0"/>
          <w:bdr w:val="none" w:sz="0" w:space="0" w:color="auto" w:frame="1"/>
          <w14:ligatures w14:val="none"/>
        </w:rPr>
        <w:fldChar w:fldCharType="separate"/>
      </w:r>
      <w:r w:rsidRPr="00292FF5">
        <w:rPr>
          <w:rFonts w:ascii="Arial" w:eastAsia="Times New Roman" w:hAnsi="Arial" w:cs="Arial"/>
          <w:noProof/>
          <w:color w:val="000000"/>
          <w:kern w:val="0"/>
          <w:bdr w:val="none" w:sz="0" w:space="0" w:color="auto" w:frame="1"/>
          <w14:ligatures w14:val="none"/>
        </w:rPr>
        <w:drawing>
          <wp:inline distT="0" distB="0" distL="0" distR="0" wp14:anchorId="4F05CAEA" wp14:editId="2C464150">
            <wp:extent cx="5486595" cy="3656119"/>
            <wp:effectExtent l="0" t="0" r="0" b="190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46771" cy="3696219"/>
                    </a:xfrm>
                    <a:prstGeom prst="rect">
                      <a:avLst/>
                    </a:prstGeom>
                    <a:noFill/>
                    <a:ln>
                      <a:noFill/>
                    </a:ln>
                  </pic:spPr>
                </pic:pic>
              </a:graphicData>
            </a:graphic>
          </wp:inline>
        </w:drawing>
      </w:r>
      <w:r w:rsidRPr="00292FF5">
        <w:rPr>
          <w:rFonts w:ascii="Arial" w:eastAsia="Times New Roman" w:hAnsi="Arial" w:cs="Arial"/>
          <w:color w:val="000000"/>
          <w:kern w:val="0"/>
          <w:bdr w:val="none" w:sz="0" w:space="0" w:color="auto" w:frame="1"/>
          <w14:ligatures w14:val="none"/>
        </w:rPr>
        <w:fldChar w:fldCharType="end"/>
      </w:r>
    </w:p>
    <w:p w14:paraId="27D09A41" w14:textId="77777777" w:rsidR="00292FF5" w:rsidRDefault="00292FF5" w:rsidP="0045522C">
      <w:pPr>
        <w:spacing w:line="480" w:lineRule="auto"/>
        <w:rPr>
          <w:rFonts w:ascii="Arial" w:eastAsia="Times New Roman" w:hAnsi="Arial" w:cs="Arial"/>
          <w:color w:val="000000"/>
          <w:kern w:val="0"/>
          <w14:ligatures w14:val="none"/>
        </w:rPr>
      </w:pPr>
      <w:r w:rsidRPr="00292FF5">
        <w:rPr>
          <w:rFonts w:ascii="Arial" w:eastAsia="Times New Roman" w:hAnsi="Arial" w:cs="Arial"/>
          <w:color w:val="000000"/>
          <w:kern w:val="0"/>
          <w14:ligatures w14:val="none"/>
        </w:rPr>
        <w:t>Figure 3. Individual tank water quality data (temperature, pH, dissolved oxygen, and salinity) we collected from a YSI Pro DSS on each sampling day (Figure 2). Color denotes the treatment group. The first vertical dashed line represents the day we added treatments, and the second indicates the day we added salt. Note that we recorded YSI data before salt addition on day 15.</w:t>
      </w:r>
    </w:p>
    <w:p w14:paraId="08BA7813" w14:textId="77777777" w:rsidR="0045522C" w:rsidRPr="00292FF5" w:rsidRDefault="0045522C" w:rsidP="0045522C">
      <w:pPr>
        <w:spacing w:line="480" w:lineRule="auto"/>
        <w:rPr>
          <w:rFonts w:ascii="Arial" w:eastAsia="Times New Roman" w:hAnsi="Arial" w:cs="Arial"/>
          <w:kern w:val="0"/>
          <w14:ligatures w14:val="none"/>
        </w:rPr>
      </w:pPr>
    </w:p>
    <w:p w14:paraId="749D16D0" w14:textId="77777777" w:rsidR="0045522C" w:rsidRDefault="00292FF5" w:rsidP="00292FF5">
      <w:pPr>
        <w:spacing w:line="480" w:lineRule="auto"/>
        <w:rPr>
          <w:rFonts w:ascii="Arial" w:eastAsia="Times New Roman" w:hAnsi="Arial" w:cs="Arial"/>
          <w:kern w:val="0"/>
          <w14:ligatures w14:val="none"/>
        </w:rPr>
      </w:pPr>
      <w:r w:rsidRPr="00292FF5">
        <w:rPr>
          <w:rFonts w:ascii="Arial" w:eastAsia="Times New Roman" w:hAnsi="Arial" w:cs="Arial"/>
          <w:i/>
          <w:iCs/>
          <w:color w:val="000000"/>
          <w:kern w:val="0"/>
          <w14:ligatures w14:val="none"/>
        </w:rPr>
        <w:t>2.5. Statistical Analyses</w:t>
      </w:r>
    </w:p>
    <w:p w14:paraId="49812651" w14:textId="77777777" w:rsidR="00292FF5" w:rsidRPr="00292FF5" w:rsidRDefault="00292FF5" w:rsidP="0045522C">
      <w:pPr>
        <w:spacing w:line="480" w:lineRule="auto"/>
        <w:ind w:firstLine="720"/>
        <w:rPr>
          <w:rFonts w:ascii="Arial" w:eastAsia="Times New Roman" w:hAnsi="Arial" w:cs="Arial"/>
          <w:kern w:val="0"/>
          <w14:ligatures w14:val="none"/>
        </w:rPr>
      </w:pPr>
      <w:r w:rsidRPr="00292FF5">
        <w:rPr>
          <w:rFonts w:ascii="Arial" w:eastAsia="Times New Roman" w:hAnsi="Arial" w:cs="Arial"/>
          <w:color w:val="000000"/>
          <w:kern w:val="0"/>
          <w14:ligatures w14:val="none"/>
        </w:rPr>
        <w:t xml:space="preserve">We visualized and analyzed all data using R in </w:t>
      </w:r>
      <w:proofErr w:type="spellStart"/>
      <w:r w:rsidRPr="00292FF5">
        <w:rPr>
          <w:rFonts w:ascii="Arial" w:eastAsia="Times New Roman" w:hAnsi="Arial" w:cs="Arial"/>
          <w:color w:val="000000"/>
          <w:kern w:val="0"/>
          <w14:ligatures w14:val="none"/>
        </w:rPr>
        <w:t>Posit’s</w:t>
      </w:r>
      <w:proofErr w:type="spellEnd"/>
      <w:r w:rsidRPr="00292FF5">
        <w:rPr>
          <w:rFonts w:ascii="Arial" w:eastAsia="Times New Roman" w:hAnsi="Arial" w:cs="Arial"/>
          <w:color w:val="000000"/>
          <w:kern w:val="0"/>
          <w14:ligatures w14:val="none"/>
        </w:rPr>
        <w:t xml:space="preserve"> RStudio Integrated Development Environment </w:t>
      </w:r>
      <w:hyperlink r:id="rId16" w:history="1">
        <w:r w:rsidRPr="00292FF5">
          <w:rPr>
            <w:rFonts w:ascii="Arial" w:eastAsia="Times New Roman" w:hAnsi="Arial" w:cs="Arial"/>
            <w:color w:val="0000FF"/>
            <w:kern w:val="0"/>
            <w:u w:val="single"/>
            <w14:ligatures w14:val="none"/>
          </w:rPr>
          <w:t>(R Core Team, 2024)</w:t>
        </w:r>
      </w:hyperlink>
      <w:r w:rsidRPr="00292FF5">
        <w:rPr>
          <w:rFonts w:ascii="Arial" w:eastAsia="Times New Roman" w:hAnsi="Arial" w:cs="Arial"/>
          <w:color w:val="000000"/>
          <w:kern w:val="0"/>
          <w14:ligatures w14:val="none"/>
        </w:rPr>
        <w:t xml:space="preserve">. We used an alpha value of 0.05 for statistical testing. Between day 4 and day 7, one fish in the control, Cd high, and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xml:space="preserve"> high group died; on day 14, one fish in the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xml:space="preserve"> low group died (four fish total). We included blood and water quality data from all four of these fish until day 7 but then removed the fish and their respective water quality data from the dataset. </w:t>
      </w:r>
    </w:p>
    <w:p w14:paraId="7AA7DBE5" w14:textId="77777777" w:rsidR="00292FF5" w:rsidRPr="00292FF5" w:rsidRDefault="00292FF5" w:rsidP="00292FF5">
      <w:pPr>
        <w:spacing w:line="480" w:lineRule="auto"/>
        <w:ind w:firstLine="720"/>
        <w:rPr>
          <w:rFonts w:ascii="Arial" w:eastAsia="Times New Roman" w:hAnsi="Arial" w:cs="Arial"/>
          <w:kern w:val="0"/>
          <w14:ligatures w14:val="none"/>
        </w:rPr>
      </w:pPr>
      <w:r w:rsidRPr="00292FF5">
        <w:rPr>
          <w:rFonts w:ascii="Arial" w:eastAsia="Times New Roman" w:hAnsi="Arial" w:cs="Arial"/>
          <w:color w:val="000000"/>
          <w:kern w:val="0"/>
          <w14:ligatures w14:val="none"/>
        </w:rPr>
        <w:lastRenderedPageBreak/>
        <w:t>First, we qualitatively assessed water quality variables throughout the study (days 2, 3, 10, 11, 14, 15, 17) to ensure temporal consistency among all tanks. We used the length and weight data to calculate each individual’s relative weight (</w:t>
      </w:r>
      <w:r w:rsidRPr="00292FF5">
        <w:rPr>
          <w:rFonts w:ascii="Arial" w:eastAsia="Times New Roman" w:hAnsi="Arial" w:cs="Arial"/>
          <w:i/>
          <w:iCs/>
          <w:color w:val="000000"/>
          <w:kern w:val="0"/>
          <w14:ligatures w14:val="none"/>
        </w:rPr>
        <w:t>Wᵣ</w:t>
      </w:r>
      <w:r w:rsidRPr="00292FF5">
        <w:rPr>
          <w:rFonts w:ascii="Arial" w:eastAsia="Times New Roman" w:hAnsi="Arial" w:cs="Arial"/>
          <w:color w:val="000000"/>
          <w:kern w:val="0"/>
          <w14:ligatures w14:val="none"/>
        </w:rPr>
        <w:t>), a commonly used condition metric of freshwater fishes (Neumann &amp; Allen, 2007; equation 1).</w:t>
      </w:r>
    </w:p>
    <w:p w14:paraId="14ABE4AB" w14:textId="77777777" w:rsidR="00292FF5" w:rsidRPr="00292FF5" w:rsidRDefault="00292FF5" w:rsidP="00292FF5">
      <w:pPr>
        <w:spacing w:line="480" w:lineRule="auto"/>
        <w:jc w:val="right"/>
        <w:rPr>
          <w:rFonts w:ascii="Arial" w:eastAsia="Times New Roman" w:hAnsi="Arial" w:cs="Arial"/>
          <w:kern w:val="0"/>
          <w14:ligatures w14:val="none"/>
        </w:rPr>
      </w:pPr>
      <w:r w:rsidRPr="00292FF5">
        <w:rPr>
          <w:rFonts w:ascii="Arial" w:eastAsia="Times New Roman" w:hAnsi="Arial" w:cs="Arial"/>
          <w:color w:val="000000"/>
          <w:kern w:val="0"/>
          <w14:ligatures w14:val="none"/>
        </w:rPr>
        <w:t>Wᵣ =</w:t>
      </w:r>
      <w:r w:rsidR="0045522C">
        <w:rPr>
          <w:rFonts w:ascii="Arial" w:eastAsia="Times New Roman" w:hAnsi="Arial" w:cs="Arial"/>
          <w:color w:val="000000"/>
          <w:kern w:val="0"/>
          <w14:ligatures w14:val="none"/>
        </w:rPr>
        <w:t xml:space="preserve"> </w:t>
      </w:r>
      <w:r w:rsidRPr="00292FF5">
        <w:rPr>
          <w:rFonts w:ascii="Arial" w:eastAsia="Times New Roman" w:hAnsi="Arial" w:cs="Arial"/>
          <w:color w:val="000000"/>
          <w:kern w:val="0"/>
          <w14:ligatures w14:val="none"/>
        </w:rPr>
        <w:t>(W</w:t>
      </w:r>
      <w:r w:rsidR="0045522C">
        <w:rPr>
          <w:rFonts w:ascii="Arial" w:eastAsia="Times New Roman" w:hAnsi="Arial" w:cs="Arial"/>
          <w:color w:val="000000"/>
          <w:kern w:val="0"/>
          <w14:ligatures w14:val="none"/>
        </w:rPr>
        <w:t xml:space="preserve"> </w:t>
      </w:r>
      <w:r w:rsidRPr="00292FF5">
        <w:rPr>
          <w:rFonts w:ascii="Arial" w:eastAsia="Times New Roman" w:hAnsi="Arial" w:cs="Arial"/>
          <w:color w:val="000000"/>
          <w:kern w:val="0"/>
          <w14:ligatures w14:val="none"/>
        </w:rPr>
        <w:t>⁄</w:t>
      </w:r>
      <w:r w:rsidR="0045522C">
        <w:rPr>
          <w:rFonts w:ascii="Arial" w:eastAsia="Times New Roman" w:hAnsi="Arial" w:cs="Arial"/>
          <w:color w:val="000000"/>
          <w:kern w:val="0"/>
          <w14:ligatures w14:val="none"/>
        </w:rPr>
        <w:t xml:space="preserve"> </w:t>
      </w:r>
      <w:r w:rsidRPr="00292FF5">
        <w:rPr>
          <w:rFonts w:ascii="Arial" w:eastAsia="Times New Roman" w:hAnsi="Arial" w:cs="Arial"/>
          <w:color w:val="000000"/>
          <w:kern w:val="0"/>
          <w14:ligatures w14:val="none"/>
        </w:rPr>
        <w:t>W</w:t>
      </w:r>
      <w:r w:rsidRPr="00292FF5">
        <w:rPr>
          <w:rFonts w:ascii="Segoe UI Symbol" w:eastAsia="Times New Roman" w:hAnsi="Segoe UI Symbol" w:cs="Segoe UI Symbol"/>
          <w:color w:val="000000"/>
          <w:kern w:val="0"/>
          <w14:ligatures w14:val="none"/>
        </w:rPr>
        <w:t>ₛ</w:t>
      </w:r>
      <w:r w:rsidRPr="00292FF5">
        <w:rPr>
          <w:rFonts w:ascii="Arial" w:eastAsia="Times New Roman" w:hAnsi="Arial" w:cs="Arial"/>
          <w:color w:val="000000"/>
          <w:kern w:val="0"/>
          <w14:ligatures w14:val="none"/>
        </w:rPr>
        <w:t>)</w:t>
      </w:r>
      <w:r w:rsidR="0045522C">
        <w:rPr>
          <w:rFonts w:ascii="Arial" w:eastAsia="Times New Roman" w:hAnsi="Arial" w:cs="Arial"/>
          <w:color w:val="000000"/>
          <w:kern w:val="0"/>
          <w14:ligatures w14:val="none"/>
        </w:rPr>
        <w:t xml:space="preserve"> </w:t>
      </w:r>
      <w:r w:rsidRPr="00292FF5">
        <w:rPr>
          <w:rFonts w:ascii="Arial" w:eastAsia="Times New Roman" w:hAnsi="Arial" w:cs="Arial"/>
          <w:color w:val="000000"/>
          <w:kern w:val="0"/>
          <w14:ligatures w14:val="none"/>
        </w:rPr>
        <w:t>*</w:t>
      </w:r>
      <w:r w:rsidR="0045522C">
        <w:rPr>
          <w:rFonts w:ascii="Arial" w:eastAsia="Times New Roman" w:hAnsi="Arial" w:cs="Arial"/>
          <w:color w:val="000000"/>
          <w:kern w:val="0"/>
          <w14:ligatures w14:val="none"/>
        </w:rPr>
        <w:t xml:space="preserve"> </w:t>
      </w:r>
      <w:r w:rsidRPr="00292FF5">
        <w:rPr>
          <w:rFonts w:ascii="Arial" w:eastAsia="Times New Roman" w:hAnsi="Arial" w:cs="Arial"/>
          <w:color w:val="000000"/>
          <w:kern w:val="0"/>
          <w14:ligatures w14:val="none"/>
        </w:rPr>
        <w:t>100</w:t>
      </w:r>
      <w:r w:rsidRPr="00292FF5">
        <w:rPr>
          <w:rFonts w:ascii="Arial" w:eastAsia="Times New Roman" w:hAnsi="Arial" w:cs="Arial"/>
          <w:color w:val="000000"/>
          <w:kern w:val="0"/>
          <w14:ligatures w14:val="none"/>
        </w:rPr>
        <w:tab/>
      </w:r>
      <w:r w:rsidRPr="00292FF5">
        <w:rPr>
          <w:rFonts w:ascii="Arial" w:eastAsia="Times New Roman" w:hAnsi="Arial" w:cs="Arial"/>
          <w:color w:val="000000"/>
          <w:kern w:val="0"/>
          <w14:ligatures w14:val="none"/>
        </w:rPr>
        <w:tab/>
      </w:r>
      <w:r w:rsidRPr="00292FF5">
        <w:rPr>
          <w:rFonts w:ascii="Arial" w:eastAsia="Times New Roman" w:hAnsi="Arial" w:cs="Arial"/>
          <w:color w:val="000000"/>
          <w:kern w:val="0"/>
          <w14:ligatures w14:val="none"/>
        </w:rPr>
        <w:tab/>
      </w:r>
      <w:r w:rsidRPr="00292FF5">
        <w:rPr>
          <w:rFonts w:ascii="Arial" w:eastAsia="Times New Roman" w:hAnsi="Arial" w:cs="Arial"/>
          <w:color w:val="000000"/>
          <w:kern w:val="0"/>
          <w14:ligatures w14:val="none"/>
        </w:rPr>
        <w:tab/>
        <w:t>equation 1</w:t>
      </w:r>
    </w:p>
    <w:p w14:paraId="21702CFE" w14:textId="77777777" w:rsidR="00883338" w:rsidRPr="00292FF5" w:rsidRDefault="00292FF5" w:rsidP="00292FF5">
      <w:pPr>
        <w:spacing w:line="480" w:lineRule="auto"/>
        <w:rPr>
          <w:rFonts w:ascii="Arial" w:hAnsi="Arial" w:cs="Arial"/>
        </w:rPr>
      </w:pPr>
      <w:r w:rsidRPr="00292FF5">
        <w:rPr>
          <w:rFonts w:ascii="Arial" w:eastAsia="Times New Roman" w:hAnsi="Arial" w:cs="Arial"/>
          <w:color w:val="000000"/>
          <w:kern w:val="0"/>
          <w14:ligatures w14:val="none"/>
        </w:rPr>
        <w:t>We used the regression equation for largemouth bass in Anderson and Neumann (1996) to calculate the standard weight (</w:t>
      </w:r>
      <w:r w:rsidRPr="00292FF5">
        <w:rPr>
          <w:rFonts w:ascii="Arial" w:eastAsia="Times New Roman" w:hAnsi="Arial" w:cs="Arial"/>
          <w:i/>
          <w:iCs/>
          <w:color w:val="000000"/>
          <w:kern w:val="0"/>
          <w14:ligatures w14:val="none"/>
        </w:rPr>
        <w:t>W</w:t>
      </w:r>
      <w:r w:rsidRPr="00292FF5">
        <w:rPr>
          <w:rFonts w:ascii="Segoe UI Symbol" w:eastAsia="Times New Roman" w:hAnsi="Segoe UI Symbol" w:cs="Segoe UI Symbol"/>
          <w:i/>
          <w:iCs/>
          <w:color w:val="000000"/>
          <w:kern w:val="0"/>
          <w14:ligatures w14:val="none"/>
        </w:rPr>
        <w:t>ₛ</w:t>
      </w:r>
      <w:r w:rsidRPr="00292FF5">
        <w:rPr>
          <w:rFonts w:ascii="Arial" w:eastAsia="Times New Roman" w:hAnsi="Arial" w:cs="Arial"/>
          <w:color w:val="000000"/>
          <w:kern w:val="0"/>
          <w14:ligatures w14:val="none"/>
        </w:rPr>
        <w:t xml:space="preserve">) needed in the relative weight equation (the other parameter, </w:t>
      </w:r>
      <w:r w:rsidRPr="00292FF5">
        <w:rPr>
          <w:rFonts w:ascii="Arial" w:eastAsia="Times New Roman" w:hAnsi="Arial" w:cs="Arial"/>
          <w:i/>
          <w:iCs/>
          <w:color w:val="000000"/>
          <w:kern w:val="0"/>
          <w14:ligatures w14:val="none"/>
        </w:rPr>
        <w:t>W</w:t>
      </w:r>
      <w:r w:rsidRPr="00292FF5">
        <w:rPr>
          <w:rFonts w:ascii="Arial" w:eastAsia="Times New Roman" w:hAnsi="Arial" w:cs="Arial"/>
          <w:color w:val="000000"/>
          <w:kern w:val="0"/>
          <w14:ligatures w14:val="none"/>
        </w:rPr>
        <w:t xml:space="preserve">, is fish weight; equation 1). Then, we used a generalized linear mixed-effects model (GLMM) to analyze (1) the effect of varying rates of Cd and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xml:space="preserve"> on NLR (the proxy for bass stress; objective 1), (2) the interaction among treatment effects and the introduced environmental stressor’s effect on NLR (objective 2), and (3) the difference in NLR among groups with a persistent environmental stressor (objective 3). We determined the best-fitting distribution to the NLR data using the </w:t>
      </w:r>
      <w:proofErr w:type="spellStart"/>
      <w:r w:rsidRPr="00292FF5">
        <w:rPr>
          <w:rFonts w:ascii="Arial" w:eastAsia="Times New Roman" w:hAnsi="Arial" w:cs="Arial"/>
          <w:i/>
          <w:iCs/>
          <w:color w:val="000000"/>
          <w:kern w:val="0"/>
          <w14:ligatures w14:val="none"/>
        </w:rPr>
        <w:t>fitdistrplus</w:t>
      </w:r>
      <w:proofErr w:type="spellEnd"/>
      <w:r w:rsidRPr="00292FF5">
        <w:rPr>
          <w:rFonts w:ascii="Arial" w:eastAsia="Times New Roman" w:hAnsi="Arial" w:cs="Arial"/>
          <w:i/>
          <w:iCs/>
          <w:color w:val="000000"/>
          <w:kern w:val="0"/>
          <w14:ligatures w14:val="none"/>
        </w:rPr>
        <w:t xml:space="preserve"> </w:t>
      </w:r>
      <w:r w:rsidRPr="00292FF5">
        <w:rPr>
          <w:rFonts w:ascii="Arial" w:eastAsia="Times New Roman" w:hAnsi="Arial" w:cs="Arial"/>
          <w:color w:val="000000"/>
          <w:kern w:val="0"/>
          <w14:ligatures w14:val="none"/>
        </w:rPr>
        <w:t xml:space="preserve">package </w:t>
      </w:r>
      <w:hyperlink r:id="rId17" w:history="1">
        <w:r w:rsidRPr="00292FF5">
          <w:rPr>
            <w:rFonts w:ascii="Arial" w:eastAsia="Times New Roman" w:hAnsi="Arial" w:cs="Arial"/>
            <w:color w:val="0000FF"/>
            <w:kern w:val="0"/>
            <w:u w:val="single"/>
            <w14:ligatures w14:val="none"/>
          </w:rPr>
          <w:t>(</w:t>
        </w:r>
        <w:proofErr w:type="spellStart"/>
        <w:r w:rsidRPr="00292FF5">
          <w:rPr>
            <w:rFonts w:ascii="Arial" w:eastAsia="Times New Roman" w:hAnsi="Arial" w:cs="Arial"/>
            <w:color w:val="0000FF"/>
            <w:kern w:val="0"/>
            <w:u w:val="single"/>
            <w14:ligatures w14:val="none"/>
          </w:rPr>
          <w:t>Delignette</w:t>
        </w:r>
        <w:proofErr w:type="spellEnd"/>
        <w:r w:rsidRPr="00292FF5">
          <w:rPr>
            <w:rFonts w:ascii="Arial" w:eastAsia="Times New Roman" w:hAnsi="Arial" w:cs="Arial"/>
            <w:color w:val="0000FF"/>
            <w:kern w:val="0"/>
            <w:u w:val="single"/>
            <w14:ligatures w14:val="none"/>
          </w:rPr>
          <w:t xml:space="preserve">-Muller &amp; </w:t>
        </w:r>
        <w:proofErr w:type="spellStart"/>
        <w:r w:rsidRPr="00292FF5">
          <w:rPr>
            <w:rFonts w:ascii="Arial" w:eastAsia="Times New Roman" w:hAnsi="Arial" w:cs="Arial"/>
            <w:color w:val="0000FF"/>
            <w:kern w:val="0"/>
            <w:u w:val="single"/>
            <w14:ligatures w14:val="none"/>
          </w:rPr>
          <w:t>Dutang</w:t>
        </w:r>
        <w:proofErr w:type="spellEnd"/>
        <w:r w:rsidRPr="00292FF5">
          <w:rPr>
            <w:rFonts w:ascii="Arial" w:eastAsia="Times New Roman" w:hAnsi="Arial" w:cs="Arial"/>
            <w:color w:val="0000FF"/>
            <w:kern w:val="0"/>
            <w:u w:val="single"/>
            <w14:ligatures w14:val="none"/>
          </w:rPr>
          <w:t>, 2015)</w:t>
        </w:r>
      </w:hyperlink>
      <w:r w:rsidRPr="00292FF5">
        <w:rPr>
          <w:rFonts w:ascii="Arial" w:eastAsia="Times New Roman" w:hAnsi="Arial" w:cs="Arial"/>
          <w:color w:val="000000"/>
          <w:kern w:val="0"/>
          <w14:ligatures w14:val="none"/>
        </w:rPr>
        <w:t xml:space="preserve">. We included fixed effects of treatment group (control, Cd low 0.034 ppm, Cd high 0.34 ppm,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xml:space="preserve"> low 3.4 mg/L,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xml:space="preserve"> high 34 mg/L), blood sample (1-4), and their interaction, and a random effect of individual (i.e., tank) to account for any autocorrelation within individual in the GLMM. We assessed our objectives by examining specific beta coefficient estimates within the GLMM: (objective 1) each treatment line’s slope between blood 1 and blood 2, (objective 2) each treatment line’s slope between blood 2 and blood 3, and (objective 3) each treatment line’s slope between blood 3 and blood 4 and each treatment’s mean at blood 4.</w:t>
      </w:r>
    </w:p>
    <w:sectPr w:rsidR="00883338" w:rsidRPr="00292F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Arial">
    <w:altName w:val="Arial"/>
    <w:panose1 w:val="020B0604020202020204"/>
    <w:charset w:val="00"/>
    <w:family w:val="auto"/>
    <w:pitch w:val="variable"/>
    <w:sig w:usb0="E0002AFF" w:usb1="C0007843" w:usb2="00000009" w:usb3="00000000" w:csb0="000001FF" w:csb1="00000000"/>
  </w:font>
  <w:font w:name="Cambria Math">
    <w:panose1 w:val="02040503050406030204"/>
    <w:charset w:val="00"/>
    <w:family w:val="auto"/>
    <w:pitch w:val="variable"/>
    <w:sig w:usb0="E00002FF" w:usb1="420024FF" w:usb2="00000000" w:usb3="00000000" w:csb0="0000019F" w:csb1="00000000"/>
  </w:font>
  <w:font w:name="Segoe UI Symbol">
    <w:altName w:val="Athelas Bold Italic"/>
    <w:charset w:val="00"/>
    <w:family w:val="swiss"/>
    <w:pitch w:val="variable"/>
    <w:sig w:usb0="800001E3" w:usb1="1200FFEF" w:usb2="00040000" w:usb3="00000000" w:csb0="00000001" w:csb1="00000000"/>
  </w:font>
  <w:font w:name="游ゴシック Light">
    <w:panose1 w:val="00000000000000000000"/>
    <w:charset w:val="80"/>
    <w:family w:val="roman"/>
    <w:notTrueType/>
    <w:pitch w:val="default"/>
  </w:font>
  <w:font w:name="Calibri Light">
    <w:panose1 w:val="020F0302020204030204"/>
    <w:charset w:val="00"/>
    <w:family w:val="auto"/>
    <w:pitch w:val="variable"/>
    <w:sig w:usb0="A00002EF" w:usb1="4000207B" w:usb2="00000000" w:usb3="00000000" w:csb0="0000009F" w:csb1="00000000"/>
  </w:font>
  <w:font w:name="游ゴシック">
    <w:panose1 w:val="00000000000000000000"/>
    <w:charset w:val="8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2FF5"/>
    <w:rsid w:val="001413C2"/>
    <w:rsid w:val="00163528"/>
    <w:rsid w:val="001742E3"/>
    <w:rsid w:val="001A2629"/>
    <w:rsid w:val="001D61EF"/>
    <w:rsid w:val="00207C95"/>
    <w:rsid w:val="00251B32"/>
    <w:rsid w:val="00292FF5"/>
    <w:rsid w:val="00310A30"/>
    <w:rsid w:val="003B7677"/>
    <w:rsid w:val="003E2565"/>
    <w:rsid w:val="00410AC3"/>
    <w:rsid w:val="0045522C"/>
    <w:rsid w:val="004B5610"/>
    <w:rsid w:val="00555CCE"/>
    <w:rsid w:val="00637A23"/>
    <w:rsid w:val="0071739F"/>
    <w:rsid w:val="00736EE9"/>
    <w:rsid w:val="00786CA2"/>
    <w:rsid w:val="00796D02"/>
    <w:rsid w:val="00883338"/>
    <w:rsid w:val="008C3145"/>
    <w:rsid w:val="009B7318"/>
    <w:rsid w:val="009E40DF"/>
    <w:rsid w:val="00B6329F"/>
    <w:rsid w:val="00C22019"/>
    <w:rsid w:val="00C944D1"/>
    <w:rsid w:val="00CD0420"/>
    <w:rsid w:val="00CD07DF"/>
    <w:rsid w:val="00F966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FC0D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92FF5"/>
    <w:rPr>
      <w:color w:val="0563C1" w:themeColor="hyperlink"/>
      <w:u w:val="single"/>
    </w:rPr>
  </w:style>
  <w:style w:type="character" w:customStyle="1" w:styleId="UnresolvedMention">
    <w:name w:val="Unresolved Mention"/>
    <w:basedOn w:val="DefaultParagraphFont"/>
    <w:uiPriority w:val="99"/>
    <w:semiHidden/>
    <w:unhideWhenUsed/>
    <w:rsid w:val="00292FF5"/>
    <w:rPr>
      <w:color w:val="605E5C"/>
      <w:shd w:val="clear" w:color="auto" w:fill="E1DFDD"/>
    </w:rPr>
  </w:style>
  <w:style w:type="paragraph" w:styleId="ListParagraph">
    <w:name w:val="List Paragraph"/>
    <w:basedOn w:val="Normal"/>
    <w:uiPriority w:val="34"/>
    <w:qFormat/>
    <w:rsid w:val="0045522C"/>
    <w:pPr>
      <w:ind w:left="720"/>
      <w:contextualSpacing/>
    </w:pPr>
  </w:style>
  <w:style w:type="paragraph" w:styleId="BalloonText">
    <w:name w:val="Balloon Text"/>
    <w:basedOn w:val="Normal"/>
    <w:link w:val="BalloonTextChar"/>
    <w:uiPriority w:val="99"/>
    <w:semiHidden/>
    <w:unhideWhenUsed/>
    <w:rsid w:val="001A262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A2629"/>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92FF5"/>
    <w:rPr>
      <w:color w:val="0563C1" w:themeColor="hyperlink"/>
      <w:u w:val="single"/>
    </w:rPr>
  </w:style>
  <w:style w:type="character" w:customStyle="1" w:styleId="UnresolvedMention">
    <w:name w:val="Unresolved Mention"/>
    <w:basedOn w:val="DefaultParagraphFont"/>
    <w:uiPriority w:val="99"/>
    <w:semiHidden/>
    <w:unhideWhenUsed/>
    <w:rsid w:val="00292FF5"/>
    <w:rPr>
      <w:color w:val="605E5C"/>
      <w:shd w:val="clear" w:color="auto" w:fill="E1DFDD"/>
    </w:rPr>
  </w:style>
  <w:style w:type="paragraph" w:styleId="ListParagraph">
    <w:name w:val="List Paragraph"/>
    <w:basedOn w:val="Normal"/>
    <w:uiPriority w:val="34"/>
    <w:qFormat/>
    <w:rsid w:val="0045522C"/>
    <w:pPr>
      <w:ind w:left="720"/>
      <w:contextualSpacing/>
    </w:pPr>
  </w:style>
  <w:style w:type="paragraph" w:styleId="BalloonText">
    <w:name w:val="Balloon Text"/>
    <w:basedOn w:val="Normal"/>
    <w:link w:val="BalloonTextChar"/>
    <w:uiPriority w:val="99"/>
    <w:semiHidden/>
    <w:unhideWhenUsed/>
    <w:rsid w:val="001A262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A2629"/>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769052">
      <w:bodyDiv w:val="1"/>
      <w:marLeft w:val="0"/>
      <w:marRight w:val="0"/>
      <w:marTop w:val="0"/>
      <w:marBottom w:val="0"/>
      <w:divBdr>
        <w:top w:val="none" w:sz="0" w:space="0" w:color="auto"/>
        <w:left w:val="none" w:sz="0" w:space="0" w:color="auto"/>
        <w:bottom w:val="none" w:sz="0" w:space="0" w:color="auto"/>
        <w:right w:val="none" w:sz="0" w:space="0" w:color="auto"/>
      </w:divBdr>
    </w:div>
    <w:div w:id="935867489">
      <w:bodyDiv w:val="1"/>
      <w:marLeft w:val="0"/>
      <w:marRight w:val="0"/>
      <w:marTop w:val="0"/>
      <w:marBottom w:val="0"/>
      <w:divBdr>
        <w:top w:val="none" w:sz="0" w:space="0" w:color="auto"/>
        <w:left w:val="none" w:sz="0" w:space="0" w:color="auto"/>
        <w:bottom w:val="none" w:sz="0" w:space="0" w:color="auto"/>
        <w:right w:val="none" w:sz="0" w:space="0" w:color="auto"/>
      </w:divBdr>
    </w:div>
    <w:div w:id="1294411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s://www.zotero.org/google-docs/?1wa1jI"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hyperlink" Target="https://www.zotero.org/google-docs/?PI4O33" TargetMode="External"/><Relationship Id="rId15" Type="http://schemas.openxmlformats.org/officeDocument/2006/relationships/image" Target="media/image3.png"/><Relationship Id="rId16" Type="http://schemas.openxmlformats.org/officeDocument/2006/relationships/hyperlink" Target="https://www.zotero.org/google-docs/?Svw3Vk" TargetMode="External"/><Relationship Id="rId17" Type="http://schemas.openxmlformats.org/officeDocument/2006/relationships/hyperlink" Target="https://www.zotero.org/google-docs/?HRm7bq" TargetMode="External"/><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ww.zotero.org/google-docs/?0vebOh" TargetMode="External"/><Relationship Id="rId6" Type="http://schemas.openxmlformats.org/officeDocument/2006/relationships/hyperlink" Target="https://www.zotero.org/google-docs/?cfvPRQ" TargetMode="External"/><Relationship Id="rId7" Type="http://schemas.openxmlformats.org/officeDocument/2006/relationships/hyperlink" Target="https://www.zotero.org/google-docs/?1Y5m9y" TargetMode="External"/><Relationship Id="rId8" Type="http://schemas.openxmlformats.org/officeDocument/2006/relationships/hyperlink" Target="https://www.zotero.org/google-docs/?CaQeZS" TargetMode="External"/><Relationship Id="rId9" Type="http://schemas.openxmlformats.org/officeDocument/2006/relationships/hyperlink" Target="https://www.zotero.org/google-docs/?zaYYp3" TargetMode="External"/><Relationship Id="rId10" Type="http://schemas.openxmlformats.org/officeDocument/2006/relationships/hyperlink" Target="https://www.zotero.org/google-docs/?Nhw3g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13</Pages>
  <Words>4517</Words>
  <Characters>25753</Characters>
  <Application>Microsoft Macintosh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dc:creator>
  <cp:keywords/>
  <dc:description/>
  <cp:lastModifiedBy>Chris Murray</cp:lastModifiedBy>
  <cp:revision>25</cp:revision>
  <dcterms:created xsi:type="dcterms:W3CDTF">2024-11-25T15:13:00Z</dcterms:created>
  <dcterms:modified xsi:type="dcterms:W3CDTF">2024-11-27T16:02:00Z</dcterms:modified>
</cp:coreProperties>
</file>