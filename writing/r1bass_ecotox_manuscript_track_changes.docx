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1F7A2B29"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Evaluating PFAS 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1BA19F8C"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4D3BEDB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B052BD" w:rsidRPr="00B052BD">
        <w:rPr>
          <w:rFonts w:ascii="Arial" w:eastAsia="Times New Roman" w:hAnsi="Arial" w:cs="Arial"/>
          <w:color w:val="000000"/>
          <w:kern w:val="0"/>
          <w14:ligatures w14:val="none"/>
        </w:rPr>
        <w:t>jasmine.nasser@selu.edu</w:t>
      </w:r>
      <w:r w:rsidRPr="00122893">
        <w:rPr>
          <w:rFonts w:ascii="Arial" w:eastAsia="Times New Roman" w:hAnsi="Arial" w:cs="Arial"/>
          <w:color w:val="000000"/>
          <w:kern w:val="0"/>
          <w14:ligatures w14:val="none"/>
        </w:rPr>
        <w:t>; ORCID 0009-0003-0083-9498</w:t>
      </w:r>
    </w:p>
    <w:p w14:paraId="337DDB1D" w14:textId="5206F55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1D337016"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xml:space="preserve">Southeastern Louisiana University, </w:t>
      </w:r>
      <w:r w:rsidR="002F400A">
        <w:rPr>
          <w:rFonts w:ascii="Arial" w:eastAsia="Times New Roman" w:hAnsi="Arial" w:cs="Arial"/>
          <w:color w:val="000000"/>
          <w:kern w:val="0"/>
          <w14:ligatures w14:val="none"/>
        </w:rPr>
        <w:t xml:space="preserve">Center for Environmental Research,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4511A4A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Center for Environmental Research,</w:t>
      </w:r>
      <w:r w:rsidRPr="00122893">
        <w:rPr>
          <w:rFonts w:ascii="Arial" w:eastAsia="Times New Roman" w:hAnsi="Arial" w:cs="Arial"/>
          <w:color w:val="000000"/>
          <w:kern w:val="0"/>
          <w14:ligatures w14:val="none"/>
        </w:rPr>
        <w:t xml:space="preserve"> 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54D03F5C"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BE263B">
        <w:rPr>
          <w:rFonts w:ascii="Arial" w:eastAsia="Times New Roman" w:hAnsi="Arial" w:cs="Arial"/>
          <w:kern w:val="0"/>
          <w14:ligatures w14:val="none"/>
        </w:rPr>
        <w:t>4,</w:t>
      </w:r>
      <w:r w:rsidR="00DE5AAA">
        <w:rPr>
          <w:rFonts w:ascii="Arial" w:eastAsia="Times New Roman" w:hAnsi="Arial" w:cs="Arial"/>
          <w:kern w:val="0"/>
          <w14:ligatures w14:val="none"/>
        </w:rPr>
        <w:t>640</w:t>
      </w:r>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642DDC40"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del w:id="0" w:author="Reviewer" w:date="2026-06-01T12:43:00Z" w16du:dateUtc="2026-06-01T17:43:00Z">
        <w:r w:rsidRPr="00224081" w:rsidDel="00892313">
          <w:rPr>
            <w:rFonts w:ascii="Arial" w:eastAsia="Times New Roman" w:hAnsi="Arial" w:cs="Arial"/>
            <w:kern w:val="0"/>
            <w14:ligatures w14:val="none"/>
          </w:rPr>
          <w:delText xml:space="preserve">disrupt </w:delText>
        </w:r>
      </w:del>
      <w:ins w:id="1" w:author="Reviewer" w:date="2026-06-01T12:43:00Z" w16du:dateUtc="2026-06-01T17:43:00Z">
        <w:r w:rsidR="00892313">
          <w:rPr>
            <w:rFonts w:ascii="Arial" w:eastAsia="Times New Roman" w:hAnsi="Arial" w:cs="Arial"/>
            <w:kern w:val="0"/>
            <w14:ligatures w14:val="none"/>
          </w:rPr>
          <w:t xml:space="preserve">alter leukocyte-based </w:t>
        </w:r>
      </w:ins>
      <w:del w:id="2" w:author="Reviewer" w:date="2026-06-01T12:43:00Z" w16du:dateUtc="2026-06-01T17:43:00Z">
        <w:r w:rsidRPr="00224081" w:rsidDel="00892313">
          <w:rPr>
            <w:rFonts w:ascii="Arial" w:eastAsia="Times New Roman" w:hAnsi="Arial" w:cs="Arial"/>
            <w:kern w:val="0"/>
            <w14:ligatures w14:val="none"/>
          </w:rPr>
          <w:delText xml:space="preserve">animal </w:delText>
        </w:r>
      </w:del>
      <w:r w:rsidRPr="00224081">
        <w:rPr>
          <w:rFonts w:ascii="Arial" w:eastAsia="Times New Roman" w:hAnsi="Arial" w:cs="Arial"/>
          <w:kern w:val="0"/>
          <w14:ligatures w14:val="none"/>
        </w:rPr>
        <w:t>stress</w:t>
      </w:r>
      <w:r>
        <w:rPr>
          <w:rFonts w:ascii="Arial" w:eastAsia="Times New Roman" w:hAnsi="Arial" w:cs="Arial"/>
          <w:kern w:val="0"/>
          <w14:ligatures w14:val="none"/>
        </w:rPr>
        <w:t xml:space="preserve"> </w:t>
      </w:r>
      <w:del w:id="3" w:author="Reviewer" w:date="2026-06-01T12:43:00Z" w16du:dateUtc="2026-06-01T17:43:00Z">
        <w:r w:rsidDel="00892313">
          <w:rPr>
            <w:rFonts w:ascii="Arial" w:eastAsia="Times New Roman" w:hAnsi="Arial" w:cs="Arial"/>
            <w:kern w:val="0"/>
            <w14:ligatures w14:val="none"/>
          </w:rPr>
          <w:delText>responses</w:delText>
        </w:r>
        <w:r w:rsidR="00F071E0" w:rsidDel="00892313">
          <w:rPr>
            <w:rFonts w:ascii="Arial" w:eastAsia="Times New Roman" w:hAnsi="Arial" w:cs="Arial"/>
            <w:kern w:val="0"/>
            <w14:ligatures w14:val="none"/>
          </w:rPr>
          <w:delText xml:space="preserve"> </w:delText>
        </w:r>
      </w:del>
      <w:ins w:id="4" w:author="Reviewer" w:date="2026-06-01T12:43:00Z" w16du:dateUtc="2026-06-01T17:43:00Z">
        <w:r w:rsidR="00892313">
          <w:rPr>
            <w:rFonts w:ascii="Arial" w:eastAsia="Times New Roman" w:hAnsi="Arial" w:cs="Arial"/>
            <w:kern w:val="0"/>
            <w14:ligatures w14:val="none"/>
          </w:rPr>
          <w:t>biomarkers</w:t>
        </w:r>
        <w:r w:rsidR="00892313">
          <w:rPr>
            <w:rFonts w:ascii="Arial" w:eastAsia="Times New Roman" w:hAnsi="Arial" w:cs="Arial"/>
            <w:kern w:val="0"/>
            <w14:ligatures w14:val="none"/>
          </w:rPr>
          <w:t xml:space="preserve"> </w:t>
        </w:r>
      </w:ins>
      <w:r w:rsidR="00F071E0">
        <w:rPr>
          <w:rFonts w:ascii="Arial" w:eastAsia="Times New Roman" w:hAnsi="Arial" w:cs="Arial"/>
          <w:kern w:val="0"/>
          <w14:ligatures w14:val="none"/>
        </w:rPr>
        <w:t xml:space="preserve">and </w:t>
      </w:r>
      <w:del w:id="5" w:author="Reviewer" w:date="2026-06-01T12:43:00Z" w16du:dateUtc="2026-06-01T17:43:00Z">
        <w:r w:rsidR="00F071E0" w:rsidDel="00892313">
          <w:rPr>
            <w:rFonts w:ascii="Arial" w:eastAsia="Times New Roman" w:hAnsi="Arial" w:cs="Arial"/>
            <w:kern w:val="0"/>
            <w14:ligatures w14:val="none"/>
          </w:rPr>
          <w:delText>bias natural experiments</w:delText>
        </w:r>
      </w:del>
      <w:ins w:id="6" w:author="Reviewer" w:date="2026-06-01T12:43:00Z" w16du:dateUtc="2026-06-01T17:43:00Z">
        <w:r w:rsidR="00892313">
          <w:rPr>
            <w:rFonts w:ascii="Arial" w:eastAsia="Times New Roman" w:hAnsi="Arial" w:cs="Arial"/>
            <w:kern w:val="0"/>
            <w14:ligatures w14:val="none"/>
          </w:rPr>
          <w:t>c</w:t>
        </w:r>
      </w:ins>
      <w:ins w:id="7" w:author="Reviewer" w:date="2026-06-01T12:44:00Z" w16du:dateUtc="2026-06-01T17:44:00Z">
        <w:r w:rsidR="00892313">
          <w:rPr>
            <w:rFonts w:ascii="Arial" w:eastAsia="Times New Roman" w:hAnsi="Arial" w:cs="Arial"/>
            <w:kern w:val="0"/>
            <w14:ligatures w14:val="none"/>
          </w:rPr>
          <w:t>omplicate interpretation of physiological responses in aquatic organisms</w:t>
        </w:r>
      </w:ins>
      <w:r w:rsidRPr="00224081">
        <w:rPr>
          <w:rFonts w:ascii="Arial" w:eastAsia="Times New Roman" w:hAnsi="Arial" w:cs="Arial"/>
          <w:kern w:val="0"/>
          <w14:ligatures w14:val="none"/>
        </w:rPr>
        <w:t xml:space="preserve">. In our study, largemouth bass exposed to </w:t>
      </w:r>
      <w:ins w:id="8" w:author="Reviewer" w:date="2026-06-01T12:58:00Z" w16du:dateUtc="2026-06-01T17:58:00Z">
        <w:r w:rsidR="00F7260D">
          <w:rPr>
            <w:rFonts w:ascii="Arial" w:eastAsia="Times New Roman" w:hAnsi="Arial" w:cs="Arial"/>
            <w:kern w:val="0"/>
            <w14:ligatures w14:val="none"/>
          </w:rPr>
          <w:t xml:space="preserve">a </w:t>
        </w:r>
      </w:ins>
      <w:r w:rsidRPr="00224081">
        <w:rPr>
          <w:rFonts w:ascii="Arial" w:eastAsia="Times New Roman" w:hAnsi="Arial" w:cs="Arial"/>
          <w:kern w:val="0"/>
          <w14:ligatures w14:val="none"/>
        </w:rPr>
        <w:t>high</w:t>
      </w:r>
      <w:ins w:id="9" w:author="Reviewer" w:date="2026-06-01T12:57:00Z" w16du:dateUtc="2026-06-01T17:57:00Z">
        <w:r w:rsidR="00F7260D">
          <w:rPr>
            <w:rFonts w:ascii="Arial" w:eastAsia="Times New Roman" w:hAnsi="Arial" w:cs="Arial"/>
            <w:kern w:val="0"/>
            <w14:ligatures w14:val="none"/>
          </w:rPr>
          <w:t xml:space="preserve"> </w:t>
        </w:r>
        <w:r w:rsidR="00F7260D" w:rsidRPr="00224081">
          <w:rPr>
            <w:rFonts w:ascii="Arial" w:eastAsia="Times New Roman" w:hAnsi="Arial" w:cs="Arial"/>
            <w:kern w:val="0"/>
            <w14:ligatures w14:val="none"/>
          </w:rPr>
          <w:t xml:space="preserve">PFAS </w:t>
        </w:r>
        <w:r w:rsidR="00F7260D">
          <w:rPr>
            <w:rFonts w:ascii="Arial" w:eastAsia="Times New Roman" w:hAnsi="Arial" w:cs="Arial"/>
            <w:kern w:val="0"/>
            <w14:ligatures w14:val="none"/>
          </w:rPr>
          <w:t>compound</w:t>
        </w:r>
      </w:ins>
      <w:r w:rsidRPr="00224081">
        <w:rPr>
          <w:rFonts w:ascii="Arial" w:eastAsia="Times New Roman" w:hAnsi="Arial" w:cs="Arial"/>
          <w:kern w:val="0"/>
          <w14:ligatures w14:val="none"/>
        </w:rPr>
        <w:t xml:space="preserve"> </w:t>
      </w:r>
      <w:del w:id="10" w:author="Reviewer" w:date="2026-06-01T12:45:00Z" w16du:dateUtc="2026-06-01T17:45:00Z">
        <w:r w:rsidRPr="00224081" w:rsidDel="00892313">
          <w:rPr>
            <w:rFonts w:ascii="Arial" w:eastAsia="Times New Roman" w:hAnsi="Arial" w:cs="Arial"/>
            <w:kern w:val="0"/>
            <w14:ligatures w14:val="none"/>
          </w:rPr>
          <w:delText xml:space="preserve">levels </w:delText>
        </w:r>
      </w:del>
      <w:ins w:id="11" w:author="Reviewer" w:date="2026-06-01T12:45:00Z" w16du:dateUtc="2026-06-01T17:45:00Z">
        <w:r w:rsidR="00892313">
          <w:rPr>
            <w:rFonts w:ascii="Arial" w:eastAsia="Times New Roman" w:hAnsi="Arial" w:cs="Arial"/>
            <w:kern w:val="0"/>
            <w14:ligatures w14:val="none"/>
          </w:rPr>
          <w:t>concentration</w:t>
        </w:r>
        <w:r w:rsidR="00892313" w:rsidRPr="00224081">
          <w:rPr>
            <w:rFonts w:ascii="Arial" w:eastAsia="Times New Roman" w:hAnsi="Arial" w:cs="Arial"/>
            <w:kern w:val="0"/>
            <w14:ligatures w14:val="none"/>
          </w:rPr>
          <w:t xml:space="preserve"> </w:t>
        </w:r>
      </w:ins>
      <w:del w:id="12" w:author="Reviewer" w:date="2026-06-01T12:57:00Z" w16du:dateUtc="2026-06-01T17:57:00Z">
        <w:r w:rsidRPr="00224081" w:rsidDel="00F7260D">
          <w:rPr>
            <w:rFonts w:ascii="Arial" w:eastAsia="Times New Roman" w:hAnsi="Arial" w:cs="Arial"/>
            <w:kern w:val="0"/>
            <w14:ligatures w14:val="none"/>
          </w:rPr>
          <w:delText xml:space="preserve">of a common PFAS </w:delText>
        </w:r>
      </w:del>
      <w:del w:id="13" w:author="Reviewer" w:date="2026-06-01T12:45:00Z" w16du:dateUtc="2026-06-01T17:45:00Z">
        <w:r w:rsidRPr="00224081" w:rsidDel="00892313">
          <w:rPr>
            <w:rFonts w:ascii="Arial" w:eastAsia="Times New Roman" w:hAnsi="Arial" w:cs="Arial"/>
            <w:kern w:val="0"/>
            <w14:ligatures w14:val="none"/>
          </w:rPr>
          <w:delText xml:space="preserve">chemical showed </w:delText>
        </w:r>
      </w:del>
      <w:ins w:id="14" w:author="Reviewer" w:date="2026-06-01T12:45:00Z" w16du:dateUtc="2026-06-01T17:45:00Z">
        <w:r w:rsidR="00892313">
          <w:rPr>
            <w:rFonts w:ascii="Arial" w:eastAsia="Times New Roman" w:hAnsi="Arial" w:cs="Arial"/>
            <w:kern w:val="0"/>
            <w14:ligatures w14:val="none"/>
          </w:rPr>
          <w:t>exhibited</w:t>
        </w:r>
        <w:r w:rsidR="00892313"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sustained</w:t>
      </w:r>
      <w:r w:rsidR="00F071E0">
        <w:rPr>
          <w:rFonts w:ascii="Arial" w:eastAsia="Times New Roman" w:hAnsi="Arial" w:cs="Arial"/>
          <w:kern w:val="0"/>
          <w14:ligatures w14:val="none"/>
        </w:rPr>
        <w:t xml:space="preserve"> </w:t>
      </w:r>
      <w:del w:id="15" w:author="Reviewer" w:date="2026-06-01T12:45:00Z" w16du:dateUtc="2026-06-01T17:45:00Z">
        <w:r w:rsidR="00F071E0" w:rsidDel="00892313">
          <w:rPr>
            <w:rFonts w:ascii="Arial" w:eastAsia="Times New Roman" w:hAnsi="Arial" w:cs="Arial"/>
            <w:kern w:val="0"/>
            <w14:ligatures w14:val="none"/>
          </w:rPr>
          <w:delText>elevated</w:delText>
        </w:r>
        <w:r w:rsidRPr="00224081" w:rsidDel="00892313">
          <w:rPr>
            <w:rFonts w:ascii="Arial" w:eastAsia="Times New Roman" w:hAnsi="Arial" w:cs="Arial"/>
            <w:kern w:val="0"/>
            <w14:ligatures w14:val="none"/>
          </w:rPr>
          <w:delText xml:space="preserve"> stress</w:delText>
        </w:r>
      </w:del>
      <w:ins w:id="16" w:author="Reviewer" w:date="2026-06-01T12:45:00Z" w16du:dateUtc="2026-06-01T17:45:00Z">
        <w:r w:rsidR="00892313">
          <w:rPr>
            <w:rFonts w:ascii="Arial" w:eastAsia="Times New Roman" w:hAnsi="Arial" w:cs="Arial"/>
            <w:kern w:val="0"/>
            <w14:ligatures w14:val="none"/>
          </w:rPr>
          <w:t>neutrophil-to-lymphocyte ratios following experimental salinity stre</w:t>
        </w:r>
      </w:ins>
      <w:ins w:id="17" w:author="Reviewer" w:date="2026-06-01T12:46:00Z" w16du:dateUtc="2026-06-01T17:46:00Z">
        <w:r w:rsidR="00892313">
          <w:rPr>
            <w:rFonts w:ascii="Arial" w:eastAsia="Times New Roman" w:hAnsi="Arial" w:cs="Arial"/>
            <w:kern w:val="0"/>
            <w14:ligatures w14:val="none"/>
          </w:rPr>
          <w:t>ss</w:t>
        </w:r>
      </w:ins>
      <w:r w:rsidRPr="00224081">
        <w:rPr>
          <w:rFonts w:ascii="Arial" w:eastAsia="Times New Roman" w:hAnsi="Arial" w:cs="Arial"/>
          <w:kern w:val="0"/>
          <w14:ligatures w14:val="none"/>
        </w:rPr>
        <w:t>, whereas cadmium did not</w:t>
      </w:r>
      <w:del w:id="18" w:author="Reviewer" w:date="2026-06-01T12:46:00Z" w16du:dateUtc="2026-06-01T17:46:00Z">
        <w:r w:rsidR="00F071E0" w:rsidDel="00892313">
          <w:rPr>
            <w:rFonts w:ascii="Arial" w:eastAsia="Times New Roman" w:hAnsi="Arial" w:cs="Arial"/>
            <w:kern w:val="0"/>
            <w14:ligatures w14:val="none"/>
          </w:rPr>
          <w:delText xml:space="preserve">, even </w:delText>
        </w:r>
        <w:r w:rsidDel="00892313">
          <w:rPr>
            <w:rFonts w:ascii="Arial" w:eastAsia="Times New Roman" w:hAnsi="Arial" w:cs="Arial"/>
            <w:kern w:val="0"/>
            <w14:ligatures w14:val="none"/>
          </w:rPr>
          <w:delText>after an abrupt environmental change</w:delText>
        </w:r>
      </w:del>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r w:rsidR="00BB7E76">
        <w:rPr>
          <w:rFonts w:ascii="Arial" w:eastAsia="Times New Roman" w:hAnsi="Arial" w:cs="Arial"/>
          <w:kern w:val="0"/>
          <w14:ligatures w14:val="none"/>
        </w:rPr>
        <w:t>Our</w:t>
      </w:r>
      <w:r w:rsidRPr="00224081">
        <w:rPr>
          <w:rFonts w:ascii="Arial" w:eastAsia="Times New Roman" w:hAnsi="Arial" w:cs="Arial"/>
          <w:kern w:val="0"/>
          <w14:ligatures w14:val="none"/>
        </w:rPr>
        <w:t xml:space="preserve"> findings suggest PFAS</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ins w:id="19" w:author="Reviewer" w:date="2026-06-01T12:46:00Z" w16du:dateUtc="2026-06-01T17:46:00Z">
        <w:r w:rsidR="00892313">
          <w:rPr>
            <w:rFonts w:ascii="Arial" w:eastAsia="Times New Roman" w:hAnsi="Arial" w:cs="Arial"/>
            <w:kern w:val="0"/>
            <w14:ligatures w14:val="none"/>
          </w:rPr>
          <w:t xml:space="preserve">influence </w:t>
        </w:r>
      </w:ins>
      <w:ins w:id="20" w:author="Reviewer" w:date="2026-06-01T12:56:00Z" w16du:dateUtc="2026-06-01T17:56:00Z">
        <w:r w:rsidR="00F7260D">
          <w:rPr>
            <w:rFonts w:ascii="Arial" w:eastAsia="Times New Roman" w:hAnsi="Arial" w:cs="Arial"/>
            <w:kern w:val="0"/>
            <w14:ligatures w14:val="none"/>
          </w:rPr>
          <w:t xml:space="preserve">fish </w:t>
        </w:r>
      </w:ins>
      <w:ins w:id="21" w:author="Reviewer" w:date="2026-06-01T12:46:00Z" w16du:dateUtc="2026-06-01T17:46:00Z">
        <w:r w:rsidR="00892313">
          <w:rPr>
            <w:rFonts w:ascii="Arial" w:eastAsia="Times New Roman" w:hAnsi="Arial" w:cs="Arial"/>
            <w:kern w:val="0"/>
            <w14:ligatures w14:val="none"/>
          </w:rPr>
          <w:t>leukocyte dynamics and potenti</w:t>
        </w:r>
      </w:ins>
      <w:ins w:id="22" w:author="Reviewer" w:date="2026-06-01T12:47:00Z" w16du:dateUtc="2026-06-01T17:47:00Z">
        <w:r w:rsidR="00892313">
          <w:rPr>
            <w:rFonts w:ascii="Arial" w:eastAsia="Times New Roman" w:hAnsi="Arial" w:cs="Arial"/>
            <w:kern w:val="0"/>
            <w14:ligatures w14:val="none"/>
          </w:rPr>
          <w:t xml:space="preserve">ally </w:t>
        </w:r>
      </w:ins>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w:t>
      </w:r>
      <w:ins w:id="23" w:author="Reviewer" w:date="2026-06-01T12:56:00Z" w16du:dateUtc="2026-06-01T17:56:00Z">
        <w:r w:rsidR="00F7260D">
          <w:rPr>
            <w:rFonts w:ascii="Arial" w:eastAsia="Times New Roman" w:hAnsi="Arial" w:cs="Arial"/>
            <w:color w:val="000000"/>
            <w:kern w:val="0"/>
            <w14:ligatures w14:val="none"/>
          </w:rPr>
          <w:t>stress</w:t>
        </w:r>
      </w:ins>
      <w:ins w:id="24" w:author="Reviewer" w:date="2026-06-01T12:47:00Z" w16du:dateUtc="2026-06-01T17:47:00Z">
        <w:r w:rsidR="00892313">
          <w:rPr>
            <w:rFonts w:ascii="Arial" w:eastAsia="Times New Roman" w:hAnsi="Arial" w:cs="Arial"/>
            <w:color w:val="000000"/>
            <w:kern w:val="0"/>
            <w14:ligatures w14:val="none"/>
          </w:rPr>
          <w:t xml:space="preserve"> interpretation</w:t>
        </w:r>
      </w:ins>
      <w:del w:id="25" w:author="Reviewer" w:date="2026-06-01T12:56:00Z" w16du:dateUtc="2026-06-01T17:56:00Z">
        <w:r w:rsidR="00BB7E76" w:rsidRPr="003E7284" w:rsidDel="00F7260D">
          <w:rPr>
            <w:rFonts w:ascii="Arial" w:eastAsia="Times New Roman" w:hAnsi="Arial" w:cs="Arial"/>
            <w:color w:val="000000"/>
            <w:kern w:val="0"/>
            <w14:ligatures w14:val="none"/>
          </w:rPr>
          <w:delText xml:space="preserve">stress </w:delText>
        </w:r>
      </w:del>
      <w:del w:id="26" w:author="Reviewer" w:date="2026-06-01T12:47:00Z" w16du:dateUtc="2026-06-01T17:47:00Z">
        <w:r w:rsidR="00F071E0" w:rsidDel="00892313">
          <w:rPr>
            <w:rFonts w:ascii="Arial" w:eastAsia="Times New Roman" w:hAnsi="Arial" w:cs="Arial"/>
            <w:color w:val="000000"/>
            <w:kern w:val="0"/>
            <w14:ligatures w14:val="none"/>
          </w:rPr>
          <w:delText>biomarkers</w:delText>
        </w:r>
        <w:r w:rsidR="00BB7E76" w:rsidRPr="003E7284" w:rsidDel="00892313">
          <w:rPr>
            <w:rFonts w:ascii="Arial" w:eastAsia="Times New Roman" w:hAnsi="Arial" w:cs="Arial"/>
            <w:color w:val="000000"/>
            <w:kern w:val="0"/>
            <w14:ligatures w14:val="none"/>
          </w:rPr>
          <w:delText xml:space="preserve"> </w:delText>
        </w:r>
        <w:r w:rsidR="00BB7E76" w:rsidDel="00892313">
          <w:rPr>
            <w:rFonts w:ascii="Arial" w:eastAsia="Times New Roman" w:hAnsi="Arial" w:cs="Arial"/>
            <w:color w:val="000000"/>
            <w:kern w:val="0"/>
            <w14:ligatures w14:val="none"/>
          </w:rPr>
          <w:delText>across</w:delText>
        </w:r>
        <w:r w:rsidR="00BB7E76" w:rsidRPr="003E7284" w:rsidDel="00892313">
          <w:rPr>
            <w:rFonts w:ascii="Arial" w:eastAsia="Times New Roman" w:hAnsi="Arial" w:cs="Arial"/>
            <w:color w:val="000000"/>
            <w:kern w:val="0"/>
            <w14:ligatures w14:val="none"/>
          </w:rPr>
          <w:delText xml:space="preserve"> species</w:delText>
        </w:r>
        <w:r w:rsidR="00BB7E76" w:rsidDel="00892313">
          <w:rPr>
            <w:rFonts w:ascii="Arial" w:eastAsia="Times New Roman" w:hAnsi="Arial" w:cs="Arial"/>
            <w:color w:val="000000"/>
            <w:kern w:val="0"/>
            <w14:ligatures w14:val="none"/>
          </w:rPr>
          <w:delText xml:space="preserve"> and temporal scales</w:delText>
        </w:r>
      </w:del>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4EA83C13" w:rsidR="00224081" w:rsidRPr="00122893" w:rsidRDefault="00224081" w:rsidP="00224081">
      <w:pPr>
        <w:spacing w:line="480" w:lineRule="auto"/>
        <w:rPr>
          <w:rFonts w:ascii="Arial" w:eastAsia="Times New Roman" w:hAnsi="Arial" w:cs="Arial"/>
          <w:kern w:val="0"/>
          <w14:ligatures w14:val="none"/>
        </w:rPr>
      </w:pPr>
      <w:bookmarkStart w:id="27"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27"/>
      <w:r w:rsidRPr="00224081">
        <w:rPr>
          <w:rFonts w:ascii="Arial" w:eastAsia="Times New Roman" w:hAnsi="Arial" w:cs="Arial"/>
          <w:kern w:val="0"/>
          <w14:ligatures w14:val="none"/>
        </w:rPr>
        <w:t xml:space="preserve"> We examined whether exposure to cadmium (Cd) or perfluoropentanoic acid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)—a short-chain </w:t>
      </w:r>
      <w:bookmarkStart w:id="28" w:name="_Hlk213782290"/>
      <w:r w:rsidRPr="00224081">
        <w:rPr>
          <w:rFonts w:ascii="Arial" w:eastAsia="Times New Roman" w:hAnsi="Arial" w:cs="Arial"/>
          <w:kern w:val="0"/>
          <w14:ligatures w14:val="none"/>
        </w:rPr>
        <w:t>per- and polyfluoroalkyl substance</w:t>
      </w:r>
      <w:bookmarkEnd w:id="28"/>
      <w:r w:rsidRPr="00224081">
        <w:rPr>
          <w:rFonts w:ascii="Arial" w:eastAsia="Times New Roman" w:hAnsi="Arial" w:cs="Arial"/>
          <w:kern w:val="0"/>
          <w14:ligatures w14:val="none"/>
        </w:rPr>
        <w:t xml:space="preserve"> (PFAS)—</w:t>
      </w:r>
      <w:ins w:id="29" w:author="Reviewer" w:date="2026-06-01T13:00:00Z" w16du:dateUtc="2026-06-01T18:00:00Z">
        <w:r w:rsidR="004359E6">
          <w:rPr>
            <w:rFonts w:ascii="Arial" w:eastAsia="Times New Roman" w:hAnsi="Arial" w:cs="Arial"/>
            <w:kern w:val="0"/>
            <w14:ligatures w14:val="none"/>
          </w:rPr>
          <w:t xml:space="preserve">altered </w:t>
        </w:r>
        <w:r w:rsidR="004359E6" w:rsidRPr="00224081">
          <w:rPr>
            <w:rFonts w:ascii="Arial" w:eastAsia="Times New Roman" w:hAnsi="Arial" w:cs="Arial"/>
            <w:kern w:val="0"/>
            <w14:ligatures w14:val="none"/>
          </w:rPr>
          <w:t>neutrophil-to-lymphocyte ratio</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 xml:space="preserve"> (NLR</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w:t>
        </w:r>
      </w:ins>
      <w:del w:id="30" w:author="Reviewer" w:date="2026-06-01T13:00:00Z" w16du:dateUtc="2026-06-01T18:00:00Z">
        <w:r w:rsidRPr="00224081" w:rsidDel="004359E6">
          <w:rPr>
            <w:rFonts w:ascii="Arial" w:eastAsia="Times New Roman" w:hAnsi="Arial" w:cs="Arial"/>
            <w:kern w:val="0"/>
            <w14:ligatures w14:val="none"/>
          </w:rPr>
          <w:delText>affects</w:delText>
        </w:r>
      </w:del>
      <w:del w:id="31" w:author="Reviewer" w:date="2026-06-01T13:01:00Z" w16du:dateUtc="2026-06-01T18:01:00Z">
        <w:r w:rsidR="00087F6E" w:rsidDel="004359E6">
          <w:rPr>
            <w:rFonts w:ascii="Arial" w:eastAsia="Times New Roman" w:hAnsi="Arial" w:cs="Arial"/>
            <w:kern w:val="0"/>
            <w14:ligatures w14:val="none"/>
          </w:rPr>
          <w:delText>, and therefore potentially biases,</w:delText>
        </w:r>
        <w:r w:rsidRPr="00224081" w:rsidDel="004359E6">
          <w:rPr>
            <w:rFonts w:ascii="Arial" w:eastAsia="Times New Roman" w:hAnsi="Arial" w:cs="Arial"/>
            <w:kern w:val="0"/>
            <w14:ligatures w14:val="none"/>
          </w:rPr>
          <w:delText xml:space="preserve"> the stress response of</w:delText>
        </w:r>
      </w:del>
      <w:ins w:id="32" w:author="Reviewer" w:date="2026-06-01T13:01:00Z" w16du:dateUtc="2026-06-01T18:01:00Z">
        <w:r w:rsidR="004359E6">
          <w:rPr>
            <w:rFonts w:ascii="Arial" w:eastAsia="Times New Roman" w:hAnsi="Arial" w:cs="Arial"/>
            <w:kern w:val="0"/>
            <w14:ligatures w14:val="none"/>
          </w:rPr>
          <w:t xml:space="preserve"> in</w:t>
        </w:r>
      </w:ins>
      <w:r w:rsidRPr="00224081">
        <w:rPr>
          <w:rFonts w:ascii="Arial" w:eastAsia="Times New Roman" w:hAnsi="Arial" w:cs="Arial"/>
          <w:kern w:val="0"/>
          <w14:ligatures w14:val="none"/>
        </w:rPr>
        <w:t xml:space="preserve"> largemouth bass (</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w:t>
      </w:r>
      <w:ins w:id="33" w:author="Reviewer" w:date="2026-06-01T13:01:00Z" w16du:dateUtc="2026-06-01T18:01:00Z">
        <w:r w:rsidR="004359E6">
          <w:rPr>
            <w:rFonts w:ascii="Arial" w:eastAsia="Times New Roman" w:hAnsi="Arial" w:cs="Arial"/>
            <w:kern w:val="0"/>
            <w14:ligatures w14:val="none"/>
          </w:rPr>
          <w:t xml:space="preserve">NLR </w:t>
        </w:r>
      </w:ins>
      <w:del w:id="34" w:author="Reviewer" w:date="2026-06-01T13:00:00Z" w16du:dateUtc="2026-06-01T18:00:00Z">
        <w:r w:rsidRPr="00224081" w:rsidDel="004359E6">
          <w:rPr>
            <w:rFonts w:ascii="Arial" w:eastAsia="Times New Roman" w:hAnsi="Arial" w:cs="Arial"/>
            <w:kern w:val="0"/>
            <w14:ligatures w14:val="none"/>
          </w:rPr>
          <w:delText xml:space="preserve">the </w:delText>
        </w:r>
        <w:bookmarkStart w:id="35" w:name="_Hlk213783123"/>
        <w:r w:rsidRPr="00224081" w:rsidDel="004359E6">
          <w:rPr>
            <w:rFonts w:ascii="Arial" w:eastAsia="Times New Roman" w:hAnsi="Arial" w:cs="Arial"/>
            <w:kern w:val="0"/>
            <w14:ligatures w14:val="none"/>
          </w:rPr>
          <w:delText xml:space="preserve">neutrophil-to-lymphocyte </w:delText>
        </w:r>
        <w:bookmarkEnd w:id="35"/>
        <w:r w:rsidRPr="00224081" w:rsidDel="004359E6">
          <w:rPr>
            <w:rFonts w:ascii="Arial" w:eastAsia="Times New Roman" w:hAnsi="Arial" w:cs="Arial"/>
            <w:kern w:val="0"/>
            <w14:ligatures w14:val="none"/>
          </w:rPr>
          <w:delText xml:space="preserve">ratio (NLR) </w:delText>
        </w:r>
      </w:del>
      <w:r w:rsidRPr="00224081">
        <w:rPr>
          <w:rFonts w:ascii="Arial" w:eastAsia="Times New Roman" w:hAnsi="Arial" w:cs="Arial"/>
          <w:kern w:val="0"/>
          <w14:ligatures w14:val="none"/>
        </w:rPr>
        <w:t>as a</w:t>
      </w:r>
      <w:ins w:id="36" w:author="Reviewer" w:date="2026-06-01T13:01:00Z" w16du:dateUtc="2026-06-01T18:01:00Z">
        <w:r w:rsidR="00A44CD4">
          <w:rPr>
            <w:rFonts w:ascii="Arial" w:eastAsia="Times New Roman" w:hAnsi="Arial" w:cs="Arial"/>
            <w:kern w:val="0"/>
            <w14:ligatures w14:val="none"/>
          </w:rPr>
          <w:t xml:space="preserve"> leukocyte-based biomarker associated with</w:t>
        </w:r>
      </w:ins>
      <w:del w:id="37" w:author="Reviewer" w:date="2026-06-01T13:01:00Z" w16du:dateUtc="2026-06-01T18:01:00Z">
        <w:r w:rsidRPr="00224081" w:rsidDel="00A44CD4">
          <w:rPr>
            <w:rFonts w:ascii="Arial" w:eastAsia="Times New Roman" w:hAnsi="Arial" w:cs="Arial"/>
            <w:kern w:val="0"/>
            <w14:ligatures w14:val="none"/>
          </w:rPr>
          <w:delText xml:space="preserve"> proxy for</w:delText>
        </w:r>
      </w:del>
      <w:ins w:id="38" w:author="Reviewer" w:date="2026-06-01T13:01:00Z" w16du:dateUtc="2026-06-01T18:01:00Z">
        <w:r w:rsidR="00A44CD4">
          <w:rPr>
            <w:rFonts w:ascii="Arial" w:eastAsia="Times New Roman" w:hAnsi="Arial" w:cs="Arial"/>
            <w:kern w:val="0"/>
            <w14:ligatures w14:val="none"/>
          </w:rPr>
          <w:t xml:space="preserve"> physiological</w:t>
        </w:r>
      </w:ins>
      <w:r w:rsidRPr="00224081">
        <w:rPr>
          <w:rFonts w:ascii="Arial" w:eastAsia="Times New Roman" w:hAnsi="Arial" w:cs="Arial"/>
          <w:kern w:val="0"/>
          <w14:ligatures w14:val="none"/>
        </w:rPr>
        <w:t xml:space="preserve"> stress</w:t>
      </w:r>
      <w:ins w:id="39" w:author="Reviewer" w:date="2026-06-01T13:01:00Z" w16du:dateUtc="2026-06-01T18:01:00Z">
        <w:r w:rsidR="00A44CD4">
          <w:rPr>
            <w:rFonts w:ascii="Arial" w:eastAsia="Times New Roman" w:hAnsi="Arial" w:cs="Arial"/>
            <w:kern w:val="0"/>
            <w14:ligatures w14:val="none"/>
          </w:rPr>
          <w:t xml:space="preserve"> res</w:t>
        </w:r>
      </w:ins>
      <w:ins w:id="40" w:author="Reviewer" w:date="2026-06-01T13:02:00Z" w16du:dateUtc="2026-06-01T18:02:00Z">
        <w:r w:rsidR="00A44CD4">
          <w:rPr>
            <w:rFonts w:ascii="Arial" w:eastAsia="Times New Roman" w:hAnsi="Arial" w:cs="Arial"/>
            <w:kern w:val="0"/>
            <w14:ligatures w14:val="none"/>
          </w:rPr>
          <w:t>ponses</w:t>
        </w:r>
      </w:ins>
      <w:r w:rsidRPr="00224081">
        <w:rPr>
          <w:rFonts w:ascii="Arial" w:eastAsia="Times New Roman" w:hAnsi="Arial" w:cs="Arial"/>
          <w:kern w:val="0"/>
          <w14:ligatures w14:val="none"/>
        </w:rPr>
        <w:t xml:space="preserve">, we compared five groups (control, Cd low, Cd 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high) across four sampling periods</w:t>
      </w:r>
      <w:ins w:id="41" w:author="Reviewer" w:date="2026-06-01T13:02:00Z" w16du:dateUtc="2026-06-01T18:02:00Z">
        <w:r w:rsidR="00A44CD4">
          <w:rPr>
            <w:rFonts w:ascii="Arial" w:eastAsia="Times New Roman" w:hAnsi="Arial" w:cs="Arial"/>
            <w:kern w:val="0"/>
            <w14:ligatures w14:val="none"/>
          </w:rPr>
          <w:t xml:space="preserve"> (</w:t>
        </w:r>
      </w:ins>
      <w:del w:id="42" w:author="Reviewer" w:date="2026-06-01T13:02:00Z" w16du:dateUtc="2026-06-01T18:02:00Z">
        <w:r w:rsidRPr="00224081" w:rsidDel="00A44CD4">
          <w:rPr>
            <w:rFonts w:ascii="Arial" w:eastAsia="Times New Roman" w:hAnsi="Arial" w:cs="Arial"/>
            <w:kern w:val="0"/>
            <w14:ligatures w14:val="none"/>
          </w:rPr>
          <w:delText xml:space="preserve">: </w:delText>
        </w:r>
      </w:del>
      <w:r w:rsidRPr="00224081">
        <w:rPr>
          <w:rFonts w:ascii="Arial" w:eastAsia="Times New Roman" w:hAnsi="Arial" w:cs="Arial"/>
          <w:kern w:val="0"/>
          <w14:ligatures w14:val="none"/>
        </w:rPr>
        <w:t>baseline, post-treatment, three hours after an abrupt salinity increase, and seven days later</w:t>
      </w:r>
      <w:ins w:id="43" w:author="Reviewer" w:date="2026-06-01T13:02:00Z" w16du:dateUtc="2026-06-01T18:02:00Z">
        <w:r w:rsidR="00A44CD4">
          <w:rPr>
            <w:rFonts w:ascii="Arial" w:eastAsia="Times New Roman" w:hAnsi="Arial" w:cs="Arial"/>
            <w:kern w:val="0"/>
            <w14:ligatures w14:val="none"/>
          </w:rPr>
          <w:t>)</w:t>
        </w:r>
      </w:ins>
      <w:r w:rsidRPr="00224081">
        <w:rPr>
          <w:rFonts w:ascii="Arial" w:eastAsia="Times New Roman" w:hAnsi="Arial" w:cs="Arial"/>
          <w:kern w:val="0"/>
          <w14:ligatures w14:val="none"/>
        </w:rPr>
        <w:t>.</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elevated NLR values</w:t>
      </w:r>
      <w:del w:id="44" w:author="Reviewer" w:date="2026-06-01T13:04:00Z" w16du:dateUtc="2026-06-01T18:04:00Z">
        <w:r w:rsidRPr="00224081" w:rsidDel="00A44CD4">
          <w:rPr>
            <w:rFonts w:ascii="Arial" w:eastAsia="Times New Roman" w:hAnsi="Arial" w:cs="Arial"/>
            <w:kern w:val="0"/>
            <w14:ligatures w14:val="none"/>
          </w:rPr>
          <w:delText xml:space="preserve"> by more than 200%</w:delText>
        </w:r>
      </w:del>
      <w:r w:rsidRPr="00224081">
        <w:rPr>
          <w:rFonts w:ascii="Arial" w:eastAsia="Times New Roman" w:hAnsi="Arial" w:cs="Arial"/>
          <w:kern w:val="0"/>
          <w14:ligatures w14:val="none"/>
        </w:rPr>
        <w:t xml:space="preserve"> within four days of treatment</w:t>
      </w:r>
      <w:ins w:id="45" w:author="Reviewer" w:date="2026-06-01T13:04:00Z" w16du:dateUtc="2026-06-01T18:04:00Z">
        <w:r w:rsidR="00A44CD4">
          <w:rPr>
            <w:rFonts w:ascii="Arial" w:eastAsia="Times New Roman" w:hAnsi="Arial" w:cs="Arial"/>
            <w:kern w:val="0"/>
            <w14:ligatures w14:val="none"/>
          </w:rPr>
          <w:t xml:space="preserve"> relative to the other groups</w:t>
        </w:r>
      </w:ins>
      <w:del w:id="46" w:author="Reviewer" w:date="2026-06-01T13:04:00Z" w16du:dateUtc="2026-06-01T18:04:00Z">
        <w:r w:rsidRPr="00224081" w:rsidDel="00A44CD4">
          <w:rPr>
            <w:rFonts w:ascii="Arial" w:eastAsia="Times New Roman" w:hAnsi="Arial" w:cs="Arial"/>
            <w:kern w:val="0"/>
            <w14:ligatures w14:val="none"/>
          </w:rPr>
          <w:delText>, indicating increased baseline stress</w:delText>
        </w:r>
      </w:del>
      <w:r w:rsidRPr="00224081">
        <w:rPr>
          <w:rFonts w:ascii="Arial" w:eastAsia="Times New Roman" w:hAnsi="Arial" w:cs="Arial"/>
          <w:kern w:val="0"/>
          <w14:ligatures w14:val="none"/>
        </w:rPr>
        <w:t xml:space="preserve">. </w:t>
      </w:r>
      <w:del w:id="47" w:author="Reviewer" w:date="2026-06-01T13:04:00Z" w16du:dateUtc="2026-06-01T18:04:00Z">
        <w:r w:rsidRPr="00224081" w:rsidDel="00A44CD4">
          <w:rPr>
            <w:rFonts w:ascii="Arial" w:eastAsia="Times New Roman" w:hAnsi="Arial" w:cs="Arial"/>
            <w:kern w:val="0"/>
            <w14:ligatures w14:val="none"/>
          </w:rPr>
          <w:delText>After the</w:delText>
        </w:r>
      </w:del>
      <w:ins w:id="48" w:author="Reviewer" w:date="2026-06-01T13:04:00Z" w16du:dateUtc="2026-06-01T18:04:00Z">
        <w:r w:rsidR="00A44CD4">
          <w:rPr>
            <w:rFonts w:ascii="Arial" w:eastAsia="Times New Roman" w:hAnsi="Arial" w:cs="Arial"/>
            <w:kern w:val="0"/>
            <w14:ligatures w14:val="none"/>
          </w:rPr>
          <w:t>Following</w:t>
        </w:r>
      </w:ins>
      <w:r w:rsidRPr="00224081">
        <w:rPr>
          <w:rFonts w:ascii="Arial" w:eastAsia="Times New Roman" w:hAnsi="Arial" w:cs="Arial"/>
          <w:kern w:val="0"/>
          <w14:ligatures w14:val="none"/>
        </w:rPr>
        <w:t xml:space="preserve"> salinity </w:t>
      </w:r>
      <w:del w:id="49" w:author="Reviewer" w:date="2026-06-01T13:04:00Z" w16du:dateUtc="2026-06-01T18:04:00Z">
        <w:r w:rsidR="00BB7E76" w:rsidDel="00A44CD4">
          <w:rPr>
            <w:rFonts w:ascii="Arial" w:eastAsia="Times New Roman" w:hAnsi="Arial" w:cs="Arial"/>
            <w:kern w:val="0"/>
            <w14:ligatures w14:val="none"/>
          </w:rPr>
          <w:delText>increase</w:delText>
        </w:r>
      </w:del>
      <w:ins w:id="50" w:author="Reviewer" w:date="2026-06-01T13:04:00Z" w16du:dateUtc="2026-06-01T18:04:00Z">
        <w:r w:rsidR="00A44CD4">
          <w:rPr>
            <w:rFonts w:ascii="Arial" w:eastAsia="Times New Roman" w:hAnsi="Arial" w:cs="Arial"/>
            <w:kern w:val="0"/>
            <w14:ligatures w14:val="none"/>
          </w:rPr>
          <w:t>exposure</w:t>
        </w:r>
      </w:ins>
      <w:r w:rsidRPr="00224081">
        <w:rPr>
          <w:rFonts w:ascii="Arial" w:eastAsia="Times New Roman" w:hAnsi="Arial" w:cs="Arial"/>
          <w:kern w:val="0"/>
          <w14:ligatures w14:val="none"/>
        </w:rPr>
        <w:t>, all groups exhibited</w:t>
      </w:r>
      <w:del w:id="51" w:author="Reviewer" w:date="2026-06-01T13:04:00Z" w16du:dateUtc="2026-06-01T18:04:00Z">
        <w:r w:rsidRPr="00224081" w:rsidDel="00A44CD4">
          <w:rPr>
            <w:rFonts w:ascii="Arial" w:eastAsia="Times New Roman" w:hAnsi="Arial" w:cs="Arial"/>
            <w:kern w:val="0"/>
            <w14:ligatures w14:val="none"/>
          </w:rPr>
          <w:delText xml:space="preserve"> an</w:delText>
        </w:r>
      </w:del>
      <w:r w:rsidRPr="00224081">
        <w:rPr>
          <w:rFonts w:ascii="Arial" w:eastAsia="Times New Roman" w:hAnsi="Arial" w:cs="Arial"/>
          <w:kern w:val="0"/>
          <w14:ligatures w14:val="none"/>
        </w:rPr>
        <w:t xml:space="preserve"> acute </w:t>
      </w:r>
      <w:del w:id="52" w:author="Reviewer" w:date="2026-06-01T13:05:00Z" w16du:dateUtc="2026-06-01T18:05:00Z">
        <w:r w:rsidRPr="00224081" w:rsidDel="00A44CD4">
          <w:rPr>
            <w:rFonts w:ascii="Arial" w:eastAsia="Times New Roman" w:hAnsi="Arial" w:cs="Arial"/>
            <w:kern w:val="0"/>
            <w14:ligatures w14:val="none"/>
          </w:rPr>
          <w:delText xml:space="preserve">rise </w:delText>
        </w:r>
      </w:del>
      <w:ins w:id="53" w:author="Reviewer" w:date="2026-06-01T13:05:00Z" w16du:dateUtc="2026-06-01T18:05:00Z">
        <w:r w:rsidR="00A44CD4">
          <w:rPr>
            <w:rFonts w:ascii="Arial" w:eastAsia="Times New Roman" w:hAnsi="Arial" w:cs="Arial"/>
            <w:kern w:val="0"/>
            <w14:ligatures w14:val="none"/>
          </w:rPr>
          <w:t>increases</w:t>
        </w:r>
        <w:r w:rsidR="00A44CD4"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 xml:space="preserve">in NLR; however, </w:t>
      </w:r>
      <w:ins w:id="54" w:author="Reviewer" w:date="2026-06-01T13:05:00Z" w16du:dateUtc="2026-06-01T18:05:00Z">
        <w:r w:rsidR="00A44CD4" w:rsidRPr="00224081">
          <w:rPr>
            <w:rFonts w:ascii="Arial" w:eastAsia="Times New Roman" w:hAnsi="Arial" w:cs="Arial"/>
            <w:kern w:val="0"/>
            <w14:ligatures w14:val="none"/>
          </w:rPr>
          <w:t>elevated NLR</w:t>
        </w:r>
        <w:r w:rsidR="00A44CD4">
          <w:rPr>
            <w:rFonts w:ascii="Arial" w:eastAsia="Times New Roman" w:hAnsi="Arial" w:cs="Arial"/>
            <w:kern w:val="0"/>
            <w14:ligatures w14:val="none"/>
          </w:rPr>
          <w:t xml:space="preserve"> </w:t>
        </w:r>
      </w:ins>
      <w:ins w:id="55" w:author="Reviewer" w:date="2026-06-01T13:17:00Z" w16du:dateUtc="2026-06-01T18:17:00Z">
        <w:r w:rsidR="0095399E">
          <w:rPr>
            <w:rFonts w:ascii="Arial" w:eastAsia="Times New Roman" w:hAnsi="Arial" w:cs="Arial"/>
            <w:kern w:val="0"/>
            <w14:ligatures w14:val="none"/>
          </w:rPr>
          <w:t>persisted</w:t>
        </w:r>
      </w:ins>
      <w:ins w:id="56" w:author="Reviewer" w:date="2026-06-01T13:05:00Z" w16du:dateUtc="2026-06-01T18:05:00Z">
        <w:r w:rsidR="00A44CD4"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only</w:t>
      </w:r>
      <w:del w:id="57" w:author="Reviewer" w:date="2026-06-01T13:17:00Z" w16du:dateUtc="2026-06-01T18:17:00Z">
        <w:r w:rsidRPr="00224081" w:rsidDel="0095399E">
          <w:rPr>
            <w:rFonts w:ascii="Arial" w:eastAsia="Times New Roman" w:hAnsi="Arial" w:cs="Arial"/>
            <w:kern w:val="0"/>
            <w14:ligatures w14:val="none"/>
          </w:rPr>
          <w:delText xml:space="preserve"> fish</w:delText>
        </w:r>
      </w:del>
      <w:r w:rsidRPr="00224081">
        <w:rPr>
          <w:rFonts w:ascii="Arial" w:eastAsia="Times New Roman" w:hAnsi="Arial" w:cs="Arial"/>
          <w:kern w:val="0"/>
          <w14:ligatures w14:val="none"/>
        </w:rPr>
        <w:t xml:space="preserve"> in the high-</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group </w:t>
      </w:r>
      <w:del w:id="58" w:author="Reviewer" w:date="2026-06-01T13:17:00Z" w16du:dateUtc="2026-06-01T18:17:00Z">
        <w:r w:rsidRPr="00224081" w:rsidDel="0095399E">
          <w:rPr>
            <w:rFonts w:ascii="Arial" w:eastAsia="Times New Roman" w:hAnsi="Arial" w:cs="Arial"/>
            <w:kern w:val="0"/>
            <w14:ligatures w14:val="none"/>
          </w:rPr>
          <w:delText xml:space="preserve">failed to recover, maintaining </w:delText>
        </w:r>
      </w:del>
      <w:del w:id="59" w:author="Reviewer" w:date="2026-06-01T13:05:00Z" w16du:dateUtc="2026-06-01T18:05:00Z">
        <w:r w:rsidRPr="00224081" w:rsidDel="00A44CD4">
          <w:rPr>
            <w:rFonts w:ascii="Arial" w:eastAsia="Times New Roman" w:hAnsi="Arial" w:cs="Arial"/>
            <w:kern w:val="0"/>
            <w14:ligatures w14:val="none"/>
          </w:rPr>
          <w:delText xml:space="preserve">elevated NLR </w:delText>
        </w:r>
      </w:del>
      <w:r w:rsidRPr="00224081">
        <w:rPr>
          <w:rFonts w:ascii="Arial" w:eastAsia="Times New Roman" w:hAnsi="Arial" w:cs="Arial"/>
          <w:kern w:val="0"/>
          <w14:ligatures w14:val="none"/>
        </w:rPr>
        <w:t xml:space="preserve">one week later. Neither Cd </w:t>
      </w:r>
      <w:del w:id="60" w:author="Reviewer" w:date="2026-06-01T13:18:00Z" w16du:dateUtc="2026-06-01T18:18:00Z">
        <w:r w:rsidRPr="00224081" w:rsidDel="0095399E">
          <w:rPr>
            <w:rFonts w:ascii="Arial" w:eastAsia="Times New Roman" w:hAnsi="Arial" w:cs="Arial"/>
            <w:kern w:val="0"/>
            <w14:ligatures w14:val="none"/>
          </w:rPr>
          <w:delText xml:space="preserve">concentration </w:delText>
        </w:r>
      </w:del>
      <w:ins w:id="61" w:author="Reviewer" w:date="2026-06-01T13:18:00Z" w16du:dateUtc="2026-06-01T18:18:00Z">
        <w:r w:rsidR="0095399E">
          <w:rPr>
            <w:rFonts w:ascii="Arial" w:eastAsia="Times New Roman" w:hAnsi="Arial" w:cs="Arial"/>
            <w:kern w:val="0"/>
            <w14:ligatures w14:val="none"/>
          </w:rPr>
          <w:t xml:space="preserve">treatment </w:t>
        </w:r>
      </w:ins>
      <w:r w:rsidRPr="00224081">
        <w:rPr>
          <w:rFonts w:ascii="Arial" w:eastAsia="Times New Roman" w:hAnsi="Arial" w:cs="Arial"/>
          <w:kern w:val="0"/>
          <w14:ligatures w14:val="none"/>
        </w:rPr>
        <w:t xml:space="preserve">nor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altered </w:t>
      </w:r>
      <w:del w:id="62" w:author="Reviewer" w:date="2026-06-01T13:18:00Z" w16du:dateUtc="2026-06-01T18:18:00Z">
        <w:r w:rsidRPr="00224081" w:rsidDel="0095399E">
          <w:rPr>
            <w:rFonts w:ascii="Arial" w:eastAsia="Times New Roman" w:hAnsi="Arial" w:cs="Arial"/>
            <w:kern w:val="0"/>
            <w14:ligatures w14:val="none"/>
          </w:rPr>
          <w:delText xml:space="preserve">baseline or post-stressor </w:delText>
        </w:r>
      </w:del>
      <w:r w:rsidRPr="00224081">
        <w:rPr>
          <w:rFonts w:ascii="Arial" w:eastAsia="Times New Roman" w:hAnsi="Arial" w:cs="Arial"/>
          <w:kern w:val="0"/>
          <w14:ligatures w14:val="none"/>
        </w:rPr>
        <w:t xml:space="preserve">NLR </w:t>
      </w:r>
      <w:del w:id="63" w:author="Reviewer" w:date="2026-06-01T13:18:00Z" w16du:dateUtc="2026-06-01T18:18:00Z">
        <w:r w:rsidRPr="00224081" w:rsidDel="0095399E">
          <w:rPr>
            <w:rFonts w:ascii="Arial" w:eastAsia="Times New Roman" w:hAnsi="Arial" w:cs="Arial"/>
            <w:kern w:val="0"/>
            <w14:ligatures w14:val="none"/>
          </w:rPr>
          <w:delText>compared with</w:delText>
        </w:r>
      </w:del>
      <w:ins w:id="64" w:author="Reviewer" w:date="2026-06-01T13:18:00Z" w16du:dateUtc="2026-06-01T18:18:00Z">
        <w:r w:rsidR="0095399E">
          <w:rPr>
            <w:rFonts w:ascii="Arial" w:eastAsia="Times New Roman" w:hAnsi="Arial" w:cs="Arial"/>
            <w:kern w:val="0"/>
            <w14:ligatures w14:val="none"/>
          </w:rPr>
          <w:t>relative to</w:t>
        </w:r>
      </w:ins>
      <w:r w:rsidRPr="00224081">
        <w:rPr>
          <w:rFonts w:ascii="Arial" w:eastAsia="Times New Roman" w:hAnsi="Arial" w:cs="Arial"/>
          <w:kern w:val="0"/>
          <w14:ligatures w14:val="none"/>
        </w:rPr>
        <w:t xml:space="preserve">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w:t>
      </w:r>
      <w:del w:id="65" w:author="Reviewer" w:date="2026-06-01T13:18:00Z" w16du:dateUtc="2026-06-01T18:18:00Z">
        <w:r w:rsidRPr="00224081" w:rsidDel="0095399E">
          <w:rPr>
            <w:rFonts w:ascii="Arial" w:eastAsia="Times New Roman" w:hAnsi="Arial" w:cs="Arial"/>
            <w:kern w:val="0"/>
            <w14:ligatures w14:val="none"/>
          </w:rPr>
          <w:delText xml:space="preserve">demonstrate </w:delText>
        </w:r>
      </w:del>
      <w:ins w:id="66" w:author="Reviewer" w:date="2026-06-01T13:18:00Z" w16du:dateUtc="2026-06-01T18:18:00Z">
        <w:r w:rsidR="0095399E">
          <w:rPr>
            <w:rFonts w:ascii="Arial" w:eastAsia="Times New Roman" w:hAnsi="Arial" w:cs="Arial"/>
            <w:kern w:val="0"/>
            <w14:ligatures w14:val="none"/>
          </w:rPr>
          <w:t>suggest</w:t>
        </w:r>
        <w:r w:rsidR="0095399E"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that</w:t>
      </w:r>
      <w:ins w:id="67" w:author="Reviewer" w:date="2026-06-01T13:18:00Z" w16du:dateUtc="2026-06-01T18:18:00Z">
        <w:r w:rsidR="0095399E">
          <w:rPr>
            <w:rFonts w:ascii="Arial" w:eastAsia="Times New Roman" w:hAnsi="Arial" w:cs="Arial"/>
            <w:kern w:val="0"/>
            <w14:ligatures w14:val="none"/>
          </w:rPr>
          <w:t xml:space="preserve"> high</w:t>
        </w:r>
      </w:ins>
      <w:r w:rsidRPr="00224081">
        <w:rPr>
          <w:rFonts w:ascii="Arial" w:eastAsia="Times New Roman" w:hAnsi="Arial" w:cs="Arial"/>
          <w:kern w:val="0"/>
          <w14:ligatures w14:val="none"/>
        </w:rPr>
        <w:t xml:space="preserve"> </w:t>
      </w:r>
      <w:proofErr w:type="spellStart"/>
      <w:r w:rsidRPr="00224081">
        <w:rPr>
          <w:rFonts w:ascii="Arial" w:eastAsia="Times New Roman" w:hAnsi="Arial" w:cs="Arial"/>
          <w:kern w:val="0"/>
          <w14:ligatures w14:val="none"/>
        </w:rPr>
        <w:t>PFPeA</w:t>
      </w:r>
      <w:proofErr w:type="spellEnd"/>
      <w:r w:rsidR="00BB7E76">
        <w:rPr>
          <w:rFonts w:ascii="Arial" w:eastAsia="Times New Roman" w:hAnsi="Arial" w:cs="Arial"/>
          <w:kern w:val="0"/>
          <w14:ligatures w14:val="none"/>
        </w:rPr>
        <w:t xml:space="preserve"> </w:t>
      </w:r>
      <w:ins w:id="68" w:author="Reviewer" w:date="2026-06-01T13:18:00Z" w16du:dateUtc="2026-06-01T18:18:00Z">
        <w:r w:rsidR="0095399E">
          <w:rPr>
            <w:rFonts w:ascii="Arial" w:eastAsia="Times New Roman" w:hAnsi="Arial" w:cs="Arial"/>
            <w:kern w:val="0"/>
            <w14:ligatures w14:val="none"/>
          </w:rPr>
          <w:t xml:space="preserve">exposure </w:t>
        </w:r>
      </w:ins>
      <w:r w:rsidR="00BB7E76">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del w:id="69" w:author="Reviewer" w:date="2026-06-01T13:19:00Z" w16du:dateUtc="2026-06-01T18:19:00Z">
        <w:r w:rsidRPr="00224081" w:rsidDel="0095399E">
          <w:rPr>
            <w:rFonts w:ascii="Arial" w:eastAsia="Times New Roman" w:hAnsi="Arial" w:cs="Arial"/>
            <w:kern w:val="0"/>
            <w14:ligatures w14:val="none"/>
          </w:rPr>
          <w:delText xml:space="preserve">amplify </w:delText>
        </w:r>
      </w:del>
      <w:ins w:id="70" w:author="Reviewer" w:date="2026-06-01T13:19:00Z" w16du:dateUtc="2026-06-01T18:19:00Z">
        <w:r w:rsidR="0095399E">
          <w:rPr>
            <w:rFonts w:ascii="Arial" w:eastAsia="Times New Roman" w:hAnsi="Arial" w:cs="Arial"/>
            <w:kern w:val="0"/>
            <w14:ligatures w14:val="none"/>
          </w:rPr>
          <w:t>alter leukocyte dynamics and influence</w:t>
        </w:r>
        <w:r w:rsidR="0095399E"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the</w:t>
      </w:r>
      <w:ins w:id="71" w:author="Reviewer" w:date="2026-06-01T13:19:00Z" w16du:dateUtc="2026-06-01T18:19:00Z">
        <w:r w:rsidR="0095399E">
          <w:rPr>
            <w:rFonts w:ascii="Arial" w:eastAsia="Times New Roman" w:hAnsi="Arial" w:cs="Arial"/>
            <w:kern w:val="0"/>
            <w14:ligatures w14:val="none"/>
          </w:rPr>
          <w:t xml:space="preserve"> interpretation of leukocyte-bas</w:t>
        </w:r>
      </w:ins>
      <w:ins w:id="72" w:author="Reviewer" w:date="2026-06-01T13:20:00Z" w16du:dateUtc="2026-06-01T18:20:00Z">
        <w:r w:rsidR="0095399E">
          <w:rPr>
            <w:rFonts w:ascii="Arial" w:eastAsia="Times New Roman" w:hAnsi="Arial" w:cs="Arial"/>
            <w:kern w:val="0"/>
            <w14:ligatures w14:val="none"/>
          </w:rPr>
          <w:t xml:space="preserve">ed stress biomarkers in freshwater fishes exposed to additional environmental stressors. </w:t>
        </w:r>
      </w:ins>
      <w:ins w:id="73" w:author="Reviewer" w:date="2026-06-01T13:22:00Z" w16du:dateUtc="2026-06-01T18:22:00Z">
        <w:r w:rsidR="0095399E">
          <w:rPr>
            <w:rFonts w:ascii="Arial" w:eastAsia="Times New Roman" w:hAnsi="Arial" w:cs="Arial"/>
            <w:kern w:val="0"/>
            <w14:ligatures w14:val="none"/>
          </w:rPr>
          <w:t xml:space="preserve">More broadly, </w:t>
        </w:r>
      </w:ins>
      <w:del w:id="74" w:author="Reviewer" w:date="2026-06-01T13:23:00Z" w16du:dateUtc="2026-06-01T18:23:00Z">
        <w:r w:rsidRPr="00224081" w:rsidDel="0095399E">
          <w:rPr>
            <w:rFonts w:ascii="Arial" w:eastAsia="Times New Roman" w:hAnsi="Arial" w:cs="Arial"/>
            <w:kern w:val="0"/>
            <w14:ligatures w14:val="none"/>
          </w:rPr>
          <w:delText xml:space="preserve"> physiological stress response in bass</w:delText>
        </w:r>
        <w:r w:rsidR="00087F6E" w:rsidDel="0095399E">
          <w:rPr>
            <w:rFonts w:ascii="Arial" w:eastAsia="Times New Roman" w:hAnsi="Arial" w:cs="Arial"/>
            <w:kern w:val="0"/>
            <w14:ligatures w14:val="none"/>
          </w:rPr>
          <w:delText xml:space="preserve"> </w:delText>
        </w:r>
        <w:r w:rsidRPr="00224081" w:rsidDel="0095399E">
          <w:rPr>
            <w:rFonts w:ascii="Arial" w:eastAsia="Times New Roman" w:hAnsi="Arial" w:cs="Arial"/>
            <w:kern w:val="0"/>
            <w14:ligatures w14:val="none"/>
          </w:rPr>
          <w:delText>with implications for population health and management amid saltwater intrusion and other environmental changes.</w:delText>
        </w:r>
        <w:r w:rsidR="00087F6E" w:rsidDel="0095399E">
          <w:rPr>
            <w:rFonts w:ascii="Arial" w:eastAsia="Times New Roman" w:hAnsi="Arial" w:cs="Arial"/>
            <w:kern w:val="0"/>
            <w14:ligatures w14:val="none"/>
          </w:rPr>
          <w:delText xml:space="preserve"> Further, enigmatic exogenous</w:delText>
        </w:r>
      </w:del>
      <w:ins w:id="75" w:author="Reviewer" w:date="2026-06-01T13:23:00Z" w16du:dateUtc="2026-06-01T18:23:00Z">
        <w:r w:rsidR="0095399E">
          <w:rPr>
            <w:rFonts w:ascii="Arial" w:eastAsia="Times New Roman" w:hAnsi="Arial" w:cs="Arial"/>
            <w:kern w:val="0"/>
            <w14:ligatures w14:val="none"/>
          </w:rPr>
          <w:t>xenobiotic</w:t>
        </w:r>
      </w:ins>
      <w:r w:rsidR="00087F6E">
        <w:rPr>
          <w:rFonts w:ascii="Arial" w:eastAsia="Times New Roman" w:hAnsi="Arial" w:cs="Arial"/>
          <w:kern w:val="0"/>
          <w14:ligatures w14:val="none"/>
        </w:rPr>
        <w:t xml:space="preserve"> contaminants may </w:t>
      </w:r>
      <w:ins w:id="76" w:author="Reviewer" w:date="2026-06-01T13:23:00Z" w16du:dateUtc="2026-06-01T18:23:00Z">
        <w:r w:rsidR="0095399E">
          <w:rPr>
            <w:rFonts w:ascii="Arial" w:eastAsia="Times New Roman" w:hAnsi="Arial" w:cs="Arial"/>
            <w:kern w:val="0"/>
            <w14:ligatures w14:val="none"/>
          </w:rPr>
          <w:t xml:space="preserve">complicate </w:t>
        </w:r>
      </w:ins>
      <w:ins w:id="77" w:author="Reviewer" w:date="2026-06-01T13:24:00Z" w16du:dateUtc="2026-06-01T18:24:00Z">
        <w:r w:rsidR="0095399E">
          <w:rPr>
            <w:rFonts w:ascii="Arial" w:eastAsia="Times New Roman" w:hAnsi="Arial" w:cs="Arial"/>
            <w:kern w:val="0"/>
            <w14:ligatures w14:val="none"/>
          </w:rPr>
          <w:t xml:space="preserve">the </w:t>
        </w:r>
      </w:ins>
      <w:ins w:id="78" w:author="Reviewer" w:date="2026-06-01T13:23:00Z" w16du:dateUtc="2026-06-01T18:23:00Z">
        <w:r w:rsidR="0095399E">
          <w:rPr>
            <w:rFonts w:ascii="Arial" w:eastAsia="Times New Roman" w:hAnsi="Arial" w:cs="Arial"/>
            <w:kern w:val="0"/>
            <w14:ligatures w14:val="none"/>
          </w:rPr>
          <w:t xml:space="preserve">interpretation of </w:t>
        </w:r>
      </w:ins>
      <w:del w:id="79" w:author="Reviewer" w:date="2026-06-01T13:23:00Z" w16du:dateUtc="2026-06-01T18:23:00Z">
        <w:r w:rsidR="00087F6E" w:rsidDel="0095399E">
          <w:rPr>
            <w:rFonts w:ascii="Arial" w:eastAsia="Times New Roman" w:hAnsi="Arial" w:cs="Arial"/>
            <w:kern w:val="0"/>
            <w14:ligatures w14:val="none"/>
          </w:rPr>
          <w:delText>bias traditional</w:delText>
        </w:r>
      </w:del>
      <w:ins w:id="80" w:author="Reviewer" w:date="2026-06-01T13:23:00Z" w16du:dateUtc="2026-06-01T18:23:00Z">
        <w:r w:rsidR="0095399E">
          <w:rPr>
            <w:rFonts w:ascii="Arial" w:eastAsia="Times New Roman" w:hAnsi="Arial" w:cs="Arial"/>
            <w:kern w:val="0"/>
            <w14:ligatures w14:val="none"/>
          </w:rPr>
          <w:t>physiological</w:t>
        </w:r>
      </w:ins>
      <w:r w:rsidR="00087F6E">
        <w:rPr>
          <w:rFonts w:ascii="Arial" w:eastAsia="Times New Roman" w:hAnsi="Arial" w:cs="Arial"/>
          <w:kern w:val="0"/>
          <w14:ligatures w14:val="none"/>
        </w:rPr>
        <w:t xml:space="preserve"> biomarkers used</w:t>
      </w:r>
      <w:del w:id="81" w:author="Reviewer" w:date="2026-06-01T13:23:00Z" w16du:dateUtc="2026-06-01T18:23:00Z">
        <w:r w:rsidR="00087F6E" w:rsidDel="0095399E">
          <w:rPr>
            <w:rFonts w:ascii="Arial" w:eastAsia="Times New Roman" w:hAnsi="Arial" w:cs="Arial"/>
            <w:kern w:val="0"/>
            <w14:ligatures w14:val="none"/>
          </w:rPr>
          <w:delText xml:space="preserve"> to test applied science hypotheses aimed at other aquatic perturbations</w:delText>
        </w:r>
      </w:del>
      <w:ins w:id="82" w:author="Reviewer" w:date="2026-06-01T13:23:00Z" w16du:dateUtc="2026-06-01T18:23:00Z">
        <w:r w:rsidR="0095399E">
          <w:rPr>
            <w:rFonts w:ascii="Arial" w:eastAsia="Times New Roman" w:hAnsi="Arial" w:cs="Arial"/>
            <w:kern w:val="0"/>
            <w14:ligatures w14:val="none"/>
          </w:rPr>
          <w:t xml:space="preserve"> in conservation and management contexts</w:t>
        </w:r>
      </w:ins>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3718D73B" w:rsidR="00292FF5" w:rsidRPr="00087F6E" w:rsidRDefault="00797A47" w:rsidP="00207381">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Leukocyte Profiles, Perfluoropentanoic Acid, Cadmium, Largemouth Bass, Per- 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66581FDF" w14:textId="77777777" w:rsidR="0077421A" w:rsidRDefault="00AF634C" w:rsidP="0077421A">
      <w:pPr>
        <w:spacing w:line="480" w:lineRule="auto"/>
        <w:ind w:firstLine="720"/>
        <w:rPr>
          <w:ins w:id="83" w:author="Reviewer" w:date="2026-06-01T14:06:00Z" w16du:dateUtc="2026-06-01T19:06:00Z"/>
          <w:rFonts w:ascii="Arial" w:eastAsia="Times New Roman" w:hAnsi="Arial" w:cs="Arial"/>
          <w:color w:val="000000"/>
          <w:kern w:val="0"/>
          <w14:ligatures w14:val="none"/>
        </w:rPr>
      </w:pPr>
      <w:del w:id="84" w:author="Reviewer" w:date="2026-06-01T13:59:00Z" w16du:dateUtc="2026-06-01T18:59:00Z">
        <w:r w:rsidDel="0077421A">
          <w:rPr>
            <w:rFonts w:ascii="Arial" w:eastAsia="Times New Roman" w:hAnsi="Arial" w:cs="Arial"/>
            <w:color w:val="000000"/>
            <w:kern w:val="0"/>
            <w14:ligatures w14:val="none"/>
          </w:rPr>
          <w:delText>Biologists</w:delText>
        </w:r>
        <w:r w:rsidR="003A62B7" w:rsidDel="0077421A">
          <w:rPr>
            <w:rFonts w:ascii="Arial" w:eastAsia="Times New Roman" w:hAnsi="Arial" w:cs="Arial"/>
            <w:color w:val="000000"/>
            <w:kern w:val="0"/>
            <w14:ligatures w14:val="none"/>
          </w:rPr>
          <w:delText xml:space="preserve">, </w:delText>
        </w:r>
        <w:r w:rsidDel="0077421A">
          <w:rPr>
            <w:rFonts w:ascii="Arial" w:eastAsia="Times New Roman" w:hAnsi="Arial" w:cs="Arial"/>
            <w:color w:val="000000"/>
            <w:kern w:val="0"/>
            <w14:ligatures w14:val="none"/>
          </w:rPr>
          <w:delText>conservationists</w:delText>
        </w:r>
        <w:r w:rsidR="003A62B7" w:rsidDel="0077421A">
          <w:rPr>
            <w:rFonts w:ascii="Arial" w:eastAsia="Times New Roman" w:hAnsi="Arial" w:cs="Arial"/>
            <w:color w:val="000000"/>
            <w:kern w:val="0"/>
            <w14:ligatures w14:val="none"/>
          </w:rPr>
          <w:delText>, and managers</w:delText>
        </w:r>
        <w:r w:rsidDel="0077421A">
          <w:rPr>
            <w:rFonts w:ascii="Arial" w:eastAsia="Times New Roman" w:hAnsi="Arial" w:cs="Arial"/>
            <w:color w:val="000000"/>
            <w:kern w:val="0"/>
            <w14:ligatures w14:val="none"/>
          </w:rPr>
          <w:delText xml:space="preserve"> u</w:delText>
        </w:r>
        <w:r w:rsidR="009921F6" w:rsidDel="0077421A">
          <w:rPr>
            <w:rFonts w:ascii="Arial" w:eastAsia="Times New Roman" w:hAnsi="Arial" w:cs="Arial"/>
            <w:color w:val="000000"/>
            <w:kern w:val="0"/>
            <w14:ligatures w14:val="none"/>
          </w:rPr>
          <w:delText>tiliz</w:delText>
        </w:r>
        <w:r w:rsidDel="0077421A">
          <w:rPr>
            <w:rFonts w:ascii="Arial" w:eastAsia="Times New Roman" w:hAnsi="Arial" w:cs="Arial"/>
            <w:color w:val="000000"/>
            <w:kern w:val="0"/>
            <w14:ligatures w14:val="none"/>
          </w:rPr>
          <w:delText xml:space="preserve">e physiological metrics to </w:delText>
        </w:r>
        <w:r w:rsidR="00E33DF7" w:rsidDel="0077421A">
          <w:rPr>
            <w:rFonts w:ascii="Arial" w:eastAsia="Times New Roman" w:hAnsi="Arial" w:cs="Arial"/>
            <w:color w:val="000000"/>
            <w:kern w:val="0"/>
            <w14:ligatures w14:val="none"/>
          </w:rPr>
          <w:delText>assess</w:delText>
        </w:r>
        <w:r w:rsidDel="0077421A">
          <w:rPr>
            <w:rFonts w:ascii="Arial" w:eastAsia="Times New Roman" w:hAnsi="Arial" w:cs="Arial"/>
            <w:color w:val="000000"/>
            <w:kern w:val="0"/>
            <w14:ligatures w14:val="none"/>
          </w:rPr>
          <w:delText xml:space="preserve"> </w:delText>
        </w:r>
        <w:r w:rsidR="00087F6E" w:rsidDel="0077421A">
          <w:rPr>
            <w:rFonts w:ascii="Arial" w:eastAsia="Times New Roman" w:hAnsi="Arial" w:cs="Arial"/>
            <w:color w:val="000000"/>
            <w:kern w:val="0"/>
            <w14:ligatures w14:val="none"/>
          </w:rPr>
          <w:delText xml:space="preserve">relative </w:delText>
        </w:r>
        <w:r w:rsidDel="0077421A">
          <w:rPr>
            <w:rFonts w:ascii="Arial" w:eastAsia="Times New Roman" w:hAnsi="Arial" w:cs="Arial"/>
            <w:color w:val="000000"/>
            <w:kern w:val="0"/>
            <w14:ligatures w14:val="none"/>
          </w:rPr>
          <w:delText>organismal responses and</w:delText>
        </w:r>
        <w:r w:rsidR="00E33DF7" w:rsidDel="0077421A">
          <w:rPr>
            <w:rFonts w:ascii="Arial" w:eastAsia="Times New Roman" w:hAnsi="Arial" w:cs="Arial"/>
            <w:color w:val="000000"/>
            <w:kern w:val="0"/>
            <w14:ligatures w14:val="none"/>
          </w:rPr>
          <w:delText xml:space="preserve"> the</w:delText>
        </w:r>
        <w:r w:rsidDel="0077421A">
          <w:rPr>
            <w:rFonts w:ascii="Arial" w:eastAsia="Times New Roman" w:hAnsi="Arial" w:cs="Arial"/>
            <w:color w:val="000000"/>
            <w:kern w:val="0"/>
            <w14:ligatures w14:val="none"/>
          </w:rPr>
          <w:delText xml:space="preserve"> impacts of localized and widespread </w:delText>
        </w:r>
        <w:r w:rsidR="00E33DF7" w:rsidDel="0077421A">
          <w:rPr>
            <w:rFonts w:ascii="Arial" w:eastAsia="Times New Roman" w:hAnsi="Arial" w:cs="Arial"/>
            <w:color w:val="000000"/>
            <w:kern w:val="0"/>
            <w14:ligatures w14:val="none"/>
          </w:rPr>
          <w:delText>disturbances</w:delText>
        </w:r>
        <w:r w:rsidDel="0077421A">
          <w:rPr>
            <w:rFonts w:ascii="Arial" w:eastAsia="Times New Roman" w:hAnsi="Arial" w:cs="Arial"/>
            <w:color w:val="000000"/>
            <w:kern w:val="0"/>
            <w14:ligatures w14:val="none"/>
          </w:rPr>
          <w:delText xml:space="preserve"> on vertebrate populations</w:delText>
        </w:r>
      </w:del>
      <w:ins w:id="85" w:author="Reviewer" w:date="2026-06-01T13:59:00Z" w16du:dateUtc="2026-06-01T18:59:00Z">
        <w:r w:rsidR="0077421A">
          <w:rPr>
            <w:rFonts w:ascii="Arial" w:eastAsia="Times New Roman" w:hAnsi="Arial" w:cs="Arial"/>
            <w:color w:val="000000"/>
            <w:kern w:val="0"/>
            <w14:ligatures w14:val="none"/>
          </w:rPr>
          <w:t>Physiological biomarkers are increasingly used in conservation physiology to evaluate how organisms resp</w:t>
        </w:r>
      </w:ins>
      <w:ins w:id="86" w:author="Reviewer" w:date="2026-06-01T14:00:00Z" w16du:dateUtc="2026-06-01T19:00:00Z">
        <w:r w:rsidR="0077421A">
          <w:rPr>
            <w:rFonts w:ascii="Arial" w:eastAsia="Times New Roman" w:hAnsi="Arial" w:cs="Arial"/>
            <w:color w:val="000000"/>
            <w:kern w:val="0"/>
            <w14:ligatures w14:val="none"/>
          </w:rPr>
          <w:t>ond to environmental perturbations, including habitat degradation, climate change, salinity shifts, and contaminant exposure</w:t>
        </w:r>
      </w:ins>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2014)","noteIndex":0},"citationItems":[{"id":119,"uris":["http://zotero.org/users/4161640/items/7LRZY2CW"],"itemData":{"id":119,"type":"book","publisher":"Cambridge University Press","title":"New directions in ecological physiology","author":[{"family":"Feder","given":"Martin E"}],"issued":{"date-parts":[["1987"]]}}},{"id":107,"uris":["http://zotero.org/users/4161640/items/88HPGR9Z"],"itemData":{"id":107,"type":"article-journal","container-title":"Trends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J"}],"issued":{"date-parts":[["2006"]]}}},{"id":105,"uris":["http://zotero.org/users/4161640/items/22J8C4DU"],"itemData":{"id":105,"type":"article-journal","container-title":"Physiological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t>
      </w:r>
      <w:proofErr w:type="spellStart"/>
      <w:r w:rsidR="002838B7" w:rsidRPr="002838B7">
        <w:rPr>
          <w:rFonts w:ascii="Arial" w:hAnsi="Arial" w:cs="Arial"/>
          <w:color w:val="000000"/>
          <w:kern w:val="0"/>
        </w:rPr>
        <w:t>Wikelski</w:t>
      </w:r>
      <w:proofErr w:type="spellEnd"/>
      <w:r w:rsidR="002838B7" w:rsidRPr="002838B7">
        <w:rPr>
          <w:rFonts w:ascii="Arial" w:hAnsi="Arial" w:cs="Arial"/>
          <w:color w:val="000000"/>
          <w:kern w:val="0"/>
        </w:rPr>
        <w:t xml:space="preserve">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2015)","noteIndex":0},"citationItems":[{"id":492,"uris":["http://zotero.org/users/4161640/items/Z385RLQC"],"itemData":{"id":492,"type":"article-journal","container-title":"PLoS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2019)","noteIndex":0},"citationItems":[{"id":491,"uris":["http://zotero.org/users/4161640/items/8YQDJGCD"],"itemData":{"id":491,"type":"article-journal","container-title":"Frontiers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Pr>
          <w:rFonts w:ascii="Arial" w:eastAsia="Times New Roman" w:hAnsi="Arial" w:cs="Arial"/>
          <w:color w:val="000000"/>
          <w:kern w:val="0"/>
          <w14:ligatures w14:val="none"/>
        </w:rPr>
        <w:t xml:space="preserve"> to evaluate disturbance in aquatic systems.</w:t>
      </w:r>
      <w:ins w:id="87" w:author="Reviewer" w:date="2026-06-01T14:01:00Z" w16du:dateUtc="2026-06-01T19:01:00Z">
        <w:r w:rsidR="0077421A">
          <w:rPr>
            <w:rFonts w:ascii="Arial" w:eastAsia="Times New Roman" w:hAnsi="Arial" w:cs="Arial"/>
            <w:color w:val="000000"/>
            <w:kern w:val="0"/>
            <w14:ligatures w14:val="none"/>
          </w:rPr>
          <w:t xml:space="preserve"> Among these biomarkers, leukocyte profile</w:t>
        </w:r>
      </w:ins>
      <w:ins w:id="88" w:author="Reviewer" w:date="2026-06-01T14:02:00Z" w16du:dateUtc="2026-06-01T19:02:00Z">
        <w:r w:rsidR="0077421A">
          <w:rPr>
            <w:rFonts w:ascii="Arial" w:eastAsia="Times New Roman" w:hAnsi="Arial" w:cs="Arial"/>
            <w:color w:val="000000"/>
            <w:kern w:val="0"/>
            <w14:ligatures w14:val="none"/>
          </w:rPr>
          <w:t xml:space="preserve">s—particularly neutrophil-to-lymphocyte ratios (NLRs)—have become widely used indicators of vertebrate stress responses </w:t>
        </w:r>
      </w:ins>
      <w:ins w:id="89" w:author="Reviewer" w:date="2026-06-01T14:03:00Z" w16du:dateUtc="2026-06-01T19:03:00Z">
        <w:r w:rsidR="0077421A">
          <w:rPr>
            <w:rFonts w:ascii="Arial" w:eastAsia="Times New Roman" w:hAnsi="Arial" w:cs="Arial"/>
            <w:color w:val="000000"/>
            <w:kern w:val="0"/>
            <w14:ligatures w14:val="none"/>
          </w:rPr>
          <w:t>because glucocorticoid-mediated stress responses predictably increase circulating neutrophils while decreasing lymphocyte abundance</w:t>
        </w:r>
      </w:ins>
      <w:del w:id="90" w:author="Reviewer" w:date="2026-06-01T14:04:00Z" w16du:dateUtc="2026-06-01T19:04:00Z">
        <w:r w:rsidDel="0077421A">
          <w:rPr>
            <w:rFonts w:ascii="Arial" w:eastAsia="Times New Roman" w:hAnsi="Arial" w:cs="Arial"/>
            <w:color w:val="000000"/>
            <w:kern w:val="0"/>
            <w14:ligatures w14:val="none"/>
          </w:rPr>
          <w:delText xml:space="preserve"> While the lack of physiological independence among these response variables offers logistical </w:delText>
        </w:r>
        <w:r w:rsidR="00E33DF7" w:rsidDel="0077421A">
          <w:rPr>
            <w:rFonts w:ascii="Arial" w:eastAsia="Times New Roman" w:hAnsi="Arial" w:cs="Arial"/>
            <w:color w:val="000000"/>
            <w:kern w:val="0"/>
            <w14:ligatures w14:val="none"/>
          </w:rPr>
          <w:delText>simplicity</w:delText>
        </w:r>
        <w:r w:rsidDel="0077421A">
          <w:rPr>
            <w:rFonts w:ascii="Arial" w:eastAsia="Times New Roman" w:hAnsi="Arial" w:cs="Arial"/>
            <w:color w:val="000000"/>
            <w:kern w:val="0"/>
            <w14:ligatures w14:val="none"/>
          </w:rPr>
          <w:delText xml:space="preserve"> and comparative utility </w:delText>
        </w:r>
        <w:r w:rsidR="00B81BD4" w:rsidDel="0077421A">
          <w:rPr>
            <w:rFonts w:ascii="Arial" w:eastAsia="Times New Roman" w:hAnsi="Arial" w:cs="Arial"/>
            <w:color w:val="000000"/>
            <w:kern w:val="0"/>
            <w14:ligatures w14:val="none"/>
          </w:rPr>
          <w:delText>with</w:delText>
        </w:r>
        <w:r w:rsidDel="0077421A">
          <w:rPr>
            <w:rFonts w:ascii="Arial" w:eastAsia="Times New Roman" w:hAnsi="Arial" w:cs="Arial"/>
            <w:color w:val="000000"/>
            <w:kern w:val="0"/>
            <w14:ligatures w14:val="none"/>
          </w:rPr>
          <w:delText xml:space="preserve"> other studies</w:delText>
        </w:r>
      </w:del>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ins w:id="91" w:author="Reviewer" w:date="2026-06-01T14:04:00Z" w16du:dateUtc="2026-06-01T19:04:00Z">
        <w:r w:rsidR="0077421A">
          <w:rPr>
            <w:rFonts w:ascii="Arial" w:hAnsi="Arial" w:cs="Arial"/>
            <w:color w:val="000000"/>
            <w:kern w:val="0"/>
          </w:rPr>
          <w:t xml:space="preserve">; Goessling </w:t>
        </w:r>
        <w:r w:rsidR="0077421A">
          <w:rPr>
            <w:rFonts w:ascii="Arial" w:hAnsi="Arial" w:cs="Arial"/>
            <w:i/>
            <w:iCs/>
            <w:color w:val="000000"/>
            <w:kern w:val="0"/>
          </w:rPr>
          <w:t>et al</w:t>
        </w:r>
        <w:r w:rsidR="0077421A">
          <w:rPr>
            <w:rFonts w:ascii="Arial" w:hAnsi="Arial" w:cs="Arial"/>
            <w:color w:val="000000"/>
            <w:kern w:val="0"/>
          </w:rPr>
          <w:t>., 2015</w:t>
        </w:r>
      </w:ins>
      <w:r w:rsidR="008959E1" w:rsidRPr="008959E1">
        <w:rPr>
          <w:rFonts w:ascii="Arial" w:hAnsi="Arial" w:cs="Arial"/>
          <w:color w:val="000000"/>
          <w:kern w:val="0"/>
        </w:rPr>
        <w:t>)</w:t>
      </w:r>
      <w:r w:rsidR="008959E1">
        <w:rPr>
          <w:rFonts w:ascii="Arial" w:eastAsia="Times New Roman" w:hAnsi="Arial" w:cs="Arial"/>
          <w:color w:val="000000"/>
          <w:kern w:val="0"/>
          <w14:ligatures w14:val="none"/>
        </w:rPr>
        <w:fldChar w:fldCharType="end"/>
      </w:r>
      <w:ins w:id="92" w:author="Reviewer" w:date="2026-06-01T14:04:00Z" w16du:dateUtc="2026-06-01T19:04:00Z">
        <w:r w:rsidR="0077421A">
          <w:rPr>
            <w:rFonts w:ascii="Arial" w:eastAsia="Times New Roman" w:hAnsi="Arial" w:cs="Arial"/>
            <w:color w:val="000000"/>
            <w:kern w:val="0"/>
            <w14:ligatures w14:val="none"/>
          </w:rPr>
          <w:t>.</w:t>
        </w:r>
      </w:ins>
      <w:del w:id="93" w:author="Reviewer" w:date="2026-06-01T14:04:00Z" w16du:dateUtc="2026-06-01T19:04:00Z">
        <w:r w:rsidDel="0077421A">
          <w:rPr>
            <w:rFonts w:ascii="Arial" w:eastAsia="Times New Roman" w:hAnsi="Arial" w:cs="Arial"/>
            <w:color w:val="000000"/>
            <w:kern w:val="0"/>
            <w14:ligatures w14:val="none"/>
          </w:rPr>
          <w:delText xml:space="preserve">, the absence of </w:delText>
        </w:r>
        <w:r w:rsidR="008959E1" w:rsidDel="0077421A">
          <w:rPr>
            <w:rFonts w:ascii="Arial" w:eastAsia="Times New Roman" w:hAnsi="Arial" w:cs="Arial"/>
            <w:color w:val="000000"/>
            <w:kern w:val="0"/>
            <w14:ligatures w14:val="none"/>
          </w:rPr>
          <w:delText xml:space="preserve">replicate system </w:delText>
        </w:r>
        <w:r w:rsidR="00B81BD4" w:rsidDel="0077421A">
          <w:rPr>
            <w:rFonts w:ascii="Arial" w:eastAsia="Times New Roman" w:hAnsi="Arial" w:cs="Arial"/>
            <w:color w:val="000000"/>
            <w:kern w:val="0"/>
            <w14:ligatures w14:val="none"/>
          </w:rPr>
          <w:delText>perturbatio</w:delText>
        </w:r>
        <w:r w:rsidDel="0077421A">
          <w:rPr>
            <w:rFonts w:ascii="Arial" w:eastAsia="Times New Roman" w:hAnsi="Arial" w:cs="Arial"/>
            <w:color w:val="000000"/>
            <w:kern w:val="0"/>
            <w14:ligatures w14:val="none"/>
          </w:rPr>
          <w:delText xml:space="preserve">n </w:delText>
        </w:r>
        <w:r w:rsidR="00E33DF7" w:rsidDel="0077421A">
          <w:rPr>
            <w:rFonts w:ascii="Arial" w:eastAsia="Times New Roman" w:hAnsi="Arial" w:cs="Arial"/>
            <w:color w:val="000000"/>
            <w:kern w:val="0"/>
            <w14:ligatures w14:val="none"/>
          </w:rPr>
          <w:delText>complicates</w:delText>
        </w:r>
        <w:r w:rsidDel="0077421A">
          <w:rPr>
            <w:rFonts w:ascii="Arial" w:eastAsia="Times New Roman" w:hAnsi="Arial" w:cs="Arial"/>
            <w:color w:val="000000"/>
            <w:kern w:val="0"/>
            <w14:ligatures w14:val="none"/>
          </w:rPr>
          <w:delText xml:space="preserve"> results and hinders comparison.</w:delText>
        </w:r>
      </w:del>
      <w:r>
        <w:rPr>
          <w:rFonts w:ascii="Arial" w:eastAsia="Times New Roman" w:hAnsi="Arial" w:cs="Arial"/>
          <w:color w:val="000000"/>
          <w:kern w:val="0"/>
          <w14:ligatures w14:val="none"/>
        </w:rPr>
        <w:t xml:space="preserve"> </w:t>
      </w:r>
      <w:ins w:id="94" w:author="Reviewer" w:date="2026-06-01T14:05:00Z" w16du:dateUtc="2026-06-01T19:05:00Z">
        <w:r w:rsidR="0077421A">
          <w:rPr>
            <w:rFonts w:ascii="Arial" w:eastAsia="Times New Roman" w:hAnsi="Arial" w:cs="Arial"/>
            <w:color w:val="000000"/>
            <w:kern w:val="0"/>
            <w14:ligatures w14:val="none"/>
          </w:rPr>
          <w:t xml:space="preserve">Elevated NLR values have been associated with acute and chronic environmental stressors across vertebrate taxa and are commonly used to assess stress physiology in ecological and conservation contexts </w:t>
        </w:r>
      </w:ins>
      <w:del w:id="95" w:author="Reviewer" w:date="2026-06-01T14:05:00Z" w16du:dateUtc="2026-06-01T19:05:00Z">
        <w:r w:rsidR="0045384D" w:rsidDel="0077421A">
          <w:rPr>
            <w:rFonts w:ascii="Arial" w:eastAsia="Times New Roman" w:hAnsi="Arial" w:cs="Arial"/>
            <w:color w:val="000000"/>
            <w:kern w:val="0"/>
            <w14:ligatures w14:val="none"/>
          </w:rPr>
          <w:delText xml:space="preserve">Recent studies and reviews have </w:delText>
        </w:r>
        <w:r w:rsidR="0020365B" w:rsidDel="0077421A">
          <w:rPr>
            <w:rFonts w:ascii="Arial" w:eastAsia="Times New Roman" w:hAnsi="Arial" w:cs="Arial"/>
            <w:color w:val="000000"/>
            <w:kern w:val="0"/>
            <w14:ligatures w14:val="none"/>
          </w:rPr>
          <w:delText>highlighted</w:delText>
        </w:r>
        <w:r w:rsidR="0045384D" w:rsidDel="0077421A">
          <w:rPr>
            <w:rFonts w:ascii="Arial" w:eastAsia="Times New Roman" w:hAnsi="Arial" w:cs="Arial"/>
            <w:color w:val="000000"/>
            <w:kern w:val="0"/>
            <w14:ligatures w14:val="none"/>
          </w:rPr>
          <w:delText xml:space="preserve"> how specific stressors influence physiological parameters </w:delText>
        </w:r>
        <w:r w:rsidR="00232400" w:rsidDel="0077421A">
          <w:rPr>
            <w:rFonts w:ascii="Arial" w:eastAsia="Times New Roman" w:hAnsi="Arial" w:cs="Arial"/>
            <w:color w:val="000000"/>
            <w:kern w:val="0"/>
            <w14:ligatures w14:val="none"/>
          </w:rPr>
          <w:delText xml:space="preserve">and </w:delText>
        </w:r>
        <w:r w:rsidR="0045384D" w:rsidDel="0077421A">
          <w:rPr>
            <w:rFonts w:ascii="Arial" w:eastAsia="Times New Roman" w:hAnsi="Arial" w:cs="Arial"/>
            <w:color w:val="000000"/>
            <w:kern w:val="0"/>
            <w14:ligatures w14:val="none"/>
          </w:rPr>
          <w:delText>overall population dynamics</w:delText>
        </w:r>
        <w:r w:rsidR="00E33DF7" w:rsidDel="0077421A">
          <w:rPr>
            <w:rFonts w:ascii="Arial" w:eastAsia="Times New Roman" w:hAnsi="Arial" w:cs="Arial"/>
            <w:color w:val="000000"/>
            <w:kern w:val="0"/>
            <w14:ligatures w14:val="none"/>
          </w:rPr>
          <w:delText xml:space="preserve"> </w:delText>
        </w:r>
      </w:del>
      <w:r w:rsidR="00E33DF7">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2024)","noteIndex":0},"citationItems":[{"id":108,"uris":["http://zotero.org/users/4161640/items/MMCC6KXT"],"itemData":{"id":108,"type":"article-journal","abstract":"Abstract\n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based models to estimate population</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Sibly","given":"Richard"}],"issued":{"date-parts":[["2020",9]]}}},{"id":110,"uris":["http://zotero.org/users/4161640/items/4ZSII8ZI"],"itemData":{"id":110,"type":"article-journal","container-title":"Reviews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w:t>
      </w:r>
      <w:proofErr w:type="spellStart"/>
      <w:r w:rsidR="002838B7" w:rsidRPr="002838B7">
        <w:rPr>
          <w:rFonts w:ascii="Arial" w:hAnsi="Arial" w:cs="Arial"/>
          <w:color w:val="000000"/>
          <w:kern w:val="0"/>
        </w:rPr>
        <w:t>Brosset</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ins w:id="96" w:author="Reviewer" w:date="2026-06-01T14:06:00Z" w16du:dateUtc="2026-06-01T19:06:00Z">
        <w:r w:rsidR="0077421A">
          <w:rPr>
            <w:rFonts w:ascii="Arial" w:eastAsia="Times New Roman" w:hAnsi="Arial" w:cs="Arial"/>
            <w:color w:val="000000"/>
            <w:kern w:val="0"/>
            <w14:ligatures w14:val="none"/>
          </w:rPr>
          <w:t>.</w:t>
        </w:r>
      </w:ins>
    </w:p>
    <w:p w14:paraId="21FC70EB" w14:textId="6F3E0DCA" w:rsidR="00603BB7" w:rsidRDefault="006177E3" w:rsidP="00603BB7">
      <w:pPr>
        <w:spacing w:line="480" w:lineRule="auto"/>
        <w:ind w:firstLine="720"/>
        <w:rPr>
          <w:ins w:id="97" w:author="Reviewer" w:date="2026-06-01T15:09:00Z" w16du:dateUtc="2026-06-01T20:09:00Z"/>
          <w:rFonts w:ascii="Arial" w:eastAsia="Times New Roman" w:hAnsi="Arial" w:cs="Arial"/>
          <w:kern w:val="0"/>
          <w14:ligatures w14:val="none"/>
        </w:rPr>
      </w:pPr>
      <w:ins w:id="98" w:author="Reviewer" w:date="2026-06-01T14:39:00Z" w16du:dateUtc="2026-06-01T19:39:00Z">
        <w:r>
          <w:rPr>
            <w:rFonts w:ascii="Arial" w:eastAsia="Times New Roman" w:hAnsi="Arial" w:cs="Arial"/>
            <w:color w:val="000000"/>
            <w:kern w:val="0"/>
            <w14:ligatures w14:val="none"/>
          </w:rPr>
          <w:t xml:space="preserve">Environmental contaminants may complicate </w:t>
        </w:r>
      </w:ins>
      <w:ins w:id="99" w:author="Reviewer" w:date="2026-06-01T14:40:00Z" w16du:dateUtc="2026-06-01T19:40:00Z">
        <w:r>
          <w:rPr>
            <w:rFonts w:ascii="Arial" w:eastAsia="Times New Roman" w:hAnsi="Arial" w:cs="Arial"/>
            <w:color w:val="000000"/>
            <w:kern w:val="0"/>
            <w14:ligatures w14:val="none"/>
          </w:rPr>
          <w:t xml:space="preserve">the </w:t>
        </w:r>
      </w:ins>
      <w:ins w:id="100" w:author="Reviewer" w:date="2026-06-01T14:39:00Z" w16du:dateUtc="2026-06-01T19:39:00Z">
        <w:r>
          <w:rPr>
            <w:rFonts w:ascii="Arial" w:eastAsia="Times New Roman" w:hAnsi="Arial" w:cs="Arial"/>
            <w:color w:val="000000"/>
            <w:kern w:val="0"/>
            <w14:ligatures w14:val="none"/>
          </w:rPr>
          <w:t>interpretation of leukocyte-based stress biomarkers bec</w:t>
        </w:r>
      </w:ins>
      <w:ins w:id="101" w:author="Reviewer" w:date="2026-06-01T14:40:00Z" w16du:dateUtc="2026-06-01T19:40:00Z">
        <w:r>
          <w:rPr>
            <w:rFonts w:ascii="Arial" w:eastAsia="Times New Roman" w:hAnsi="Arial" w:cs="Arial"/>
            <w:color w:val="000000"/>
            <w:kern w:val="0"/>
            <w14:ligatures w14:val="none"/>
          </w:rPr>
          <w:t xml:space="preserve">ause many xenobiotics can independently alter endocrine and immune function. </w:t>
        </w:r>
      </w:ins>
      <w:moveToRangeStart w:id="102" w:author="Reviewer" w:date="2026-06-01T14:42:00Z" w:name="move231217339"/>
      <w:moveTo w:id="103" w:author="Reviewer" w:date="2026-06-01T14:42:00Z" w16du:dateUtc="2026-06-01T19:42:00Z">
        <w:r>
          <w:rPr>
            <w:rFonts w:ascii="Arial" w:eastAsia="Times New Roman" w:hAnsi="Arial" w:cs="Arial"/>
            <w:kern w:val="0"/>
            <w14:ligatures w14:val="none"/>
          </w:rPr>
          <w:t>P</w:t>
        </w:r>
        <w:r w:rsidRPr="00224081">
          <w:rPr>
            <w:rFonts w:ascii="Arial" w:eastAsia="Times New Roman" w:hAnsi="Arial" w:cs="Arial"/>
            <w:kern w:val="0"/>
            <w14:ligatures w14:val="none"/>
          </w:rPr>
          <w:t>er- and polyfluoroalkyl substance</w:t>
        </w:r>
        <w:r>
          <w:rPr>
            <w:rFonts w:ascii="Arial" w:eastAsia="Times New Roman" w:hAnsi="Arial" w:cs="Arial"/>
            <w:kern w:val="0"/>
            <w14:ligatures w14:val="none"/>
          </w:rPr>
          <w:t>s (PFASs) are</w:t>
        </w:r>
      </w:moveTo>
      <w:ins w:id="104" w:author="Reviewer" w:date="2026-06-01T14:47:00Z" w16du:dateUtc="2026-06-01T19:47:00Z">
        <w:r>
          <w:rPr>
            <w:rFonts w:ascii="Arial" w:eastAsia="Times New Roman" w:hAnsi="Arial" w:cs="Arial"/>
            <w:kern w:val="0"/>
            <w14:ligatures w14:val="none"/>
          </w:rPr>
          <w:t xml:space="preserve"> highly persistent</w:t>
        </w:r>
      </w:ins>
      <w:ins w:id="105" w:author="Reviewer" w:date="2026-06-01T14:48:00Z" w16du:dateUtc="2026-06-01T19:48:00Z">
        <w:r>
          <w:rPr>
            <w:rFonts w:ascii="Arial" w:eastAsia="Times New Roman" w:hAnsi="Arial" w:cs="Arial"/>
            <w:kern w:val="0"/>
            <w14:ligatures w14:val="none"/>
          </w:rPr>
          <w:t xml:space="preserve"> a</w:t>
        </w:r>
      </w:ins>
      <w:ins w:id="106" w:author="Reviewer" w:date="2026-06-01T14:46:00Z" w16du:dateUtc="2026-06-01T19:46:00Z">
        <w:r>
          <w:rPr>
            <w:rFonts w:ascii="Arial" w:eastAsia="Times New Roman" w:hAnsi="Arial" w:cs="Arial"/>
            <w:color w:val="000000"/>
            <w:kern w:val="0"/>
            <w14:ligatures w14:val="none"/>
          </w:rPr>
          <w:t>nthropogenic</w:t>
        </w:r>
      </w:ins>
      <w:ins w:id="107" w:author="Reviewer" w:date="2026-06-01T14:48:00Z" w16du:dateUtc="2026-06-01T19:48:00Z">
        <w:r>
          <w:rPr>
            <w:rFonts w:ascii="Arial" w:eastAsia="Times New Roman" w:hAnsi="Arial" w:cs="Arial"/>
            <w:color w:val="000000"/>
            <w:kern w:val="0"/>
            <w14:ligatures w14:val="none"/>
          </w:rPr>
          <w:t xml:space="preserve"> compounds </w:t>
        </w:r>
      </w:ins>
      <w:ins w:id="108" w:author="Reviewer" w:date="2026-06-01T14:50:00Z" w16du:dateUtc="2026-06-01T19:50:00Z">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(Croteau </w:t>
        </w:r>
        <w:r w:rsidRPr="002838B7">
          <w:rPr>
            <w:rFonts w:ascii="Arial" w:hAnsi="Arial" w:cs="Arial"/>
            <w:i/>
            <w:iCs/>
            <w:color w:val="000000"/>
            <w:kern w:val="0"/>
          </w:rPr>
          <w:t>et al.</w:t>
        </w:r>
        <w:r w:rsidRPr="002838B7">
          <w:rPr>
            <w:rFonts w:ascii="Arial" w:hAnsi="Arial" w:cs="Arial"/>
            <w:color w:val="000000"/>
            <w:kern w:val="0"/>
          </w:rPr>
          <w:t xml:space="preserve">, 2005; Ali </w:t>
        </w:r>
        <w:r w:rsidRPr="002838B7">
          <w:rPr>
            <w:rFonts w:ascii="Arial" w:hAnsi="Arial" w:cs="Arial"/>
            <w:i/>
            <w:iCs/>
            <w:color w:val="000000"/>
            <w:kern w:val="0"/>
          </w:rPr>
          <w:t>et al.</w:t>
        </w:r>
        <w:r w:rsidRPr="002838B7">
          <w:rPr>
            <w:rFonts w:ascii="Arial" w:hAnsi="Arial" w:cs="Arial"/>
            <w:color w:val="000000"/>
            <w:kern w:val="0"/>
          </w:rPr>
          <w:t xml:space="preserve">, 2019; Edo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ins>
      <w:ins w:id="109" w:author="Reviewer" w:date="2026-06-01T14:48:00Z" w16du:dateUtc="2026-06-01T19:48:00Z">
        <w:r>
          <w:rPr>
            <w:rFonts w:ascii="Arial" w:eastAsia="Times New Roman" w:hAnsi="Arial" w:cs="Arial"/>
            <w:color w:val="000000"/>
            <w:kern w:val="0"/>
            <w14:ligatures w14:val="none"/>
          </w:rPr>
          <w:t>widely distributed throughout aquatic ecosystems due to decades of industrial and commercial use</w:t>
        </w:r>
      </w:ins>
      <w:ins w:id="110" w:author="Reviewer" w:date="2026-06-01T14:46:00Z" w16du:dateUtc="2026-06-01T19:46:00Z">
        <w:r>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(Ritter, 2002; </w:t>
        </w:r>
      </w:ins>
      <w:proofErr w:type="spellStart"/>
      <w:ins w:id="111" w:author="Reviewer" w:date="2026-06-01T14:52:00Z" w16du:dateUtc="2026-06-01T19:52:00Z">
        <w:r w:rsidR="00603BB7">
          <w:rPr>
            <w:rFonts w:ascii="Arial" w:hAnsi="Arial" w:cs="Arial"/>
            <w:color w:val="000000"/>
            <w:kern w:val="0"/>
          </w:rPr>
          <w:t>Lescord</w:t>
        </w:r>
        <w:proofErr w:type="spellEnd"/>
        <w:r w:rsidR="00603BB7">
          <w:rPr>
            <w:rFonts w:ascii="Arial" w:hAnsi="Arial" w:cs="Arial"/>
            <w:color w:val="000000"/>
            <w:kern w:val="0"/>
          </w:rPr>
          <w:t xml:space="preserve"> </w:t>
        </w:r>
        <w:r w:rsidR="00603BB7" w:rsidRPr="00603BB7">
          <w:rPr>
            <w:rFonts w:ascii="Arial" w:hAnsi="Arial" w:cs="Arial"/>
            <w:i/>
            <w:iCs/>
            <w:color w:val="000000"/>
            <w:kern w:val="0"/>
            <w:rPrChange w:id="112" w:author="Reviewer" w:date="2026-06-01T14:52:00Z" w16du:dateUtc="2026-06-01T19:52:00Z">
              <w:rPr>
                <w:rFonts w:ascii="Arial" w:hAnsi="Arial" w:cs="Arial"/>
                <w:color w:val="000000"/>
                <w:kern w:val="0"/>
              </w:rPr>
            </w:rPrChange>
          </w:rPr>
          <w:t>et al</w:t>
        </w:r>
        <w:r w:rsidR="00603BB7">
          <w:rPr>
            <w:rFonts w:ascii="Arial" w:hAnsi="Arial" w:cs="Arial"/>
            <w:color w:val="000000"/>
            <w:kern w:val="0"/>
          </w:rPr>
          <w:t>., 2015</w:t>
        </w:r>
      </w:ins>
      <w:ins w:id="113" w:author="Reviewer" w:date="2026-06-01T14:49:00Z" w16du:dateUtc="2026-06-01T19:49:00Z">
        <w:r>
          <w:rPr>
            <w:rFonts w:ascii="Arial" w:eastAsia="Times New Roman" w:hAnsi="Arial" w:cs="Arial"/>
            <w:kern w:val="0"/>
            <w14:ligatures w14:val="none"/>
          </w:rPr>
          <w:fldChar w:fldCharType="begin"/>
        </w:r>
        <w:r>
          <w:rPr>
            <w:rFonts w:ascii="Arial" w:eastAsia="Times New Roman" w:hAnsi="Arial" w:cs="Arial"/>
            <w:kern w:val="0"/>
            <w14:ligatures w14:val="none"/>
          </w:rPr>
          <w:instrText xml:space="preserve"> ADDIN ZOTERO_ITEM CSL_CITATION {"citationID":"LQGYbYIb","properties":{"formattedCitation":"(Gaines, 2023)","plainCitation":"(Gaines, 2023)","noteIndex":0},"citationItems":[{"id":222,"uris":["http://zotero.org/users/4161640/items/H8NWSC7H"],"itemData":{"id":222,"type":"article-journal","abstract":"Abstract\n            \n              Background\n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a literature review","title-short":"Historical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Pr>
            <w:rFonts w:ascii="Arial" w:eastAsia="Times New Roman" w:hAnsi="Arial" w:cs="Arial"/>
            <w:kern w:val="0"/>
            <w14:ligatures w14:val="none"/>
          </w:rPr>
          <w:fldChar w:fldCharType="separate"/>
        </w:r>
        <w:r>
          <w:rPr>
            <w:rFonts w:ascii="Arial" w:eastAsia="Times New Roman" w:hAnsi="Arial" w:cs="Arial"/>
            <w:noProof/>
            <w:kern w:val="0"/>
            <w14:ligatures w14:val="none"/>
          </w:rPr>
          <w:t xml:space="preserve">; </w:t>
        </w:r>
        <w:r>
          <w:rPr>
            <w:rFonts w:ascii="Arial" w:eastAsia="Times New Roman" w:hAnsi="Arial" w:cs="Arial"/>
            <w:noProof/>
            <w:kern w:val="0"/>
            <w14:ligatures w14:val="none"/>
          </w:rPr>
          <w:t>Gaines, 2023)</w:t>
        </w:r>
        <w:r>
          <w:rPr>
            <w:rFonts w:ascii="Arial" w:eastAsia="Times New Roman" w:hAnsi="Arial" w:cs="Arial"/>
            <w:kern w:val="0"/>
            <w14:ligatures w14:val="none"/>
          </w:rPr>
          <w:fldChar w:fldCharType="end"/>
        </w:r>
      </w:ins>
      <w:ins w:id="114" w:author="Reviewer" w:date="2026-06-01T14:46:00Z" w16du:dateUtc="2026-06-01T19:46:00Z">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ins>
      <w:ins w:id="115" w:author="Reviewer" w:date="2026-06-01T14:52:00Z" w16du:dateUtc="2026-06-01T19:52:00Z">
        <w:r w:rsidR="00603BB7">
          <w:rPr>
            <w:rFonts w:ascii="Arial" w:eastAsia="Times New Roman" w:hAnsi="Arial" w:cs="Arial"/>
            <w:color w:val="000000"/>
            <w:kern w:val="0"/>
            <w14:ligatures w14:val="none"/>
          </w:rPr>
          <w:t>Although long-chain PFAS compounds have</w:t>
        </w:r>
      </w:ins>
      <w:ins w:id="116" w:author="Reviewer" w:date="2026-06-01T14:53:00Z" w16du:dateUtc="2026-06-01T19:53:00Z">
        <w:r w:rsidR="00603BB7">
          <w:rPr>
            <w:rFonts w:ascii="Arial" w:eastAsia="Times New Roman" w:hAnsi="Arial" w:cs="Arial"/>
            <w:color w:val="000000"/>
            <w:kern w:val="0"/>
            <w14:ligatures w14:val="none"/>
          </w:rPr>
          <w:t xml:space="preserve"> historically received the greatest toxicological attention, short-chain replacement compounds are increasingly detected in aquatic systems</w:t>
        </w:r>
      </w:ins>
      <w:ins w:id="117" w:author="Reviewer" w:date="2026-06-01T14:54:00Z" w16du:dateUtc="2026-06-01T19:54:00Z">
        <w:r w:rsidR="00603BB7">
          <w:rPr>
            <w:rFonts w:ascii="Arial" w:eastAsia="Times New Roman" w:hAnsi="Arial" w:cs="Arial"/>
            <w:color w:val="000000"/>
            <w:kern w:val="0"/>
            <w14:ligatures w14:val="none"/>
          </w:rPr>
          <w:t xml:space="preserve">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instrText>
        </w:r>
        <w:r w:rsidR="00603BB7">
          <w:rPr>
            <w:rFonts w:ascii="Arial" w:eastAsia="Times New Roman" w:hAnsi="Arial" w:cs="Arial"/>
            <w:kern w:val="0"/>
            <w14:ligatures w14:val="none"/>
          </w:rPr>
          <w:fldChar w:fldCharType="separate"/>
        </w:r>
        <w:r w:rsidR="00603BB7" w:rsidRPr="00D73773">
          <w:rPr>
            <w:rFonts w:ascii="Arial" w:hAnsi="Arial" w:cs="Arial"/>
            <w:kern w:val="0"/>
          </w:rPr>
          <w:t xml:space="preserve">(Wang </w:t>
        </w:r>
        <w:r w:rsidR="00603BB7" w:rsidRPr="00D73773">
          <w:rPr>
            <w:rFonts w:ascii="Arial" w:hAnsi="Arial" w:cs="Arial"/>
            <w:i/>
            <w:iCs/>
            <w:kern w:val="0"/>
          </w:rPr>
          <w:t xml:space="preserve">et </w:t>
        </w:r>
        <w:r w:rsidR="00603BB7" w:rsidRPr="00D73773">
          <w:rPr>
            <w:rFonts w:ascii="Arial" w:hAnsi="Arial" w:cs="Arial"/>
            <w:i/>
            <w:iCs/>
            <w:kern w:val="0"/>
          </w:rPr>
          <w:lastRenderedPageBreak/>
          <w:t>al.</w:t>
        </w:r>
        <w:r w:rsidR="00603BB7" w:rsidRPr="00D73773">
          <w:rPr>
            <w:rFonts w:ascii="Arial" w:hAnsi="Arial" w:cs="Arial"/>
            <w:kern w:val="0"/>
          </w:rPr>
          <w:t xml:space="preserve">, 2013; Walsh </w:t>
        </w:r>
        <w:r w:rsidR="00603BB7" w:rsidRPr="00D73773">
          <w:rPr>
            <w:rFonts w:ascii="Arial" w:hAnsi="Arial" w:cs="Arial"/>
            <w:i/>
            <w:iCs/>
            <w:kern w:val="0"/>
          </w:rPr>
          <w:t>et al.</w:t>
        </w:r>
        <w:r w:rsidR="00603BB7" w:rsidRPr="00D73773">
          <w:rPr>
            <w:rFonts w:ascii="Arial" w:hAnsi="Arial" w:cs="Arial"/>
            <w:kern w:val="0"/>
          </w:rPr>
          <w:t>, 2025)</w:t>
        </w:r>
        <w:r w:rsidR="00603BB7">
          <w:rPr>
            <w:rFonts w:ascii="Arial" w:eastAsia="Times New Roman" w:hAnsi="Arial" w:cs="Arial"/>
            <w:kern w:val="0"/>
            <w14:ligatures w14:val="none"/>
          </w:rPr>
          <w:fldChar w:fldCharType="end"/>
        </w:r>
      </w:ins>
      <w:ins w:id="118" w:author="Reviewer" w:date="2026-06-01T14:53:00Z" w16du:dateUtc="2026-06-01T19:53:00Z">
        <w:r w:rsidR="00603BB7">
          <w:rPr>
            <w:rFonts w:ascii="Arial" w:eastAsia="Times New Roman" w:hAnsi="Arial" w:cs="Arial"/>
            <w:color w:val="000000"/>
            <w:kern w:val="0"/>
            <w14:ligatures w14:val="none"/>
          </w:rPr>
          <w:t xml:space="preserve"> and remain comparatively understudied </w:t>
        </w:r>
      </w:ins>
      <w:ins w:id="119" w:author="Reviewer" w:date="2026-06-01T14:51:00Z" w16du:dateUtc="2026-06-01T19:51:00Z">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instrText>
        </w:r>
        <w:r w:rsidR="00603BB7">
          <w:rPr>
            <w:rFonts w:ascii="Arial" w:eastAsia="Times New Roman" w:hAnsi="Arial" w:cs="Arial"/>
            <w:kern w:val="0"/>
            <w14:ligatures w14:val="none"/>
          </w:rPr>
          <w:fldChar w:fldCharType="separate"/>
        </w:r>
        <w:r w:rsidR="00603BB7" w:rsidRPr="00E25081">
          <w:rPr>
            <w:rFonts w:ascii="Arial" w:hAnsi="Arial" w:cs="Arial"/>
            <w:kern w:val="0"/>
          </w:rPr>
          <w:t xml:space="preserve">(Brendel </w:t>
        </w:r>
        <w:r w:rsidR="00603BB7" w:rsidRPr="00E25081">
          <w:rPr>
            <w:rFonts w:ascii="Arial" w:hAnsi="Arial" w:cs="Arial"/>
            <w:i/>
            <w:iCs/>
            <w:kern w:val="0"/>
          </w:rPr>
          <w:t>et al.</w:t>
        </w:r>
        <w:r w:rsidR="00603BB7" w:rsidRPr="00E25081">
          <w:rPr>
            <w:rFonts w:ascii="Arial" w:hAnsi="Arial" w:cs="Arial"/>
            <w:kern w:val="0"/>
          </w:rPr>
          <w:t>, 2018</w:t>
        </w:r>
      </w:ins>
      <w:ins w:id="120" w:author="Reviewer" w:date="2026-06-01T14:54:00Z" w16du:dateUtc="2026-06-01T19:54:00Z">
        <w:r w:rsidR="00603BB7">
          <w:rPr>
            <w:rFonts w:ascii="Arial" w:hAnsi="Arial" w:cs="Arial"/>
            <w:kern w:val="0"/>
          </w:rPr>
          <w:t xml:space="preserve">; Guillette </w:t>
        </w:r>
        <w:r w:rsidR="00603BB7" w:rsidRPr="00603BB7">
          <w:rPr>
            <w:rFonts w:ascii="Arial" w:hAnsi="Arial" w:cs="Arial"/>
            <w:i/>
            <w:iCs/>
            <w:kern w:val="0"/>
            <w:rPrChange w:id="121" w:author="Reviewer" w:date="2026-06-01T14:54:00Z" w16du:dateUtc="2026-06-01T19:54:00Z">
              <w:rPr>
                <w:rFonts w:ascii="Arial" w:hAnsi="Arial" w:cs="Arial"/>
                <w:kern w:val="0"/>
              </w:rPr>
            </w:rPrChange>
          </w:rPr>
          <w:t>et al</w:t>
        </w:r>
        <w:r w:rsidR="00603BB7">
          <w:rPr>
            <w:rFonts w:ascii="Arial" w:hAnsi="Arial" w:cs="Arial"/>
            <w:kern w:val="0"/>
          </w:rPr>
          <w:t>., 2020</w:t>
        </w:r>
      </w:ins>
      <w:ins w:id="122" w:author="Reviewer" w:date="2026-06-01T14:51:00Z" w16du:dateUtc="2026-06-01T19:51:00Z">
        <w:r w:rsidR="00603BB7" w:rsidRPr="00E25081">
          <w:rPr>
            <w:rFonts w:ascii="Arial" w:hAnsi="Arial" w:cs="Arial"/>
            <w:kern w:val="0"/>
          </w:rPr>
          <w:t>)</w:t>
        </w:r>
        <w:r w:rsidR="00603BB7">
          <w:rPr>
            <w:rFonts w:ascii="Arial" w:eastAsia="Times New Roman" w:hAnsi="Arial" w:cs="Arial"/>
            <w:kern w:val="0"/>
            <w14:ligatures w14:val="none"/>
          </w:rPr>
          <w:fldChar w:fldCharType="end"/>
        </w:r>
        <w:r w:rsidR="00603BB7">
          <w:rPr>
            <w:rFonts w:ascii="Arial" w:eastAsia="Times New Roman" w:hAnsi="Arial" w:cs="Arial"/>
            <w:kern w:val="0"/>
            <w14:ligatures w14:val="none"/>
          </w:rPr>
          <w:t>.</w:t>
        </w:r>
      </w:ins>
      <w:ins w:id="123" w:author="Reviewer" w:date="2026-06-01T14:58:00Z" w16du:dateUtc="2026-06-01T19:58:00Z">
        <w:r w:rsidR="00603BB7">
          <w:rPr>
            <w:rFonts w:ascii="Arial" w:eastAsia="Times New Roman" w:hAnsi="Arial" w:cs="Arial"/>
            <w:kern w:val="0"/>
            <w14:ligatures w14:val="none"/>
          </w:rPr>
          <w:t xml:space="preserve"> Exi</w:t>
        </w:r>
      </w:ins>
      <w:ins w:id="124" w:author="Reviewer" w:date="2026-06-01T14:59:00Z" w16du:dateUtc="2026-06-01T19:59:00Z">
        <w:r w:rsidR="00603BB7">
          <w:rPr>
            <w:rFonts w:ascii="Arial" w:eastAsia="Times New Roman" w:hAnsi="Arial" w:cs="Arial"/>
            <w:kern w:val="0"/>
            <w14:ligatures w14:val="none"/>
          </w:rPr>
          <w:t>sting evidence suggests PFAS exposure may disrupt endocrine signaling, alter thyroid function, induce oxidative stress, and modify immune responses in fishes and other vertebrates (Fan</w:t>
        </w:r>
      </w:ins>
      <w:ins w:id="125" w:author="Reviewer" w:date="2026-06-01T15:00:00Z" w16du:dateUtc="2026-06-01T20:00:00Z">
        <w:r w:rsidR="00603BB7">
          <w:rPr>
            <w:rFonts w:ascii="Arial" w:eastAsia="Times New Roman" w:hAnsi="Arial" w:cs="Arial"/>
            <w:kern w:val="0"/>
            <w14:ligatures w14:val="none"/>
          </w:rPr>
          <w:t xml:space="preserve">g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2013; </w:t>
        </w:r>
        <w:proofErr w:type="spellStart"/>
        <w:r w:rsidR="00603BB7">
          <w:rPr>
            <w:rFonts w:ascii="Arial" w:eastAsia="Times New Roman" w:hAnsi="Arial" w:cs="Arial"/>
            <w:kern w:val="0"/>
            <w14:ligatures w14:val="none"/>
          </w:rPr>
          <w:t>Coperchini</w:t>
        </w:r>
        <w:proofErr w:type="spellEnd"/>
        <w:r w:rsidR="00603BB7">
          <w:rPr>
            <w:rFonts w:ascii="Arial" w:eastAsia="Times New Roman" w:hAnsi="Arial" w:cs="Arial"/>
            <w:kern w:val="0"/>
            <w14:ligatures w14:val="none"/>
          </w:rPr>
          <w:t xml:space="preserve">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Piva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2022; Birgersson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In fishes specifically, PFAS exposure </w:t>
        </w:r>
      </w:ins>
      <w:ins w:id="126" w:author="Reviewer" w:date="2026-06-01T15:01:00Z" w16du:dateUtc="2026-06-01T20:01:00Z">
        <w:r w:rsidR="00603BB7">
          <w:rPr>
            <w:rFonts w:ascii="Arial" w:eastAsia="Times New Roman" w:hAnsi="Arial" w:cs="Arial"/>
            <w:kern w:val="0"/>
            <w14:ligatures w14:val="none"/>
          </w:rPr>
          <w:t>has been associated with altered immune biomarkers, thyroid disruption, and changes in leukocyte abundance</w:t>
        </w:r>
        <w:r w:rsidR="00386459">
          <w:rPr>
            <w:rFonts w:ascii="Arial" w:eastAsia="Times New Roman" w:hAnsi="Arial" w:cs="Arial"/>
            <w:kern w:val="0"/>
            <w14:ligatures w14:val="none"/>
          </w:rPr>
          <w:t xml:space="preserve"> (Guillette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2020; Birgersson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2021).</w:t>
        </w:r>
      </w:ins>
      <w:ins w:id="127" w:author="Reviewer" w:date="2026-06-01T15:02:00Z" w16du:dateUtc="2026-06-01T20:02:00Z">
        <w:r w:rsidR="00386459">
          <w:rPr>
            <w:rFonts w:ascii="Arial" w:eastAsia="Times New Roman" w:hAnsi="Arial" w:cs="Arial"/>
            <w:kern w:val="0"/>
            <w14:ligatures w14:val="none"/>
          </w:rPr>
          <w:t xml:space="preserve"> Consequently, contaminant exposure may influence leukocyte dynamics and complicate the interpretation of physiological stress biomarkers </w:t>
        </w:r>
      </w:ins>
      <w:ins w:id="128" w:author="Reviewer" w:date="2026-06-02T12:49:00Z" w16du:dateUtc="2026-06-02T17:49:00Z">
        <w:r w:rsidR="004027E8">
          <w:rPr>
            <w:rFonts w:ascii="Arial" w:eastAsia="Times New Roman" w:hAnsi="Arial" w:cs="Arial"/>
            <w:kern w:val="0"/>
            <w14:ligatures w14:val="none"/>
          </w:rPr>
          <w:t>in response to</w:t>
        </w:r>
      </w:ins>
      <w:ins w:id="129" w:author="Reviewer" w:date="2026-06-01T15:02:00Z" w16du:dateUtc="2026-06-01T20:02:00Z">
        <w:r w:rsidR="00386459">
          <w:rPr>
            <w:rFonts w:ascii="Arial" w:eastAsia="Times New Roman" w:hAnsi="Arial" w:cs="Arial"/>
            <w:kern w:val="0"/>
            <w14:ligatures w14:val="none"/>
          </w:rPr>
          <w:t xml:space="preserve"> additional environmental </w:t>
        </w:r>
      </w:ins>
      <w:ins w:id="130" w:author="Reviewer" w:date="2026-06-02T12:49:00Z" w16du:dateUtc="2026-06-02T17:49:00Z">
        <w:r w:rsidR="004027E8">
          <w:rPr>
            <w:rFonts w:ascii="Arial" w:eastAsia="Times New Roman" w:hAnsi="Arial" w:cs="Arial"/>
            <w:kern w:val="0"/>
            <w14:ligatures w14:val="none"/>
          </w:rPr>
          <w:t>stressors</w:t>
        </w:r>
      </w:ins>
      <w:ins w:id="131" w:author="Reviewer" w:date="2026-06-01T15:02:00Z" w16du:dateUtc="2026-06-01T20:02:00Z">
        <w:r w:rsidR="00386459">
          <w:rPr>
            <w:rFonts w:ascii="Arial" w:eastAsia="Times New Roman" w:hAnsi="Arial" w:cs="Arial"/>
            <w:kern w:val="0"/>
            <w14:ligatures w14:val="none"/>
          </w:rPr>
          <w:t>.</w:t>
        </w:r>
      </w:ins>
    </w:p>
    <w:p w14:paraId="1C2B3802" w14:textId="3AF2C2BA" w:rsidR="00C357C4" w:rsidRDefault="00386459" w:rsidP="001F1C47">
      <w:pPr>
        <w:spacing w:line="480" w:lineRule="auto"/>
        <w:ind w:firstLine="720"/>
        <w:rPr>
          <w:ins w:id="132" w:author="Reviewer" w:date="2026-06-02T12:29:00Z" w16du:dateUtc="2026-06-02T17:29:00Z"/>
          <w:rFonts w:ascii="Arial" w:eastAsia="Times New Roman" w:hAnsi="Arial" w:cs="Arial"/>
          <w:color w:val="000000"/>
          <w:kern w:val="0"/>
          <w14:ligatures w14:val="none"/>
        </w:rPr>
      </w:pPr>
      <w:ins w:id="133" w:author="Reviewer" w:date="2026-06-01T15:11:00Z" w16du:dateUtc="2026-06-01T20:11:00Z">
        <w:r>
          <w:rPr>
            <w:rFonts w:ascii="Arial" w:eastAsia="Times New Roman" w:hAnsi="Arial" w:cs="Arial"/>
            <w:kern w:val="0"/>
            <w14:ligatures w14:val="none"/>
          </w:rPr>
          <w:t>In addition to PFAS compounds, heavy metals (e.g., cadmium [Cd])</w:t>
        </w:r>
        <w:r w:rsidR="00086171">
          <w:rPr>
            <w:rFonts w:ascii="Arial" w:eastAsia="Times New Roman" w:hAnsi="Arial" w:cs="Arial"/>
            <w:kern w:val="0"/>
            <w14:ligatures w14:val="none"/>
          </w:rPr>
          <w:t xml:space="preserve"> are widespread a</w:t>
        </w:r>
      </w:ins>
      <w:ins w:id="134" w:author="Reviewer" w:date="2026-06-01T15:12:00Z" w16du:dateUtc="2026-06-01T20:12:00Z">
        <w:r w:rsidR="00086171">
          <w:rPr>
            <w:rFonts w:ascii="Arial" w:eastAsia="Times New Roman" w:hAnsi="Arial" w:cs="Arial"/>
            <w:kern w:val="0"/>
            <w14:ligatures w14:val="none"/>
          </w:rPr>
          <w:t xml:space="preserve">quatic contaminants </w:t>
        </w:r>
      </w:ins>
      <w:ins w:id="135" w:author="Reviewer" w:date="2026-06-01T15:10:00Z" w16du:dateUtc="2026-06-01T20:10:00Z">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(Wu </w:t>
        </w:r>
        <w:r w:rsidRPr="002838B7">
          <w:rPr>
            <w:rFonts w:ascii="Arial" w:hAnsi="Arial" w:cs="Arial"/>
            <w:i/>
            <w:iCs/>
            <w:color w:val="000000"/>
            <w:kern w:val="0"/>
          </w:rPr>
          <w:t>et al.</w:t>
        </w:r>
        <w:r w:rsidRPr="002838B7">
          <w:rPr>
            <w:rFonts w:ascii="Arial" w:hAnsi="Arial" w:cs="Arial"/>
            <w:color w:val="000000"/>
            <w:kern w:val="0"/>
          </w:rPr>
          <w:t xml:space="preserve">, 2016; Kahlon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ins>
      <w:ins w:id="136" w:author="Reviewer" w:date="2026-06-01T15:12:00Z" w16du:dateUtc="2026-06-01T20:12:00Z">
        <w:r w:rsidR="00086171">
          <w:rPr>
            <w:rFonts w:ascii="Arial" w:eastAsia="Times New Roman" w:hAnsi="Arial" w:cs="Arial"/>
            <w:color w:val="000000"/>
            <w:kern w:val="0"/>
            <w14:ligatures w14:val="none"/>
          </w:rPr>
          <w:t xml:space="preserve"> with well-documented physiological and immunological effects in fishes</w:t>
        </w:r>
      </w:ins>
      <w:ins w:id="137" w:author="Reviewer" w:date="2026-06-01T15:13:00Z" w16du:dateUtc="2026-06-01T20:13:00Z">
        <w:r w:rsidR="00086171">
          <w:rPr>
            <w:rFonts w:ascii="Arial" w:eastAsia="Times New Roman" w:hAnsi="Arial" w:cs="Arial"/>
            <w:color w:val="000000"/>
            <w:kern w:val="0"/>
            <w14:ligatures w14:val="none"/>
          </w:rPr>
          <w:t xml:space="preserve"> (</w:t>
        </w:r>
      </w:ins>
      <w:ins w:id="138" w:author="Reviewer" w:date="2026-06-02T12:27:00Z" w16du:dateUtc="2026-06-02T17:27:00Z">
        <w:r w:rsidR="00C357C4">
          <w:rPr>
            <w:rFonts w:ascii="Arial" w:eastAsia="Times New Roman" w:hAnsi="Arial" w:cs="Arial"/>
            <w:color w:val="000000"/>
            <w:kern w:val="0"/>
            <w14:ligatures w14:val="none"/>
          </w:rPr>
          <w:t xml:space="preserve">Javed and Usmani, 2019; Bera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w:t>
        </w:r>
      </w:ins>
      <w:ins w:id="139" w:author="Reviewer" w:date="2026-06-02T12:28:00Z" w16du:dateUtc="2026-06-02T17:28:00Z">
        <w:r w:rsidR="00C357C4">
          <w:rPr>
            <w:rFonts w:ascii="Arial" w:eastAsia="Times New Roman" w:hAnsi="Arial" w:cs="Arial"/>
            <w:color w:val="000000"/>
            <w:kern w:val="0"/>
            <w14:ligatures w14:val="none"/>
          </w:rPr>
          <w:t>,</w:t>
        </w:r>
      </w:ins>
      <w:ins w:id="140" w:author="Reviewer" w:date="2026-06-02T12:27:00Z" w16du:dateUtc="2026-06-02T17:27:00Z">
        <w:r w:rsidR="00C357C4">
          <w:rPr>
            <w:rFonts w:ascii="Arial" w:eastAsia="Times New Roman" w:hAnsi="Arial" w:cs="Arial"/>
            <w:color w:val="000000"/>
            <w:kern w:val="0"/>
            <w14:ligatures w14:val="none"/>
          </w:rPr>
          <w:t xml:space="preserve"> 2022; Shah</w:t>
        </w:r>
      </w:ins>
      <w:ins w:id="141" w:author="Reviewer" w:date="2026-06-02T12:28:00Z" w16du:dateUtc="2026-06-02T17:28:00Z">
        <w:r w:rsidR="00C357C4">
          <w:rPr>
            <w:rFonts w:ascii="Arial" w:eastAsia="Times New Roman" w:hAnsi="Arial" w:cs="Arial"/>
            <w:color w:val="000000"/>
            <w:kern w:val="0"/>
            <w14:ligatures w14:val="none"/>
          </w:rPr>
          <w:t xml:space="preserve">jahan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2022</w:t>
        </w:r>
      </w:ins>
      <w:ins w:id="142" w:author="Reviewer" w:date="2026-06-01T15:13:00Z" w16du:dateUtc="2026-06-01T20:13:00Z">
        <w:r w:rsidR="00086171">
          <w:rPr>
            <w:rFonts w:ascii="Arial" w:eastAsia="Times New Roman" w:hAnsi="Arial" w:cs="Arial"/>
            <w:color w:val="000000"/>
            <w:kern w:val="0"/>
            <w14:ligatures w14:val="none"/>
          </w:rPr>
          <w:t>).</w:t>
        </w:r>
      </w:ins>
      <w:ins w:id="143" w:author="Reviewer" w:date="2026-06-01T15:15:00Z" w16du:dateUtc="2026-06-01T20:15:00Z">
        <w:r w:rsidR="00086171">
          <w:rPr>
            <w:rFonts w:ascii="Arial" w:eastAsia="Times New Roman" w:hAnsi="Arial" w:cs="Arial"/>
            <w:color w:val="000000"/>
            <w:kern w:val="0"/>
            <w14:ligatures w14:val="none"/>
          </w:rPr>
          <w:t xml:space="preserve"> </w:t>
        </w:r>
      </w:ins>
      <w:ins w:id="144" w:author="Reviewer" w:date="2026-06-01T15:18:00Z" w16du:dateUtc="2026-06-01T20:18:00Z">
        <w:r w:rsidR="00086171">
          <w:rPr>
            <w:rFonts w:ascii="Arial" w:eastAsia="Times New Roman" w:hAnsi="Arial" w:cs="Arial"/>
            <w:color w:val="000000"/>
            <w:kern w:val="0"/>
            <w14:ligatures w14:val="none"/>
          </w:rPr>
          <w:t>Exposure to Cd</w:t>
        </w:r>
      </w:ins>
      <w:ins w:id="145" w:author="Reviewer" w:date="2026-06-02T13:51:00Z" w16du:dateUtc="2026-06-02T18:51:00Z">
        <w:r w:rsidR="00362023">
          <w:rPr>
            <w:rFonts w:ascii="Arial" w:eastAsia="Times New Roman" w:hAnsi="Arial" w:cs="Arial"/>
            <w:color w:val="000000"/>
            <w:kern w:val="0"/>
            <w14:ligatures w14:val="none"/>
          </w:rPr>
          <w:t xml:space="preserve"> </w:t>
        </w:r>
      </w:ins>
      <w:ins w:id="146" w:author="Reviewer" w:date="2026-06-01T15:18:00Z" w16du:dateUtc="2026-06-01T20:18:00Z">
        <w:r w:rsidR="00086171">
          <w:rPr>
            <w:rFonts w:ascii="Arial" w:eastAsia="Times New Roman" w:hAnsi="Arial" w:cs="Arial"/>
            <w:color w:val="000000"/>
            <w:kern w:val="0"/>
            <w14:ligatures w14:val="none"/>
          </w:rPr>
          <w:t xml:space="preserve">has been </w:t>
        </w:r>
      </w:ins>
      <w:ins w:id="147" w:author="Reviewer" w:date="2026-06-02T13:52:00Z" w16du:dateUtc="2026-06-02T18:52:00Z">
        <w:r w:rsidR="00362023">
          <w:rPr>
            <w:rFonts w:ascii="Arial" w:eastAsia="Times New Roman" w:hAnsi="Arial" w:cs="Arial"/>
            <w:color w:val="000000"/>
            <w:kern w:val="0"/>
            <w14:ligatures w14:val="none"/>
          </w:rPr>
          <w:t>linked to</w:t>
        </w:r>
      </w:ins>
      <w:ins w:id="148" w:author="Reviewer" w:date="2026-06-01T15:18:00Z" w16du:dateUtc="2026-06-01T20:18:00Z">
        <w:r w:rsidR="00086171">
          <w:rPr>
            <w:rFonts w:ascii="Arial" w:eastAsia="Times New Roman" w:hAnsi="Arial" w:cs="Arial"/>
            <w:color w:val="000000"/>
            <w:kern w:val="0"/>
            <w14:ligatures w14:val="none"/>
          </w:rPr>
          <w:t xml:space="preserve"> oxidative stress, endocrine disruption, altered osmoregulatory function, and </w:t>
        </w:r>
      </w:ins>
      <w:ins w:id="149" w:author="Reviewer" w:date="2026-06-02T12:32:00Z" w16du:dateUtc="2026-06-02T17:32:00Z">
        <w:r w:rsidR="00C357C4">
          <w:rPr>
            <w:rFonts w:ascii="Arial" w:eastAsia="Times New Roman" w:hAnsi="Arial" w:cs="Arial"/>
            <w:color w:val="000000"/>
            <w:kern w:val="0"/>
            <w14:ligatures w14:val="none"/>
          </w:rPr>
          <w:t>immunoregulation</w:t>
        </w:r>
      </w:ins>
      <w:ins w:id="150" w:author="Reviewer" w:date="2026-06-01T15:18:00Z" w16du:dateUtc="2026-06-01T20:18:00Z">
        <w:r w:rsidR="00086171">
          <w:rPr>
            <w:rFonts w:ascii="Arial" w:eastAsia="Times New Roman" w:hAnsi="Arial" w:cs="Arial"/>
            <w:color w:val="000000"/>
            <w:kern w:val="0"/>
            <w14:ligatures w14:val="none"/>
          </w:rPr>
          <w:t xml:space="preserve"> across freshwater taxa </w:t>
        </w:r>
      </w:ins>
      <w:ins w:id="151" w:author="Reviewer" w:date="2026-06-01T15:19:00Z" w16du:dateUtc="2026-06-01T20:19:00Z">
        <w:r w:rsidR="00086171">
          <w:rPr>
            <w:rFonts w:ascii="Arial" w:eastAsia="Times New Roman" w:hAnsi="Arial" w:cs="Arial"/>
            <w:color w:val="000000"/>
            <w:kern w:val="0"/>
            <w14:ligatures w14:val="none"/>
          </w:rPr>
          <w:t>(</w:t>
        </w:r>
        <w:proofErr w:type="spellStart"/>
        <w:r w:rsidR="00086171" w:rsidRPr="002838B7">
          <w:rPr>
            <w:rFonts w:ascii="Arial" w:hAnsi="Arial" w:cs="Arial"/>
            <w:color w:val="000000"/>
            <w:kern w:val="0"/>
          </w:rPr>
          <w:t>Hontela</w:t>
        </w:r>
        <w:proofErr w:type="spellEnd"/>
        <w:r w:rsidR="00086171" w:rsidRPr="002838B7">
          <w:rPr>
            <w:rFonts w:ascii="Arial" w:hAnsi="Arial" w:cs="Arial"/>
            <w:color w:val="000000"/>
            <w:kern w:val="0"/>
          </w:rPr>
          <w:t xml:space="preserve"> </w:t>
        </w:r>
        <w:r w:rsidR="00086171" w:rsidRPr="002838B7">
          <w:rPr>
            <w:rFonts w:ascii="Arial" w:hAnsi="Arial" w:cs="Arial"/>
            <w:i/>
            <w:iCs/>
            <w:color w:val="000000"/>
            <w:kern w:val="0"/>
          </w:rPr>
          <w:t>et al.</w:t>
        </w:r>
        <w:r w:rsidR="00086171" w:rsidRPr="002838B7">
          <w:rPr>
            <w:rFonts w:ascii="Arial" w:hAnsi="Arial" w:cs="Arial"/>
            <w:color w:val="000000"/>
            <w:kern w:val="0"/>
          </w:rPr>
          <w:t>, 1992;</w:t>
        </w:r>
        <w:r w:rsidR="00086171">
          <w:rPr>
            <w:rFonts w:ascii="Arial" w:hAnsi="Arial" w:cs="Arial"/>
            <w:color w:val="000000"/>
            <w:kern w:val="0"/>
          </w:rPr>
          <w:t xml:space="preserve"> Jezierska and </w:t>
        </w:r>
        <w:proofErr w:type="spellStart"/>
        <w:r w:rsidR="00086171">
          <w:rPr>
            <w:rFonts w:ascii="Arial" w:hAnsi="Arial" w:cs="Arial"/>
            <w:color w:val="000000"/>
            <w:kern w:val="0"/>
          </w:rPr>
          <w:t>Witeska</w:t>
        </w:r>
        <w:proofErr w:type="spellEnd"/>
        <w:r w:rsidR="00086171">
          <w:rPr>
            <w:rFonts w:ascii="Arial" w:hAnsi="Arial" w:cs="Arial"/>
            <w:color w:val="000000"/>
            <w:kern w:val="0"/>
          </w:rPr>
          <w:t>, 200</w:t>
        </w:r>
      </w:ins>
      <w:ins w:id="152" w:author="Reviewer" w:date="2026-06-01T15:34:00Z" w16du:dateUtc="2026-06-01T20:34:00Z">
        <w:r w:rsidR="00366BC8">
          <w:rPr>
            <w:rFonts w:ascii="Arial" w:hAnsi="Arial" w:cs="Arial"/>
            <w:color w:val="000000"/>
            <w:kern w:val="0"/>
          </w:rPr>
          <w:t>6</w:t>
        </w:r>
      </w:ins>
      <w:ins w:id="153" w:author="Reviewer" w:date="2026-06-01T15:19:00Z" w16du:dateUtc="2026-06-01T20:19:00Z">
        <w:r w:rsidR="00086171">
          <w:rPr>
            <w:rFonts w:ascii="Arial" w:hAnsi="Arial" w:cs="Arial"/>
            <w:color w:val="000000"/>
            <w:kern w:val="0"/>
          </w:rPr>
          <w:t xml:space="preserve">; </w:t>
        </w:r>
      </w:ins>
      <w:ins w:id="154" w:author="Reviewer" w:date="2026-06-01T15:55:00Z" w16du:dateUtc="2026-06-01T20:55:00Z">
        <w:r w:rsidR="00907F96">
          <w:rPr>
            <w:rFonts w:ascii="Arial" w:hAnsi="Arial" w:cs="Arial"/>
            <w:color w:val="000000"/>
            <w:kern w:val="0"/>
          </w:rPr>
          <w:t xml:space="preserve">Jezierska </w:t>
        </w:r>
        <w:r w:rsidR="00907F96" w:rsidRPr="00907F96">
          <w:rPr>
            <w:rFonts w:ascii="Arial" w:hAnsi="Arial" w:cs="Arial"/>
            <w:i/>
            <w:iCs/>
            <w:color w:val="000000"/>
            <w:kern w:val="0"/>
            <w:rPrChange w:id="155" w:author="Reviewer" w:date="2026-06-01T15:55:00Z" w16du:dateUtc="2026-06-01T20:55:00Z">
              <w:rPr>
                <w:rFonts w:ascii="Arial" w:hAnsi="Arial" w:cs="Arial"/>
                <w:color w:val="000000"/>
                <w:kern w:val="0"/>
              </w:rPr>
            </w:rPrChange>
          </w:rPr>
          <w:t>et al</w:t>
        </w:r>
        <w:r w:rsidR="00907F96">
          <w:rPr>
            <w:rFonts w:ascii="Arial" w:hAnsi="Arial" w:cs="Arial"/>
            <w:color w:val="000000"/>
            <w:kern w:val="0"/>
          </w:rPr>
          <w:t xml:space="preserve">., 2009; </w:t>
        </w:r>
      </w:ins>
      <w:ins w:id="156" w:author="Reviewer" w:date="2026-06-01T15:19:00Z" w16du:dateUtc="2026-06-01T20:19:00Z">
        <w:r w:rsidR="00086171">
          <w:rPr>
            <w:rFonts w:ascii="Arial" w:hAnsi="Arial" w:cs="Arial"/>
            <w:color w:val="000000"/>
            <w:kern w:val="0"/>
          </w:rPr>
          <w:t>Atli and C</w:t>
        </w:r>
      </w:ins>
      <w:ins w:id="157" w:author="Reviewer" w:date="2026-06-01T15:20:00Z" w16du:dateUtc="2026-06-01T20:20:00Z">
        <w:r w:rsidR="00086171">
          <w:rPr>
            <w:rFonts w:ascii="Arial" w:hAnsi="Arial" w:cs="Arial"/>
            <w:color w:val="000000"/>
            <w:kern w:val="0"/>
          </w:rPr>
          <w:t>anli, 2010</w:t>
        </w:r>
      </w:ins>
      <w:ins w:id="158" w:author="Reviewer" w:date="2026-06-02T13:08:00Z" w16du:dateUtc="2026-06-02T18:08:00Z">
        <w:r w:rsidR="008F2700">
          <w:rPr>
            <w:rFonts w:ascii="Arial" w:hAnsi="Arial" w:cs="Arial"/>
            <w:color w:val="000000"/>
            <w:kern w:val="0"/>
          </w:rPr>
          <w:t xml:space="preserve">; </w:t>
        </w:r>
        <w:r w:rsidR="008F2700" w:rsidRPr="002838B7">
          <w:rPr>
            <w:rFonts w:ascii="Arial" w:hAnsi="Arial" w:cs="Arial"/>
            <w:color w:val="000000"/>
            <w:kern w:val="0"/>
          </w:rPr>
          <w:t xml:space="preserve">Liu </w:t>
        </w:r>
        <w:r w:rsidR="008F2700" w:rsidRPr="002838B7">
          <w:rPr>
            <w:rFonts w:ascii="Arial" w:hAnsi="Arial" w:cs="Arial"/>
            <w:i/>
            <w:iCs/>
            <w:color w:val="000000"/>
            <w:kern w:val="0"/>
          </w:rPr>
          <w:t>et al.</w:t>
        </w:r>
        <w:r w:rsidR="008F2700" w:rsidRPr="002838B7">
          <w:rPr>
            <w:rFonts w:ascii="Arial" w:hAnsi="Arial" w:cs="Arial"/>
            <w:color w:val="000000"/>
            <w:kern w:val="0"/>
          </w:rPr>
          <w:t>, 2022</w:t>
        </w:r>
      </w:ins>
      <w:ins w:id="159" w:author="Reviewer" w:date="2026-06-01T15:20:00Z" w16du:dateUtc="2026-06-01T20:20:00Z">
        <w:r w:rsidR="00086171">
          <w:rPr>
            <w:rFonts w:ascii="Arial" w:hAnsi="Arial" w:cs="Arial"/>
            <w:color w:val="000000"/>
            <w:kern w:val="0"/>
          </w:rPr>
          <w:t>).</w:t>
        </w:r>
      </w:ins>
      <w:ins w:id="160" w:author="Reviewer" w:date="2026-06-01T15:22:00Z" w16du:dateUtc="2026-06-01T20:22:00Z">
        <w:r w:rsidR="001F1C47">
          <w:rPr>
            <w:rFonts w:ascii="Arial" w:hAnsi="Arial" w:cs="Arial"/>
            <w:color w:val="000000"/>
            <w:kern w:val="0"/>
          </w:rPr>
          <w:t xml:space="preserve"> PFAS compounds and Cd </w:t>
        </w:r>
      </w:ins>
      <w:ins w:id="161" w:author="Reviewer" w:date="2026-06-02T12:48:00Z" w16du:dateUtc="2026-06-02T17:48:00Z">
        <w:r w:rsidR="004027E8">
          <w:rPr>
            <w:rFonts w:ascii="Arial" w:hAnsi="Arial" w:cs="Arial"/>
            <w:color w:val="000000"/>
            <w:kern w:val="0"/>
          </w:rPr>
          <w:t>may alter</w:t>
        </w:r>
      </w:ins>
      <w:ins w:id="162" w:author="Reviewer" w:date="2026-06-01T15:22:00Z" w16du:dateUtc="2026-06-01T20:22:00Z">
        <w:r w:rsidR="001F1C47">
          <w:rPr>
            <w:rFonts w:ascii="Arial" w:hAnsi="Arial" w:cs="Arial"/>
            <w:color w:val="000000"/>
            <w:kern w:val="0"/>
          </w:rPr>
          <w:t xml:space="preserve"> phy</w:t>
        </w:r>
      </w:ins>
      <w:ins w:id="163" w:author="Reviewer" w:date="2026-06-01T15:23:00Z" w16du:dateUtc="2026-06-01T20:23:00Z">
        <w:r w:rsidR="001F1C47">
          <w:rPr>
            <w:rFonts w:ascii="Arial" w:hAnsi="Arial" w:cs="Arial"/>
            <w:color w:val="000000"/>
            <w:kern w:val="0"/>
          </w:rPr>
          <w:t>siological stress</w:t>
        </w:r>
      </w:ins>
      <w:ins w:id="164" w:author="Reviewer" w:date="2026-06-02T12:48:00Z" w16du:dateUtc="2026-06-02T17:48:00Z">
        <w:r w:rsidR="004027E8">
          <w:rPr>
            <w:rFonts w:ascii="Arial" w:hAnsi="Arial" w:cs="Arial"/>
            <w:color w:val="000000"/>
            <w:kern w:val="0"/>
          </w:rPr>
          <w:t xml:space="preserve"> responses</w:t>
        </w:r>
      </w:ins>
      <w:ins w:id="165" w:author="Reviewer" w:date="2026-06-01T15:23:00Z" w16du:dateUtc="2026-06-01T20:23:00Z">
        <w:r w:rsidR="001F1C47">
          <w:rPr>
            <w:rFonts w:ascii="Arial" w:hAnsi="Arial" w:cs="Arial"/>
            <w:color w:val="000000"/>
            <w:kern w:val="0"/>
          </w:rPr>
          <w:t xml:space="preserve"> </w:t>
        </w:r>
      </w:ins>
      <w:ins w:id="166" w:author="Reviewer" w:date="2026-06-01T16:53:00Z" w16du:dateUtc="2026-06-01T21:53:00Z">
        <w:r w:rsidR="000A6C91">
          <w:rPr>
            <w:rFonts w:ascii="Arial" w:hAnsi="Arial" w:cs="Arial"/>
            <w:color w:val="000000"/>
            <w:kern w:val="0"/>
          </w:rPr>
          <w:t>through</w:t>
        </w:r>
      </w:ins>
      <w:ins w:id="167" w:author="Reviewer" w:date="2026-06-01T15:23:00Z" w16du:dateUtc="2026-06-01T20:23:00Z">
        <w:r w:rsidR="001F1C47">
          <w:rPr>
            <w:rFonts w:ascii="Arial" w:hAnsi="Arial" w:cs="Arial"/>
            <w:color w:val="000000"/>
            <w:kern w:val="0"/>
          </w:rPr>
          <w:t xml:space="preserve"> </w:t>
        </w:r>
      </w:ins>
      <w:ins w:id="168" w:author="Reviewer" w:date="2026-06-01T15:22:00Z" w16du:dateUtc="2026-06-01T20:22:00Z">
        <w:r w:rsidR="001F1C47" w:rsidRPr="00292FF5">
          <w:rPr>
            <w:rFonts w:ascii="Arial" w:eastAsia="Times New Roman" w:hAnsi="Arial" w:cs="Arial"/>
            <w:color w:val="000000"/>
            <w:kern w:val="0"/>
            <w14:ligatures w14:val="none"/>
          </w:rPr>
          <w:t xml:space="preserve">endocrine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1F1C47">
          <w:rPr>
            <w:rFonts w:ascii="Arial" w:eastAsia="Times New Roman" w:hAnsi="Arial" w:cs="Arial"/>
            <w:color w:val="000000"/>
            <w:kern w:val="0"/>
            <w14:ligatures w14:val="none"/>
          </w:rPr>
          <w:fldChar w:fldCharType="separate"/>
        </w:r>
      </w:ins>
      <w:ins w:id="169" w:author="Reviewer" w:date="2026-06-01T16:31:00Z" w16du:dateUtc="2026-06-01T21:31:00Z">
        <w:r w:rsidR="00057289">
          <w:rPr>
            <w:rFonts w:ascii="Arial" w:hAnsi="Arial" w:cs="Arial"/>
            <w:color w:val="000000"/>
            <w:kern w:val="0"/>
          </w:rPr>
          <w:t>(</w:t>
        </w:r>
      </w:ins>
      <w:proofErr w:type="spellStart"/>
      <w:ins w:id="170" w:author="Reviewer" w:date="2026-06-01T15:22:00Z" w16du:dateUtc="2026-06-01T20:22:00Z">
        <w:r w:rsidR="001F1C47" w:rsidRPr="002838B7">
          <w:rPr>
            <w:rFonts w:ascii="Arial" w:hAnsi="Arial" w:cs="Arial"/>
            <w:color w:val="000000"/>
            <w:kern w:val="0"/>
          </w:rPr>
          <w:t>Coperchini</w:t>
        </w:r>
        <w:proofErr w:type="spellEnd"/>
        <w:r w:rsidR="001F1C47" w:rsidRPr="002838B7">
          <w:rPr>
            <w:rFonts w:ascii="Arial" w:hAnsi="Arial" w:cs="Arial"/>
            <w:color w:val="000000"/>
            <w:kern w:val="0"/>
          </w:rPr>
          <w:t xml:space="preserve">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2021, 2024; Nayak </w:t>
        </w:r>
        <w:r w:rsidR="001F1C47" w:rsidRPr="002838B7">
          <w:rPr>
            <w:rFonts w:ascii="Arial" w:hAnsi="Arial" w:cs="Arial"/>
            <w:i/>
            <w:iCs/>
            <w:color w:val="000000"/>
            <w:kern w:val="0"/>
          </w:rPr>
          <w:t>et al.</w:t>
        </w:r>
        <w:r w:rsidR="001F1C47" w:rsidRPr="002838B7">
          <w:rPr>
            <w:rFonts w:ascii="Arial" w:hAnsi="Arial" w:cs="Arial"/>
            <w:color w:val="000000"/>
            <w:kern w:val="0"/>
          </w:rPr>
          <w:t>, 2023</w:t>
        </w:r>
        <w:r w:rsidR="001F1C47">
          <w:rPr>
            <w:rFonts w:ascii="Arial" w:eastAsia="Times New Roman" w:hAnsi="Arial" w:cs="Arial"/>
            <w:color w:val="000000"/>
            <w:kern w:val="0"/>
            <w14:ligatures w14:val="none"/>
          </w:rPr>
          <w:fldChar w:fldCharType="end"/>
        </w:r>
      </w:ins>
      <w:ins w:id="171" w:author="Reviewer" w:date="2026-06-01T16:31:00Z" w16du:dateUtc="2026-06-01T21:31:00Z">
        <w:r w:rsidR="00057289">
          <w:rPr>
            <w:rFonts w:ascii="Arial" w:eastAsia="Times New Roman" w:hAnsi="Arial" w:cs="Arial"/>
            <w:color w:val="000000"/>
            <w:kern w:val="0"/>
            <w14:ligatures w14:val="none"/>
          </w:rPr>
          <w:t>)</w:t>
        </w:r>
      </w:ins>
      <w:ins w:id="172" w:author="Reviewer" w:date="2026-06-01T15:22:00Z" w16du:dateUtc="2026-06-01T20:22:00Z">
        <w:r w:rsidR="001F1C47" w:rsidRPr="00292FF5">
          <w:rPr>
            <w:rFonts w:ascii="Arial" w:eastAsia="Times New Roman" w:hAnsi="Arial" w:cs="Arial"/>
            <w:color w:val="000000"/>
            <w:kern w:val="0"/>
            <w14:ligatures w14:val="none"/>
          </w:rPr>
          <w:t>, immune</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1F1C47">
          <w:rPr>
            <w:rFonts w:ascii="Arial" w:eastAsia="Times New Roman" w:hAnsi="Arial" w:cs="Arial"/>
            <w:color w:val="000000"/>
            <w:kern w:val="0"/>
            <w14:ligatures w14:val="none"/>
          </w:rPr>
          <w:fldChar w:fldCharType="separate"/>
        </w:r>
      </w:ins>
      <w:ins w:id="173" w:author="Reviewer" w:date="2026-06-01T16:31:00Z" w16du:dateUtc="2026-06-01T21:31:00Z">
        <w:r w:rsidR="00057289">
          <w:rPr>
            <w:rFonts w:ascii="Arial" w:hAnsi="Arial" w:cs="Arial"/>
            <w:color w:val="000000"/>
            <w:kern w:val="0"/>
          </w:rPr>
          <w:t>(</w:t>
        </w:r>
      </w:ins>
      <w:ins w:id="174" w:author="Reviewer" w:date="2026-06-01T15:22:00Z" w16du:dateUtc="2026-06-01T20:22:00Z">
        <w:r w:rsidR="001F1C47" w:rsidRPr="002838B7">
          <w:rPr>
            <w:rFonts w:ascii="Arial" w:hAnsi="Arial" w:cs="Arial"/>
            <w:color w:val="000000"/>
            <w:kern w:val="0"/>
          </w:rPr>
          <w:t xml:space="preserve">Fang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2013, 2026; Guillette </w:t>
        </w:r>
        <w:r w:rsidR="001F1C47" w:rsidRPr="002838B7">
          <w:rPr>
            <w:rFonts w:ascii="Arial" w:hAnsi="Arial" w:cs="Arial"/>
            <w:i/>
            <w:iCs/>
            <w:color w:val="000000"/>
            <w:kern w:val="0"/>
          </w:rPr>
          <w:t>et al.</w:t>
        </w:r>
        <w:r w:rsidR="001F1C47" w:rsidRPr="002838B7">
          <w:rPr>
            <w:rFonts w:ascii="Arial" w:hAnsi="Arial" w:cs="Arial"/>
            <w:color w:val="000000"/>
            <w:kern w:val="0"/>
          </w:rPr>
          <w:t>, 2020</w:t>
        </w:r>
        <w:r w:rsidR="001F1C47">
          <w:rPr>
            <w:rFonts w:ascii="Arial" w:eastAsia="Times New Roman" w:hAnsi="Arial" w:cs="Arial"/>
            <w:color w:val="000000"/>
            <w:kern w:val="0"/>
            <w14:ligatures w14:val="none"/>
          </w:rPr>
          <w:fldChar w:fldCharType="end"/>
        </w:r>
      </w:ins>
      <w:ins w:id="175" w:author="Reviewer" w:date="2026-06-01T16:31:00Z" w16du:dateUtc="2026-06-01T21:31:00Z">
        <w:r w:rsidR="00057289">
          <w:rPr>
            <w:rFonts w:ascii="Arial" w:eastAsia="Times New Roman" w:hAnsi="Arial" w:cs="Arial"/>
            <w:color w:val="000000"/>
            <w:kern w:val="0"/>
            <w14:ligatures w14:val="none"/>
          </w:rPr>
          <w:t>)</w:t>
        </w:r>
      </w:ins>
      <w:ins w:id="176" w:author="Reviewer" w:date="2026-06-01T15:22:00Z" w16du:dateUtc="2026-06-01T20:22:00Z">
        <w:r w:rsidR="001F1C47" w:rsidRPr="00292FF5">
          <w:rPr>
            <w:rFonts w:ascii="Arial" w:eastAsia="Times New Roman" w:hAnsi="Arial" w:cs="Arial"/>
            <w:color w:val="000000"/>
            <w:kern w:val="0"/>
            <w14:ligatures w14:val="none"/>
          </w:rPr>
          <w:t>, and nervous</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1F1C47">
          <w:rPr>
            <w:rFonts w:ascii="Arial" w:eastAsia="Times New Roman" w:hAnsi="Arial" w:cs="Arial"/>
            <w:color w:val="000000"/>
            <w:kern w:val="0"/>
            <w14:ligatures w14:val="none"/>
          </w:rPr>
          <w:fldChar w:fldCharType="separate"/>
        </w:r>
      </w:ins>
      <w:ins w:id="177" w:author="Reviewer" w:date="2026-06-01T16:31:00Z" w16du:dateUtc="2026-06-01T21:31:00Z">
        <w:r w:rsidR="00057289">
          <w:rPr>
            <w:rFonts w:ascii="Arial" w:hAnsi="Arial" w:cs="Arial"/>
            <w:color w:val="000000"/>
            <w:kern w:val="0"/>
          </w:rPr>
          <w:t>(</w:t>
        </w:r>
      </w:ins>
      <w:ins w:id="178" w:author="Reviewer" w:date="2026-06-01T15:22:00Z" w16du:dateUtc="2026-06-01T20:22:00Z">
        <w:r w:rsidR="001F1C47" w:rsidRPr="002E15B0">
          <w:rPr>
            <w:rFonts w:ascii="Arial" w:hAnsi="Arial" w:cs="Arial"/>
            <w:color w:val="000000"/>
            <w:kern w:val="0"/>
          </w:rPr>
          <w:t xml:space="preserve">Starnes </w:t>
        </w:r>
        <w:r w:rsidR="001F1C47" w:rsidRPr="002E15B0">
          <w:rPr>
            <w:rFonts w:ascii="Arial" w:hAnsi="Arial" w:cs="Arial"/>
            <w:i/>
            <w:iCs/>
            <w:color w:val="000000"/>
            <w:kern w:val="0"/>
          </w:rPr>
          <w:t>et al.</w:t>
        </w:r>
        <w:r w:rsidR="001F1C47" w:rsidRPr="002E15B0">
          <w:rPr>
            <w:rFonts w:ascii="Arial" w:hAnsi="Arial" w:cs="Arial"/>
            <w:color w:val="000000"/>
            <w:kern w:val="0"/>
          </w:rPr>
          <w:t>, 2022</w:t>
        </w:r>
        <w:r w:rsidR="001F1C47">
          <w:rPr>
            <w:rFonts w:ascii="Arial" w:eastAsia="Times New Roman" w:hAnsi="Arial" w:cs="Arial"/>
            <w:color w:val="000000"/>
            <w:kern w:val="0"/>
            <w14:ligatures w14:val="none"/>
          </w:rPr>
          <w:fldChar w:fldCharType="end"/>
        </w:r>
      </w:ins>
      <w:ins w:id="179" w:author="Reviewer" w:date="2026-06-01T16:31:00Z" w16du:dateUtc="2026-06-01T21:31:00Z">
        <w:r w:rsidR="00057289">
          <w:rPr>
            <w:rFonts w:ascii="Arial" w:eastAsia="Times New Roman" w:hAnsi="Arial" w:cs="Arial"/>
            <w:color w:val="000000"/>
            <w:kern w:val="0"/>
            <w14:ligatures w14:val="none"/>
          </w:rPr>
          <w:t>)</w:t>
        </w:r>
      </w:ins>
      <w:ins w:id="180" w:author="Reviewer" w:date="2026-06-01T15:24:00Z" w16du:dateUtc="2026-06-01T20:24:00Z">
        <w:r w:rsidR="001F1C47">
          <w:rPr>
            <w:rFonts w:ascii="Arial" w:eastAsia="Times New Roman" w:hAnsi="Arial" w:cs="Arial"/>
            <w:color w:val="000000"/>
            <w:kern w:val="0"/>
            <w14:ligatures w14:val="none"/>
          </w:rPr>
          <w:t xml:space="preserve"> system disruption</w:t>
        </w:r>
      </w:ins>
      <w:ins w:id="181" w:author="Reviewer" w:date="2026-06-01T16:33:00Z" w16du:dateUtc="2026-06-01T21:33:00Z">
        <w:r w:rsidR="00057289">
          <w:rPr>
            <w:rFonts w:ascii="Arial" w:eastAsia="Times New Roman" w:hAnsi="Arial" w:cs="Arial"/>
            <w:color w:val="000000"/>
            <w:kern w:val="0"/>
            <w14:ligatures w14:val="none"/>
          </w:rPr>
          <w:t>. T</w:t>
        </w:r>
      </w:ins>
      <w:ins w:id="182" w:author="Reviewer" w:date="2026-06-01T15:24:00Z" w16du:dateUtc="2026-06-01T20:24:00Z">
        <w:r w:rsidR="001F1C47">
          <w:rPr>
            <w:rFonts w:ascii="Arial" w:eastAsia="Times New Roman" w:hAnsi="Arial" w:cs="Arial"/>
            <w:color w:val="000000"/>
            <w:kern w:val="0"/>
            <w14:ligatures w14:val="none"/>
          </w:rPr>
          <w:t xml:space="preserve">herefore, </w:t>
        </w:r>
      </w:ins>
      <w:ins w:id="183" w:author="Reviewer" w:date="2026-06-01T15:26:00Z" w16du:dateUtc="2026-06-01T20:26:00Z">
        <w:r w:rsidR="001F1C47">
          <w:rPr>
            <w:rFonts w:ascii="Arial" w:eastAsia="Times New Roman" w:hAnsi="Arial" w:cs="Arial"/>
            <w:color w:val="000000"/>
            <w:kern w:val="0"/>
            <w14:ligatures w14:val="none"/>
          </w:rPr>
          <w:t>xenobiotic</w:t>
        </w:r>
      </w:ins>
      <w:ins w:id="184" w:author="Reviewer" w:date="2026-06-01T15:25:00Z" w16du:dateUtc="2026-06-01T20:25:00Z">
        <w:r w:rsidR="001F1C47">
          <w:rPr>
            <w:rFonts w:ascii="Arial" w:eastAsia="Times New Roman" w:hAnsi="Arial" w:cs="Arial"/>
            <w:color w:val="000000"/>
            <w:kern w:val="0"/>
            <w14:ligatures w14:val="none"/>
          </w:rPr>
          <w:t xml:space="preserve"> exposure may alter how organisms respond to additional environmental challenges</w:t>
        </w:r>
      </w:ins>
      <w:ins w:id="185" w:author="Reviewer" w:date="2026-06-02T12:33:00Z" w16du:dateUtc="2026-06-02T17:33:00Z">
        <w:r w:rsidR="00961D66">
          <w:rPr>
            <w:rFonts w:ascii="Arial" w:eastAsia="Times New Roman" w:hAnsi="Arial" w:cs="Arial"/>
            <w:color w:val="000000"/>
            <w:kern w:val="0"/>
            <w14:ligatures w14:val="none"/>
          </w:rPr>
          <w:t xml:space="preserve"> (Barton, 2002)</w:t>
        </w:r>
      </w:ins>
      <w:ins w:id="186" w:author="Reviewer" w:date="2026-06-01T15:22:00Z" w16du:dateUtc="2026-06-01T20:22:00Z">
        <w:r w:rsidR="001F1C47" w:rsidRPr="00292FF5">
          <w:rPr>
            <w:rFonts w:ascii="Arial" w:eastAsia="Times New Roman" w:hAnsi="Arial" w:cs="Arial"/>
            <w:color w:val="000000"/>
            <w:kern w:val="0"/>
            <w14:ligatures w14:val="none"/>
          </w:rPr>
          <w:t>.</w:t>
        </w:r>
      </w:ins>
      <w:ins w:id="187" w:author="Reviewer" w:date="2026-06-01T15:27:00Z" w16du:dateUtc="2026-06-01T20:27:00Z">
        <w:r w:rsidR="001F1C47">
          <w:rPr>
            <w:rFonts w:ascii="Arial" w:eastAsia="Times New Roman" w:hAnsi="Arial" w:cs="Arial"/>
            <w:color w:val="000000"/>
            <w:kern w:val="0"/>
            <w14:ligatures w14:val="none"/>
          </w:rPr>
          <w:t xml:space="preserve"> </w:t>
        </w:r>
      </w:ins>
    </w:p>
    <w:p w14:paraId="17DF22A8" w14:textId="4E31641D" w:rsidR="00086171" w:rsidRDefault="001F1C47" w:rsidP="001F1C47">
      <w:pPr>
        <w:spacing w:line="480" w:lineRule="auto"/>
        <w:ind w:firstLine="720"/>
        <w:rPr>
          <w:ins w:id="188" w:author="Reviewer" w:date="2026-06-01T15:30:00Z" w16du:dateUtc="2026-06-01T20:30:00Z"/>
          <w:rFonts w:ascii="Arial" w:eastAsia="Times New Roman" w:hAnsi="Arial" w:cs="Arial"/>
          <w:color w:val="000000"/>
          <w:kern w:val="0"/>
          <w14:ligatures w14:val="none"/>
        </w:rPr>
      </w:pPr>
      <w:ins w:id="189" w:author="Reviewer" w:date="2026-06-01T15:27:00Z" w16du:dateUtc="2026-06-01T20:27:00Z">
        <w:r>
          <w:rPr>
            <w:rFonts w:ascii="Arial" w:eastAsia="Times New Roman" w:hAnsi="Arial" w:cs="Arial"/>
            <w:color w:val="000000"/>
            <w:kern w:val="0"/>
            <w14:ligatures w14:val="none"/>
          </w:rPr>
          <w:lastRenderedPageBreak/>
          <w:t>Salinity fluctua</w:t>
        </w:r>
      </w:ins>
      <w:ins w:id="190" w:author="Reviewer" w:date="2026-06-01T15:28:00Z" w16du:dateUtc="2026-06-01T20:28:00Z">
        <w:r>
          <w:rPr>
            <w:rFonts w:ascii="Arial" w:eastAsia="Times New Roman" w:hAnsi="Arial" w:cs="Arial"/>
            <w:color w:val="000000"/>
            <w:kern w:val="0"/>
            <w14:ligatures w14:val="none"/>
          </w:rPr>
          <w:t>ti</w:t>
        </w:r>
      </w:ins>
      <w:ins w:id="191" w:author="Reviewer" w:date="2026-06-01T15:27:00Z" w16du:dateUtc="2026-06-01T20:27:00Z">
        <w:r>
          <w:rPr>
            <w:rFonts w:ascii="Arial" w:eastAsia="Times New Roman" w:hAnsi="Arial" w:cs="Arial"/>
            <w:color w:val="000000"/>
            <w:kern w:val="0"/>
            <w14:ligatures w14:val="none"/>
          </w:rPr>
          <w:t>ons are particularly relevant secondary stressors in many freshwater systems</w:t>
        </w:r>
      </w:ins>
      <w:ins w:id="192" w:author="Reviewer" w:date="2026-06-01T16:50:00Z" w16du:dateUtc="2026-06-01T21:50:00Z">
        <w:r w:rsidR="000A6C91">
          <w:rPr>
            <w:rFonts w:ascii="Arial" w:eastAsia="Times New Roman" w:hAnsi="Arial" w:cs="Arial"/>
            <w:color w:val="000000"/>
            <w:kern w:val="0"/>
            <w14:ligatures w14:val="none"/>
          </w:rPr>
          <w:t xml:space="preserve"> as </w:t>
        </w:r>
      </w:ins>
      <w:ins w:id="193" w:author="Reviewer" w:date="2026-06-01T16:51:00Z" w16du:dateUtc="2026-06-01T21:51:00Z">
        <w:r w:rsidR="000A6C91">
          <w:rPr>
            <w:rFonts w:ascii="Arial" w:eastAsia="Times New Roman" w:hAnsi="Arial" w:cs="Arial"/>
            <w:color w:val="000000"/>
            <w:kern w:val="0"/>
            <w14:ligatures w14:val="none"/>
          </w:rPr>
          <w:t>saltwater intrusion continues to impact our freshwater resources (</w:t>
        </w:r>
        <w:r w:rsidR="000A6C91" w:rsidRPr="002838B7">
          <w:rPr>
            <w:rFonts w:ascii="Arial" w:hAnsi="Arial" w:cs="Arial"/>
            <w:color w:val="000000"/>
            <w:kern w:val="0"/>
          </w:rPr>
          <w:t>Barlow and Reichard, 2010</w:t>
        </w:r>
        <w:r w:rsidR="000A6C91">
          <w:rPr>
            <w:rFonts w:ascii="Arial" w:hAnsi="Arial" w:cs="Arial"/>
            <w:color w:val="000000"/>
            <w:kern w:val="0"/>
          </w:rPr>
          <w:t xml:space="preserve">; </w:t>
        </w:r>
      </w:ins>
      <w:ins w:id="194" w:author="Reviewer" w:date="2026-06-01T16:52:00Z" w16du:dateUtc="2026-06-01T21:52:00Z">
        <w:r w:rsidR="000A6C91">
          <w:rPr>
            <w:rFonts w:ascii="Arial" w:hAnsi="Arial" w:cs="Arial"/>
            <w:color w:val="000000"/>
            <w:kern w:val="0"/>
          </w:rPr>
          <w:t xml:space="preserve">Cao </w:t>
        </w:r>
        <w:r w:rsidR="000A6C91">
          <w:rPr>
            <w:rFonts w:ascii="Arial" w:hAnsi="Arial" w:cs="Arial"/>
            <w:i/>
            <w:iCs/>
            <w:color w:val="000000"/>
            <w:kern w:val="0"/>
          </w:rPr>
          <w:t>et al</w:t>
        </w:r>
        <w:r w:rsidR="000A6C91">
          <w:rPr>
            <w:rFonts w:ascii="Arial" w:hAnsi="Arial" w:cs="Arial"/>
            <w:color w:val="000000"/>
            <w:kern w:val="0"/>
          </w:rPr>
          <w:t>., 2024). A</w:t>
        </w:r>
      </w:ins>
      <w:ins w:id="195" w:author="Reviewer" w:date="2026-06-01T15:27:00Z" w16du:dateUtc="2026-06-01T20:27:00Z">
        <w:r>
          <w:rPr>
            <w:rFonts w:ascii="Arial" w:eastAsia="Times New Roman" w:hAnsi="Arial" w:cs="Arial"/>
            <w:color w:val="000000"/>
            <w:kern w:val="0"/>
            <w14:ligatures w14:val="none"/>
          </w:rPr>
          <w:t xml:space="preserve">brupt osmotic changes can activate endocrine stress pathways, disrupt </w:t>
        </w:r>
      </w:ins>
      <w:proofErr w:type="spellStart"/>
      <w:ins w:id="196" w:author="Reviewer" w:date="2026-06-01T15:28:00Z" w16du:dateUtc="2026-06-01T20:28:00Z">
        <w:r>
          <w:rPr>
            <w:rFonts w:ascii="Arial" w:eastAsia="Times New Roman" w:hAnsi="Arial" w:cs="Arial"/>
            <w:color w:val="000000"/>
            <w:kern w:val="0"/>
            <w14:ligatures w14:val="none"/>
          </w:rPr>
          <w:t>ionoregulation</w:t>
        </w:r>
      </w:ins>
      <w:proofErr w:type="spellEnd"/>
      <w:ins w:id="197" w:author="Reviewer" w:date="2026-06-01T15:27:00Z" w16du:dateUtc="2026-06-01T20:27:00Z">
        <w:r>
          <w:rPr>
            <w:rFonts w:ascii="Arial" w:eastAsia="Times New Roman" w:hAnsi="Arial" w:cs="Arial"/>
            <w:color w:val="000000"/>
            <w:kern w:val="0"/>
            <w14:ligatures w14:val="none"/>
          </w:rPr>
          <w:t xml:space="preserve">, and alter </w:t>
        </w:r>
      </w:ins>
      <w:ins w:id="198" w:author="Reviewer" w:date="2026-06-01T15:28:00Z" w16du:dateUtc="2026-06-01T20:28:00Z">
        <w:r>
          <w:rPr>
            <w:rFonts w:ascii="Arial" w:eastAsia="Times New Roman" w:hAnsi="Arial" w:cs="Arial"/>
            <w:color w:val="000000"/>
            <w:kern w:val="0"/>
            <w14:ligatures w14:val="none"/>
          </w:rPr>
          <w:t>leukocyte dynamics in fishes (</w:t>
        </w:r>
      </w:ins>
      <w:ins w:id="199" w:author="Reviewer" w:date="2026-06-01T16:36:00Z" w16du:dateUtc="2026-06-01T21:36:00Z">
        <w:r w:rsidR="00057289" w:rsidRPr="007069B9">
          <w:rPr>
            <w:rFonts w:ascii="Arial" w:eastAsia="Times New Roman" w:hAnsi="Arial" w:cs="Arial"/>
            <w:color w:val="000000"/>
            <w:kern w:val="0"/>
            <w14:ligatures w14:val="none"/>
          </w:rPr>
          <w:t>Boeuf and Payan, 2001</w:t>
        </w:r>
      </w:ins>
      <w:ins w:id="200" w:author="Reviewer" w:date="2026-06-01T17:00:00Z" w16du:dateUtc="2026-06-01T22:00:00Z">
        <w:r w:rsidR="007069B9">
          <w:rPr>
            <w:rFonts w:ascii="Arial" w:eastAsia="Times New Roman" w:hAnsi="Arial" w:cs="Arial"/>
            <w:color w:val="000000"/>
            <w:kern w:val="0"/>
            <w14:ligatures w14:val="none"/>
          </w:rPr>
          <w:t xml:space="preserve">; </w:t>
        </w:r>
      </w:ins>
      <w:ins w:id="201" w:author="Reviewer" w:date="2026-06-02T12:39:00Z" w16du:dateUtc="2026-06-02T17:39:00Z">
        <w:r w:rsidR="00961D66">
          <w:rPr>
            <w:rFonts w:ascii="Arial" w:eastAsia="Times New Roman" w:hAnsi="Arial" w:cs="Arial"/>
            <w:color w:val="000000"/>
            <w:kern w:val="0"/>
            <w14:ligatures w14:val="none"/>
          </w:rPr>
          <w:t xml:space="preserve">Barton, 2002; </w:t>
        </w:r>
      </w:ins>
      <w:ins w:id="202" w:author="Reviewer" w:date="2026-06-01T17:00:00Z" w16du:dateUtc="2026-06-01T22:00:00Z">
        <w:r w:rsidR="007069B9">
          <w:rPr>
            <w:rFonts w:ascii="Arial" w:eastAsia="Times New Roman" w:hAnsi="Arial" w:cs="Arial"/>
            <w:color w:val="000000"/>
            <w:kern w:val="0"/>
            <w14:ligatures w14:val="none"/>
          </w:rPr>
          <w:t xml:space="preserve">Wang </w:t>
        </w:r>
        <w:r w:rsidR="007069B9" w:rsidRPr="007069B9">
          <w:rPr>
            <w:rFonts w:ascii="Arial" w:eastAsia="Times New Roman" w:hAnsi="Arial" w:cs="Arial"/>
            <w:i/>
            <w:iCs/>
            <w:color w:val="000000"/>
            <w:kern w:val="0"/>
            <w14:ligatures w14:val="none"/>
            <w:rPrChange w:id="203" w:author="Reviewer" w:date="2026-06-01T17:00:00Z" w16du:dateUtc="2026-06-01T22:00:00Z">
              <w:rPr>
                <w:rFonts w:ascii="Arial" w:eastAsia="Times New Roman" w:hAnsi="Arial" w:cs="Arial"/>
                <w:color w:val="000000"/>
                <w:kern w:val="0"/>
                <w14:ligatures w14:val="none"/>
              </w:rPr>
            </w:rPrChange>
          </w:rPr>
          <w:t>et al</w:t>
        </w:r>
        <w:r w:rsidR="007069B9">
          <w:rPr>
            <w:rFonts w:ascii="Arial" w:eastAsia="Times New Roman" w:hAnsi="Arial" w:cs="Arial"/>
            <w:color w:val="000000"/>
            <w:kern w:val="0"/>
            <w14:ligatures w14:val="none"/>
          </w:rPr>
          <w:t>., 2019</w:t>
        </w:r>
      </w:ins>
      <w:ins w:id="204" w:author="Reviewer" w:date="2026-06-01T15:28:00Z" w16du:dateUtc="2026-06-01T20:28:00Z">
        <w:r>
          <w:rPr>
            <w:rFonts w:ascii="Arial" w:eastAsia="Times New Roman" w:hAnsi="Arial" w:cs="Arial"/>
            <w:color w:val="000000"/>
            <w:kern w:val="0"/>
            <w14:ligatures w14:val="none"/>
          </w:rPr>
          <w:t>). Evaluatin</w:t>
        </w:r>
      </w:ins>
      <w:ins w:id="205" w:author="Reviewer" w:date="2026-06-01T15:29:00Z" w16du:dateUtc="2026-06-01T20:29:00Z">
        <w:r>
          <w:rPr>
            <w:rFonts w:ascii="Arial" w:eastAsia="Times New Roman" w:hAnsi="Arial" w:cs="Arial"/>
            <w:color w:val="000000"/>
            <w:kern w:val="0"/>
            <w14:ligatures w14:val="none"/>
          </w:rPr>
          <w:t>g contaminant-assoc</w:t>
        </w:r>
      </w:ins>
      <w:ins w:id="206" w:author="Reviewer" w:date="2026-06-01T15:30:00Z" w16du:dateUtc="2026-06-01T20:30:00Z">
        <w:r>
          <w:rPr>
            <w:rFonts w:ascii="Arial" w:eastAsia="Times New Roman" w:hAnsi="Arial" w:cs="Arial"/>
            <w:color w:val="000000"/>
            <w:kern w:val="0"/>
            <w14:ligatures w14:val="none"/>
          </w:rPr>
          <w:t>ia</w:t>
        </w:r>
      </w:ins>
      <w:ins w:id="207" w:author="Reviewer" w:date="2026-06-01T15:29:00Z" w16du:dateUtc="2026-06-01T20:29:00Z">
        <w:r>
          <w:rPr>
            <w:rFonts w:ascii="Arial" w:eastAsia="Times New Roman" w:hAnsi="Arial" w:cs="Arial"/>
            <w:color w:val="000000"/>
            <w:kern w:val="0"/>
            <w14:ligatures w14:val="none"/>
          </w:rPr>
          <w:t>ted change</w:t>
        </w:r>
      </w:ins>
      <w:ins w:id="208" w:author="Reviewer" w:date="2026-06-01T15:30:00Z" w16du:dateUtc="2026-06-01T20:30:00Z">
        <w:r>
          <w:rPr>
            <w:rFonts w:ascii="Arial" w:eastAsia="Times New Roman" w:hAnsi="Arial" w:cs="Arial"/>
            <w:color w:val="000000"/>
            <w:kern w:val="0"/>
            <w14:ligatures w14:val="none"/>
          </w:rPr>
          <w:t>s</w:t>
        </w:r>
      </w:ins>
      <w:ins w:id="209" w:author="Reviewer" w:date="2026-06-01T15:29:00Z" w16du:dateUtc="2026-06-01T20:29:00Z">
        <w:r>
          <w:rPr>
            <w:rFonts w:ascii="Arial" w:eastAsia="Times New Roman" w:hAnsi="Arial" w:cs="Arial"/>
            <w:color w:val="000000"/>
            <w:kern w:val="0"/>
            <w14:ligatures w14:val="none"/>
          </w:rPr>
          <w:t xml:space="preserve"> in leukocyte responses following salinity exposure may improve our understanding of how xenobiotic exposure influences </w:t>
        </w:r>
      </w:ins>
      <w:ins w:id="210" w:author="Reviewer" w:date="2026-06-01T15:30:00Z" w16du:dateUtc="2026-06-01T20:30:00Z">
        <w:r>
          <w:rPr>
            <w:rFonts w:ascii="Arial" w:eastAsia="Times New Roman" w:hAnsi="Arial" w:cs="Arial"/>
            <w:color w:val="000000"/>
            <w:kern w:val="0"/>
            <w14:ligatures w14:val="none"/>
          </w:rPr>
          <w:t xml:space="preserve">the </w:t>
        </w:r>
      </w:ins>
      <w:ins w:id="211" w:author="Reviewer" w:date="2026-06-01T15:29:00Z" w16du:dateUtc="2026-06-01T20:29:00Z">
        <w:r>
          <w:rPr>
            <w:rFonts w:ascii="Arial" w:eastAsia="Times New Roman" w:hAnsi="Arial" w:cs="Arial"/>
            <w:color w:val="000000"/>
            <w:kern w:val="0"/>
            <w14:ligatures w14:val="none"/>
          </w:rPr>
          <w:t>interpretation of stress biomarkers under ecologically relevant multi-stressor conditions.</w:t>
        </w:r>
      </w:ins>
    </w:p>
    <w:p w14:paraId="4EA378BE" w14:textId="6CE33A87" w:rsidR="00087F6E" w:rsidDel="00603BB7" w:rsidRDefault="00386459" w:rsidP="00EC0ADB">
      <w:pPr>
        <w:spacing w:line="480" w:lineRule="auto"/>
        <w:ind w:firstLine="720"/>
        <w:rPr>
          <w:del w:id="212" w:author="Reviewer" w:date="2026-06-01T14:57:00Z" w16du:dateUtc="2026-06-01T19:57:00Z"/>
          <w:rFonts w:ascii="Arial" w:eastAsia="Times New Roman" w:hAnsi="Arial" w:cs="Arial"/>
          <w:color w:val="000000"/>
          <w:kern w:val="0"/>
          <w14:ligatures w14:val="none"/>
        </w:rPr>
      </w:pPr>
      <w:ins w:id="213" w:author="Reviewer" w:date="2026-06-01T15:03:00Z" w16du:dateUtc="2026-06-01T20:03:00Z">
        <w:r>
          <w:rPr>
            <w:rFonts w:ascii="Arial" w:eastAsia="Times New Roman" w:hAnsi="Arial" w:cs="Arial"/>
            <w:kern w:val="0"/>
            <w14:ligatures w14:val="none"/>
          </w:rPr>
          <w:t>Although previous studies have demonstrated that contaminants can alter leukocyte profiles and immune function, relatively few stud</w:t>
        </w:r>
      </w:ins>
      <w:ins w:id="214" w:author="Reviewer" w:date="2026-06-01T15:04:00Z" w16du:dateUtc="2026-06-01T20:04:00Z">
        <w:r>
          <w:rPr>
            <w:rFonts w:ascii="Arial" w:eastAsia="Times New Roman" w:hAnsi="Arial" w:cs="Arial"/>
            <w:kern w:val="0"/>
            <w14:ligatures w14:val="none"/>
          </w:rPr>
          <w:t>ie</w:t>
        </w:r>
      </w:ins>
      <w:ins w:id="215" w:author="Reviewer" w:date="2026-06-01T15:03:00Z" w16du:dateUtc="2026-06-01T20:03:00Z">
        <w:r>
          <w:rPr>
            <w:rFonts w:ascii="Arial" w:eastAsia="Times New Roman" w:hAnsi="Arial" w:cs="Arial"/>
            <w:kern w:val="0"/>
            <w14:ligatures w14:val="none"/>
          </w:rPr>
          <w:t xml:space="preserve">s have evaluated whether </w:t>
        </w:r>
      </w:ins>
      <w:ins w:id="216" w:author="Reviewer" w:date="2026-06-01T14:58:00Z" w16du:dateUtc="2026-06-01T19:58:00Z">
        <w:r w:rsidR="00603BB7" w:rsidRPr="00292FF5">
          <w:rPr>
            <w:rFonts w:ascii="Arial" w:eastAsia="Times New Roman" w:hAnsi="Arial" w:cs="Arial"/>
            <w:color w:val="000000"/>
            <w:kern w:val="0"/>
            <w14:ligatures w14:val="none"/>
          </w:rPr>
          <w:t>xenobiotic</w:t>
        </w:r>
      </w:ins>
      <w:ins w:id="217" w:author="Reviewer" w:date="2026-06-01T15:03:00Z" w16du:dateUtc="2026-06-01T20:03:00Z">
        <w:r>
          <w:rPr>
            <w:rFonts w:ascii="Arial" w:eastAsia="Times New Roman" w:hAnsi="Arial" w:cs="Arial"/>
            <w:color w:val="000000"/>
            <w:kern w:val="0"/>
            <w14:ligatures w14:val="none"/>
          </w:rPr>
          <w:t xml:space="preserve"> exposure </w:t>
        </w:r>
      </w:ins>
      <w:ins w:id="218" w:author="Reviewer" w:date="2026-06-01T15:04:00Z" w16du:dateUtc="2026-06-01T20:04:00Z">
        <w:r>
          <w:rPr>
            <w:rFonts w:ascii="Arial" w:eastAsia="Times New Roman" w:hAnsi="Arial" w:cs="Arial"/>
            <w:color w:val="000000"/>
            <w:kern w:val="0"/>
            <w14:ligatures w14:val="none"/>
          </w:rPr>
          <w:t xml:space="preserve">modifies leukocyte-based stress responses following secondary environmental perturbations. Understanding these interactions is important because </w:t>
        </w:r>
      </w:ins>
      <w:ins w:id="219" w:author="Reviewer" w:date="2026-06-01T15:05:00Z" w16du:dateUtc="2026-06-01T20:05:00Z">
        <w:r>
          <w:rPr>
            <w:rFonts w:ascii="Arial" w:eastAsia="Times New Roman" w:hAnsi="Arial" w:cs="Arial"/>
            <w:color w:val="000000"/>
            <w:kern w:val="0"/>
            <w14:ligatures w14:val="none"/>
          </w:rPr>
          <w:t xml:space="preserve">physiological biomarkers are frequently used to assess organismal condition and environmental stress </w:t>
        </w:r>
      </w:ins>
      <w:ins w:id="220" w:author="Reviewer" w:date="2026-06-01T15:06:00Z" w16du:dateUtc="2026-06-01T20:06:00Z">
        <w:r>
          <w:rPr>
            <w:rFonts w:ascii="Arial" w:eastAsia="Times New Roman" w:hAnsi="Arial" w:cs="Arial"/>
            <w:color w:val="000000"/>
            <w:kern w:val="0"/>
            <w14:ligatures w14:val="none"/>
          </w:rPr>
          <w:t>in conservation</w:t>
        </w:r>
      </w:ins>
      <w:ins w:id="221" w:author="Reviewer" w:date="2026-06-01T15:07:00Z" w16du:dateUtc="2026-06-01T20:07:00Z">
        <w:r>
          <w:rPr>
            <w:rFonts w:ascii="Arial" w:eastAsia="Times New Roman" w:hAnsi="Arial" w:cs="Arial"/>
            <w:color w:val="000000"/>
            <w:kern w:val="0"/>
            <w14:ligatures w14:val="none"/>
          </w:rPr>
          <w:t xml:space="preserve">, fisheries, and ecological monitoring programs </w:t>
        </w:r>
      </w:ins>
      <w:ins w:id="222" w:author="Reviewer" w:date="2026-06-01T15:06:00Z" w16du:dateUtc="2026-06-01T20:06:00Z">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ins>
      <w:ins w:id="223" w:author="Reviewer" w:date="2026-06-02T12:52:00Z" w16du:dateUtc="2026-06-02T17:52:00Z">
        <w:r w:rsidR="004027E8">
          <w:rPr>
            <w:rFonts w:ascii="Arial" w:eastAsia="Times New Roman" w:hAnsi="Arial" w:cs="Arial"/>
            <w:color w:val="000000"/>
            <w:kern w:val="0"/>
            <w14:ligatures w14:val="none"/>
          </w:rPr>
          <w:t xml:space="preserve"> </w:t>
        </w:r>
      </w:ins>
      <w:moveTo w:id="224" w:author="Reviewer" w:date="2026-06-01T14:42:00Z" w16du:dateUtc="2026-06-01T19:42:00Z">
        <w:del w:id="225" w:author="Reviewer" w:date="2026-06-01T14:44:00Z" w16du:dateUtc="2026-06-01T19:44:00Z">
          <w:r w:rsidR="006177E3" w:rsidDel="006177E3">
            <w:rPr>
              <w:rFonts w:ascii="Arial" w:eastAsia="Times New Roman" w:hAnsi="Arial" w:cs="Arial"/>
              <w:kern w:val="0"/>
              <w14:ligatures w14:val="none"/>
            </w:rPr>
            <w:delText xml:space="preserve"> </w:delText>
          </w:r>
        </w:del>
        <w:del w:id="226" w:author="Reviewer" w:date="2026-06-01T15:10:00Z" w16du:dateUtc="2026-06-01T20:10:00Z">
          <w:r w:rsidR="006177E3" w:rsidDel="00386459">
            <w:rPr>
              <w:rFonts w:ascii="Arial" w:eastAsia="Times New Roman" w:hAnsi="Arial" w:cs="Arial"/>
              <w:kern w:val="0"/>
              <w14:ligatures w14:val="none"/>
            </w:rPr>
            <w:delText xml:space="preserve">emerging contaminants of concern </w:delText>
          </w:r>
          <w:r w:rsidR="006177E3" w:rsidDel="00386459">
            <w:rPr>
              <w:rFonts w:ascii="Arial" w:eastAsia="Times New Roman" w:hAnsi="Arial" w:cs="Arial"/>
              <w:kern w:val="0"/>
              <w14:ligatures w14:val="none"/>
            </w:rPr>
            <w:fldChar w:fldCharType="begin"/>
          </w:r>
          <w:r w:rsidR="006177E3" w:rsidDel="00386459">
            <w:rPr>
              <w:rFonts w:ascii="Arial" w:eastAsia="Times New Roman" w:hAnsi="Arial" w:cs="Arial"/>
              <w:kern w:val="0"/>
              <w14:ligatures w14:val="none"/>
            </w:rPr>
            <w:delInstrText xml:space="preserve"> ADDIN ZOTERO_ITEM CSL_CITATION {"citationID":"c2VEm8r2","properties":{"formattedCitation":"(Abunada {\\i{}et al.}, 2020)","plainCitation":"(Abunada et al., 2020)","noteIndex":0},"citationItems":[{"id":216,"uris":["http://zotero.org/users/4161640/items/3I2ZR49X"],"itemData":{"id":216,"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K."}],"issued":{"date-parts":[["2020",12,21]]}}}],"schema":"https://github.com/citation-style-language/schema/raw/master/csl-citation.json"} </w:delInstrText>
          </w:r>
          <w:r w:rsidR="006177E3" w:rsidDel="00386459">
            <w:rPr>
              <w:rFonts w:ascii="Arial" w:eastAsia="Times New Roman" w:hAnsi="Arial" w:cs="Arial"/>
              <w:kern w:val="0"/>
              <w14:ligatures w14:val="none"/>
            </w:rPr>
            <w:fldChar w:fldCharType="separate"/>
          </w:r>
          <w:r w:rsidR="006177E3" w:rsidRPr="00E25081" w:rsidDel="00386459">
            <w:rPr>
              <w:rFonts w:ascii="Arial" w:hAnsi="Arial" w:cs="Arial"/>
              <w:kern w:val="0"/>
            </w:rPr>
            <w:delText xml:space="preserve">(Abunada </w:delText>
          </w:r>
          <w:r w:rsidR="006177E3" w:rsidRPr="00E25081" w:rsidDel="00386459">
            <w:rPr>
              <w:rFonts w:ascii="Arial" w:hAnsi="Arial" w:cs="Arial"/>
              <w:i/>
              <w:iCs/>
              <w:kern w:val="0"/>
            </w:rPr>
            <w:delText>et al.</w:delText>
          </w:r>
          <w:r w:rsidR="006177E3" w:rsidRPr="00E25081" w:rsidDel="00386459">
            <w:rPr>
              <w:rFonts w:ascii="Arial" w:hAnsi="Arial" w:cs="Arial"/>
              <w:kern w:val="0"/>
            </w:rPr>
            <w:delText>, 2020)</w:delText>
          </w:r>
          <w:r w:rsidR="006177E3" w:rsidDel="00386459">
            <w:rPr>
              <w:rFonts w:ascii="Arial" w:eastAsia="Times New Roman" w:hAnsi="Arial" w:cs="Arial"/>
              <w:kern w:val="0"/>
              <w14:ligatures w14:val="none"/>
            </w:rPr>
            <w:fldChar w:fldCharType="end"/>
          </w:r>
        </w:del>
        <w:del w:id="227" w:author="Reviewer" w:date="2026-06-01T14:49:00Z" w16du:dateUtc="2026-06-01T19:49:00Z">
          <w:r w:rsidR="006177E3" w:rsidDel="006177E3">
            <w:rPr>
              <w:rFonts w:ascii="Arial" w:eastAsia="Times New Roman" w:hAnsi="Arial" w:cs="Arial"/>
              <w:kern w:val="0"/>
              <w14:ligatures w14:val="none"/>
            </w:rPr>
            <w:delText xml:space="preserve"> and have been used in various industrial applications since at least the 1950s </w:delText>
          </w:r>
          <w:r w:rsidR="006177E3" w:rsidDel="006177E3">
            <w:rPr>
              <w:rFonts w:ascii="Arial" w:eastAsia="Times New Roman" w:hAnsi="Arial" w:cs="Arial"/>
              <w:kern w:val="0"/>
              <w14:ligatures w14:val="none"/>
            </w:rPr>
            <w:fldChar w:fldCharType="begin"/>
          </w:r>
          <w:r w:rsidR="006177E3" w:rsidDel="006177E3">
            <w:rPr>
              <w:rFonts w:ascii="Arial" w:eastAsia="Times New Roman" w:hAnsi="Arial" w:cs="Arial"/>
              <w:kern w:val="0"/>
              <w14:ligatures w14:val="none"/>
            </w:rPr>
            <w:delInstrText xml:space="preserve"> ADDIN ZOTERO_ITEM CSL_CITATION {"citationID":"LQGYbYIb","properties":{"formattedCitation":"(Gaines, 2023)","plainCitation":"(Gaines, 2023)","noteIndex":0},"citationItems":[{"id":222,"uris":["http://zotero.org/users/4161640/items/H8NWSC7H"],"itemData":{"id":222,"type":"article-journal","abstract":"Abstract\n            \n              Background\n              Per</w:delInstrText>
          </w:r>
          <w:r w:rsidR="006177E3" w:rsidDel="006177E3">
            <w:rPr>
              <w:rFonts w:ascii="Cambria Math" w:eastAsia="Times New Roman" w:hAnsi="Cambria Math" w:cs="Cambria Math"/>
              <w:kern w:val="0"/>
              <w14:ligatures w14:val="none"/>
            </w:rPr>
            <w:delInstrText>‐</w:delInstrText>
          </w:r>
          <w:r w:rsidR="006177E3" w:rsidDel="006177E3">
            <w:rPr>
              <w:rFonts w:ascii="Arial" w:eastAsia="Times New Roman" w:hAnsi="Arial" w:cs="Arial"/>
              <w:kern w:val="0"/>
              <w14:ligatures w14:val="none"/>
            </w:rPr>
            <w:del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delInstrText>
          </w:r>
          <w:r w:rsidR="006177E3" w:rsidDel="006177E3">
            <w:rPr>
              <w:rFonts w:ascii="Cambria Math" w:eastAsia="Times New Roman" w:hAnsi="Cambria Math" w:cs="Cambria Math"/>
              <w:kern w:val="0"/>
              <w14:ligatures w14:val="none"/>
            </w:rPr>
            <w:delInstrText>‐</w:delInstrText>
          </w:r>
          <w:r w:rsidR="006177E3" w:rsidDel="006177E3">
            <w:rPr>
              <w:rFonts w:ascii="Arial" w:eastAsia="Times New Roman" w:hAnsi="Arial" w:cs="Arial"/>
              <w:kern w:val="0"/>
              <w14:ligatures w14:val="none"/>
            </w:rPr>
            <w:delInstrText xml:space="preserve"> and polyfluoroalkyl substances (PFAS): a literature review","title-short":"Historical and current usage of per</w:delInstrText>
          </w:r>
          <w:r w:rsidR="006177E3" w:rsidDel="006177E3">
            <w:rPr>
              <w:rFonts w:ascii="Cambria Math" w:eastAsia="Times New Roman" w:hAnsi="Cambria Math" w:cs="Cambria Math"/>
              <w:kern w:val="0"/>
              <w14:ligatures w14:val="none"/>
            </w:rPr>
            <w:delInstrText>‐</w:delInstrText>
          </w:r>
          <w:r w:rsidR="006177E3" w:rsidDel="006177E3">
            <w:rPr>
              <w:rFonts w:ascii="Arial" w:eastAsia="Times New Roman" w:hAnsi="Arial" w:cs="Arial"/>
              <w:kern w:val="0"/>
              <w14:ligatures w14:val="none"/>
            </w:rPr>
            <w:delInstrText xml:space="preserve"> and polyfluoroalkyl substances (PFAS)","volume":"66","author":[{"family":"Gaines","given":"Linda G. T."}],"issued":{"date-parts":[["2023",5]]}}}],"schema":"https://github.com/citation-style-language/schema/raw/master/csl-citation.json"} </w:delInstrText>
          </w:r>
          <w:r w:rsidR="006177E3" w:rsidDel="006177E3">
            <w:rPr>
              <w:rFonts w:ascii="Arial" w:eastAsia="Times New Roman" w:hAnsi="Arial" w:cs="Arial"/>
              <w:kern w:val="0"/>
              <w14:ligatures w14:val="none"/>
            </w:rPr>
            <w:fldChar w:fldCharType="separate"/>
          </w:r>
          <w:r w:rsidR="006177E3" w:rsidDel="006177E3">
            <w:rPr>
              <w:rFonts w:ascii="Arial" w:eastAsia="Times New Roman" w:hAnsi="Arial" w:cs="Arial"/>
              <w:noProof/>
              <w:kern w:val="0"/>
              <w14:ligatures w14:val="none"/>
            </w:rPr>
            <w:delText>(Gaines, 2023)</w:delText>
          </w:r>
          <w:r w:rsidR="006177E3" w:rsidDel="006177E3">
            <w:rPr>
              <w:rFonts w:ascii="Arial" w:eastAsia="Times New Roman" w:hAnsi="Arial" w:cs="Arial"/>
              <w:kern w:val="0"/>
              <w14:ligatures w14:val="none"/>
            </w:rPr>
            <w:fldChar w:fldCharType="end"/>
          </w:r>
        </w:del>
        <w:del w:id="228" w:author="Reviewer" w:date="2026-06-01T15:10:00Z" w16du:dateUtc="2026-06-01T20:10:00Z">
          <w:r w:rsidR="006177E3" w:rsidDel="00386459">
            <w:rPr>
              <w:rFonts w:ascii="Arial" w:eastAsia="Times New Roman" w:hAnsi="Arial" w:cs="Arial"/>
              <w:kern w:val="0"/>
              <w14:ligatures w14:val="none"/>
            </w:rPr>
            <w:delText>.</w:delText>
          </w:r>
        </w:del>
      </w:moveTo>
      <w:moveToRangeStart w:id="229" w:author="Reviewer" w:date="2026-06-01T14:47:00Z" w:name="move231217651"/>
      <w:moveToRangeEnd w:id="102"/>
      <w:moveTo w:id="230" w:author="Reviewer" w:date="2026-06-01T14:47:00Z" w16du:dateUtc="2026-06-01T19:47:00Z">
        <w:del w:id="231" w:author="Reviewer" w:date="2026-06-01T15:10:00Z" w16du:dateUtc="2026-06-01T20:10:00Z">
          <w:r w:rsidR="006177E3" w:rsidRPr="00292FF5" w:rsidDel="00386459">
            <w:rPr>
              <w:rFonts w:ascii="Arial" w:eastAsia="Times New Roman" w:hAnsi="Arial" w:cs="Arial"/>
              <w:color w:val="000000"/>
              <w:kern w:val="0"/>
              <w14:ligatures w14:val="none"/>
            </w:rPr>
            <w:delText xml:space="preserve">Despite efforts to </w:delText>
          </w:r>
          <w:r w:rsidR="006177E3" w:rsidDel="00386459">
            <w:rPr>
              <w:rFonts w:ascii="Arial" w:eastAsia="Times New Roman" w:hAnsi="Arial" w:cs="Arial"/>
              <w:color w:val="000000"/>
              <w:kern w:val="0"/>
              <w14:ligatures w14:val="none"/>
            </w:rPr>
            <w:delText>reduce</w:delText>
          </w:r>
          <w:r w:rsidR="006177E3" w:rsidRPr="00292FF5" w:rsidDel="00386459">
            <w:rPr>
              <w:rFonts w:ascii="Arial" w:eastAsia="Times New Roman" w:hAnsi="Arial" w:cs="Arial"/>
              <w:color w:val="000000"/>
              <w:kern w:val="0"/>
              <w14:ligatures w14:val="none"/>
            </w:rPr>
            <w:delText xml:space="preserve"> and regulate </w:delText>
          </w:r>
          <w:r w:rsidR="006177E3" w:rsidDel="00386459">
            <w:rPr>
              <w:rFonts w:ascii="Arial" w:eastAsia="Times New Roman" w:hAnsi="Arial" w:cs="Arial"/>
              <w:color w:val="000000"/>
              <w:kern w:val="0"/>
              <w14:ligatures w14:val="none"/>
            </w:rPr>
            <w:delText>heavy metal</w:delText>
          </w:r>
          <w:r w:rsidR="006177E3" w:rsidRPr="00292FF5" w:rsidDel="00386459">
            <w:rPr>
              <w:rFonts w:ascii="Arial" w:eastAsia="Times New Roman" w:hAnsi="Arial" w:cs="Arial"/>
              <w:color w:val="000000"/>
              <w:kern w:val="0"/>
              <w14:ligatures w14:val="none"/>
            </w:rPr>
            <w:delText xml:space="preserve"> </w:delText>
          </w:r>
          <w:r w:rsidR="006177E3" w:rsidDel="00386459">
            <w:rPr>
              <w:rFonts w:ascii="Arial" w:eastAsia="Times New Roman" w:hAnsi="Arial" w:cs="Arial"/>
              <w:color w:val="000000"/>
              <w:kern w:val="0"/>
              <w14:ligatures w14:val="none"/>
            </w:rPr>
            <w:delText>contamination</w:delText>
          </w:r>
          <w:r w:rsidR="006177E3" w:rsidRPr="00292FF5" w:rsidDel="00386459">
            <w:rPr>
              <w:rFonts w:ascii="Arial" w:eastAsia="Times New Roman" w:hAnsi="Arial" w:cs="Arial"/>
              <w:color w:val="000000"/>
              <w:kern w:val="0"/>
              <w14:ligatures w14:val="none"/>
            </w:rPr>
            <w:delText xml:space="preserve"> </w:delText>
          </w:r>
          <w:r w:rsidR="006177E3" w:rsidDel="00386459">
            <w:rPr>
              <w:rFonts w:ascii="Arial" w:eastAsia="Times New Roman" w:hAnsi="Arial" w:cs="Arial"/>
              <w:color w:val="000000"/>
              <w:kern w:val="0"/>
              <w14:ligatures w14:val="none"/>
            </w:rPr>
            <w:delText>over</w:delText>
          </w:r>
          <w:r w:rsidR="006177E3" w:rsidRPr="00292FF5" w:rsidDel="00386459">
            <w:rPr>
              <w:rFonts w:ascii="Arial" w:eastAsia="Times New Roman" w:hAnsi="Arial" w:cs="Arial"/>
              <w:color w:val="000000"/>
              <w:kern w:val="0"/>
              <w14:ligatures w14:val="none"/>
            </w:rPr>
            <w:delText xml:space="preserve"> the </w:delText>
          </w:r>
          <w:r w:rsidR="006177E3" w:rsidDel="00386459">
            <w:rPr>
              <w:rFonts w:ascii="Arial" w:eastAsia="Times New Roman" w:hAnsi="Arial" w:cs="Arial"/>
              <w:color w:val="000000"/>
              <w:kern w:val="0"/>
              <w14:ligatures w14:val="none"/>
            </w:rPr>
            <w:delText>past</w:delText>
          </w:r>
          <w:r w:rsidR="006177E3" w:rsidRPr="00292FF5" w:rsidDel="00386459">
            <w:rPr>
              <w:rFonts w:ascii="Arial" w:eastAsia="Times New Roman" w:hAnsi="Arial" w:cs="Arial"/>
              <w:color w:val="000000"/>
              <w:kern w:val="0"/>
              <w14:ligatures w14:val="none"/>
            </w:rPr>
            <w:delText xml:space="preserve"> decade</w:delText>
          </w:r>
          <w:r w:rsidR="006177E3" w:rsidDel="00386459">
            <w:rPr>
              <w:rFonts w:ascii="Arial" w:eastAsia="Times New Roman" w:hAnsi="Arial" w:cs="Arial"/>
              <w:color w:val="000000"/>
              <w:kern w:val="0"/>
              <w14:ligatures w14:val="none"/>
            </w:rPr>
            <w:delText xml:space="preserve"> </w:delText>
          </w:r>
          <w:r w:rsidR="006177E3" w:rsidDel="00386459">
            <w:rPr>
              <w:rFonts w:ascii="Arial" w:eastAsia="Times New Roman" w:hAnsi="Arial" w:cs="Arial"/>
              <w:color w:val="000000"/>
              <w:kern w:val="0"/>
              <w14:ligatures w14:val="none"/>
            </w:rPr>
            <w:fldChar w:fldCharType="begin"/>
          </w:r>
          <w:r w:rsidR="006177E3" w:rsidDel="00386459">
            <w:rPr>
              <w:rFonts w:ascii="Arial" w:eastAsia="Times New Roman" w:hAnsi="Arial" w:cs="Arial"/>
              <w:color w:val="000000"/>
              <w:kern w:val="0"/>
              <w14:ligatures w14:val="none"/>
            </w:rPr>
            <w:delInstrText xml:space="preserve"> ADDIN ZOTERO_ITEM CSL_CITATION {"citationID":"218nSpQg","properties":{"formattedCitation":"(Marini {\\i{}et al.}, 2020; Singh {\\i{}et al.}, 2023)","plainCitation":"(Marini et al., 2020; Singh et al., 2023)","noteIndex":0},"citationItems":[{"id":130,"uris":["http://zotero.org/users/4161640/items/6WB2MH56"],"itemData":{"id":130,"type":"article-journal","container-title":"Science of The Total Environment","DOI":"10.1016/j.scitotenv.2020.140876","ISSN":"00489697","journalAbbreviation":"Sci Total Environ","language":"en","page":"140876","source":"DOI.org (Crossref)","title":"The new fertilizer regulation: a starting point for cadmium control in European arable soils?","title-short":"The new fertilizer regulation","volume":"745","author":[{"family":"Marini","given":"Michele"},{"family":"Caro","given":"Dario"},{"family":"Thomsen","given":"Marianne"}],"issued":{"date-parts":[["2020",11]]}}},{"id":131,"uris":["http://zotero.org/users/4161640/items/WKCG85E2"],"itemData":{"id":131,"type":"article-journal","abstract":"Urbanization and industrialization are responsible for environmental contamination in the air, water, and soil. These activities also generate large amounts of heavy metal ions in the environment, and these contaminants cause various types of health issues in humans and other animals. Hexavalent chromium, lead, and cadmium are toxic heavy metal ions that come into the environment through several industrial processes, such as tanning, electroplating, coal mining, agricultural activities, the steel industry, and chrome plating. Several physical and chemical methods are generally used for the heavy metal decontamination of wastewater. These methods have some disadvantages, including the generation of secondary toxic sludge and high operational costs. Hence, there is a need to develop a cost-effective and eco-friendly method for the removal of heavy metal ions from polluted areas. Biological methods are generally considered eco-friendly and cost-effective. This review focuses on heavy metal contamination, its toxicity, and eco-friendly approaches for the removal of heavy metals from contaminated sites.","container-title":"Toxics","DOI":"10.3390/toxics11020147","ISSN":"2305-6304","issue":"2","journalAbbreviation":"Toxics","language":"en","license":"https://creativecommons.org/licenses/by/4.0/","page":"147","source":"DOI.org (Crossref)","title":"Heavy metal contamination in the aquatic ecosystem: toxicity and its remediation using eco-friendly approaches","title-short":"Heavy Metal Contamination in the Aquatic Ecosystem","volume":"11","author":[{"family":"Singh","given":"Veer"},{"family":"Singh","given":"Nidhi"},{"family":"Rai","given":"Sachchida Nand"},{"family":"Kumar","given":"Ashish"},{"family":"Singh","given":"Anurag Kumar"},{"family":"Singh","given":"Mohan P."},{"family":"Sahoo","given":"Ansuman"},{"family":"Shekhar","given":"Shashank"},{"family":"Vamanu","given":"Emanuel"},{"family":"Mishra","given":"Vishal"}],"issued":{"date-parts":[["2023",2,3]]}}}],"schema":"https://github.com/citation-style-language/schema/raw/master/csl-citation.json"} </w:delInstrText>
          </w:r>
          <w:r w:rsidR="006177E3" w:rsidDel="00386459">
            <w:rPr>
              <w:rFonts w:ascii="Arial" w:eastAsia="Times New Roman" w:hAnsi="Arial" w:cs="Arial"/>
              <w:color w:val="000000"/>
              <w:kern w:val="0"/>
              <w14:ligatures w14:val="none"/>
            </w:rPr>
            <w:fldChar w:fldCharType="separate"/>
          </w:r>
          <w:r w:rsidR="006177E3" w:rsidRPr="002838B7" w:rsidDel="00386459">
            <w:rPr>
              <w:rFonts w:ascii="Arial" w:hAnsi="Arial" w:cs="Arial"/>
              <w:color w:val="000000"/>
              <w:kern w:val="0"/>
            </w:rPr>
            <w:delText xml:space="preserve">(Marini </w:delText>
          </w:r>
          <w:r w:rsidR="006177E3" w:rsidRPr="002838B7" w:rsidDel="00386459">
            <w:rPr>
              <w:rFonts w:ascii="Arial" w:hAnsi="Arial" w:cs="Arial"/>
              <w:i/>
              <w:iCs/>
              <w:color w:val="000000"/>
              <w:kern w:val="0"/>
            </w:rPr>
            <w:delText>et al.</w:delText>
          </w:r>
          <w:r w:rsidR="006177E3" w:rsidRPr="002838B7" w:rsidDel="00386459">
            <w:rPr>
              <w:rFonts w:ascii="Arial" w:hAnsi="Arial" w:cs="Arial"/>
              <w:color w:val="000000"/>
              <w:kern w:val="0"/>
            </w:rPr>
            <w:delText xml:space="preserve">, 2020; Singh </w:delText>
          </w:r>
          <w:r w:rsidR="006177E3" w:rsidRPr="002838B7" w:rsidDel="00386459">
            <w:rPr>
              <w:rFonts w:ascii="Arial" w:hAnsi="Arial" w:cs="Arial"/>
              <w:i/>
              <w:iCs/>
              <w:color w:val="000000"/>
              <w:kern w:val="0"/>
            </w:rPr>
            <w:delText>et al.</w:delText>
          </w:r>
          <w:r w:rsidR="006177E3" w:rsidRPr="002838B7" w:rsidDel="00386459">
            <w:rPr>
              <w:rFonts w:ascii="Arial" w:hAnsi="Arial" w:cs="Arial"/>
              <w:color w:val="000000"/>
              <w:kern w:val="0"/>
            </w:rPr>
            <w:delText>, 2023)</w:delText>
          </w:r>
          <w:r w:rsidR="006177E3" w:rsidDel="00386459">
            <w:rPr>
              <w:rFonts w:ascii="Arial" w:eastAsia="Times New Roman" w:hAnsi="Arial" w:cs="Arial"/>
              <w:color w:val="000000"/>
              <w:kern w:val="0"/>
              <w14:ligatures w14:val="none"/>
            </w:rPr>
            <w:fldChar w:fldCharType="end"/>
          </w:r>
        </w:del>
        <w:del w:id="232" w:author="Reviewer" w:date="2026-06-01T14:50:00Z" w16du:dateUtc="2026-06-01T19:50:00Z">
          <w:r w:rsidR="006177E3" w:rsidRPr="00292FF5" w:rsidDel="006177E3">
            <w:rPr>
              <w:rFonts w:ascii="Arial" w:eastAsia="Times New Roman" w:hAnsi="Arial" w:cs="Arial"/>
              <w:color w:val="000000"/>
              <w:kern w:val="0"/>
              <w14:ligatures w14:val="none"/>
            </w:rPr>
            <w:delText xml:space="preserve">, </w:delText>
          </w:r>
          <w:r w:rsidR="006177E3" w:rsidDel="006177E3">
            <w:rPr>
              <w:rFonts w:ascii="Arial" w:eastAsia="Times New Roman" w:hAnsi="Arial" w:cs="Arial"/>
              <w:color w:val="000000"/>
              <w:kern w:val="0"/>
              <w14:ligatures w14:val="none"/>
            </w:rPr>
            <w:delText xml:space="preserve">these natural toxins </w:delText>
          </w:r>
          <w:r w:rsidR="006177E3" w:rsidRPr="00292FF5" w:rsidDel="006177E3">
            <w:rPr>
              <w:rFonts w:ascii="Arial" w:eastAsia="Times New Roman" w:hAnsi="Arial" w:cs="Arial"/>
              <w:color w:val="000000"/>
              <w:kern w:val="0"/>
              <w14:ligatures w14:val="none"/>
            </w:rPr>
            <w:delText xml:space="preserve">persist in our aquatic environments and </w:delText>
          </w:r>
          <w:r w:rsidR="006177E3" w:rsidDel="006177E3">
            <w:rPr>
              <w:rFonts w:ascii="Arial" w:eastAsia="Times New Roman" w:hAnsi="Arial" w:cs="Arial"/>
              <w:color w:val="000000"/>
              <w:kern w:val="0"/>
              <w14:ligatures w14:val="none"/>
            </w:rPr>
            <w:delText>continue</w:delText>
          </w:r>
          <w:r w:rsidR="006177E3" w:rsidRPr="00292FF5" w:rsidDel="006177E3">
            <w:rPr>
              <w:rFonts w:ascii="Arial" w:eastAsia="Times New Roman" w:hAnsi="Arial" w:cs="Arial"/>
              <w:color w:val="000000"/>
              <w:kern w:val="0"/>
              <w14:ligatures w14:val="none"/>
            </w:rPr>
            <w:delText xml:space="preserve"> </w:delText>
          </w:r>
          <w:r w:rsidR="006177E3" w:rsidDel="006177E3">
            <w:rPr>
              <w:rFonts w:ascii="Arial" w:eastAsia="Times New Roman" w:hAnsi="Arial" w:cs="Arial"/>
              <w:color w:val="000000"/>
              <w:kern w:val="0"/>
              <w14:ligatures w14:val="none"/>
            </w:rPr>
            <w:delText>to</w:delText>
          </w:r>
          <w:r w:rsidR="006177E3" w:rsidRPr="00292FF5" w:rsidDel="006177E3">
            <w:rPr>
              <w:rFonts w:ascii="Arial" w:eastAsia="Times New Roman" w:hAnsi="Arial" w:cs="Arial"/>
              <w:color w:val="000000"/>
              <w:kern w:val="0"/>
              <w14:ligatures w14:val="none"/>
            </w:rPr>
            <w:delText xml:space="preserve"> </w:delText>
          </w:r>
          <w:r w:rsidR="006177E3" w:rsidDel="006177E3">
            <w:rPr>
              <w:rFonts w:ascii="Arial" w:eastAsia="Times New Roman" w:hAnsi="Arial" w:cs="Arial"/>
              <w:color w:val="000000"/>
              <w:kern w:val="0"/>
              <w14:ligatures w14:val="none"/>
            </w:rPr>
            <w:delText>progress</w:delText>
          </w:r>
          <w:r w:rsidR="006177E3" w:rsidRPr="00292FF5" w:rsidDel="006177E3">
            <w:rPr>
              <w:rFonts w:ascii="Arial" w:eastAsia="Times New Roman" w:hAnsi="Arial" w:cs="Arial"/>
              <w:color w:val="000000"/>
              <w:kern w:val="0"/>
              <w14:ligatures w14:val="none"/>
            </w:rPr>
            <w:delText xml:space="preserve"> within aquatic food webs</w:delText>
          </w:r>
          <w:r w:rsidR="006177E3" w:rsidDel="006177E3">
            <w:rPr>
              <w:rFonts w:ascii="Arial" w:eastAsia="Times New Roman" w:hAnsi="Arial" w:cs="Arial"/>
              <w:color w:val="000000"/>
              <w:kern w:val="0"/>
              <w14:ligatures w14:val="none"/>
            </w:rPr>
            <w:delText xml:space="preserve"> </w:delText>
          </w:r>
          <w:r w:rsidR="006177E3" w:rsidDel="006177E3">
            <w:rPr>
              <w:rFonts w:ascii="Arial" w:eastAsia="Times New Roman" w:hAnsi="Arial" w:cs="Arial"/>
              <w:color w:val="000000"/>
              <w:kern w:val="0"/>
              <w14:ligatures w14:val="none"/>
            </w:rPr>
            <w:fldChar w:fldCharType="begin"/>
          </w:r>
          <w:r w:rsidR="006177E3" w:rsidDel="006177E3">
            <w:rPr>
              <w:rFonts w:ascii="Arial" w:eastAsia="Times New Roman" w:hAnsi="Arial" w:cs="Arial"/>
              <w:color w:val="000000"/>
              <w:kern w:val="0"/>
              <w14:ligatures w14:val="none"/>
            </w:rPr>
            <w:del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delInstrText>
          </w:r>
          <w:r w:rsidR="006177E3" w:rsidDel="006177E3">
            <w:rPr>
              <w:rFonts w:ascii="Arial" w:eastAsia="Times New Roman" w:hAnsi="Arial" w:cs="Arial"/>
              <w:color w:val="000000"/>
              <w:kern w:val="0"/>
              <w14:ligatures w14:val="none"/>
            </w:rPr>
            <w:fldChar w:fldCharType="separate"/>
          </w:r>
          <w:r w:rsidR="006177E3" w:rsidRPr="002838B7" w:rsidDel="006177E3">
            <w:rPr>
              <w:rFonts w:ascii="Arial" w:hAnsi="Arial" w:cs="Arial"/>
              <w:color w:val="000000"/>
              <w:kern w:val="0"/>
            </w:rPr>
            <w:delText xml:space="preserve">(Croteau </w:delText>
          </w:r>
          <w:r w:rsidR="006177E3" w:rsidRPr="002838B7" w:rsidDel="006177E3">
            <w:rPr>
              <w:rFonts w:ascii="Arial" w:hAnsi="Arial" w:cs="Arial"/>
              <w:i/>
              <w:iCs/>
              <w:color w:val="000000"/>
              <w:kern w:val="0"/>
            </w:rPr>
            <w:delText>et al.</w:delText>
          </w:r>
          <w:r w:rsidR="006177E3" w:rsidRPr="002838B7" w:rsidDel="006177E3">
            <w:rPr>
              <w:rFonts w:ascii="Arial" w:hAnsi="Arial" w:cs="Arial"/>
              <w:color w:val="000000"/>
              <w:kern w:val="0"/>
            </w:rPr>
            <w:delText xml:space="preserve">, 2005; Ali </w:delText>
          </w:r>
          <w:r w:rsidR="006177E3" w:rsidRPr="002838B7" w:rsidDel="006177E3">
            <w:rPr>
              <w:rFonts w:ascii="Arial" w:hAnsi="Arial" w:cs="Arial"/>
              <w:i/>
              <w:iCs/>
              <w:color w:val="000000"/>
              <w:kern w:val="0"/>
            </w:rPr>
            <w:delText>et al.</w:delText>
          </w:r>
          <w:r w:rsidR="006177E3" w:rsidRPr="002838B7" w:rsidDel="006177E3">
            <w:rPr>
              <w:rFonts w:ascii="Arial" w:hAnsi="Arial" w:cs="Arial"/>
              <w:color w:val="000000"/>
              <w:kern w:val="0"/>
            </w:rPr>
            <w:delText xml:space="preserve">, 2019; Edo </w:delText>
          </w:r>
          <w:r w:rsidR="006177E3" w:rsidRPr="002838B7" w:rsidDel="006177E3">
            <w:rPr>
              <w:rFonts w:ascii="Arial" w:hAnsi="Arial" w:cs="Arial"/>
              <w:i/>
              <w:iCs/>
              <w:color w:val="000000"/>
              <w:kern w:val="0"/>
            </w:rPr>
            <w:delText>et al.</w:delText>
          </w:r>
          <w:r w:rsidR="006177E3" w:rsidRPr="002838B7" w:rsidDel="006177E3">
            <w:rPr>
              <w:rFonts w:ascii="Arial" w:hAnsi="Arial" w:cs="Arial"/>
              <w:color w:val="000000"/>
              <w:kern w:val="0"/>
            </w:rPr>
            <w:delText>, 2024)</w:delText>
          </w:r>
          <w:r w:rsidR="006177E3" w:rsidDel="006177E3">
            <w:rPr>
              <w:rFonts w:ascii="Arial" w:eastAsia="Times New Roman" w:hAnsi="Arial" w:cs="Arial"/>
              <w:color w:val="000000"/>
              <w:kern w:val="0"/>
              <w14:ligatures w14:val="none"/>
            </w:rPr>
            <w:fldChar w:fldCharType="end"/>
          </w:r>
          <w:r w:rsidR="006177E3" w:rsidRPr="00292FF5" w:rsidDel="006177E3">
            <w:rPr>
              <w:rFonts w:ascii="Arial" w:eastAsia="Times New Roman" w:hAnsi="Arial" w:cs="Arial"/>
              <w:color w:val="000000"/>
              <w:kern w:val="0"/>
              <w14:ligatures w14:val="none"/>
            </w:rPr>
            <w:delText>.</w:delText>
          </w:r>
        </w:del>
      </w:moveTo>
      <w:moveToRangeEnd w:id="229"/>
      <w:del w:id="233" w:author="Reviewer" w:date="2026-06-01T14:57:00Z" w16du:dateUtc="2026-06-01T19:57:00Z">
        <w:r w:rsidR="00232400" w:rsidDel="00603BB7">
          <w:rPr>
            <w:rFonts w:ascii="Arial" w:eastAsia="Times New Roman" w:hAnsi="Arial" w:cs="Arial"/>
            <w:color w:val="000000"/>
            <w:kern w:val="0"/>
            <w14:ligatures w14:val="none"/>
          </w:rPr>
          <w:delText>;</w:delText>
        </w:r>
        <w:r w:rsidR="008959E1" w:rsidDel="00603BB7">
          <w:rPr>
            <w:rFonts w:ascii="Arial" w:eastAsia="Times New Roman" w:hAnsi="Arial" w:cs="Arial"/>
            <w:color w:val="000000"/>
            <w:kern w:val="0"/>
            <w14:ligatures w14:val="none"/>
          </w:rPr>
          <w:delText xml:space="preserve"> however, the suite of perturbation</w:delText>
        </w:r>
        <w:r w:rsidR="00232400" w:rsidDel="00603BB7">
          <w:rPr>
            <w:rFonts w:ascii="Arial" w:eastAsia="Times New Roman" w:hAnsi="Arial" w:cs="Arial"/>
            <w:color w:val="000000"/>
            <w:kern w:val="0"/>
            <w14:ligatures w14:val="none"/>
          </w:rPr>
          <w:delText>s</w:delText>
        </w:r>
        <w:r w:rsidR="008959E1" w:rsidDel="00603BB7">
          <w:rPr>
            <w:rFonts w:ascii="Arial" w:eastAsia="Times New Roman" w:hAnsi="Arial" w:cs="Arial"/>
            <w:color w:val="000000"/>
            <w:kern w:val="0"/>
            <w14:ligatures w14:val="none"/>
          </w:rPr>
          <w:delText xml:space="preserve"> is rarely consistent a</w:delText>
        </w:r>
        <w:r w:rsidR="00232400" w:rsidDel="00603BB7">
          <w:rPr>
            <w:rFonts w:ascii="Arial" w:eastAsia="Times New Roman" w:hAnsi="Arial" w:cs="Arial"/>
            <w:color w:val="000000"/>
            <w:kern w:val="0"/>
            <w14:ligatures w14:val="none"/>
          </w:rPr>
          <w:delText>cross</w:delText>
        </w:r>
        <w:r w:rsidR="008959E1" w:rsidDel="00603BB7">
          <w:rPr>
            <w:rFonts w:ascii="Arial" w:eastAsia="Times New Roman" w:hAnsi="Arial" w:cs="Arial"/>
            <w:color w:val="000000"/>
            <w:kern w:val="0"/>
            <w14:ligatures w14:val="none"/>
          </w:rPr>
          <w:delText xml:space="preserve"> natural systems, given variation in enigmatic xenobiotic exposure</w:delText>
        </w:r>
        <w:r w:rsidR="0045384D" w:rsidDel="00603BB7">
          <w:rPr>
            <w:rFonts w:ascii="Arial" w:eastAsia="Times New Roman" w:hAnsi="Arial" w:cs="Arial"/>
            <w:color w:val="000000"/>
            <w:kern w:val="0"/>
            <w14:ligatures w14:val="none"/>
          </w:rPr>
          <w:delText>.</w:delText>
        </w:r>
        <w:r w:rsidR="008959E1" w:rsidDel="00603BB7">
          <w:rPr>
            <w:rFonts w:ascii="Arial" w:eastAsia="Times New Roman" w:hAnsi="Arial" w:cs="Arial"/>
            <w:color w:val="000000"/>
            <w:kern w:val="0"/>
            <w14:ligatures w14:val="none"/>
          </w:rPr>
          <w:delText xml:space="preserve"> Therefore, stress response data across treatments </w:delText>
        </w:r>
        <w:r w:rsidR="008959E1" w:rsidDel="00603BB7">
          <w:rPr>
            <w:rFonts w:ascii="Arial" w:eastAsia="Times New Roman" w:hAnsi="Arial" w:cs="Arial"/>
            <w:i/>
            <w:iCs/>
            <w:color w:val="000000"/>
            <w:kern w:val="0"/>
            <w14:ligatures w14:val="none"/>
          </w:rPr>
          <w:delText>in vivo</w:delText>
        </w:r>
        <w:r w:rsidR="008959E1" w:rsidDel="00603BB7">
          <w:rPr>
            <w:rFonts w:ascii="Arial" w:eastAsia="Times New Roman" w:hAnsi="Arial" w:cs="Arial"/>
            <w:color w:val="000000"/>
            <w:kern w:val="0"/>
            <w14:ligatures w14:val="none"/>
          </w:rPr>
          <w:delText xml:space="preserve"> may exhibit biases due to xenobiotic exposure</w:delText>
        </w:r>
      </w:del>
      <w:del w:id="234" w:author="Reviewer" w:date="2026-06-01T14:07:00Z" w16du:dateUtc="2026-06-01T19:07:00Z">
        <w:r w:rsidR="00232400" w:rsidDel="0077421A">
          <w:rPr>
            <w:rFonts w:ascii="Arial" w:eastAsia="Times New Roman" w:hAnsi="Arial" w:cs="Arial"/>
            <w:color w:val="000000"/>
            <w:kern w:val="0"/>
            <w14:ligatures w14:val="none"/>
          </w:rPr>
          <w:delText>,</w:delText>
        </w:r>
      </w:del>
      <w:del w:id="235" w:author="Reviewer" w:date="2026-06-01T14:57:00Z" w16du:dateUtc="2026-06-01T19:57:00Z">
        <w:r w:rsidR="00232400" w:rsidDel="00603BB7">
          <w:rPr>
            <w:rFonts w:ascii="Arial" w:eastAsia="Times New Roman" w:hAnsi="Arial" w:cs="Arial"/>
            <w:color w:val="000000"/>
            <w:kern w:val="0"/>
            <w14:ligatures w14:val="none"/>
          </w:rPr>
          <w:delText xml:space="preserve"> </w:delText>
        </w:r>
      </w:del>
      <w:del w:id="236" w:author="Reviewer" w:date="2026-06-01T14:07:00Z" w16du:dateUtc="2026-06-01T19:07:00Z">
        <w:r w:rsidR="00232400" w:rsidDel="0077421A">
          <w:rPr>
            <w:rFonts w:ascii="Arial" w:eastAsia="Times New Roman" w:hAnsi="Arial" w:cs="Arial"/>
            <w:color w:val="000000"/>
            <w:kern w:val="0"/>
            <w14:ligatures w14:val="none"/>
          </w:rPr>
          <w:delText>which</w:delText>
        </w:r>
      </w:del>
      <w:del w:id="237" w:author="Reviewer" w:date="2026-06-01T14:57:00Z" w16du:dateUtc="2026-06-01T19:57:00Z">
        <w:r w:rsidR="00232400" w:rsidDel="00603BB7">
          <w:rPr>
            <w:rFonts w:ascii="Arial" w:eastAsia="Times New Roman" w:hAnsi="Arial" w:cs="Arial"/>
            <w:color w:val="000000"/>
            <w:kern w:val="0"/>
            <w14:ligatures w14:val="none"/>
          </w:rPr>
          <w:delText xml:space="preserve"> go beyond</w:delText>
        </w:r>
        <w:r w:rsidR="008959E1" w:rsidDel="00603BB7">
          <w:rPr>
            <w:rFonts w:ascii="Arial" w:eastAsia="Times New Roman" w:hAnsi="Arial" w:cs="Arial"/>
            <w:color w:val="000000"/>
            <w:kern w:val="0"/>
            <w14:ligatures w14:val="none"/>
          </w:rPr>
          <w:delText xml:space="preserve"> the original hypotheses</w:delText>
        </w:r>
        <w:r w:rsidR="00860E51" w:rsidRPr="00860E51" w:rsidDel="00603BB7">
          <w:rPr>
            <w:rFonts w:ascii="Arial" w:eastAsia="Times New Roman" w:hAnsi="Arial" w:cs="Arial"/>
            <w:kern w:val="0"/>
            <w14:ligatures w14:val="none"/>
          </w:rPr>
          <w:delText xml:space="preserve"> </w:delText>
        </w:r>
      </w:del>
      <w:del w:id="238" w:author="Reviewer" w:date="2026-06-01T14:07:00Z" w16du:dateUtc="2026-06-01T19:07:00Z">
        <w:r w:rsidR="00860E51" w:rsidDel="0077421A">
          <w:rPr>
            <w:rFonts w:ascii="Arial" w:eastAsia="Times New Roman" w:hAnsi="Arial" w:cs="Arial"/>
            <w:kern w:val="0"/>
            <w14:ligatures w14:val="none"/>
          </w:rPr>
          <w:delText>aim</w:delText>
        </w:r>
      </w:del>
      <w:del w:id="239" w:author="Reviewer" w:date="2026-06-01T14:57:00Z" w16du:dateUtc="2026-06-01T19:57:00Z">
        <w:r w:rsidR="00860E51" w:rsidDel="00603BB7">
          <w:rPr>
            <w:rFonts w:ascii="Arial" w:eastAsia="Times New Roman" w:hAnsi="Arial" w:cs="Arial"/>
            <w:kern w:val="0"/>
            <w14:ligatures w14:val="none"/>
          </w:rPr>
          <w:delText xml:space="preserve">ed </w:delText>
        </w:r>
      </w:del>
      <w:del w:id="240" w:author="Reviewer" w:date="2026-06-01T14:07:00Z" w16du:dateUtc="2026-06-01T19:07:00Z">
        <w:r w:rsidR="00860E51" w:rsidDel="0077421A">
          <w:rPr>
            <w:rFonts w:ascii="Arial" w:eastAsia="Times New Roman" w:hAnsi="Arial" w:cs="Arial"/>
            <w:kern w:val="0"/>
            <w14:ligatures w14:val="none"/>
          </w:rPr>
          <w:delText>at</w:delText>
        </w:r>
      </w:del>
      <w:del w:id="241" w:author="Reviewer" w:date="2026-06-01T14:57:00Z" w16du:dateUtc="2026-06-01T19:57:00Z">
        <w:r w:rsidR="00860E51" w:rsidDel="00603BB7">
          <w:rPr>
            <w:rFonts w:ascii="Arial" w:eastAsia="Times New Roman" w:hAnsi="Arial" w:cs="Arial"/>
            <w:kern w:val="0"/>
            <w14:ligatures w14:val="none"/>
          </w:rPr>
          <w:delText xml:space="preserve"> other perturbations in aquatic environments</w:delText>
        </w:r>
        <w:r w:rsidR="008959E1" w:rsidDel="00603BB7">
          <w:rPr>
            <w:rFonts w:ascii="Arial" w:eastAsia="Times New Roman" w:hAnsi="Arial" w:cs="Arial"/>
            <w:color w:val="000000"/>
            <w:kern w:val="0"/>
            <w14:ligatures w14:val="none"/>
          </w:rPr>
          <w:delText>.</w:delText>
        </w:r>
        <w:r w:rsidR="0045384D" w:rsidDel="00603BB7">
          <w:rPr>
            <w:rFonts w:ascii="Arial" w:eastAsia="Times New Roman" w:hAnsi="Arial" w:cs="Arial"/>
            <w:color w:val="000000"/>
            <w:kern w:val="0"/>
            <w14:ligatures w14:val="none"/>
          </w:rPr>
          <w:delText xml:space="preserve"> </w:delText>
        </w:r>
      </w:del>
    </w:p>
    <w:p w14:paraId="701DBCD8" w14:textId="35CDD065" w:rsidR="00AF634C" w:rsidDel="004027E8" w:rsidRDefault="00087F6E" w:rsidP="004027E8">
      <w:pPr>
        <w:spacing w:line="480" w:lineRule="auto"/>
        <w:ind w:firstLine="720"/>
        <w:rPr>
          <w:del w:id="242" w:author="Reviewer" w:date="2026-06-02T12:51:00Z" w16du:dateUtc="2026-06-02T17:51:00Z"/>
          <w:rFonts w:ascii="Arial" w:eastAsia="Times New Roman" w:hAnsi="Arial" w:cs="Arial"/>
          <w:color w:val="000000"/>
          <w:kern w:val="0"/>
          <w14:ligatures w14:val="none"/>
        </w:rPr>
      </w:pPr>
      <w:del w:id="243" w:author="Reviewer" w:date="2026-06-02T12:51:00Z" w16du:dateUtc="2026-06-02T17:51:00Z">
        <w:r w:rsidRPr="00292FF5" w:rsidDel="004027E8">
          <w:rPr>
            <w:rFonts w:ascii="Arial" w:eastAsia="Times New Roman" w:hAnsi="Arial" w:cs="Arial"/>
            <w:color w:val="000000"/>
            <w:kern w:val="0"/>
            <w14:ligatures w14:val="none"/>
          </w:rPr>
          <w:delText>Th</w:delText>
        </w:r>
        <w:r w:rsidDel="004027E8">
          <w:rPr>
            <w:rFonts w:ascii="Arial" w:eastAsia="Times New Roman" w:hAnsi="Arial" w:cs="Arial"/>
            <w:color w:val="000000"/>
            <w:kern w:val="0"/>
            <w14:ligatures w14:val="none"/>
          </w:rPr>
          <w:delText>e</w:delText>
        </w:r>
        <w:r w:rsidRPr="00292FF5" w:rsidDel="004027E8">
          <w:rPr>
            <w:rFonts w:ascii="Arial" w:eastAsia="Times New Roman" w:hAnsi="Arial" w:cs="Arial"/>
            <w:color w:val="000000"/>
            <w:kern w:val="0"/>
            <w14:ligatures w14:val="none"/>
          </w:rPr>
          <w:delText xml:space="preserve"> impacts of human disturbance on aquatic environments</w:delText>
        </w:r>
        <w:r w:rsidDel="004027E8">
          <w:rPr>
            <w:rFonts w:ascii="Arial" w:eastAsia="Times New Roman" w:hAnsi="Arial" w:cs="Arial"/>
            <w:color w:val="000000"/>
            <w:kern w:val="0"/>
            <w14:ligatures w14:val="none"/>
          </w:rPr>
          <w:delText xml:space="preserve"> and the organisms within</w:delText>
        </w:r>
        <w:r w:rsidRPr="00292FF5" w:rsidDel="004027E8">
          <w:rPr>
            <w:rFonts w:ascii="Arial" w:eastAsia="Times New Roman" w:hAnsi="Arial" w:cs="Arial"/>
            <w:color w:val="000000"/>
            <w:kern w:val="0"/>
            <w14:ligatures w14:val="none"/>
          </w:rPr>
          <w:delText xml:space="preserve"> </w:delText>
        </w:r>
        <w:r w:rsidDel="004027E8">
          <w:rPr>
            <w:rFonts w:ascii="Arial" w:eastAsia="Times New Roman" w:hAnsi="Arial" w:cs="Arial"/>
            <w:color w:val="000000"/>
            <w:kern w:val="0"/>
            <w14:ligatures w14:val="none"/>
          </w:rPr>
          <w:delText xml:space="preserve">them </w:delText>
        </w:r>
        <w:r w:rsidRPr="00292FF5" w:rsidDel="004027E8">
          <w:rPr>
            <w:rFonts w:ascii="Arial" w:eastAsia="Times New Roman" w:hAnsi="Arial" w:cs="Arial"/>
            <w:color w:val="000000"/>
            <w:kern w:val="0"/>
            <w14:ligatures w14:val="none"/>
          </w:rPr>
          <w:delText xml:space="preserve">are </w:delText>
        </w:r>
        <w:r w:rsidDel="004027E8">
          <w:rPr>
            <w:rFonts w:ascii="Arial" w:eastAsia="Times New Roman" w:hAnsi="Arial" w:cs="Arial"/>
            <w:color w:val="000000"/>
            <w:kern w:val="0"/>
            <w14:ligatures w14:val="none"/>
          </w:rPr>
          <w:delText>extensive, numerous,</w:delText>
        </w:r>
        <w:r w:rsidRPr="00292FF5" w:rsidDel="004027E8">
          <w:rPr>
            <w:rFonts w:ascii="Arial" w:eastAsia="Times New Roman" w:hAnsi="Arial" w:cs="Arial"/>
            <w:color w:val="000000"/>
            <w:kern w:val="0"/>
            <w14:ligatures w14:val="none"/>
          </w:rPr>
          <w:delText xml:space="preserve"> and well</w:delText>
        </w:r>
        <w:r w:rsidDel="004027E8">
          <w:rPr>
            <w:rFonts w:ascii="Arial" w:eastAsia="Times New Roman" w:hAnsi="Arial" w:cs="Arial"/>
            <w:color w:val="000000"/>
            <w:kern w:val="0"/>
            <w14:ligatures w14:val="none"/>
          </w:rPr>
          <w:delText xml:space="preserve"> </w:delText>
        </w:r>
        <w:r w:rsidRPr="00292FF5" w:rsidDel="004027E8">
          <w:rPr>
            <w:rFonts w:ascii="Arial" w:eastAsia="Times New Roman" w:hAnsi="Arial" w:cs="Arial"/>
            <w:color w:val="000000"/>
            <w:kern w:val="0"/>
            <w14:ligatures w14:val="none"/>
          </w:rPr>
          <w:delText>documented</w:delText>
        </w:r>
        <w:r w:rsidDel="004027E8">
          <w:rPr>
            <w:rFonts w:ascii="Arial" w:eastAsia="Times New Roman" w:hAnsi="Arial" w:cs="Arial"/>
            <w:color w:val="000000"/>
            <w:kern w:val="0"/>
            <w14:ligatures w14:val="none"/>
          </w:rPr>
          <w:delText xml:space="preserve"> </w:delText>
        </w:r>
        <w:r w:rsidDel="004027E8">
          <w:rPr>
            <w:rFonts w:ascii="Arial" w:eastAsia="Times New Roman" w:hAnsi="Arial" w:cs="Arial"/>
            <w:color w:val="000000"/>
            <w:kern w:val="0"/>
            <w14:ligatures w14:val="none"/>
          </w:rPr>
          <w:fldChar w:fldCharType="begin"/>
        </w:r>
        <w:r w:rsidR="00E95E6A" w:rsidDel="004027E8">
          <w:rPr>
            <w:rFonts w:ascii="Arial" w:eastAsia="Times New Roman" w:hAnsi="Arial" w:cs="Arial"/>
            <w:color w:val="000000"/>
            <w:kern w:val="0"/>
            <w14:ligatures w14:val="none"/>
          </w:rPr>
          <w:delInstrText xml:space="preserve"> ADDIN ZOTERO_ITEM CSL_CITATION {"citationID":"QCiW4zgI","properties":{"formattedCitation":"(Gangloff {\\i{}et al.}, 2016; Sabater {\\i{}et al.}, 2018)","plainCitation":"(Gangloff et al., 2016; Sabater et al., 2018)","noteIndex":0},"citationItems":[{"id":94,"uris":["http://zotero.org/users/4161640/items/37F74AEW"],"itemData":{"id":94,"type":"article-journal","abstract":"Earth's aquatic habitats are some of its most important ecosystems and support populations of many of its most imperilled species. The future demands of Earth's growing human populations will increasingly stress its aquatic resources on multiple spatial and temporal scales, as highlighted by numerous authors when predicting trends in biodiversity in many key aquatic hotspots. Identifying key stressors and understanding potential linkages between these stressors are important first steps to mitigating human impacts on at-risk aquatic resources. Here, an overview is provided of the established and emerging threats to aquatic biodiversity at local, regional and global scales, including emerging diseases, expanding influence of invasive species, new industries, and the accelerating trajectory of climate change, as well as perspectives on potential management strategies. Copyright © 2016 John Wiley &amp; Sons, Ltd.","container-title":"Aquatic Conservation: Marine and Freshwater Ecosystems","DOI":"10.1002/aqc.2707","ISSN":"1099-0755","issue":"5","journalAbbreviation":"Aquat Conserv Mar Freshw Ecosyst","language":"en","license":"Copyright © 2016 John Wiley &amp; Sons, Ltd.","note":"_eprint: https://onlinelibrary.wiley.com/doi/pdf/10.1002/aqc.2707","page":"858-871","source":"Wiley Online Library","title":"Imperilled species in aquatic ecosystems: emerging threats, management and future prognoses","title-short":"Imperilled species in aquatic ecosystems","volume":"26","author":[{"family":"Gangloff","given":"Michael M."},{"family":"Edgar","given":"Graham J."},{"family":"Wilson","given":"Ben"}],"issued":{"date-parts":[["2016"]]}}},{"id":96,"uris":["http://zotero.org/users/4161640/items/L3P65C23"],"itemData":{"id":96,"type":"article-journal","container-title":"Scientific Reports","DOI":"10.1038/s41598-018-29807-7","ISSN":"2045-2322","issue":"1","journalAbbreviation":"Sci Rep","language":"en","license":"2018 The Author(s)","note":"publisher: Nature Publishing Group","page":"11462","source":"www.nature.com","title":"Effects of human-driven water stress on river ecosystems: a meta-analysis","title-short":"Effects of human-driven water stress on river ecosystems","volume":"8","author":[{"family":"Sabater","given":"Sergi"},{"family":"Bregoli","given":"Francesco"},{"family":"Acuña","given":"Vicenç"},{"family":"Barceló","given":"Damià"},{"family":"Elosegi","given":"Arturo"},{"family":"Ginebreda","given":"Antoni"},{"family":"Marcé","given":"Rafael"},{"family":"Muñoz","given":"Isabel"},{"family":"Sabater-Liesa","given":"Laia"},{"family":"Ferreira","given":"Verónica"}],"issued":{"date-parts":[["2018",7,30]]}}}],"schema":"https://github.com/citation-style-language/schema/raw/master/csl-citation.json"} </w:delInstrText>
        </w:r>
        <w:r w:rsidDel="004027E8">
          <w:rPr>
            <w:rFonts w:ascii="Arial" w:eastAsia="Times New Roman" w:hAnsi="Arial" w:cs="Arial"/>
            <w:color w:val="000000"/>
            <w:kern w:val="0"/>
            <w14:ligatures w14:val="none"/>
          </w:rPr>
          <w:fldChar w:fldCharType="separate"/>
        </w:r>
        <w:r w:rsidRPr="002838B7" w:rsidDel="004027E8">
          <w:rPr>
            <w:rFonts w:ascii="Arial" w:hAnsi="Arial" w:cs="Arial"/>
            <w:color w:val="000000"/>
            <w:kern w:val="0"/>
          </w:rPr>
          <w:delText xml:space="preserve">(Gangloff </w:delText>
        </w:r>
        <w:r w:rsidRPr="002838B7" w:rsidDel="004027E8">
          <w:rPr>
            <w:rFonts w:ascii="Arial" w:hAnsi="Arial" w:cs="Arial"/>
            <w:i/>
            <w:iCs/>
            <w:color w:val="000000"/>
            <w:kern w:val="0"/>
          </w:rPr>
          <w:delText>et al.</w:delText>
        </w:r>
        <w:r w:rsidRPr="002838B7" w:rsidDel="004027E8">
          <w:rPr>
            <w:rFonts w:ascii="Arial" w:hAnsi="Arial" w:cs="Arial"/>
            <w:color w:val="000000"/>
            <w:kern w:val="0"/>
          </w:rPr>
          <w:delText xml:space="preserve">, 2016; Sabater </w:delText>
        </w:r>
        <w:r w:rsidRPr="002838B7" w:rsidDel="004027E8">
          <w:rPr>
            <w:rFonts w:ascii="Arial" w:hAnsi="Arial" w:cs="Arial"/>
            <w:i/>
            <w:iCs/>
            <w:color w:val="000000"/>
            <w:kern w:val="0"/>
          </w:rPr>
          <w:delText>et al.</w:delText>
        </w:r>
        <w:r w:rsidRPr="002838B7" w:rsidDel="004027E8">
          <w:rPr>
            <w:rFonts w:ascii="Arial" w:hAnsi="Arial" w:cs="Arial"/>
            <w:color w:val="000000"/>
            <w:kern w:val="0"/>
          </w:rPr>
          <w:delText>, 2018)</w:delText>
        </w:r>
        <w:r w:rsidDel="004027E8">
          <w:rPr>
            <w:rFonts w:ascii="Arial" w:eastAsia="Times New Roman" w:hAnsi="Arial" w:cs="Arial"/>
            <w:color w:val="000000"/>
            <w:kern w:val="0"/>
            <w14:ligatures w14:val="none"/>
          </w:rPr>
          <w:fldChar w:fldCharType="end"/>
        </w:r>
        <w:r w:rsidRPr="00292FF5" w:rsidDel="004027E8">
          <w:rPr>
            <w:rFonts w:ascii="Arial" w:eastAsia="Times New Roman" w:hAnsi="Arial" w:cs="Arial"/>
            <w:color w:val="000000"/>
            <w:kern w:val="0"/>
            <w14:ligatures w14:val="none"/>
          </w:rPr>
          <w:delText xml:space="preserve">. </w:delText>
        </w:r>
      </w:del>
      <w:del w:id="244" w:author="Reviewer" w:date="2026-06-01T15:05:00Z" w16du:dateUtc="2026-06-01T20:05:00Z">
        <w:r w:rsidDel="00386459">
          <w:rPr>
            <w:rFonts w:ascii="Arial" w:eastAsia="Times New Roman" w:hAnsi="Arial" w:cs="Arial"/>
            <w:color w:val="000000"/>
            <w:kern w:val="0"/>
            <w14:ligatures w14:val="none"/>
          </w:rPr>
          <w:delText>Aquatic biodiversity provides essential ecosystem services, including economic, recreational, cultural,</w:delText>
        </w:r>
        <w:r w:rsidRPr="00EE02AE" w:rsidDel="00386459">
          <w:rPr>
            <w:rFonts w:ascii="Arial" w:eastAsia="Times New Roman" w:hAnsi="Arial" w:cs="Arial"/>
            <w:color w:val="000000"/>
            <w:kern w:val="0"/>
            <w14:ligatures w14:val="none"/>
          </w:rPr>
          <w:delText xml:space="preserve"> </w:delText>
        </w:r>
        <w:r w:rsidDel="00386459">
          <w:rPr>
            <w:rFonts w:ascii="Arial" w:eastAsia="Times New Roman" w:hAnsi="Arial" w:cs="Arial"/>
            <w:color w:val="000000"/>
            <w:kern w:val="0"/>
            <w14:ligatures w14:val="none"/>
          </w:rPr>
          <w:delText xml:space="preserve">scientific, and aesthetic benefits </w:delText>
        </w:r>
        <w:r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{"citationID":"RFWm1zCL","properties":{"formattedCitation":"(Dudgeon {\\i{}et al.}, 2006; Paukert {\\i{}et al.}, 2017; Carlson {\\i{}et al.}, 2024)","plainCitation":"(Dudgeon et al., 2006; Paukert et al., 2017; Carlson et al., 2024)","noteIndex":0},"citationItems":[{"id":98,"uris":["http://zotero.org/users/4161640/items/ATHKUTCL"],"itemData":{"id":98,"type":"article-journal","container-title":"Biological Reviews","issue":"2","journalAbbreviation":"Biol Rev","note":"publisher: Cambridge University Press","page":"163–182","title":"Freshwater biodiversity: importance, threats, status and conservation challenges","volume":"81","author":[{"family":"Dudgeon","given":"David"},{"family":"Arthington","given":"Angela H"},{"family":"Gessner","given":"Mark O"},{"family":"Kawabata","given":"Zen-Ichiro"},{"family":"Knowler","given":"Duncan J"},{"family":"Lévêque","given":"Christian"},{"family":"Naiman","given":"Robert J"},{"family":"Prieur-Richard","given":"Anne-Hélène"},{"family":"Soto","given":"Doris"},{"family":"Stiassny","given":"Melanie LJ"},{"literal":"others"}],"issued":{"date-parts":[["2006"]]}}},{"id":101,"uris":["http://zotero.org/users/4161640/items/BFSMJ7WH"],"itemData":{"id":101,"type":"article-journal","container-title":"Reviews in Fish Biology and Fisheries","DOI":"10.1007/s11160-017-9477-y","ISSN":"0960-3166, 1573-5184","issue":"2","journalAbbreviation":"Rev Fish Biol Fisheries","language":"en","page":"393-409","source":"DOI.org (Crossref)","title":"Designing a global assessment of climate change on inland fishes and fisheries: knowns and needs","title-short":"Designing a global assessment of climate change on inland fishes and fisheries","volume":"27","author":[{"family":"Paukert","given":"Craig P."},{"family":"Lynch","given":"Abigail J."},{"family":"Beard","given":"T. Douglas"},{"family":"Chen","given":"Yushun"},{"family":"Cooke","given":"Steven J."},{"family":"Cooperman","given":"Michael S."},{"family":"Cowx","given":"Ian G."},{"family":"Ibengwe","given":"Lilian"},{"family":"Infante","given":"Dana M."},{"family":"Myers","given":"Bonnie J. E."},{"family":"Nguyễn","given":"Hòa Phú"},{"family":"Winfield","given":"Ian J."}],"issued":{"date-parts":[["2017",6]]}}},{"id":99,"uris":["http://zotero.org/users/4161640/items/ANFCIMUD"],"itemData":{"id":99,"type":"article-journal","container-title":"Aquatic Ecosystem Health &amp; Management","issue":"2","journalAbbreviation":"AEHM","note":"publisher: Michigan State University Press","page":"74–84","title":"Assessing and implementing the concept of Blue Economy in Laurentian Great Lakes fisheries: Lessons from coupled human and natural systems","volume":"27","author":[{"family":"Carlson","given":"Andrew K"},{"family":"Leonard","given":"Nancy J"},{"family":"Munawar","given":"Mohiuddin"},{"family":"Taylor","given":"William W"}],"issued":{"date-parts":[["2024"]]}}}],"schema":"https://github.com/citation-style-language/schema/raw/master/csl-citation.json"} </w:delInstrText>
        </w:r>
        <w:r w:rsidDel="00386459">
          <w:rPr>
            <w:rFonts w:ascii="Arial" w:eastAsia="Times New Roman" w:hAnsi="Arial" w:cs="Arial"/>
            <w:color w:val="000000"/>
            <w:kern w:val="0"/>
            <w14:ligatures w14:val="none"/>
          </w:rPr>
          <w:fldChar w:fldCharType="separate"/>
        </w:r>
        <w:r w:rsidRPr="002838B7" w:rsidDel="00386459">
          <w:rPr>
            <w:rFonts w:ascii="Arial" w:hAnsi="Arial" w:cs="Arial"/>
            <w:color w:val="000000"/>
            <w:kern w:val="0"/>
          </w:rPr>
          <w:delText xml:space="preserve">(Dudgeon </w:delText>
        </w:r>
        <w:r w:rsidRPr="002838B7" w:rsidDel="00386459">
          <w:rPr>
            <w:rFonts w:ascii="Arial" w:hAnsi="Arial" w:cs="Arial"/>
            <w:i/>
            <w:iCs/>
            <w:color w:val="000000"/>
            <w:kern w:val="0"/>
          </w:rPr>
          <w:delText>et al.</w:delText>
        </w:r>
        <w:r w:rsidRPr="002838B7" w:rsidDel="00386459">
          <w:rPr>
            <w:rFonts w:ascii="Arial" w:hAnsi="Arial" w:cs="Arial"/>
            <w:color w:val="000000"/>
            <w:kern w:val="0"/>
          </w:rPr>
          <w:delText xml:space="preserve">, 2006; Paukert </w:delText>
        </w:r>
        <w:r w:rsidRPr="002838B7" w:rsidDel="00386459">
          <w:rPr>
            <w:rFonts w:ascii="Arial" w:hAnsi="Arial" w:cs="Arial"/>
            <w:i/>
            <w:iCs/>
            <w:color w:val="000000"/>
            <w:kern w:val="0"/>
          </w:rPr>
          <w:delText>et al.</w:delText>
        </w:r>
        <w:r w:rsidRPr="002838B7" w:rsidDel="00386459">
          <w:rPr>
            <w:rFonts w:ascii="Arial" w:hAnsi="Arial" w:cs="Arial"/>
            <w:color w:val="000000"/>
            <w:kern w:val="0"/>
          </w:rPr>
          <w:delText xml:space="preserve">, 2017; Carlson </w:delText>
        </w:r>
        <w:r w:rsidRPr="002838B7" w:rsidDel="00386459">
          <w:rPr>
            <w:rFonts w:ascii="Arial" w:hAnsi="Arial" w:cs="Arial"/>
            <w:i/>
            <w:iCs/>
            <w:color w:val="000000"/>
            <w:kern w:val="0"/>
          </w:rPr>
          <w:delText>et al.</w:delText>
        </w:r>
        <w:r w:rsidRPr="002838B7" w:rsidDel="00386459">
          <w:rPr>
            <w:rFonts w:ascii="Arial" w:hAnsi="Arial" w:cs="Arial"/>
            <w:color w:val="000000"/>
            <w:kern w:val="0"/>
          </w:rPr>
          <w:delText>, 2024)</w:delText>
        </w:r>
        <w:r w:rsidDel="00386459">
          <w:rPr>
            <w:rFonts w:ascii="Arial" w:eastAsia="Times New Roman" w:hAnsi="Arial" w:cs="Arial"/>
            <w:color w:val="000000"/>
            <w:kern w:val="0"/>
            <w14:ligatures w14:val="none"/>
          </w:rPr>
          <w:fldChar w:fldCharType="end"/>
        </w:r>
        <w:r w:rsidDel="00386459">
          <w:rPr>
            <w:rFonts w:ascii="Arial" w:eastAsia="Times New Roman" w:hAnsi="Arial" w:cs="Arial"/>
            <w:color w:val="000000"/>
            <w:kern w:val="0"/>
            <w14:ligatures w14:val="none"/>
          </w:rPr>
          <w:delText xml:space="preserve">. </w:delText>
        </w:r>
      </w:del>
      <w:del w:id="245" w:author="Reviewer" w:date="2026-06-01T15:06:00Z" w16du:dateUtc="2026-06-01T20:06:00Z">
        <w:r w:rsidRPr="00D62C68" w:rsidDel="00386459">
          <w:rPr>
            <w:rFonts w:ascii="Arial" w:eastAsia="Times New Roman" w:hAnsi="Arial" w:cs="Arial"/>
            <w:color w:val="000000"/>
            <w:kern w:val="0"/>
            <w14:ligatures w14:val="none"/>
          </w:rPr>
          <w:delText xml:space="preserve">Physiological stress metrics </w:delText>
        </w:r>
        <w:r w:rsidDel="00386459">
          <w:rPr>
            <w:rFonts w:ascii="Arial" w:eastAsia="Times New Roman" w:hAnsi="Arial" w:cs="Arial"/>
            <w:color w:val="000000"/>
            <w:kern w:val="0"/>
            <w14:ligatures w14:val="none"/>
          </w:rPr>
          <w:delText>serv</w:delText>
        </w:r>
        <w:r w:rsidRPr="00D62C68" w:rsidDel="00386459">
          <w:rPr>
            <w:rFonts w:ascii="Arial" w:eastAsia="Times New Roman" w:hAnsi="Arial" w:cs="Arial"/>
            <w:color w:val="000000"/>
            <w:kern w:val="0"/>
            <w14:ligatures w14:val="none"/>
          </w:rPr>
          <w:delText xml:space="preserve">e </w:delText>
        </w:r>
        <w:r w:rsidDel="00386459">
          <w:rPr>
            <w:rFonts w:ascii="Arial" w:eastAsia="Times New Roman" w:hAnsi="Arial" w:cs="Arial"/>
            <w:color w:val="000000"/>
            <w:kern w:val="0"/>
            <w14:ligatures w14:val="none"/>
          </w:rPr>
          <w:delText xml:space="preserve">as </w:delText>
        </w:r>
        <w:r w:rsidR="00232400" w:rsidDel="00386459">
          <w:rPr>
            <w:rFonts w:ascii="Arial" w:eastAsia="Times New Roman" w:hAnsi="Arial" w:cs="Arial"/>
            <w:color w:val="000000"/>
            <w:kern w:val="0"/>
            <w14:ligatures w14:val="none"/>
          </w:rPr>
          <w:delText>biomarkers</w:delText>
        </w:r>
        <w:r w:rsidRPr="00D62C68" w:rsidDel="00386459">
          <w:rPr>
            <w:rFonts w:ascii="Arial" w:eastAsia="Times New Roman" w:hAnsi="Arial" w:cs="Arial"/>
            <w:color w:val="000000"/>
            <w:kern w:val="0"/>
            <w14:ligatures w14:val="none"/>
          </w:rPr>
          <w:delText xml:space="preserve"> </w:delText>
        </w:r>
        <w:r w:rsidDel="00386459">
          <w:rPr>
            <w:rFonts w:ascii="Arial" w:eastAsia="Times New Roman" w:hAnsi="Arial" w:cs="Arial"/>
            <w:color w:val="000000"/>
            <w:kern w:val="0"/>
            <w14:ligatures w14:val="none"/>
          </w:rPr>
          <w:delText>of</w:delText>
        </w:r>
        <w:r w:rsidRPr="00D62C68" w:rsidDel="00386459">
          <w:rPr>
            <w:rFonts w:ascii="Arial" w:eastAsia="Times New Roman" w:hAnsi="Arial" w:cs="Arial"/>
            <w:color w:val="000000"/>
            <w:kern w:val="0"/>
            <w14:ligatures w14:val="none"/>
          </w:rPr>
          <w:delText xml:space="preserve"> population health, </w:delText>
        </w:r>
        <w:r w:rsidDel="00386459">
          <w:rPr>
            <w:rFonts w:ascii="Arial" w:eastAsia="Times New Roman" w:hAnsi="Arial" w:cs="Arial"/>
            <w:color w:val="000000"/>
            <w:kern w:val="0"/>
            <w14:ligatures w14:val="none"/>
          </w:rPr>
          <w:delText>informing</w:delText>
        </w:r>
        <w:r w:rsidRPr="00D62C68" w:rsidDel="00386459">
          <w:rPr>
            <w:rFonts w:ascii="Arial" w:eastAsia="Times New Roman" w:hAnsi="Arial" w:cs="Arial"/>
            <w:color w:val="000000"/>
            <w:kern w:val="0"/>
            <w14:ligatures w14:val="none"/>
          </w:rPr>
          <w:delText xml:space="preserve"> conservation management and pollution mitigation</w:delText>
        </w:r>
        <w:r w:rsidDel="00386459">
          <w:rPr>
            <w:rFonts w:ascii="Arial" w:eastAsia="Times New Roman" w:hAnsi="Arial" w:cs="Arial"/>
            <w:color w:val="000000"/>
            <w:kern w:val="0"/>
            <w14:ligatures w14:val="none"/>
          </w:rPr>
          <w:delText xml:space="preserve">. Understanding the functional and mechanistic responses of organisms, populations, and ecosystems to environmental changes and potential stressors is a key aspect of conservation physiology </w:delText>
        </w:r>
        <w:r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delInstrText>
        </w:r>
        <w:r w:rsidDel="00386459">
          <w:rPr>
            <w:rFonts w:ascii="Arial" w:eastAsia="Times New Roman" w:hAnsi="Arial" w:cs="Arial"/>
            <w:color w:val="000000"/>
            <w:kern w:val="0"/>
            <w14:ligatures w14:val="none"/>
          </w:rPr>
          <w:fldChar w:fldCharType="separate"/>
        </w:r>
        <w:r w:rsidRPr="002838B7" w:rsidDel="00386459">
          <w:rPr>
            <w:rFonts w:ascii="Arial" w:hAnsi="Arial" w:cs="Arial"/>
            <w:color w:val="000000"/>
            <w:kern w:val="0"/>
          </w:rPr>
          <w:delText xml:space="preserve">(Cooke </w:delText>
        </w:r>
        <w:r w:rsidRPr="002838B7" w:rsidDel="00386459">
          <w:rPr>
            <w:rFonts w:ascii="Arial" w:hAnsi="Arial" w:cs="Arial"/>
            <w:i/>
            <w:iCs/>
            <w:color w:val="000000"/>
            <w:kern w:val="0"/>
          </w:rPr>
          <w:delText>et al.</w:delText>
        </w:r>
        <w:r w:rsidRPr="002838B7" w:rsidDel="00386459">
          <w:rPr>
            <w:rFonts w:ascii="Arial" w:hAnsi="Arial" w:cs="Arial"/>
            <w:color w:val="000000"/>
            <w:kern w:val="0"/>
          </w:rPr>
          <w:delText>, 2013)</w:delText>
        </w:r>
        <w:r w:rsidDel="00386459">
          <w:rPr>
            <w:rFonts w:ascii="Arial" w:eastAsia="Times New Roman" w:hAnsi="Arial" w:cs="Arial"/>
            <w:color w:val="000000"/>
            <w:kern w:val="0"/>
            <w14:ligatures w14:val="none"/>
          </w:rPr>
          <w:fldChar w:fldCharType="end"/>
        </w:r>
        <w:r w:rsidDel="00386459">
          <w:rPr>
            <w:rFonts w:ascii="Arial" w:eastAsia="Times New Roman" w:hAnsi="Arial" w:cs="Arial"/>
            <w:color w:val="000000"/>
            <w:kern w:val="0"/>
            <w14:ligatures w14:val="none"/>
          </w:rPr>
          <w:delText>.</w:delText>
        </w:r>
      </w:del>
    </w:p>
    <w:p w14:paraId="3FE29132" w14:textId="3F1E2E82" w:rsidR="00AF634C" w:rsidDel="00386459" w:rsidRDefault="00D12BE3" w:rsidP="00E25081">
      <w:pPr>
        <w:spacing w:line="480" w:lineRule="auto"/>
        <w:ind w:firstLine="720"/>
        <w:rPr>
          <w:del w:id="246" w:author="Reviewer" w:date="2026-06-01T15:10:00Z" w16du:dateUtc="2026-06-01T20:10:00Z"/>
          <w:rFonts w:ascii="Arial" w:eastAsia="Times New Roman" w:hAnsi="Arial" w:cs="Arial"/>
          <w:color w:val="000000"/>
          <w:kern w:val="0"/>
          <w14:ligatures w14:val="none"/>
        </w:rPr>
      </w:pPr>
      <w:del w:id="247" w:author="Reviewer" w:date="2026-06-01T14:46:00Z" w16du:dateUtc="2026-06-01T19:46:00Z">
        <w:r w:rsidDel="006177E3">
          <w:rPr>
            <w:rFonts w:ascii="Arial" w:eastAsia="Times New Roman" w:hAnsi="Arial" w:cs="Arial"/>
            <w:color w:val="000000"/>
            <w:kern w:val="0"/>
            <w14:ligatures w14:val="none"/>
          </w:rPr>
          <w:delText>A</w:delText>
        </w:r>
        <w:r w:rsidR="0020365B" w:rsidDel="006177E3">
          <w:rPr>
            <w:rFonts w:ascii="Arial" w:eastAsia="Times New Roman" w:hAnsi="Arial" w:cs="Arial"/>
            <w:color w:val="000000"/>
            <w:kern w:val="0"/>
            <w14:ligatures w14:val="none"/>
          </w:rPr>
          <w:delText>nthropogenic activities</w:delText>
        </w:r>
        <w:r w:rsidDel="006177E3">
          <w:rPr>
            <w:rFonts w:ascii="Arial" w:eastAsia="Times New Roman" w:hAnsi="Arial" w:cs="Arial"/>
            <w:color w:val="000000"/>
            <w:kern w:val="0"/>
            <w14:ligatures w14:val="none"/>
          </w:rPr>
          <w:delText xml:space="preserve"> (e.g., m</w:delText>
        </w:r>
        <w:r w:rsidRPr="00292FF5" w:rsidDel="006177E3">
          <w:rPr>
            <w:rFonts w:ascii="Arial" w:eastAsia="Times New Roman" w:hAnsi="Arial" w:cs="Arial"/>
            <w:color w:val="000000"/>
            <w:kern w:val="0"/>
            <w14:ligatures w14:val="none"/>
          </w:rPr>
          <w:delText>ining, agriculture, industrialization, urbanization</w:delText>
        </w:r>
        <w:r w:rsidDel="006177E3">
          <w:rPr>
            <w:rFonts w:ascii="Arial" w:eastAsia="Times New Roman" w:hAnsi="Arial" w:cs="Arial"/>
            <w:color w:val="000000"/>
            <w:kern w:val="0"/>
            <w14:ligatures w14:val="none"/>
          </w:rPr>
          <w:delText>)</w:delText>
        </w:r>
        <w:r w:rsidR="00CE79DD" w:rsidDel="006177E3">
          <w:rPr>
            <w:rFonts w:ascii="Arial" w:eastAsia="Times New Roman" w:hAnsi="Arial" w:cs="Arial"/>
            <w:color w:val="000000"/>
            <w:kern w:val="0"/>
            <w14:ligatures w14:val="none"/>
          </w:rPr>
          <w:delText xml:space="preserve"> </w:delText>
        </w:r>
        <w:r w:rsidR="00AF634C" w:rsidRPr="00292FF5" w:rsidDel="006177E3">
          <w:rPr>
            <w:rFonts w:ascii="Arial" w:eastAsia="Times New Roman" w:hAnsi="Arial" w:cs="Arial"/>
            <w:color w:val="000000"/>
            <w:kern w:val="0"/>
            <w14:ligatures w14:val="none"/>
          </w:rPr>
          <w:delText xml:space="preserve">have increased the presence and </w:delText>
        </w:r>
        <w:r w:rsidR="00AF634C" w:rsidDel="006177E3">
          <w:rPr>
            <w:rFonts w:ascii="Arial" w:eastAsia="Times New Roman" w:hAnsi="Arial" w:cs="Arial"/>
            <w:color w:val="000000"/>
            <w:kern w:val="0"/>
            <w14:ligatures w14:val="none"/>
          </w:rPr>
          <w:delText>diversity</w:delText>
        </w:r>
        <w:r w:rsidR="00AF634C" w:rsidRPr="00292FF5" w:rsidDel="006177E3">
          <w:rPr>
            <w:rFonts w:ascii="Arial" w:eastAsia="Times New Roman" w:hAnsi="Arial" w:cs="Arial"/>
            <w:color w:val="000000"/>
            <w:kern w:val="0"/>
            <w14:ligatures w14:val="none"/>
          </w:rPr>
          <w:delText xml:space="preserve"> of soil and groundwater </w:delText>
        </w:r>
        <w:r w:rsidR="00AF634C" w:rsidDel="006177E3">
          <w:rPr>
            <w:rFonts w:ascii="Arial" w:eastAsia="Times New Roman" w:hAnsi="Arial" w:cs="Arial"/>
            <w:color w:val="000000"/>
            <w:kern w:val="0"/>
            <w14:ligatures w14:val="none"/>
          </w:rPr>
          <w:delText>xenobiotic</w:delText>
        </w:r>
        <w:r w:rsidR="00AF634C" w:rsidRPr="00292FF5" w:rsidDel="006177E3">
          <w:rPr>
            <w:rFonts w:ascii="Arial" w:eastAsia="Times New Roman" w:hAnsi="Arial" w:cs="Arial"/>
            <w:color w:val="000000"/>
            <w:kern w:val="0"/>
            <w14:ligatures w14:val="none"/>
          </w:rPr>
          <w:delText xml:space="preserve"> contamina</w:delText>
        </w:r>
        <w:r w:rsidR="00AF634C" w:rsidDel="006177E3">
          <w:rPr>
            <w:rFonts w:ascii="Arial" w:eastAsia="Times New Roman" w:hAnsi="Arial" w:cs="Arial"/>
            <w:color w:val="000000"/>
            <w:kern w:val="0"/>
            <w14:ligatures w14:val="none"/>
          </w:rPr>
          <w:delText>tion</w:delText>
        </w:r>
        <w:r w:rsidR="00CE79DD" w:rsidDel="006177E3">
          <w:rPr>
            <w:rFonts w:ascii="Arial" w:eastAsia="Times New Roman" w:hAnsi="Arial" w:cs="Arial"/>
            <w:color w:val="000000"/>
            <w:kern w:val="0"/>
            <w14:ligatures w14:val="none"/>
          </w:rPr>
          <w:delText xml:space="preserve"> </w:delText>
        </w:r>
        <w:r w:rsidR="00CE79DD" w:rsidDel="006177E3">
          <w:rPr>
            <w:rFonts w:ascii="Arial" w:eastAsia="Times New Roman" w:hAnsi="Arial" w:cs="Arial"/>
            <w:color w:val="000000"/>
            <w:kern w:val="0"/>
            <w14:ligatures w14:val="none"/>
          </w:rPr>
          <w:fldChar w:fldCharType="begin"/>
        </w:r>
        <w:r w:rsidR="00E95E6A" w:rsidDel="006177E3">
          <w:rPr>
            <w:rFonts w:ascii="Arial" w:eastAsia="Times New Roman" w:hAnsi="Arial" w:cs="Arial"/>
            <w:color w:val="000000"/>
            <w:kern w:val="0"/>
            <w14:ligatures w14:val="none"/>
          </w:rPr>
          <w:del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delInstrText>
        </w:r>
        <w:r w:rsidR="00CE79DD" w:rsidDel="006177E3">
          <w:rPr>
            <w:rFonts w:ascii="Arial" w:eastAsia="Times New Roman" w:hAnsi="Arial" w:cs="Arial"/>
            <w:color w:val="000000"/>
            <w:kern w:val="0"/>
            <w14:ligatures w14:val="none"/>
          </w:rPr>
          <w:fldChar w:fldCharType="separate"/>
        </w:r>
        <w:r w:rsidR="002838B7" w:rsidRPr="002838B7" w:rsidDel="006177E3">
          <w:rPr>
            <w:rFonts w:ascii="Arial" w:hAnsi="Arial" w:cs="Arial"/>
            <w:color w:val="000000"/>
            <w:kern w:val="0"/>
          </w:rPr>
          <w:delText xml:space="preserve">(Ritter, 2002; Murray </w:delText>
        </w:r>
        <w:r w:rsidR="002838B7" w:rsidRPr="002838B7" w:rsidDel="006177E3">
          <w:rPr>
            <w:rFonts w:ascii="Arial" w:hAnsi="Arial" w:cs="Arial"/>
            <w:i/>
            <w:iCs/>
            <w:color w:val="000000"/>
            <w:kern w:val="0"/>
          </w:rPr>
          <w:delText>et al.</w:delText>
        </w:r>
        <w:r w:rsidR="002838B7" w:rsidRPr="002838B7" w:rsidDel="006177E3">
          <w:rPr>
            <w:rFonts w:ascii="Arial" w:hAnsi="Arial" w:cs="Arial"/>
            <w:color w:val="000000"/>
            <w:kern w:val="0"/>
          </w:rPr>
          <w:delText xml:space="preserve">, 2004; Sloman and Wilson, 2005; Santana </w:delText>
        </w:r>
        <w:r w:rsidR="002838B7" w:rsidRPr="002838B7" w:rsidDel="006177E3">
          <w:rPr>
            <w:rFonts w:ascii="Arial" w:hAnsi="Arial" w:cs="Arial"/>
            <w:i/>
            <w:iCs/>
            <w:color w:val="000000"/>
            <w:kern w:val="0"/>
          </w:rPr>
          <w:delText>et al.</w:delText>
        </w:r>
        <w:r w:rsidR="002838B7" w:rsidRPr="002838B7" w:rsidDel="006177E3">
          <w:rPr>
            <w:rFonts w:ascii="Arial" w:hAnsi="Arial" w:cs="Arial"/>
            <w:color w:val="000000"/>
            <w:kern w:val="0"/>
          </w:rPr>
          <w:delText>, 2020)</w:delText>
        </w:r>
        <w:r w:rsidR="00CE79DD" w:rsidDel="006177E3">
          <w:rPr>
            <w:rFonts w:ascii="Arial" w:eastAsia="Times New Roman" w:hAnsi="Arial" w:cs="Arial"/>
            <w:color w:val="000000"/>
            <w:kern w:val="0"/>
            <w14:ligatures w14:val="none"/>
          </w:rPr>
          <w:fldChar w:fldCharType="end"/>
        </w:r>
        <w:r w:rsidR="00AF634C" w:rsidRPr="00292FF5" w:rsidDel="006177E3">
          <w:rPr>
            <w:rFonts w:ascii="Arial" w:eastAsia="Times New Roman" w:hAnsi="Arial" w:cs="Arial"/>
            <w:color w:val="000000"/>
            <w:kern w:val="0"/>
            <w14:ligatures w14:val="none"/>
          </w:rPr>
          <w:delText>.</w:delText>
        </w:r>
        <w:r w:rsidR="00AF634C" w:rsidDel="006177E3">
          <w:rPr>
            <w:rFonts w:ascii="Arial" w:eastAsia="Times New Roman" w:hAnsi="Arial" w:cs="Arial"/>
            <w:color w:val="000000"/>
            <w:kern w:val="0"/>
            <w14:ligatures w14:val="none"/>
          </w:rPr>
          <w:delText xml:space="preserve"> Heavy metals and synthetic compounds frequently </w:delText>
        </w:r>
        <w:r w:rsidR="00FB49AE" w:rsidDel="006177E3">
          <w:rPr>
            <w:rFonts w:ascii="Arial" w:eastAsia="Times New Roman" w:hAnsi="Arial" w:cs="Arial"/>
            <w:color w:val="000000"/>
            <w:kern w:val="0"/>
            <w14:ligatures w14:val="none"/>
          </w:rPr>
          <w:delText>affect</w:delText>
        </w:r>
        <w:r w:rsidR="00AF634C" w:rsidDel="006177E3">
          <w:rPr>
            <w:rFonts w:ascii="Arial" w:eastAsia="Times New Roman" w:hAnsi="Arial" w:cs="Arial"/>
            <w:color w:val="000000"/>
            <w:kern w:val="0"/>
            <w14:ligatures w14:val="none"/>
          </w:rPr>
          <w:delText xml:space="preserve"> aquatic systems to </w:delText>
        </w:r>
        <w:r w:rsidR="00692828" w:rsidDel="006177E3">
          <w:rPr>
            <w:rFonts w:ascii="Arial" w:eastAsia="Times New Roman" w:hAnsi="Arial" w:cs="Arial"/>
            <w:color w:val="000000"/>
            <w:kern w:val="0"/>
            <w14:ligatures w14:val="none"/>
          </w:rPr>
          <w:delText>different extents</w:delText>
        </w:r>
        <w:r w:rsidR="00AF634C" w:rsidDel="006177E3">
          <w:rPr>
            <w:rFonts w:ascii="Arial" w:eastAsia="Times New Roman" w:hAnsi="Arial" w:cs="Arial"/>
            <w:color w:val="000000"/>
            <w:kern w:val="0"/>
            <w14:ligatures w14:val="none"/>
          </w:rPr>
          <w:delText xml:space="preserve"> and in</w:delText>
        </w:r>
        <w:r w:rsidR="00692828" w:rsidDel="006177E3">
          <w:rPr>
            <w:rFonts w:ascii="Arial" w:eastAsia="Times New Roman" w:hAnsi="Arial" w:cs="Arial"/>
            <w:color w:val="000000"/>
            <w:kern w:val="0"/>
            <w14:ligatures w14:val="none"/>
          </w:rPr>
          <w:delText xml:space="preserve"> various</w:delText>
        </w:r>
        <w:r w:rsidR="00AF634C" w:rsidDel="006177E3">
          <w:rPr>
            <w:rFonts w:ascii="Arial" w:eastAsia="Times New Roman" w:hAnsi="Arial" w:cs="Arial"/>
            <w:color w:val="000000"/>
            <w:kern w:val="0"/>
            <w14:ligatures w14:val="none"/>
          </w:rPr>
          <w:delText xml:space="preserve"> combinations </w:delText>
        </w:r>
        <w:r w:rsidR="00CE79DD" w:rsidDel="006177E3">
          <w:rPr>
            <w:rFonts w:ascii="Arial" w:eastAsia="Times New Roman" w:hAnsi="Arial" w:cs="Arial"/>
            <w:color w:val="000000"/>
            <w:kern w:val="0"/>
            <w14:ligatures w14:val="none"/>
          </w:rPr>
          <w:fldChar w:fldCharType="begin"/>
        </w:r>
        <w:r w:rsidR="00E95E6A" w:rsidDel="006177E3">
          <w:rPr>
            <w:rFonts w:ascii="Arial" w:eastAsia="Times New Roman" w:hAnsi="Arial" w:cs="Arial"/>
            <w:color w:val="000000"/>
            <w:kern w:val="0"/>
            <w14:ligatures w14:val="none"/>
          </w:rPr>
          <w:del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delInstrText>
        </w:r>
        <w:r w:rsidR="00CE79DD" w:rsidDel="006177E3">
          <w:rPr>
            <w:rFonts w:ascii="Arial" w:eastAsia="Times New Roman" w:hAnsi="Arial" w:cs="Arial"/>
            <w:color w:val="000000"/>
            <w:kern w:val="0"/>
            <w14:ligatures w14:val="none"/>
          </w:rPr>
          <w:fldChar w:fldCharType="separate"/>
        </w:r>
        <w:r w:rsidR="002838B7" w:rsidRPr="002838B7" w:rsidDel="006177E3">
          <w:rPr>
            <w:rFonts w:ascii="Arial" w:hAnsi="Arial" w:cs="Arial"/>
            <w:color w:val="000000"/>
            <w:kern w:val="0"/>
          </w:rPr>
          <w:delText xml:space="preserve">(Wu </w:delText>
        </w:r>
        <w:r w:rsidR="002838B7" w:rsidRPr="002838B7" w:rsidDel="006177E3">
          <w:rPr>
            <w:rFonts w:ascii="Arial" w:hAnsi="Arial" w:cs="Arial"/>
            <w:i/>
            <w:iCs/>
            <w:color w:val="000000"/>
            <w:kern w:val="0"/>
          </w:rPr>
          <w:delText>et al.</w:delText>
        </w:r>
        <w:r w:rsidR="002838B7" w:rsidRPr="002838B7" w:rsidDel="006177E3">
          <w:rPr>
            <w:rFonts w:ascii="Arial" w:hAnsi="Arial" w:cs="Arial"/>
            <w:color w:val="000000"/>
            <w:kern w:val="0"/>
          </w:rPr>
          <w:delText xml:space="preserve">, 2016; Kahlon </w:delText>
        </w:r>
        <w:r w:rsidR="002838B7" w:rsidRPr="002838B7" w:rsidDel="006177E3">
          <w:rPr>
            <w:rFonts w:ascii="Arial" w:hAnsi="Arial" w:cs="Arial"/>
            <w:i/>
            <w:iCs/>
            <w:color w:val="000000"/>
            <w:kern w:val="0"/>
          </w:rPr>
          <w:delText>et al.</w:delText>
        </w:r>
        <w:r w:rsidR="002838B7" w:rsidRPr="002838B7" w:rsidDel="006177E3">
          <w:rPr>
            <w:rFonts w:ascii="Arial" w:hAnsi="Arial" w:cs="Arial"/>
            <w:color w:val="000000"/>
            <w:kern w:val="0"/>
          </w:rPr>
          <w:delText>, 2018)</w:delText>
        </w:r>
        <w:r w:rsidR="00CE79DD" w:rsidDel="006177E3">
          <w:rPr>
            <w:rFonts w:ascii="Arial" w:eastAsia="Times New Roman" w:hAnsi="Arial" w:cs="Arial"/>
            <w:color w:val="000000"/>
            <w:kern w:val="0"/>
            <w14:ligatures w14:val="none"/>
          </w:rPr>
          <w:fldChar w:fldCharType="end"/>
        </w:r>
        <w:r w:rsidR="00AF634C" w:rsidDel="006177E3">
          <w:rPr>
            <w:rFonts w:ascii="Arial" w:eastAsia="Times New Roman" w:hAnsi="Arial" w:cs="Arial"/>
            <w:color w:val="000000"/>
            <w:kern w:val="0"/>
            <w14:ligatures w14:val="none"/>
          </w:rPr>
          <w:delText xml:space="preserve">. </w:delText>
        </w:r>
      </w:del>
      <w:del w:id="248" w:author="Reviewer" w:date="2026-06-01T15:10:00Z" w16du:dateUtc="2026-06-01T20:10:00Z">
        <w:r w:rsidR="00AF634C" w:rsidDel="00386459">
          <w:rPr>
            <w:rFonts w:ascii="Arial" w:eastAsia="Times New Roman" w:hAnsi="Arial" w:cs="Arial"/>
            <w:color w:val="000000"/>
            <w:kern w:val="0"/>
            <w14:ligatures w14:val="none"/>
          </w:rPr>
          <w:delText xml:space="preserve">Heavy metals are </w:delText>
        </w:r>
        <w:r w:rsidR="00AF634C" w:rsidRPr="00292FF5" w:rsidDel="00386459">
          <w:rPr>
            <w:rFonts w:ascii="Arial" w:eastAsia="Times New Roman" w:hAnsi="Arial" w:cs="Arial"/>
            <w:color w:val="000000"/>
            <w:kern w:val="0"/>
            <w14:ligatures w14:val="none"/>
          </w:rPr>
          <w:delText>naturally occurring element</w:delText>
        </w:r>
        <w:r w:rsidR="00AF634C" w:rsidDel="00386459">
          <w:rPr>
            <w:rFonts w:ascii="Arial" w:eastAsia="Times New Roman" w:hAnsi="Arial" w:cs="Arial"/>
            <w:color w:val="000000"/>
            <w:kern w:val="0"/>
            <w14:ligatures w14:val="none"/>
          </w:rPr>
          <w:delText>s</w:delText>
        </w:r>
        <w:r w:rsidR="00AF634C" w:rsidRPr="00292FF5" w:rsidDel="00386459">
          <w:rPr>
            <w:rFonts w:ascii="Arial" w:eastAsia="Times New Roman" w:hAnsi="Arial" w:cs="Arial"/>
            <w:color w:val="000000"/>
            <w:kern w:val="0"/>
            <w14:ligatures w14:val="none"/>
          </w:rPr>
          <w:delText xml:space="preserve"> in the </w:delText>
        </w:r>
        <w:r w:rsidR="00FB49AE" w:rsidDel="00386459">
          <w:rPr>
            <w:rFonts w:ascii="Arial" w:eastAsia="Times New Roman" w:hAnsi="Arial" w:cs="Arial"/>
            <w:color w:val="000000"/>
            <w:kern w:val="0"/>
            <w14:ligatures w14:val="none"/>
          </w:rPr>
          <w:delText>E</w:delText>
        </w:r>
        <w:r w:rsidR="00AF634C" w:rsidRPr="00292FF5" w:rsidDel="00386459">
          <w:rPr>
            <w:rFonts w:ascii="Arial" w:eastAsia="Times New Roman" w:hAnsi="Arial" w:cs="Arial"/>
            <w:color w:val="000000"/>
            <w:kern w:val="0"/>
            <w14:ligatures w14:val="none"/>
          </w:rPr>
          <w:delText>arth’s crust and oceans</w:delText>
        </w:r>
        <w:r w:rsidR="00E64343" w:rsidDel="00386459">
          <w:rPr>
            <w:rFonts w:ascii="Arial" w:eastAsia="Times New Roman" w:hAnsi="Arial" w:cs="Arial"/>
            <w:color w:val="000000"/>
            <w:kern w:val="0"/>
            <w14:ligatures w14:val="none"/>
          </w:rPr>
          <w:delText>,</w:delText>
        </w:r>
        <w:r w:rsidR="00AF634C" w:rsidRPr="00292FF5" w:rsidDel="00386459">
          <w:rPr>
            <w:rFonts w:ascii="Arial" w:eastAsia="Times New Roman" w:hAnsi="Arial" w:cs="Arial"/>
            <w:color w:val="000000"/>
            <w:kern w:val="0"/>
            <w14:ligatures w14:val="none"/>
          </w:rPr>
          <w:delText xml:space="preserve"> </w:delText>
        </w:r>
        <w:r w:rsidR="00AF634C" w:rsidDel="00386459">
          <w:rPr>
            <w:rFonts w:ascii="Arial" w:eastAsia="Times New Roman" w:hAnsi="Arial" w:cs="Arial"/>
            <w:color w:val="000000"/>
            <w:kern w:val="0"/>
            <w14:ligatures w14:val="none"/>
          </w:rPr>
          <w:delText>but</w:delText>
        </w:r>
        <w:r w:rsidR="00692828" w:rsidDel="00386459">
          <w:rPr>
            <w:rFonts w:ascii="Arial" w:eastAsia="Times New Roman" w:hAnsi="Arial" w:cs="Arial"/>
            <w:color w:val="000000"/>
            <w:kern w:val="0"/>
            <w14:ligatures w14:val="none"/>
          </w:rPr>
          <w:delText xml:space="preserve"> </w:delText>
        </w:r>
        <w:r w:rsidR="00BE3C21" w:rsidDel="00386459">
          <w:rPr>
            <w:rFonts w:ascii="Arial" w:eastAsia="Times New Roman" w:hAnsi="Arial" w:cs="Arial"/>
            <w:color w:val="000000"/>
            <w:kern w:val="0"/>
            <w14:ligatures w14:val="none"/>
          </w:rPr>
          <w:delText>some</w:delText>
        </w:r>
        <w:r w:rsidR="00AF634C" w:rsidDel="00386459">
          <w:rPr>
            <w:rFonts w:ascii="Arial" w:eastAsia="Times New Roman" w:hAnsi="Arial" w:cs="Arial"/>
            <w:color w:val="000000"/>
            <w:kern w:val="0"/>
            <w14:ligatures w14:val="none"/>
          </w:rPr>
          <w:delText xml:space="preserve"> can be</w:delText>
        </w:r>
        <w:r w:rsidR="00AF634C" w:rsidRPr="00292FF5" w:rsidDel="00386459">
          <w:rPr>
            <w:rFonts w:ascii="Arial" w:eastAsia="Times New Roman" w:hAnsi="Arial" w:cs="Arial"/>
            <w:color w:val="000000"/>
            <w:kern w:val="0"/>
            <w14:ligatures w14:val="none"/>
          </w:rPr>
          <w:delText xml:space="preserve"> carcinogenic</w:delText>
        </w:r>
        <w:r w:rsidR="00BE3C21" w:rsidDel="00386459">
          <w:rPr>
            <w:rFonts w:ascii="Arial" w:eastAsia="Times New Roman" w:hAnsi="Arial" w:cs="Arial"/>
            <w:color w:val="000000"/>
            <w:kern w:val="0"/>
            <w14:ligatures w14:val="none"/>
          </w:rPr>
          <w:delText xml:space="preserve">, inhibit </w:delText>
        </w:r>
        <w:r w:rsidR="00BE3C21" w:rsidRPr="00BE3C21" w:rsidDel="00386459">
          <w:rPr>
            <w:rFonts w:ascii="Arial" w:eastAsia="Times New Roman" w:hAnsi="Arial" w:cs="Arial"/>
            <w:color w:val="000000"/>
            <w:kern w:val="0"/>
            <w14:ligatures w14:val="none"/>
          </w:rPr>
          <w:delText>acetylcholinesterase</w:delText>
        </w:r>
        <w:r w:rsidR="00BE3C21" w:rsidDel="00386459">
          <w:rPr>
            <w:rFonts w:ascii="Arial" w:eastAsia="Times New Roman" w:hAnsi="Arial" w:cs="Arial"/>
            <w:color w:val="000000"/>
            <w:kern w:val="0"/>
            <w14:ligatures w14:val="none"/>
          </w:rPr>
          <w:delText xml:space="preserve"> activity </w:delText>
        </w:r>
        <w:r w:rsidR="00BE3C21"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{"citationID":"jyL2SpqL","properties":{"formattedCitation":"(Devi {\\i{}et al.}, 1995)","plainCitation":"(Devi et al., 1995)","noteIndex":0},"citationItems":[{"id":490,"uris":["http://zotero.org/users/4161640/items/UHPNZ5L2"],"itemData":{"id":490,"type":"article-journal","container-title":"Bulletin of Environmental Contamination and Toxicology","issue":"5","journalAbbreviation":"Bull. Environ. Contam. Toxicol.","note":"publisher: [New York]: Springer-Verlag","page":"746–750","title":"Inhibition of acetylcholinesterase activity in the central nervous system of the red swamp crayfish, &lt;i&gt;Procambarus clarkii&lt;/i&gt;, by mercury, cadmium, and lead","volume":"55","author":[{"family":"Devi","given":"M"},{"family":"Fingerman","given":"M"},{"literal":"others"}],"issued":{"date-parts":[["1995"]]}}}],"schema":"https://github.com/citation-style-language/schema/raw/master/csl-citation.json"} </w:delInstrText>
        </w:r>
        <w:r w:rsidR="00BE3C21" w:rsidDel="00386459">
          <w:rPr>
            <w:rFonts w:ascii="Arial" w:eastAsia="Times New Roman" w:hAnsi="Arial" w:cs="Arial"/>
            <w:color w:val="000000"/>
            <w:kern w:val="0"/>
            <w14:ligatures w14:val="none"/>
          </w:rPr>
          <w:fldChar w:fldCharType="separate"/>
        </w:r>
        <w:r w:rsidR="00BE3C21" w:rsidRPr="00BE3C21" w:rsidDel="00386459">
          <w:rPr>
            <w:rFonts w:ascii="Arial" w:hAnsi="Arial" w:cs="Arial"/>
            <w:color w:val="000000"/>
            <w:kern w:val="0"/>
          </w:rPr>
          <w:delText xml:space="preserve">(Devi </w:delText>
        </w:r>
        <w:r w:rsidR="00BE3C21" w:rsidRPr="00BE3C21" w:rsidDel="00386459">
          <w:rPr>
            <w:rFonts w:ascii="Arial" w:hAnsi="Arial" w:cs="Arial"/>
            <w:i/>
            <w:iCs/>
            <w:color w:val="000000"/>
            <w:kern w:val="0"/>
          </w:rPr>
          <w:delText>et al.</w:delText>
        </w:r>
        <w:r w:rsidR="00BE3C21" w:rsidRPr="00BE3C21" w:rsidDel="00386459">
          <w:rPr>
            <w:rFonts w:ascii="Arial" w:hAnsi="Arial" w:cs="Arial"/>
            <w:color w:val="000000"/>
            <w:kern w:val="0"/>
          </w:rPr>
          <w:delText>, 1995)</w:delText>
        </w:r>
        <w:r w:rsidR="00BE3C21" w:rsidDel="00386459">
          <w:rPr>
            <w:rFonts w:ascii="Arial" w:eastAsia="Times New Roman" w:hAnsi="Arial" w:cs="Arial"/>
            <w:color w:val="000000"/>
            <w:kern w:val="0"/>
            <w14:ligatures w14:val="none"/>
          </w:rPr>
          <w:fldChar w:fldCharType="end"/>
        </w:r>
        <w:r w:rsidR="00BE3C21" w:rsidDel="00386459">
          <w:rPr>
            <w:rFonts w:ascii="Arial" w:eastAsia="Times New Roman" w:hAnsi="Arial" w:cs="Arial"/>
            <w:color w:val="000000"/>
            <w:kern w:val="0"/>
            <w14:ligatures w14:val="none"/>
          </w:rPr>
          <w:delText>,</w:delText>
        </w:r>
        <w:r w:rsidDel="00386459">
          <w:rPr>
            <w:rFonts w:ascii="Arial" w:eastAsia="Times New Roman" w:hAnsi="Arial" w:cs="Arial"/>
            <w:color w:val="000000"/>
            <w:kern w:val="0"/>
            <w14:ligatures w14:val="none"/>
          </w:rPr>
          <w:delText xml:space="preserve"> and</w:delText>
        </w:r>
        <w:r w:rsidR="00BE3C21" w:rsidDel="00386459">
          <w:rPr>
            <w:rFonts w:ascii="Arial" w:eastAsia="Times New Roman" w:hAnsi="Arial" w:cs="Arial"/>
            <w:color w:val="000000"/>
            <w:kern w:val="0"/>
            <w14:ligatures w14:val="none"/>
          </w:rPr>
          <w:delText xml:space="preserve"> have</w:delText>
        </w:r>
        <w:r w:rsidR="00AF634C" w:rsidRPr="00292FF5" w:rsidDel="00386459">
          <w:rPr>
            <w:rFonts w:ascii="Arial" w:eastAsia="Times New Roman" w:hAnsi="Arial" w:cs="Arial"/>
            <w:color w:val="000000"/>
            <w:kern w:val="0"/>
            <w14:ligatures w14:val="none"/>
          </w:rPr>
          <w:delText xml:space="preserve"> no known biological function</w:delText>
        </w:r>
        <w:r w:rsidR="00CE1082" w:rsidDel="00386459">
          <w:rPr>
            <w:rFonts w:ascii="Arial" w:eastAsia="Times New Roman" w:hAnsi="Arial" w:cs="Arial"/>
            <w:color w:val="000000"/>
            <w:kern w:val="0"/>
            <w14:ligatures w14:val="none"/>
          </w:rPr>
          <w:delText xml:space="preserve"> </w:delText>
        </w:r>
        <w:r w:rsidR="00CE1082"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{"citationID":"3uz2fYba","properties":{"formattedCitation":"(Spitz and Trudinger, 2019; Bibi {\\i{}et al.}, 2023; Jadaa and Mohammed, 2023)","plainCitation":"(Spitz and Trudinger, 2019; Bibi et al., 2023; Jadaa and Mohammed, 2023)","noteIndex":0},"citationItems":[{"id":129,"uris":["http://zotero.org/users/4161640/items/EAQUQACZ"],"itemData":{"id":129,"type":"chapter","container-title":"Mining and the Environment","page":"411–432","publisher":"CRC Press","title":"Metals, their biological functions and harmful impacts: metals are naturally occurring elements","author":[{"family":"Spitz","given":"Karlheinz"},{"family":"Trudinger","given":"John"}],"issued":{"date-parts":[["2019"]]}}},{"id":127,"uris":["http://zotero.org/users/4161640/items/EWN7B9SM"],"itemData":{"id":127,"type":"article-journal","container-title":"Pure and Applied Biology","issue":"2","journalAbbreviation":"Pure Appl Biol","page":"835–847","title":"Essential and non-essential heavy metals sources and impacts on human health and plants","volume":"12","author":[{"family":"Bibi","given":"Maria"},{"family":"Samiullah","given":"Farida Behlil"},{"family":"Saba Afzal","given":"Sahifa"}],"issued":{"date-parts":[["2023"]]}}},{"id":128,"uris":["http://zotero.org/users/4161640/items/WCMJVVWZ"],"itemData":{"id":128,"type":"article-journal","container-title":"Journal of Ecological Engineering","issue":"6","language":"J Ecol Eng","note":"publisher: Polskie Towarzystwo Inżynierii Ekologicznej","page":"249–271","title":"Heavy metals–definition, natural and anthropogenic sources of releasing into ecosystems, toxicity, and removal methods–an overview study","volume":"24","author":[{"family":"Jadaa","given":"Waleed"},{"family":"Mohammed","given":"Hamad"}],"issued":{"date-parts":[["2023"]]}}}],"schema":"https://github.com/citation-style-language/schema/raw/master/csl-citation.json"} </w:delInstrText>
        </w:r>
        <w:r w:rsidR="00CE1082" w:rsidDel="00386459">
          <w:rPr>
            <w:rFonts w:ascii="Arial" w:eastAsia="Times New Roman" w:hAnsi="Arial" w:cs="Arial"/>
            <w:color w:val="000000"/>
            <w:kern w:val="0"/>
            <w14:ligatures w14:val="none"/>
          </w:rPr>
          <w:fldChar w:fldCharType="separate"/>
        </w:r>
        <w:r w:rsidR="002838B7" w:rsidRPr="002838B7" w:rsidDel="00386459">
          <w:rPr>
            <w:rFonts w:ascii="Arial" w:hAnsi="Arial" w:cs="Arial"/>
            <w:color w:val="000000"/>
            <w:kern w:val="0"/>
          </w:rPr>
          <w:delText xml:space="preserve">(Spitz and Trudinger, 2019; Bibi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2023; Jadaa and Mohammed, 2023)</w:delText>
        </w:r>
        <w:r w:rsidR="00CE1082" w:rsidDel="00386459">
          <w:rPr>
            <w:rFonts w:ascii="Arial" w:eastAsia="Times New Roman" w:hAnsi="Arial" w:cs="Arial"/>
            <w:color w:val="000000"/>
            <w:kern w:val="0"/>
            <w14:ligatures w14:val="none"/>
          </w:rPr>
          <w:fldChar w:fldCharType="end"/>
        </w:r>
        <w:r w:rsidR="00AF634C" w:rsidRPr="00292FF5" w:rsidDel="00386459">
          <w:rPr>
            <w:rFonts w:ascii="Arial" w:eastAsia="Times New Roman" w:hAnsi="Arial" w:cs="Arial"/>
            <w:color w:val="000000"/>
            <w:kern w:val="0"/>
            <w14:ligatures w14:val="none"/>
          </w:rPr>
          <w:delText>.</w:delText>
        </w:r>
        <w:r w:rsidR="00AF634C" w:rsidDel="00386459">
          <w:rPr>
            <w:rFonts w:ascii="Arial" w:eastAsia="Times New Roman" w:hAnsi="Arial" w:cs="Arial"/>
            <w:color w:val="000000"/>
            <w:kern w:val="0"/>
            <w14:ligatures w14:val="none"/>
          </w:rPr>
          <w:delText xml:space="preserve"> </w:delText>
        </w:r>
      </w:del>
      <w:moveFromRangeStart w:id="249" w:author="Reviewer" w:date="2026-06-01T14:47:00Z" w:name="move231217651"/>
      <w:moveFrom w:id="250" w:author="Reviewer" w:date="2026-06-01T14:47:00Z" w16du:dateUtc="2026-06-01T19:47:00Z">
        <w:del w:id="251" w:author="Reviewer" w:date="2026-06-01T15:10:00Z" w16du:dateUtc="2026-06-01T20:10:00Z">
          <w:r w:rsidR="00AF634C" w:rsidRPr="00292FF5" w:rsidDel="00386459">
            <w:rPr>
              <w:rFonts w:ascii="Arial" w:eastAsia="Times New Roman" w:hAnsi="Arial" w:cs="Arial"/>
              <w:color w:val="000000"/>
              <w:kern w:val="0"/>
              <w14:ligatures w14:val="none"/>
            </w:rPr>
            <w:delText xml:space="preserve">Despite efforts to </w:delText>
          </w:r>
          <w:r w:rsidR="00692828" w:rsidDel="00386459">
            <w:rPr>
              <w:rFonts w:ascii="Arial" w:eastAsia="Times New Roman" w:hAnsi="Arial" w:cs="Arial"/>
              <w:color w:val="000000"/>
              <w:kern w:val="0"/>
              <w14:ligatures w14:val="none"/>
            </w:rPr>
            <w:delText>reduce</w:delText>
          </w:r>
          <w:r w:rsidR="00AF634C" w:rsidRPr="00292FF5" w:rsidDel="00386459">
            <w:rPr>
              <w:rFonts w:ascii="Arial" w:eastAsia="Times New Roman" w:hAnsi="Arial" w:cs="Arial"/>
              <w:color w:val="000000"/>
              <w:kern w:val="0"/>
              <w14:ligatures w14:val="none"/>
            </w:rPr>
            <w:delText xml:space="preserve"> and regulate </w:delText>
          </w:r>
          <w:r w:rsidR="00AF634C" w:rsidDel="00386459">
            <w:rPr>
              <w:rFonts w:ascii="Arial" w:eastAsia="Times New Roman" w:hAnsi="Arial" w:cs="Arial"/>
              <w:color w:val="000000"/>
              <w:kern w:val="0"/>
              <w14:ligatures w14:val="none"/>
            </w:rPr>
            <w:delText>heavy metal</w:delText>
          </w:r>
          <w:r w:rsidR="00AF634C" w:rsidRPr="00292FF5" w:rsidDel="00386459">
            <w:rPr>
              <w:rFonts w:ascii="Arial" w:eastAsia="Times New Roman" w:hAnsi="Arial" w:cs="Arial"/>
              <w:color w:val="000000"/>
              <w:kern w:val="0"/>
              <w14:ligatures w14:val="none"/>
            </w:rPr>
            <w:delText xml:space="preserve"> </w:delText>
          </w:r>
          <w:r w:rsidR="00AF634C" w:rsidDel="00386459">
            <w:rPr>
              <w:rFonts w:ascii="Arial" w:eastAsia="Times New Roman" w:hAnsi="Arial" w:cs="Arial"/>
              <w:color w:val="000000"/>
              <w:kern w:val="0"/>
              <w14:ligatures w14:val="none"/>
            </w:rPr>
            <w:delText>contamination</w:delText>
          </w:r>
          <w:r w:rsidR="00AF634C" w:rsidRPr="00292FF5" w:rsidDel="00386459">
            <w:rPr>
              <w:rFonts w:ascii="Arial" w:eastAsia="Times New Roman" w:hAnsi="Arial" w:cs="Arial"/>
              <w:color w:val="000000"/>
              <w:kern w:val="0"/>
              <w14:ligatures w14:val="none"/>
            </w:rPr>
            <w:delText xml:space="preserve"> </w:delText>
          </w:r>
          <w:r w:rsidR="00FB49AE" w:rsidDel="00386459">
            <w:rPr>
              <w:rFonts w:ascii="Arial" w:eastAsia="Times New Roman" w:hAnsi="Arial" w:cs="Arial"/>
              <w:color w:val="000000"/>
              <w:kern w:val="0"/>
              <w14:ligatures w14:val="none"/>
            </w:rPr>
            <w:delText>over</w:delText>
          </w:r>
          <w:r w:rsidR="00AF634C" w:rsidRPr="00292FF5" w:rsidDel="00386459">
            <w:rPr>
              <w:rFonts w:ascii="Arial" w:eastAsia="Times New Roman" w:hAnsi="Arial" w:cs="Arial"/>
              <w:color w:val="000000"/>
              <w:kern w:val="0"/>
              <w14:ligatures w14:val="none"/>
            </w:rPr>
            <w:delText xml:space="preserve"> the </w:delText>
          </w:r>
          <w:r w:rsidR="00692828" w:rsidDel="00386459">
            <w:rPr>
              <w:rFonts w:ascii="Arial" w:eastAsia="Times New Roman" w:hAnsi="Arial" w:cs="Arial"/>
              <w:color w:val="000000"/>
              <w:kern w:val="0"/>
              <w14:ligatures w14:val="none"/>
            </w:rPr>
            <w:delText>past</w:delText>
          </w:r>
          <w:r w:rsidR="00AF634C" w:rsidRPr="00292FF5" w:rsidDel="00386459">
            <w:rPr>
              <w:rFonts w:ascii="Arial" w:eastAsia="Times New Roman" w:hAnsi="Arial" w:cs="Arial"/>
              <w:color w:val="000000"/>
              <w:kern w:val="0"/>
              <w14:ligatures w14:val="none"/>
            </w:rPr>
            <w:delText xml:space="preserve"> decade</w:delText>
          </w:r>
          <w:r w:rsidR="00CE1082" w:rsidDel="00386459">
            <w:rPr>
              <w:rFonts w:ascii="Arial" w:eastAsia="Times New Roman" w:hAnsi="Arial" w:cs="Arial"/>
              <w:color w:val="000000"/>
              <w:kern w:val="0"/>
              <w14:ligatures w14:val="none"/>
            </w:rPr>
            <w:delText xml:space="preserve"> </w:delText>
          </w:r>
          <w:r w:rsidR="00CE1082"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{"citationID":"218nSpQg","properties":{"formattedCitation":"(Marini {\\i{}et al.}, 2020; Singh {\\i{}et al.}, 2023)","plainCitation":"(Marini et al., 2020; Singh et al., 2023)","noteIndex":0},"citationItems":[{"id":130,"uris":["http://zotero.org/users/4161640/items/6WB2MH56"],"itemData":{"id":130,"type":"article-journal","container-title":"Science of The Total Environment","DOI":"10.1016/j.scitotenv.2020.140876","ISSN":"00489697","journalAbbreviation":"Sci Total Environ","language":"en","page":"140876","source":"DOI.org (Crossref)","title":"The new fertilizer regulation: a starting point for cadmium control in European arable soils?","title-short":"The new fertilizer regulation","volume":"745","author":[{"family":"Marini","given":"Michele"},{"family":"Caro","given":"Dario"},{"family":"Thomsen","given":"Marianne"}],"issued":{"date-parts":[["2020",11]]}}},{"id":131,"uris":["http://zotero.org/users/4161640/items/WKCG85E2"],"itemData":{"id":131,"type":"article-journal","abstract":"Urbanization and industrialization are responsible for environmental contamination in the air, water, and soil. These activities also generate large amounts of heavy metal ions in the environment, and these contaminants cause various types of health issues in humans and other animals. Hexavalent chromium, lead, and cadmium are toxic heavy metal ions that come into the environment through several industrial processes, such as tanning, electroplating, coal mining, agricultural activities, the steel industry, and chrome plating. Several physical and chemical methods are generally used for the heavy metal decontamination of wastewater. These methods have some disadvantages, including the generation of secondary toxic sludge and high operational costs. Hence, there is a need to develop a cost-effective and eco-friendly method for the removal of heavy metal ions from polluted areas. Biological methods are generally considered eco-friendly and cost-effective. This review focuses on heavy metal contamination, its toxicity, and eco-friendly approaches for the removal of heavy metals from contaminated sites.","container-title":"Toxics","DOI":"10.3390/toxics11020147","ISSN":"2305-6304","issue":"2","journalAbbreviation":"Toxics","language":"en","license":"https://creativecommons.org/licenses/by/4.0/","page":"147","source":"DOI.org (Crossref)","title":"Heavy metal contamination in the aquatic ecosystem: toxicity and its remediation using eco-friendly approaches","title-short":"Heavy Metal Contamination in the Aquatic Ecosystem","volume":"11","author":[{"family":"Singh","given":"Veer"},{"family":"Singh","given":"Nidhi"},{"family":"Rai","given":"Sachchida Nand"},{"family":"Kumar","given":"Ashish"},{"family":"Singh","given":"Anurag Kumar"},{"family":"Singh","given":"Mohan P."},{"family":"Sahoo","given":"Ansuman"},{"family":"Shekhar","given":"Shashank"},{"family":"Vamanu","given":"Emanuel"},{"family":"Mishra","given":"Vishal"}],"issued":{"date-parts":[["2023",2,3]]}}}],"schema":"https://github.com/citation-style-language/schema/raw/master/csl-citation.json"} </w:delInstrText>
          </w:r>
          <w:r w:rsidR="00CE1082" w:rsidDel="00386459">
            <w:rPr>
              <w:rFonts w:ascii="Arial" w:eastAsia="Times New Roman" w:hAnsi="Arial" w:cs="Arial"/>
              <w:color w:val="000000"/>
              <w:kern w:val="0"/>
              <w14:ligatures w14:val="none"/>
            </w:rPr>
            <w:fldChar w:fldCharType="separate"/>
          </w:r>
          <w:r w:rsidR="002838B7" w:rsidRPr="002838B7" w:rsidDel="00386459">
            <w:rPr>
              <w:rFonts w:ascii="Arial" w:hAnsi="Arial" w:cs="Arial"/>
              <w:color w:val="000000"/>
              <w:kern w:val="0"/>
            </w:rPr>
            <w:delText xml:space="preserve">(Marini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xml:space="preserve">, 2020; Singh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2023)</w:delText>
          </w:r>
          <w:r w:rsidR="00CE1082" w:rsidDel="00386459">
            <w:rPr>
              <w:rFonts w:ascii="Arial" w:eastAsia="Times New Roman" w:hAnsi="Arial" w:cs="Arial"/>
              <w:color w:val="000000"/>
              <w:kern w:val="0"/>
              <w14:ligatures w14:val="none"/>
            </w:rPr>
            <w:fldChar w:fldCharType="end"/>
          </w:r>
          <w:r w:rsidR="00AF634C" w:rsidRPr="00292FF5" w:rsidDel="00386459">
            <w:rPr>
              <w:rFonts w:ascii="Arial" w:eastAsia="Times New Roman" w:hAnsi="Arial" w:cs="Arial"/>
              <w:color w:val="000000"/>
              <w:kern w:val="0"/>
              <w14:ligatures w14:val="none"/>
            </w:rPr>
            <w:delText xml:space="preserve">, </w:delText>
          </w:r>
          <w:r w:rsidR="00AF634C" w:rsidDel="00386459">
            <w:rPr>
              <w:rFonts w:ascii="Arial" w:eastAsia="Times New Roman" w:hAnsi="Arial" w:cs="Arial"/>
              <w:color w:val="000000"/>
              <w:kern w:val="0"/>
              <w14:ligatures w14:val="none"/>
            </w:rPr>
            <w:delText xml:space="preserve">these natural toxins </w:delText>
          </w:r>
          <w:r w:rsidR="00AF634C" w:rsidRPr="00292FF5" w:rsidDel="00386459">
            <w:rPr>
              <w:rFonts w:ascii="Arial" w:eastAsia="Times New Roman" w:hAnsi="Arial" w:cs="Arial"/>
              <w:color w:val="000000"/>
              <w:kern w:val="0"/>
              <w14:ligatures w14:val="none"/>
            </w:rPr>
            <w:delText xml:space="preserve">persist in our aquatic environments and </w:delText>
          </w:r>
          <w:r w:rsidR="00FB49AE" w:rsidDel="00386459">
            <w:rPr>
              <w:rFonts w:ascii="Arial" w:eastAsia="Times New Roman" w:hAnsi="Arial" w:cs="Arial"/>
              <w:color w:val="000000"/>
              <w:kern w:val="0"/>
              <w14:ligatures w14:val="none"/>
            </w:rPr>
            <w:delText>continue</w:delText>
          </w:r>
          <w:r w:rsidR="00AF634C" w:rsidRPr="00292FF5" w:rsidDel="00386459">
            <w:rPr>
              <w:rFonts w:ascii="Arial" w:eastAsia="Times New Roman" w:hAnsi="Arial" w:cs="Arial"/>
              <w:color w:val="000000"/>
              <w:kern w:val="0"/>
              <w14:ligatures w14:val="none"/>
            </w:rPr>
            <w:delText xml:space="preserve"> </w:delText>
          </w:r>
          <w:r w:rsidR="00FB49AE" w:rsidDel="00386459">
            <w:rPr>
              <w:rFonts w:ascii="Arial" w:eastAsia="Times New Roman" w:hAnsi="Arial" w:cs="Arial"/>
              <w:color w:val="000000"/>
              <w:kern w:val="0"/>
              <w14:ligatures w14:val="none"/>
            </w:rPr>
            <w:delText>to</w:delText>
          </w:r>
          <w:r w:rsidR="00AF634C" w:rsidRPr="00292FF5" w:rsidDel="00386459">
            <w:rPr>
              <w:rFonts w:ascii="Arial" w:eastAsia="Times New Roman" w:hAnsi="Arial" w:cs="Arial"/>
              <w:color w:val="000000"/>
              <w:kern w:val="0"/>
              <w14:ligatures w14:val="none"/>
            </w:rPr>
            <w:delText xml:space="preserve"> </w:delText>
          </w:r>
          <w:r w:rsidR="00AF634C" w:rsidDel="00386459">
            <w:rPr>
              <w:rFonts w:ascii="Arial" w:eastAsia="Times New Roman" w:hAnsi="Arial" w:cs="Arial"/>
              <w:color w:val="000000"/>
              <w:kern w:val="0"/>
              <w14:ligatures w14:val="none"/>
            </w:rPr>
            <w:delText>progress</w:delText>
          </w:r>
          <w:r w:rsidR="00AF634C" w:rsidRPr="00292FF5" w:rsidDel="00386459">
            <w:rPr>
              <w:rFonts w:ascii="Arial" w:eastAsia="Times New Roman" w:hAnsi="Arial" w:cs="Arial"/>
              <w:color w:val="000000"/>
              <w:kern w:val="0"/>
              <w14:ligatures w14:val="none"/>
            </w:rPr>
            <w:delText xml:space="preserve"> within aquatic food webs</w:delText>
          </w:r>
          <w:r w:rsidDel="00386459">
            <w:rPr>
              <w:rFonts w:ascii="Arial" w:eastAsia="Times New Roman" w:hAnsi="Arial" w:cs="Arial"/>
              <w:color w:val="000000"/>
              <w:kern w:val="0"/>
              <w14:ligatures w14:val="none"/>
            </w:rPr>
            <w:delText xml:space="preserve"> </w:delText>
          </w:r>
          <w:r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delInstrText>
          </w:r>
          <w:r w:rsidDel="00386459">
            <w:rPr>
              <w:rFonts w:ascii="Arial" w:eastAsia="Times New Roman" w:hAnsi="Arial" w:cs="Arial"/>
              <w:color w:val="000000"/>
              <w:kern w:val="0"/>
              <w14:ligatures w14:val="none"/>
            </w:rPr>
            <w:fldChar w:fldCharType="separate"/>
          </w:r>
          <w:r w:rsidR="002838B7" w:rsidRPr="002838B7" w:rsidDel="00386459">
            <w:rPr>
              <w:rFonts w:ascii="Arial" w:hAnsi="Arial" w:cs="Arial"/>
              <w:color w:val="000000"/>
              <w:kern w:val="0"/>
            </w:rPr>
            <w:delText xml:space="preserve">(Croteau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xml:space="preserve">, 2005; Ali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xml:space="preserve">, 2019; Edo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2024)</w:delText>
          </w:r>
          <w:r w:rsidDel="00386459">
            <w:rPr>
              <w:rFonts w:ascii="Arial" w:eastAsia="Times New Roman" w:hAnsi="Arial" w:cs="Arial"/>
              <w:color w:val="000000"/>
              <w:kern w:val="0"/>
              <w14:ligatures w14:val="none"/>
            </w:rPr>
            <w:fldChar w:fldCharType="end"/>
          </w:r>
          <w:r w:rsidR="00AF634C" w:rsidRPr="00292FF5" w:rsidDel="00386459">
            <w:rPr>
              <w:rFonts w:ascii="Arial" w:eastAsia="Times New Roman" w:hAnsi="Arial" w:cs="Arial"/>
              <w:color w:val="000000"/>
              <w:kern w:val="0"/>
              <w14:ligatures w14:val="none"/>
            </w:rPr>
            <w:delText>.</w:delText>
          </w:r>
          <w:r w:rsidR="00AF634C" w:rsidDel="00386459">
            <w:rPr>
              <w:rFonts w:ascii="Arial" w:eastAsia="Times New Roman" w:hAnsi="Arial" w:cs="Arial"/>
              <w:color w:val="000000"/>
              <w:kern w:val="0"/>
              <w14:ligatures w14:val="none"/>
            </w:rPr>
            <w:delText xml:space="preserve"> </w:delText>
          </w:r>
        </w:del>
      </w:moveFrom>
      <w:moveFromRangeStart w:id="252" w:author="Reviewer" w:date="2026-06-01T14:42:00Z" w:name="move231217339"/>
      <w:moveFromRangeEnd w:id="249"/>
      <w:moveFrom w:id="253" w:author="Reviewer" w:date="2026-06-01T14:42:00Z" w16du:dateUtc="2026-06-01T19:42:00Z">
        <w:del w:id="254" w:author="Reviewer" w:date="2026-06-01T15:10:00Z" w16du:dateUtc="2026-06-01T20:10:00Z">
          <w:r w:rsidR="003B7302" w:rsidDel="00386459">
            <w:rPr>
              <w:rFonts w:ascii="Arial" w:eastAsia="Times New Roman" w:hAnsi="Arial" w:cs="Arial"/>
              <w:kern w:val="0"/>
              <w14:ligatures w14:val="none"/>
            </w:rPr>
            <w:delText>P</w:delText>
          </w:r>
          <w:r w:rsidR="003B7302" w:rsidRPr="00224081" w:rsidDel="00386459">
            <w:rPr>
              <w:rFonts w:ascii="Arial" w:eastAsia="Times New Roman" w:hAnsi="Arial" w:cs="Arial"/>
              <w:kern w:val="0"/>
              <w14:ligatures w14:val="none"/>
            </w:rPr>
            <w:delText>er- and polyfluoroalkyl substance</w:delText>
          </w:r>
          <w:r w:rsidR="003B7302" w:rsidDel="00386459">
            <w:rPr>
              <w:rFonts w:ascii="Arial" w:eastAsia="Times New Roman" w:hAnsi="Arial" w:cs="Arial"/>
              <w:kern w:val="0"/>
              <w14:ligatures w14:val="none"/>
            </w:rPr>
            <w:delText>s (PFASs)</w:delText>
          </w:r>
          <w:r w:rsidR="00E25081" w:rsidDel="00386459">
            <w:rPr>
              <w:rFonts w:ascii="Arial" w:eastAsia="Times New Roman" w:hAnsi="Arial" w:cs="Arial"/>
              <w:kern w:val="0"/>
              <w14:ligatures w14:val="none"/>
            </w:rPr>
            <w:delText xml:space="preserve"> are emerging contaminants of concern </w:delText>
          </w:r>
          <w:r w:rsidR="00E25081" w:rsidDel="00386459">
            <w:rPr>
              <w:rFonts w:ascii="Arial" w:eastAsia="Times New Roman" w:hAnsi="Arial" w:cs="Arial"/>
              <w:kern w:val="0"/>
              <w14:ligatures w14:val="none"/>
            </w:rPr>
            <w:fldChar w:fldCharType="begin"/>
          </w:r>
          <w:r w:rsidR="00E25081" w:rsidDel="00386459">
            <w:rPr>
              <w:rFonts w:ascii="Arial" w:eastAsia="Times New Roman" w:hAnsi="Arial" w:cs="Arial"/>
              <w:kern w:val="0"/>
              <w14:ligatures w14:val="none"/>
            </w:rPr>
            <w:delInstrText xml:space="preserve"> ADDIN ZOTERO_ITEM CSL_CITATION {"citationID":"c2VEm8r2","properties":{"formattedCitation":"(Abunada {\\i{}et al.}, 2020)","plainCitation":"(Abunada et al., 2020)","noteIndex":0},"citationItems":[{"id":216,"uris":["http://zotero.org/users/4161640/items/3I2ZR49X"],"itemData":{"id":216,"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K."}],"issued":{"date-parts":[["2020",12,21]]}}}],"schema":"https://github.com/citation-style-language/schema/raw/master/csl-citation.json"} </w:delInstrText>
          </w:r>
          <w:r w:rsidR="00E25081" w:rsidDel="00386459">
            <w:rPr>
              <w:rFonts w:ascii="Arial" w:eastAsia="Times New Roman" w:hAnsi="Arial" w:cs="Arial"/>
              <w:kern w:val="0"/>
              <w14:ligatures w14:val="none"/>
            </w:rPr>
            <w:fldChar w:fldCharType="separate"/>
          </w:r>
          <w:r w:rsidR="00E25081" w:rsidRPr="00E25081" w:rsidDel="00386459">
            <w:rPr>
              <w:rFonts w:ascii="Arial" w:hAnsi="Arial" w:cs="Arial"/>
              <w:kern w:val="0"/>
            </w:rPr>
            <w:delText xml:space="preserve">(Abunada </w:delText>
          </w:r>
          <w:r w:rsidR="00E25081" w:rsidRPr="00E25081" w:rsidDel="00386459">
            <w:rPr>
              <w:rFonts w:ascii="Arial" w:hAnsi="Arial" w:cs="Arial"/>
              <w:i/>
              <w:iCs/>
              <w:kern w:val="0"/>
            </w:rPr>
            <w:delText>et al.</w:delText>
          </w:r>
          <w:r w:rsidR="00E25081" w:rsidRPr="00E25081" w:rsidDel="00386459">
            <w:rPr>
              <w:rFonts w:ascii="Arial" w:hAnsi="Arial" w:cs="Arial"/>
              <w:kern w:val="0"/>
            </w:rPr>
            <w:delText>, 2020)</w:delText>
          </w:r>
          <w:r w:rsidR="00E25081" w:rsidDel="00386459">
            <w:rPr>
              <w:rFonts w:ascii="Arial" w:eastAsia="Times New Roman" w:hAnsi="Arial" w:cs="Arial"/>
              <w:kern w:val="0"/>
              <w14:ligatures w14:val="none"/>
            </w:rPr>
            <w:fldChar w:fldCharType="end"/>
          </w:r>
          <w:r w:rsidR="00E25081" w:rsidDel="00386459">
            <w:rPr>
              <w:rFonts w:ascii="Arial" w:eastAsia="Times New Roman" w:hAnsi="Arial" w:cs="Arial"/>
              <w:kern w:val="0"/>
              <w14:ligatures w14:val="none"/>
            </w:rPr>
            <w:delText xml:space="preserve"> and</w:delText>
          </w:r>
          <w:r w:rsidR="003B7302" w:rsidDel="00386459">
            <w:rPr>
              <w:rFonts w:ascii="Arial" w:eastAsia="Times New Roman" w:hAnsi="Arial" w:cs="Arial"/>
              <w:kern w:val="0"/>
              <w14:ligatures w14:val="none"/>
            </w:rPr>
            <w:delText xml:space="preserve"> have been used </w:delText>
          </w:r>
          <w:r w:rsidR="00E25081" w:rsidDel="00386459">
            <w:rPr>
              <w:rFonts w:ascii="Arial" w:eastAsia="Times New Roman" w:hAnsi="Arial" w:cs="Arial"/>
              <w:kern w:val="0"/>
              <w14:ligatures w14:val="none"/>
            </w:rPr>
            <w:delText xml:space="preserve">in various industrial applications </w:delText>
          </w:r>
          <w:r w:rsidR="003B7302" w:rsidDel="00386459">
            <w:rPr>
              <w:rFonts w:ascii="Arial" w:eastAsia="Times New Roman" w:hAnsi="Arial" w:cs="Arial"/>
              <w:kern w:val="0"/>
              <w14:ligatures w14:val="none"/>
            </w:rPr>
            <w:delText xml:space="preserve">since at least the 1950s </w:delText>
          </w:r>
          <w:r w:rsidR="003B7302" w:rsidDel="00386459">
            <w:rPr>
              <w:rFonts w:ascii="Arial" w:eastAsia="Times New Roman" w:hAnsi="Arial" w:cs="Arial"/>
              <w:kern w:val="0"/>
              <w14:ligatures w14:val="none"/>
            </w:rPr>
            <w:fldChar w:fldCharType="begin"/>
          </w:r>
          <w:r w:rsidR="00E95E6A" w:rsidDel="00386459">
            <w:rPr>
              <w:rFonts w:ascii="Arial" w:eastAsia="Times New Roman" w:hAnsi="Arial" w:cs="Arial"/>
              <w:kern w:val="0"/>
              <w14:ligatures w14:val="none"/>
            </w:rPr>
            <w:delInstrText xml:space="preserve"> ADDIN ZOTERO_ITEM CSL_CITATION {"citationID":"LQGYbYIb","properties":{"formattedCitation":"(Gaines, 2023)","plainCitation":"(Gaines, 2023)","noteIndex":0},"citationItems":[{"id":222,"uris":["http://zotero.org/users/4161640/items/H8NWSC7H"],"itemData":{"id":222,"type":"article-journal","abstract":"Abstract\n            \n              Background\n              Per</w:delInstrText>
          </w:r>
          <w:r w:rsidR="00E95E6A" w:rsidDel="00386459">
            <w:rPr>
              <w:rFonts w:ascii="Cambria Math" w:eastAsia="Times New Roman" w:hAnsi="Cambria Math" w:cs="Cambria Math"/>
              <w:kern w:val="0"/>
              <w14:ligatures w14:val="none"/>
            </w:rPr>
            <w:delInstrText>‐</w:delInstrText>
          </w:r>
          <w:r w:rsidR="00E95E6A" w:rsidDel="00386459">
            <w:rPr>
              <w:rFonts w:ascii="Arial" w:eastAsia="Times New Roman" w:hAnsi="Arial" w:cs="Arial"/>
              <w:kern w:val="0"/>
              <w14:ligatures w14:val="none"/>
            </w:rPr>
            <w:del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delInstrText>
          </w:r>
          <w:r w:rsidR="00E95E6A" w:rsidDel="00386459">
            <w:rPr>
              <w:rFonts w:ascii="Cambria Math" w:eastAsia="Times New Roman" w:hAnsi="Cambria Math" w:cs="Cambria Math"/>
              <w:kern w:val="0"/>
              <w14:ligatures w14:val="none"/>
            </w:rPr>
            <w:delInstrText>‐</w:delInstrText>
          </w:r>
          <w:r w:rsidR="00E95E6A" w:rsidDel="00386459">
            <w:rPr>
              <w:rFonts w:ascii="Arial" w:eastAsia="Times New Roman" w:hAnsi="Arial" w:cs="Arial"/>
              <w:kern w:val="0"/>
              <w14:ligatures w14:val="none"/>
            </w:rPr>
            <w:delInstrText xml:space="preserve"> and polyfluoroalkyl substances (PFAS): a literature review","title-short":"Historical and current usage of per</w:delInstrText>
          </w:r>
          <w:r w:rsidR="00E95E6A" w:rsidDel="00386459">
            <w:rPr>
              <w:rFonts w:ascii="Cambria Math" w:eastAsia="Times New Roman" w:hAnsi="Cambria Math" w:cs="Cambria Math"/>
              <w:kern w:val="0"/>
              <w14:ligatures w14:val="none"/>
            </w:rPr>
            <w:delInstrText>‐</w:delInstrText>
          </w:r>
          <w:r w:rsidR="00E95E6A" w:rsidDel="00386459">
            <w:rPr>
              <w:rFonts w:ascii="Arial" w:eastAsia="Times New Roman" w:hAnsi="Arial" w:cs="Arial"/>
              <w:kern w:val="0"/>
              <w14:ligatures w14:val="none"/>
            </w:rPr>
            <w:delInstrText xml:space="preserve"> and polyfluoroalkyl substances (PFAS)","volume":"66","author":[{"family":"Gaines","given":"Linda G. T."}],"issued":{"date-parts":[["2023",5]]}}}],"schema":"https://github.com/citation-style-language/schema/raw/master/csl-citation.json"} </w:delInstrText>
          </w:r>
          <w:r w:rsidR="003B7302" w:rsidDel="00386459">
            <w:rPr>
              <w:rFonts w:ascii="Arial" w:eastAsia="Times New Roman" w:hAnsi="Arial" w:cs="Arial"/>
              <w:kern w:val="0"/>
              <w14:ligatures w14:val="none"/>
            </w:rPr>
            <w:fldChar w:fldCharType="separate"/>
          </w:r>
          <w:r w:rsidR="003B7302" w:rsidDel="00386459">
            <w:rPr>
              <w:rFonts w:ascii="Arial" w:eastAsia="Times New Roman" w:hAnsi="Arial" w:cs="Arial"/>
              <w:noProof/>
              <w:kern w:val="0"/>
              <w14:ligatures w14:val="none"/>
            </w:rPr>
            <w:delText>(Gaines, 2023)</w:delText>
          </w:r>
          <w:r w:rsidR="003B7302" w:rsidDel="00386459">
            <w:rPr>
              <w:rFonts w:ascii="Arial" w:eastAsia="Times New Roman" w:hAnsi="Arial" w:cs="Arial"/>
              <w:kern w:val="0"/>
              <w14:ligatures w14:val="none"/>
            </w:rPr>
            <w:fldChar w:fldCharType="end"/>
          </w:r>
          <w:r w:rsidR="00E25081" w:rsidDel="00386459">
            <w:rPr>
              <w:rFonts w:ascii="Arial" w:eastAsia="Times New Roman" w:hAnsi="Arial" w:cs="Arial"/>
              <w:kern w:val="0"/>
              <w14:ligatures w14:val="none"/>
            </w:rPr>
            <w:delText xml:space="preserve">. </w:delText>
          </w:r>
        </w:del>
      </w:moveFrom>
      <w:moveFromRangeEnd w:id="252"/>
      <w:del w:id="255" w:author="Reviewer" w:date="2026-06-01T14:56:00Z" w16du:dateUtc="2026-06-01T19:56:00Z">
        <w:r w:rsidR="00E25081" w:rsidDel="00603BB7">
          <w:rPr>
            <w:rFonts w:ascii="Arial" w:eastAsia="Times New Roman" w:hAnsi="Arial" w:cs="Arial"/>
            <w:kern w:val="0"/>
            <w14:ligatures w14:val="none"/>
          </w:rPr>
          <w:delText>PFASs have come under increasing scrutiny, and in response, regulatory and industry efforts have emphasized shifting toward shorter-chain</w:delText>
        </w:r>
        <w:r w:rsidR="003B7302" w:rsidDel="00603BB7">
          <w:rPr>
            <w:rFonts w:ascii="Arial" w:eastAsia="Times New Roman" w:hAnsi="Arial" w:cs="Arial"/>
            <w:kern w:val="0"/>
            <w14:ligatures w14:val="none"/>
          </w:rPr>
          <w:delText xml:space="preserve"> PFASs</w:delText>
        </w:r>
        <w:r w:rsidR="00E25081" w:rsidDel="00603BB7">
          <w:rPr>
            <w:rFonts w:ascii="Arial" w:eastAsia="Times New Roman" w:hAnsi="Arial" w:cs="Arial"/>
            <w:kern w:val="0"/>
            <w14:ligatures w14:val="none"/>
          </w:rPr>
          <w:delText xml:space="preserve">, assuming they pose less risk. </w:delText>
        </w:r>
      </w:del>
      <w:del w:id="256" w:author="Reviewer" w:date="2026-06-01T15:10:00Z" w16du:dateUtc="2026-06-01T20:10:00Z">
        <w:r w:rsidR="00E25081" w:rsidDel="00386459">
          <w:rPr>
            <w:rFonts w:ascii="Arial" w:eastAsia="Times New Roman" w:hAnsi="Arial" w:cs="Arial"/>
            <w:kern w:val="0"/>
            <w14:ligatures w14:val="none"/>
          </w:rPr>
          <w:delText>However</w:delText>
        </w:r>
      </w:del>
      <w:del w:id="257" w:author="Reviewer" w:date="2026-06-01T14:51:00Z" w16du:dateUtc="2026-06-01T19:51:00Z">
        <w:r w:rsidR="00E25081" w:rsidDel="00603BB7">
          <w:rPr>
            <w:rFonts w:ascii="Arial" w:eastAsia="Times New Roman" w:hAnsi="Arial" w:cs="Arial"/>
            <w:kern w:val="0"/>
            <w14:ligatures w14:val="none"/>
          </w:rPr>
          <w:delText>,</w:delText>
        </w:r>
      </w:del>
      <w:del w:id="258" w:author="Reviewer" w:date="2026-06-01T15:10:00Z" w16du:dateUtc="2026-06-01T20:10:00Z">
        <w:r w:rsidR="00E25081" w:rsidDel="00386459">
          <w:rPr>
            <w:rFonts w:ascii="Arial" w:eastAsia="Times New Roman" w:hAnsi="Arial" w:cs="Arial"/>
            <w:kern w:val="0"/>
            <w14:ligatures w14:val="none"/>
          </w:rPr>
          <w:delText xml:space="preserve"> </w:delText>
        </w:r>
      </w:del>
      <w:del w:id="259" w:author="Reviewer" w:date="2026-06-01T14:51:00Z" w16du:dateUtc="2026-06-01T19:51:00Z">
        <w:r w:rsidR="00E25081" w:rsidDel="00603BB7">
          <w:rPr>
            <w:rFonts w:ascii="Arial" w:eastAsia="Times New Roman" w:hAnsi="Arial" w:cs="Arial"/>
            <w:kern w:val="0"/>
            <w14:ligatures w14:val="none"/>
          </w:rPr>
          <w:delText>short-chain PFASs</w:delText>
        </w:r>
        <w:r w:rsidR="003B7302" w:rsidDel="00603BB7">
          <w:rPr>
            <w:rFonts w:ascii="Arial" w:eastAsia="Times New Roman" w:hAnsi="Arial" w:cs="Arial"/>
            <w:kern w:val="0"/>
            <w14:ligatures w14:val="none"/>
          </w:rPr>
          <w:delText xml:space="preserve"> are being developed with little understanding of their potential environmental health impacts</w:delText>
        </w:r>
        <w:r w:rsidR="00E25081" w:rsidDel="00603BB7">
          <w:rPr>
            <w:rFonts w:ascii="Arial" w:eastAsia="Times New Roman" w:hAnsi="Arial" w:cs="Arial"/>
            <w:kern w:val="0"/>
            <w14:ligatures w14:val="none"/>
          </w:rPr>
          <w:delText xml:space="preserve"> </w:delText>
        </w:r>
        <w:r w:rsidR="00E25081" w:rsidDel="00603BB7">
          <w:rPr>
            <w:rFonts w:ascii="Arial" w:eastAsia="Times New Roman" w:hAnsi="Arial" w:cs="Arial"/>
            <w:kern w:val="0"/>
            <w14:ligatures w14:val="none"/>
          </w:rPr>
          <w:fldChar w:fldCharType="begin"/>
        </w:r>
        <w:r w:rsidR="00E25081" w:rsidDel="00603BB7">
          <w:rPr>
            <w:rFonts w:ascii="Arial" w:eastAsia="Times New Roman" w:hAnsi="Arial" w:cs="Arial"/>
            <w:kern w:val="0"/>
            <w14:ligatures w14:val="none"/>
          </w:rPr>
          <w:del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delInstrText>
        </w:r>
        <w:r w:rsidR="00E25081" w:rsidDel="00603BB7">
          <w:rPr>
            <w:rFonts w:ascii="Arial" w:eastAsia="Times New Roman" w:hAnsi="Arial" w:cs="Arial"/>
            <w:kern w:val="0"/>
            <w14:ligatures w14:val="none"/>
          </w:rPr>
          <w:fldChar w:fldCharType="separate"/>
        </w:r>
        <w:r w:rsidR="00E25081" w:rsidRPr="00E25081" w:rsidDel="00603BB7">
          <w:rPr>
            <w:rFonts w:ascii="Arial" w:hAnsi="Arial" w:cs="Arial"/>
            <w:kern w:val="0"/>
          </w:rPr>
          <w:delText xml:space="preserve">(Brendel </w:delText>
        </w:r>
        <w:r w:rsidR="00E25081" w:rsidRPr="00E25081" w:rsidDel="00603BB7">
          <w:rPr>
            <w:rFonts w:ascii="Arial" w:hAnsi="Arial" w:cs="Arial"/>
            <w:i/>
            <w:iCs/>
            <w:kern w:val="0"/>
          </w:rPr>
          <w:delText>et al.</w:delText>
        </w:r>
        <w:r w:rsidR="00E25081" w:rsidRPr="00E25081" w:rsidDel="00603BB7">
          <w:rPr>
            <w:rFonts w:ascii="Arial" w:hAnsi="Arial" w:cs="Arial"/>
            <w:kern w:val="0"/>
          </w:rPr>
          <w:delText>, 2018)</w:delText>
        </w:r>
        <w:r w:rsidR="00E25081" w:rsidDel="00603BB7">
          <w:rPr>
            <w:rFonts w:ascii="Arial" w:eastAsia="Times New Roman" w:hAnsi="Arial" w:cs="Arial"/>
            <w:kern w:val="0"/>
            <w14:ligatures w14:val="none"/>
          </w:rPr>
          <w:fldChar w:fldCharType="end"/>
        </w:r>
        <w:r w:rsidR="00E25081" w:rsidDel="00603BB7">
          <w:rPr>
            <w:rFonts w:ascii="Arial" w:eastAsia="Times New Roman" w:hAnsi="Arial" w:cs="Arial"/>
            <w:kern w:val="0"/>
            <w14:ligatures w14:val="none"/>
          </w:rPr>
          <w:delText xml:space="preserve"> and are frequently detected in the environment and biota </w:delText>
        </w:r>
        <w:r w:rsidR="00D73773" w:rsidDel="00603BB7">
          <w:rPr>
            <w:rFonts w:ascii="Arial" w:eastAsia="Times New Roman" w:hAnsi="Arial" w:cs="Arial"/>
            <w:kern w:val="0"/>
            <w14:ligatures w14:val="none"/>
          </w:rPr>
          <w:fldChar w:fldCharType="begin"/>
        </w:r>
        <w:r w:rsidR="00D73773" w:rsidDel="00603BB7">
          <w:rPr>
            <w:rFonts w:ascii="Arial" w:eastAsia="Times New Roman" w:hAnsi="Arial" w:cs="Arial"/>
            <w:kern w:val="0"/>
            <w14:ligatures w14:val="none"/>
          </w:rPr>
          <w:del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delInstrText>
        </w:r>
        <w:r w:rsidR="00D73773" w:rsidDel="00603BB7">
          <w:rPr>
            <w:rFonts w:ascii="Arial" w:eastAsia="Times New Roman" w:hAnsi="Arial" w:cs="Arial"/>
            <w:kern w:val="0"/>
            <w14:ligatures w14:val="none"/>
          </w:rPr>
          <w:fldChar w:fldCharType="separate"/>
        </w:r>
        <w:r w:rsidR="00D73773" w:rsidRPr="00D73773" w:rsidDel="00603BB7">
          <w:rPr>
            <w:rFonts w:ascii="Arial" w:hAnsi="Arial" w:cs="Arial"/>
            <w:kern w:val="0"/>
          </w:rPr>
          <w:delText xml:space="preserve">(Wang </w:delText>
        </w:r>
        <w:r w:rsidR="00D73773" w:rsidRPr="00D73773" w:rsidDel="00603BB7">
          <w:rPr>
            <w:rFonts w:ascii="Arial" w:hAnsi="Arial" w:cs="Arial"/>
            <w:i/>
            <w:iCs/>
            <w:kern w:val="0"/>
          </w:rPr>
          <w:delText>et al.</w:delText>
        </w:r>
        <w:r w:rsidR="00D73773" w:rsidRPr="00D73773" w:rsidDel="00603BB7">
          <w:rPr>
            <w:rFonts w:ascii="Arial" w:hAnsi="Arial" w:cs="Arial"/>
            <w:kern w:val="0"/>
          </w:rPr>
          <w:delText xml:space="preserve">, 2013; Walsh </w:delText>
        </w:r>
        <w:r w:rsidR="00D73773" w:rsidRPr="00D73773" w:rsidDel="00603BB7">
          <w:rPr>
            <w:rFonts w:ascii="Arial" w:hAnsi="Arial" w:cs="Arial"/>
            <w:i/>
            <w:iCs/>
            <w:kern w:val="0"/>
          </w:rPr>
          <w:delText>et al.</w:delText>
        </w:r>
        <w:r w:rsidR="00D73773" w:rsidRPr="00D73773" w:rsidDel="00603BB7">
          <w:rPr>
            <w:rFonts w:ascii="Arial" w:hAnsi="Arial" w:cs="Arial"/>
            <w:kern w:val="0"/>
          </w:rPr>
          <w:delText>, 2025)</w:delText>
        </w:r>
        <w:r w:rsidR="00D73773" w:rsidDel="00603BB7">
          <w:rPr>
            <w:rFonts w:ascii="Arial" w:eastAsia="Times New Roman" w:hAnsi="Arial" w:cs="Arial"/>
            <w:kern w:val="0"/>
            <w14:ligatures w14:val="none"/>
          </w:rPr>
          <w:fldChar w:fldCharType="end"/>
        </w:r>
        <w:r w:rsidR="003B7302" w:rsidDel="00603BB7">
          <w:rPr>
            <w:rFonts w:ascii="Arial" w:eastAsia="Times New Roman" w:hAnsi="Arial" w:cs="Arial"/>
            <w:kern w:val="0"/>
            <w14:ligatures w14:val="none"/>
          </w:rPr>
          <w:delText xml:space="preserve">. </w:delText>
        </w:r>
      </w:del>
      <w:del w:id="260" w:author="Reviewer" w:date="2026-06-01T15:10:00Z" w16du:dateUtc="2026-06-01T20:10:00Z">
        <w:r w:rsidR="00AF634C" w:rsidRPr="00292FF5" w:rsidDel="00386459">
          <w:rPr>
            <w:rFonts w:ascii="Arial" w:eastAsia="Times New Roman" w:hAnsi="Arial" w:cs="Arial"/>
            <w:color w:val="000000"/>
            <w:kern w:val="0"/>
            <w14:ligatures w14:val="none"/>
          </w:rPr>
          <w:delText>Humans have intentionally and unintentionally released synthetic chemicals into natural systems, exposing organisms to adverse effects</w:delText>
        </w:r>
        <w:r w:rsidR="00692828" w:rsidDel="00386459">
          <w:rPr>
            <w:rFonts w:ascii="Arial" w:eastAsia="Times New Roman" w:hAnsi="Arial" w:cs="Arial"/>
            <w:color w:val="000000"/>
            <w:kern w:val="0"/>
            <w14:ligatures w14:val="none"/>
          </w:rPr>
          <w:delText xml:space="preserve"> </w:delText>
        </w:r>
        <w:r w:rsidR="00692828"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{"citationID":"Y0BgDVsW","properties":{"formattedCitation":"(Guillette Jr., 2006; Milnes and Guillette Jr., 2008; Hamlin and Guillette Jr., 2010)","plainCitation":"(Guillette Jr., 2006; Milnes and Guillette Jr., 2008; Hamlin and Guillette Jr., 2010)","noteIndex":0},"citationItems":[{"id":137,"uris":["http://zotero.org/users/4161640/items/6A9XHNDM"],"itemData":{"id":137,"type":"article-journal","container-title":"Environmental Health Perspectives","DOI":"10.1289/ehp.8045","ISSN":"0091-6765, 1552-9924","issue":"Suppl 1","journalAbbreviation":"Environ Health Perspect","language":"en","page":"9-12","source":"DOI.org (Crossref)","title":"Endocrine disrupting contaminants—beyond the dogma","volume":"114","author":[{"family":"Guillette Jr.","given":"Louis J."}],"issued":{"date-parts":[["2006",4]]}}},{"id":140,"uris":["http://zotero.org/users/4161640/items/ZJVDQL24"],"itemData":{"id":140,"type":"article-journal","container-title":"BioScience","DOI":"10.1641/B581106","ISSN":"1525-3244, 0006-3568","issue":"11","journalAbbreviation":"Biosci","language":"en","page":"1027-1036","source":"DOI.org (Crossref)","title":"Alligator tales: new lessons about environmental contaminants from a sentinel species","title-short":"Alligator Tales","volume":"58","author":[{"family":"Milnes","given":"Matthew R."},{"family":"Guillette Jr.","given":"Louis J."}],"issued":{"date-parts":[["2008",12]]}}},{"id":139,"uris":["http://zotero.org/users/4161640/items/6QZQ3Y4R"],"itemData":{"id":139,"type":"article-journal","container-title":"Systems Biology in Reproductive Medicine","issue":"2","journalAbbreviation":"Syst Biol Reprod","note":"publisher: Taylor &amp; Francis","page":"113–121","title":"Birth defects in wildlife: the role of environmental contaminants as inducers of reproductive and developmental dysfunction","volume":"56","author":[{"family":"Hamlin","given":"Heather J"},{"family":"Guillette Jr.","given":"Louis J"}],"issued":{"date-parts":[["2010"]]}}}],"schema":"https://github.com/citation-style-language/schema/raw/master/csl-citation.json"} </w:delInstrText>
        </w:r>
        <w:r w:rsidR="00692828" w:rsidDel="00386459">
          <w:rPr>
            <w:rFonts w:ascii="Arial" w:eastAsia="Times New Roman" w:hAnsi="Arial" w:cs="Arial"/>
            <w:color w:val="000000"/>
            <w:kern w:val="0"/>
            <w14:ligatures w14:val="none"/>
          </w:rPr>
          <w:fldChar w:fldCharType="separate"/>
        </w:r>
        <w:r w:rsidR="002838B7" w:rsidDel="00386459">
          <w:rPr>
            <w:rFonts w:ascii="Arial" w:eastAsia="Times New Roman" w:hAnsi="Arial" w:cs="Arial"/>
            <w:noProof/>
            <w:color w:val="000000"/>
            <w:kern w:val="0"/>
            <w14:ligatures w14:val="none"/>
          </w:rPr>
          <w:delText>(Guillette Jr., 2006; Milnes and Guillette Jr., 2008; Hamlin and Guillette Jr., 2010)</w:delText>
        </w:r>
        <w:r w:rsidR="00692828" w:rsidDel="00386459">
          <w:rPr>
            <w:rFonts w:ascii="Arial" w:eastAsia="Times New Roman" w:hAnsi="Arial" w:cs="Arial"/>
            <w:color w:val="000000"/>
            <w:kern w:val="0"/>
            <w14:ligatures w14:val="none"/>
          </w:rPr>
          <w:fldChar w:fldCharType="end"/>
        </w:r>
        <w:r w:rsidR="00AF634C" w:rsidRPr="00292FF5" w:rsidDel="00386459">
          <w:rPr>
            <w:rFonts w:ascii="Arial" w:eastAsia="Times New Roman" w:hAnsi="Arial" w:cs="Arial"/>
            <w:color w:val="000000"/>
            <w:kern w:val="0"/>
            <w14:ligatures w14:val="none"/>
          </w:rPr>
          <w:delText>.</w:delText>
        </w:r>
      </w:del>
    </w:p>
    <w:p w14:paraId="71E90633" w14:textId="2D726062" w:rsidR="00AF634C" w:rsidRPr="00292FF5" w:rsidRDefault="00AF634C" w:rsidP="00207381">
      <w:pPr>
        <w:spacing w:line="480" w:lineRule="auto"/>
        <w:ind w:firstLine="720"/>
        <w:rPr>
          <w:rFonts w:ascii="Arial" w:eastAsia="Times New Roman" w:hAnsi="Arial" w:cs="Arial"/>
          <w:kern w:val="0"/>
          <w14:ligatures w14:val="none"/>
        </w:rPr>
      </w:pPr>
      <w:del w:id="261" w:author="Reviewer" w:date="2026-06-01T14:58:00Z" w16du:dateUtc="2026-06-01T19:58:00Z">
        <w:r w:rsidDel="00603BB7">
          <w:rPr>
            <w:rFonts w:ascii="Arial" w:eastAsia="Times New Roman" w:hAnsi="Arial" w:cs="Arial"/>
            <w:color w:val="000000"/>
            <w:kern w:val="0"/>
            <w14:ligatures w14:val="none"/>
          </w:rPr>
          <w:delText>E</w:delText>
        </w:r>
        <w:r w:rsidRPr="00292FF5" w:rsidDel="00603BB7">
          <w:rPr>
            <w:rFonts w:ascii="Arial" w:eastAsia="Times New Roman" w:hAnsi="Arial" w:cs="Arial"/>
            <w:color w:val="000000"/>
            <w:kern w:val="0"/>
            <w14:ligatures w14:val="none"/>
          </w:rPr>
          <w:delText>xpos</w:delText>
        </w:r>
        <w:r w:rsidDel="00603BB7">
          <w:rPr>
            <w:rFonts w:ascii="Arial" w:eastAsia="Times New Roman" w:hAnsi="Arial" w:cs="Arial"/>
            <w:color w:val="000000"/>
            <w:kern w:val="0"/>
            <w14:ligatures w14:val="none"/>
          </w:rPr>
          <w:delText>ure</w:delText>
        </w:r>
        <w:r w:rsidRPr="00292FF5" w:rsidDel="00603BB7">
          <w:rPr>
            <w:rFonts w:ascii="Arial" w:eastAsia="Times New Roman" w:hAnsi="Arial" w:cs="Arial"/>
            <w:color w:val="000000"/>
            <w:kern w:val="0"/>
            <w14:ligatures w14:val="none"/>
          </w:rPr>
          <w:delText xml:space="preserve"> to xenobiotic substances</w:delText>
        </w:r>
        <w:r w:rsidDel="00603BB7">
          <w:rPr>
            <w:rFonts w:ascii="Arial" w:eastAsia="Times New Roman" w:hAnsi="Arial" w:cs="Arial"/>
            <w:color w:val="000000"/>
            <w:kern w:val="0"/>
            <w14:ligatures w14:val="none"/>
          </w:rPr>
          <w:delText xml:space="preserve"> </w:delText>
        </w:r>
        <w:r w:rsidR="0015584C" w:rsidDel="00603BB7">
          <w:rPr>
            <w:rFonts w:ascii="Arial" w:eastAsia="Times New Roman" w:hAnsi="Arial" w:cs="Arial"/>
            <w:color w:val="000000"/>
            <w:kern w:val="0"/>
            <w14:ligatures w14:val="none"/>
          </w:rPr>
          <w:delText>has been shown to</w:delText>
        </w:r>
        <w:r w:rsidDel="00603BB7">
          <w:rPr>
            <w:rFonts w:ascii="Arial" w:eastAsia="Times New Roman" w:hAnsi="Arial" w:cs="Arial"/>
            <w:color w:val="000000"/>
            <w:kern w:val="0"/>
            <w14:ligatures w14:val="none"/>
          </w:rPr>
          <w:delText xml:space="preserve"> </w:delText>
        </w:r>
        <w:r w:rsidR="00FB49AE" w:rsidDel="00603BB7">
          <w:rPr>
            <w:rFonts w:ascii="Arial" w:eastAsia="Times New Roman" w:hAnsi="Arial" w:cs="Arial"/>
            <w:color w:val="000000"/>
            <w:kern w:val="0"/>
            <w14:ligatures w14:val="none"/>
          </w:rPr>
          <w:delText>induce</w:delText>
        </w:r>
        <w:r w:rsidDel="00603BB7">
          <w:rPr>
            <w:rFonts w:ascii="Arial" w:eastAsia="Times New Roman" w:hAnsi="Arial" w:cs="Arial"/>
            <w:color w:val="000000"/>
            <w:kern w:val="0"/>
            <w14:ligatures w14:val="none"/>
          </w:rPr>
          <w:delText xml:space="preserve"> a </w:delText>
        </w:r>
        <w:r w:rsidR="008D2EC2" w:rsidDel="00603BB7">
          <w:rPr>
            <w:rFonts w:ascii="Arial" w:eastAsia="Times New Roman" w:hAnsi="Arial" w:cs="Arial"/>
            <w:color w:val="000000"/>
            <w:kern w:val="0"/>
            <w14:ligatures w14:val="none"/>
          </w:rPr>
          <w:delText xml:space="preserve">physiological </w:delText>
        </w:r>
        <w:r w:rsidDel="00603BB7">
          <w:rPr>
            <w:rFonts w:ascii="Arial" w:eastAsia="Times New Roman" w:hAnsi="Arial" w:cs="Arial"/>
            <w:color w:val="000000"/>
            <w:kern w:val="0"/>
            <w14:ligatures w14:val="none"/>
          </w:rPr>
          <w:delText xml:space="preserve">stress response in </w:delText>
        </w:r>
        <w:r w:rsidRPr="00292FF5" w:rsidDel="00603BB7">
          <w:rPr>
            <w:rFonts w:ascii="Arial" w:eastAsia="Times New Roman" w:hAnsi="Arial" w:cs="Arial"/>
            <w:color w:val="000000"/>
            <w:kern w:val="0"/>
            <w14:ligatures w14:val="none"/>
          </w:rPr>
          <w:delText>aquatic organisms</w:delText>
        </w:r>
        <w:r w:rsidR="0015584C" w:rsidDel="00603BB7">
          <w:rPr>
            <w:rFonts w:ascii="Arial" w:eastAsia="Times New Roman" w:hAnsi="Arial" w:cs="Arial"/>
            <w:color w:val="000000"/>
            <w:kern w:val="0"/>
            <w14:ligatures w14:val="none"/>
          </w:rPr>
          <w:delText xml:space="preserve"> </w:delText>
        </w:r>
        <w:r w:rsidR="0015584C" w:rsidDel="00603BB7">
          <w:rPr>
            <w:rFonts w:ascii="Arial" w:eastAsia="Times New Roman" w:hAnsi="Arial" w:cs="Arial"/>
            <w:color w:val="000000"/>
            <w:kern w:val="0"/>
            <w14:ligatures w14:val="none"/>
          </w:rPr>
          <w:fldChar w:fldCharType="begin"/>
        </w:r>
        <w:r w:rsidR="00E95E6A" w:rsidDel="00603BB7">
          <w:rPr>
            <w:rFonts w:ascii="Arial" w:eastAsia="Times New Roman" w:hAnsi="Arial" w:cs="Arial"/>
            <w:color w:val="000000"/>
            <w:kern w:val="0"/>
            <w14:ligatures w14:val="none"/>
          </w:rPr>
          <w:delInstrText xml:space="preserve"> ADDIN ZOTERO_ITEM CSL_CITATION {"citationID":"zbPPg2UI","properties":{"formattedCitation":"(Hontela {\\i{}et al.}, 1992; Bard, 2000; Farah {\\i{}et al.}, 2004; Silvestre, 2020)","plainCitation":"(Hontela et al., 1992; Bard, 2000; Farah et al., 2004; Silvestre, 2020)","noteIndex":0},"citationItems":[{"id":147,"uris":["http://zotero.org/users/4161640/items/LGMSB272"],"itemData":{"id":147,"type":"article-journal","container-title":"Archives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B"},{"family":"Audet","given":"Céline"},{"family":"Chevalier","given":"Gaston"}],"issued":{"date-parts":[["1992"]]}}},{"id":150,"uris":["http://zotero.org/users/4161640/items/ES9AU38Z"],"itemData":{"id":150,"type":"article-journal","container-title":"Aquatic Toxicology","DOI":"10.1016/S0166-445X(00)00088-6","ISSN":"0166445X","issue":"4","journalAbbreviation":"Aquat Toxicol","license":"https://www.elsevier.com/tdm/userlicense/1.0/","page":"357-389","source":"DOI.org (Crossref)","title":"Multixenobiotic resistance as a cellular defense mechanism in aquatic organisms","volume":"48","author":[{"family":"Bard","given":"S"}],"issued":{"date-parts":[["2000",4]]}}},{"id":149,"uris":["http://zotero.org/users/4161640/items/VXE3B5IK"],"itemData":{"id":149,"type":"article-journal","container-title":"Chemosphere","DOI":"10.1016/j.chemosphere.2003.10.063","ISSN":"00456535","issue":"2","journalAbbreviation":"Chemosphere","language":"en","license":"https://www.elsevier.com/tdm/userlicense/1.0/","page":"257-265","source":"DOI.org (Crossref)","title":"Studies on lethal concentrations and toxicity stress of some xenobiotics on aquatic organisms","volume":"55","author":[{"family":"Farah","given":"M.Abul"},{"family":"Ateeq","given":"Bushra"},{"family":"Ali","given":"M.Niamat"},{"family":"Sabir","given":"Rubina"},{"family":"Ahmad","given":"Waseem"}],"issued":{"date-parts":[["2004",4]]}}},{"id":148,"uris":["http://zotero.org/users/4161640/items/5YH4HKWQ"],"itemData":{"id":148,"type":"article-journal","container-title":"Journal of Experimental Zoology Part A: Ecological and Integrative Physiology","DOI":"10.1002/jez.2356","ISSN":"2471-5638, 2471-5646","issue":"6","journalAbbreviation":"J Exp Zool Pt A","language":"en","page":"436-448","source":"DOI.org (Crossref)","title":"Signaling pathways of oxidative stress in aquatic organisms exposed to xenobiotics","volume":"333","author":[{"family":"Silvestre","given":"Frédéric"}],"issued":{"date-parts":[["2020",7]]}}}],"schema":"https://github.com/citation-style-language/schema/raw/master/csl-citation.json"} </w:delInstrText>
        </w:r>
        <w:r w:rsidR="0015584C" w:rsidDel="00603BB7">
          <w:rPr>
            <w:rFonts w:ascii="Arial" w:eastAsia="Times New Roman" w:hAnsi="Arial" w:cs="Arial"/>
            <w:color w:val="000000"/>
            <w:kern w:val="0"/>
            <w14:ligatures w14:val="none"/>
          </w:rPr>
          <w:fldChar w:fldCharType="separate"/>
        </w:r>
        <w:r w:rsidR="002838B7" w:rsidRPr="002838B7" w:rsidDel="00603BB7">
          <w:rPr>
            <w:rFonts w:ascii="Arial" w:hAnsi="Arial" w:cs="Arial"/>
            <w:color w:val="000000"/>
            <w:kern w:val="0"/>
          </w:rPr>
          <w:delText xml:space="preserve">(Hontela </w:delText>
        </w:r>
        <w:r w:rsidR="002838B7" w:rsidRPr="002838B7" w:rsidDel="00603BB7">
          <w:rPr>
            <w:rFonts w:ascii="Arial" w:hAnsi="Arial" w:cs="Arial"/>
            <w:i/>
            <w:iCs/>
            <w:color w:val="000000"/>
            <w:kern w:val="0"/>
          </w:rPr>
          <w:delText>et al.</w:delText>
        </w:r>
        <w:r w:rsidR="002838B7" w:rsidRPr="002838B7" w:rsidDel="00603BB7">
          <w:rPr>
            <w:rFonts w:ascii="Arial" w:hAnsi="Arial" w:cs="Arial"/>
            <w:color w:val="000000"/>
            <w:kern w:val="0"/>
          </w:rPr>
          <w:delText xml:space="preserve">, 1992; Bard, 2000; Farah </w:delText>
        </w:r>
        <w:r w:rsidR="002838B7" w:rsidRPr="002838B7" w:rsidDel="00603BB7">
          <w:rPr>
            <w:rFonts w:ascii="Arial" w:hAnsi="Arial" w:cs="Arial"/>
            <w:i/>
            <w:iCs/>
            <w:color w:val="000000"/>
            <w:kern w:val="0"/>
          </w:rPr>
          <w:delText>et al.</w:delText>
        </w:r>
        <w:r w:rsidR="002838B7" w:rsidRPr="002838B7" w:rsidDel="00603BB7">
          <w:rPr>
            <w:rFonts w:ascii="Arial" w:hAnsi="Arial" w:cs="Arial"/>
            <w:color w:val="000000"/>
            <w:kern w:val="0"/>
          </w:rPr>
          <w:delText>, 2004; Silvestre, 2020)</w:delText>
        </w:r>
        <w:r w:rsidR="0015584C" w:rsidDel="00603BB7">
          <w:rPr>
            <w:rFonts w:ascii="Arial" w:eastAsia="Times New Roman" w:hAnsi="Arial" w:cs="Arial"/>
            <w:color w:val="000000"/>
            <w:kern w:val="0"/>
            <w14:ligatures w14:val="none"/>
          </w:rPr>
          <w:fldChar w:fldCharType="end"/>
        </w:r>
        <w:r w:rsidR="00FB49AE" w:rsidDel="00603BB7">
          <w:delText>,</w:delText>
        </w:r>
        <w:r w:rsidDel="00603BB7">
          <w:rPr>
            <w:rFonts w:ascii="Arial" w:eastAsia="Times New Roman" w:hAnsi="Arial" w:cs="Arial"/>
            <w:color w:val="000000"/>
            <w:kern w:val="0"/>
            <w14:ligatures w14:val="none"/>
          </w:rPr>
          <w:delText xml:space="preserve"> </w:delText>
        </w:r>
        <w:r w:rsidR="008D2EC2" w:rsidDel="00603BB7">
          <w:rPr>
            <w:rFonts w:ascii="Arial" w:eastAsia="Times New Roman" w:hAnsi="Arial" w:cs="Arial"/>
            <w:color w:val="000000"/>
            <w:kern w:val="0"/>
            <w14:ligatures w14:val="none"/>
          </w:rPr>
          <w:delText>resulting in</w:delText>
        </w:r>
        <w:r w:rsidRPr="00292FF5" w:rsidDel="00603BB7">
          <w:rPr>
            <w:rFonts w:ascii="Arial" w:eastAsia="Times New Roman" w:hAnsi="Arial" w:cs="Arial"/>
            <w:color w:val="000000"/>
            <w:kern w:val="0"/>
            <w14:ligatures w14:val="none"/>
          </w:rPr>
          <w:delText xml:space="preserve"> suppressed growth, reduced reproductive capacity, and even death</w:delText>
        </w:r>
        <w:r w:rsidR="001C75DF" w:rsidDel="00603BB7">
          <w:rPr>
            <w:rFonts w:ascii="Arial" w:eastAsia="Times New Roman" w:hAnsi="Arial" w:cs="Arial"/>
            <w:color w:val="000000"/>
            <w:kern w:val="0"/>
            <w14:ligatures w14:val="none"/>
          </w:rPr>
          <w:delText xml:space="preserve"> </w:delText>
        </w:r>
        <w:r w:rsidR="001C75DF" w:rsidDel="00603BB7">
          <w:rPr>
            <w:rFonts w:ascii="Arial" w:eastAsia="Times New Roman" w:hAnsi="Arial" w:cs="Arial"/>
            <w:color w:val="000000"/>
            <w:kern w:val="0"/>
            <w14:ligatures w14:val="none"/>
          </w:rPr>
          <w:fldChar w:fldCharType="begin"/>
        </w:r>
        <w:r w:rsidR="00E95E6A" w:rsidDel="00603BB7">
          <w:rPr>
            <w:rFonts w:ascii="Arial" w:eastAsia="Times New Roman" w:hAnsi="Arial" w:cs="Arial"/>
            <w:color w:val="000000"/>
            <w:kern w:val="0"/>
            <w14:ligatures w14:val="none"/>
          </w:rPr>
          <w:delInstrText xml:space="preserve"> ADDIN ZOTERO_ITEM CSL_CITATION {"citationID":"hJDa5Sxg","properties":{"formattedCitation":"(Pankhurst and Van Der Kraak, 1997; Contreras-S\\uc0\\u225{}nchez {\\i{}et al.}, 1998; Schreck {\\i{}et al.}, 2001; Schreck, 2010)","plainCitation":"(Pankhurst and Van Der Kraak, 1997; Contreras-Sánchez et al., 1998; Schreck et al., 2001;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Kraak","given":"G"}],"issued":{"date-parts":[["1997"]]}}},{"id":155,"uris":["http://zotero.org/users/4161640/items/KLWP5UHA"],"itemData":{"id":155,"type":"article-journal","container-title":"Biology of Reproduction","DOI":"10.1095/biolreprod58.2.439","ISSN":"0006-3363, 1529-7268","issue":"2","journalAbbreviation":"Biol. Reprod.","language":"en","page":"439-447","source":"DOI.org (Crossref)","title":"Effects of stress on the reproductive performance of rainbow trout (&lt;i&gt;Oncorhynchus mykiss&lt;/i&gt;)","volume":"58","author":[{"family":"Contreras-Sánchez","given":"W. M."},{"family":"Schreck","given":"C. B."},{"family":"Fitzpatrick","given":"M. S."},{"family":"Pereira","given":"C. B."}],"issued":{"date-parts":[["1998",2,1]]}}},{"id":153,"uris":["http://zotero.org/users/4161640/items/CRFVRBYF"],"itemData":{"id":153,"type":"chapter","container-title":"Reproductive Biotechnology in Finfish Aquaculture","ISBN":"978-0-444-50913-0","language":"en","license":"https://www.elsevier.com/tdm/userlicense/1.0/","note":"DOI: 10.1016/B978-0-444-50913-0.50005-9","page":"3-24","publisher":"Elsevier","source":"DOI.org (Crossref)","title":"Effects of stress on fish reproduction, gamete quality, and progeny","URL":"https://linkinghub.elsevier.com/retrieve/pii/B9780444509130500059","author":[{"family":"Schreck","given":"Carl B."},{"family":"Contreras-Sanchez","given":"Wilfrido"},{"family":"Fitzpatrick","given":"Martin S."}],"accessed":{"date-parts":[["2025",6,25]]},"issued":{"date-parts":[["2001"]]}}},{"id":154,"uris":["http://zotero.org/users/4161640/items/E3SB6KUL"],"itemData":{"id":154,"type":"article-journal","container-title":"General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delInstrText>
        </w:r>
        <w:r w:rsidR="001C75DF" w:rsidDel="00603BB7">
          <w:rPr>
            <w:rFonts w:ascii="Arial" w:eastAsia="Times New Roman" w:hAnsi="Arial" w:cs="Arial"/>
            <w:color w:val="000000"/>
            <w:kern w:val="0"/>
            <w14:ligatures w14:val="none"/>
          </w:rPr>
          <w:fldChar w:fldCharType="separate"/>
        </w:r>
        <w:r w:rsidR="002838B7" w:rsidRPr="002838B7" w:rsidDel="00603BB7">
          <w:rPr>
            <w:rFonts w:ascii="Arial" w:hAnsi="Arial" w:cs="Arial"/>
            <w:color w:val="000000"/>
            <w:kern w:val="0"/>
          </w:rPr>
          <w:delText xml:space="preserve">(Pankhurst and Van Der Kraak, 1997; Contreras-Sánchez </w:delText>
        </w:r>
        <w:r w:rsidR="002838B7" w:rsidRPr="002838B7" w:rsidDel="00603BB7">
          <w:rPr>
            <w:rFonts w:ascii="Arial" w:hAnsi="Arial" w:cs="Arial"/>
            <w:i/>
            <w:iCs/>
            <w:color w:val="000000"/>
            <w:kern w:val="0"/>
          </w:rPr>
          <w:delText>et al.</w:delText>
        </w:r>
        <w:r w:rsidR="002838B7" w:rsidRPr="002838B7" w:rsidDel="00603BB7">
          <w:rPr>
            <w:rFonts w:ascii="Arial" w:hAnsi="Arial" w:cs="Arial"/>
            <w:color w:val="000000"/>
            <w:kern w:val="0"/>
          </w:rPr>
          <w:delText xml:space="preserve">, 1998; Schreck </w:delText>
        </w:r>
        <w:r w:rsidR="002838B7" w:rsidRPr="002838B7" w:rsidDel="00603BB7">
          <w:rPr>
            <w:rFonts w:ascii="Arial" w:hAnsi="Arial" w:cs="Arial"/>
            <w:i/>
            <w:iCs/>
            <w:color w:val="000000"/>
            <w:kern w:val="0"/>
          </w:rPr>
          <w:delText>et al.</w:delText>
        </w:r>
        <w:r w:rsidR="002838B7" w:rsidRPr="002838B7" w:rsidDel="00603BB7">
          <w:rPr>
            <w:rFonts w:ascii="Arial" w:hAnsi="Arial" w:cs="Arial"/>
            <w:color w:val="000000"/>
            <w:kern w:val="0"/>
          </w:rPr>
          <w:delText>, 2001; Schreck, 2010)</w:delText>
        </w:r>
        <w:r w:rsidR="001C75DF" w:rsidDel="00603BB7">
          <w:rPr>
            <w:rFonts w:ascii="Arial" w:eastAsia="Times New Roman" w:hAnsi="Arial" w:cs="Arial"/>
            <w:color w:val="000000"/>
            <w:kern w:val="0"/>
            <w14:ligatures w14:val="none"/>
          </w:rPr>
          <w:fldChar w:fldCharType="end"/>
        </w:r>
        <w:r w:rsidRPr="00292FF5" w:rsidDel="00603BB7">
          <w:rPr>
            <w:rFonts w:ascii="Arial" w:eastAsia="Times New Roman" w:hAnsi="Arial" w:cs="Arial"/>
            <w:color w:val="000000"/>
            <w:kern w:val="0"/>
            <w14:ligatures w14:val="none"/>
          </w:rPr>
          <w:delText xml:space="preserve">. </w:delText>
        </w:r>
        <w:r w:rsidR="00FB49AE" w:rsidDel="00603BB7">
          <w:rPr>
            <w:rFonts w:ascii="Arial" w:eastAsia="Times New Roman" w:hAnsi="Arial" w:cs="Arial"/>
            <w:color w:val="000000"/>
            <w:kern w:val="0"/>
            <w14:ligatures w14:val="none"/>
          </w:rPr>
          <w:delText>T</w:delText>
        </w:r>
        <w:r w:rsidDel="00603BB7">
          <w:rPr>
            <w:rFonts w:ascii="Arial" w:eastAsia="Times New Roman" w:hAnsi="Arial" w:cs="Arial"/>
            <w:color w:val="000000"/>
            <w:kern w:val="0"/>
            <w14:ligatures w14:val="none"/>
          </w:rPr>
          <w:delText>he interaction between xenobiotic exposure and other exogenous stressors</w:delText>
        </w:r>
        <w:r w:rsidR="001C75DF" w:rsidDel="00603BB7">
          <w:rPr>
            <w:rFonts w:ascii="Arial" w:eastAsia="Times New Roman" w:hAnsi="Arial" w:cs="Arial"/>
            <w:color w:val="000000"/>
            <w:kern w:val="0"/>
            <w14:ligatures w14:val="none"/>
          </w:rPr>
          <w:delText>,</w:delText>
        </w:r>
        <w:r w:rsidDel="00603BB7">
          <w:rPr>
            <w:rFonts w:ascii="Arial" w:eastAsia="Times New Roman" w:hAnsi="Arial" w:cs="Arial"/>
            <w:color w:val="000000"/>
            <w:kern w:val="0"/>
            <w14:ligatures w14:val="none"/>
          </w:rPr>
          <w:delText xml:space="preserve"> a</w:delText>
        </w:r>
        <w:r w:rsidR="003E7E30" w:rsidDel="00603BB7">
          <w:rPr>
            <w:rFonts w:ascii="Arial" w:eastAsia="Times New Roman" w:hAnsi="Arial" w:cs="Arial"/>
            <w:color w:val="000000"/>
            <w:kern w:val="0"/>
            <w14:ligatures w14:val="none"/>
          </w:rPr>
          <w:delText>nd</w:delText>
        </w:r>
        <w:r w:rsidDel="00603BB7">
          <w:rPr>
            <w:rFonts w:ascii="Arial" w:eastAsia="Times New Roman" w:hAnsi="Arial" w:cs="Arial"/>
            <w:color w:val="000000"/>
            <w:kern w:val="0"/>
            <w14:ligatures w14:val="none"/>
          </w:rPr>
          <w:delText xml:space="preserve"> their potential synergistic or </w:delText>
        </w:r>
        <w:r w:rsidR="00FB49AE" w:rsidDel="00603BB7">
          <w:rPr>
            <w:rFonts w:ascii="Arial" w:eastAsia="Times New Roman" w:hAnsi="Arial" w:cs="Arial"/>
            <w:color w:val="000000"/>
            <w:kern w:val="0"/>
            <w14:ligatures w14:val="none"/>
          </w:rPr>
          <w:delText>additive</w:delText>
        </w:r>
        <w:r w:rsidDel="00603BB7">
          <w:rPr>
            <w:rFonts w:ascii="Arial" w:eastAsia="Times New Roman" w:hAnsi="Arial" w:cs="Arial"/>
            <w:color w:val="000000"/>
            <w:kern w:val="0"/>
            <w14:ligatures w14:val="none"/>
          </w:rPr>
          <w:delText xml:space="preserve"> </w:delText>
        </w:r>
        <w:r w:rsidR="00FB49AE" w:rsidDel="00603BB7">
          <w:rPr>
            <w:rFonts w:ascii="Arial" w:eastAsia="Times New Roman" w:hAnsi="Arial" w:cs="Arial"/>
            <w:color w:val="000000"/>
            <w:kern w:val="0"/>
            <w14:ligatures w14:val="none"/>
          </w:rPr>
          <w:delText>e</w:delText>
        </w:r>
        <w:r w:rsidDel="00603BB7">
          <w:rPr>
            <w:rFonts w:ascii="Arial" w:eastAsia="Times New Roman" w:hAnsi="Arial" w:cs="Arial"/>
            <w:color w:val="000000"/>
            <w:kern w:val="0"/>
            <w14:ligatures w14:val="none"/>
          </w:rPr>
          <w:delText>ffects on stress biomarkers</w:delText>
        </w:r>
        <w:r w:rsidR="001C75DF" w:rsidDel="00603BB7">
          <w:rPr>
            <w:rFonts w:ascii="Arial" w:eastAsia="Times New Roman" w:hAnsi="Arial" w:cs="Arial"/>
            <w:color w:val="000000"/>
            <w:kern w:val="0"/>
            <w14:ligatures w14:val="none"/>
          </w:rPr>
          <w:delText>,</w:delText>
        </w:r>
        <w:r w:rsidR="00FB49AE" w:rsidDel="00603BB7">
          <w:rPr>
            <w:rFonts w:ascii="Arial" w:eastAsia="Times New Roman" w:hAnsi="Arial" w:cs="Arial"/>
            <w:color w:val="000000"/>
            <w:kern w:val="0"/>
            <w14:ligatures w14:val="none"/>
          </w:rPr>
          <w:delText xml:space="preserve"> remains understudied</w:delText>
        </w:r>
        <w:r w:rsidDel="00603BB7">
          <w:rPr>
            <w:rFonts w:ascii="Arial" w:eastAsia="Times New Roman" w:hAnsi="Arial" w:cs="Arial"/>
            <w:color w:val="000000"/>
            <w:kern w:val="0"/>
            <w14:ligatures w14:val="none"/>
          </w:rPr>
          <w:delText>.</w:delText>
        </w:r>
      </w:del>
      <w:del w:id="262" w:author="Reviewer" w:date="2026-06-02T12:51:00Z" w16du:dateUtc="2026-06-02T17:51:00Z">
        <w:r w:rsidDel="004027E8">
          <w:rPr>
            <w:rFonts w:ascii="Arial" w:eastAsia="Times New Roman" w:hAnsi="Arial" w:cs="Arial"/>
            <w:color w:val="000000"/>
            <w:kern w:val="0"/>
            <w14:ligatures w14:val="none"/>
          </w:rPr>
          <w:delText xml:space="preserve"> </w:delText>
        </w:r>
      </w:del>
      <w:r>
        <w:rPr>
          <w:rFonts w:ascii="Arial" w:eastAsia="Times New Roman" w:hAnsi="Arial" w:cs="Arial"/>
          <w:color w:val="000000"/>
          <w:kern w:val="0"/>
          <w14:ligatures w14:val="none"/>
        </w:rPr>
        <w:t>Further</w:t>
      </w:r>
      <w:r w:rsidR="00FB49AE">
        <w:rPr>
          <w:rFonts w:ascii="Arial" w:eastAsia="Times New Roman" w:hAnsi="Arial" w:cs="Arial"/>
          <w:color w:val="000000"/>
          <w:kern w:val="0"/>
          <w14:ligatures w14:val="none"/>
        </w:rPr>
        <w:t>more</w:t>
      </w:r>
      <w:r>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rate</w:t>
      </w:r>
      <w:r>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2025)","noteIndex":0},"citationItems":[{"id":157,"uris":["http://zotero.org/users/4161640/items/BRTL3KDZ"],"itemData":{"id":157,"type":"article-journal","abstract":"ABSTRACT\n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fold) for these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R."}],"issued":{"date-parts":[["2021",8]]}}},{"id":159,"uris":["http://zotero.org/users/4161640/items/Z9262ZRY"],"itemData":{"id":159,"type":"article-journal","container-title":"International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Pr="00292FF5">
        <w:rPr>
          <w:rFonts w:ascii="Arial" w:eastAsia="Times New Roman" w:hAnsi="Arial" w:cs="Arial"/>
          <w:color w:val="000000"/>
          <w:kern w:val="0"/>
          <w14:ligatures w14:val="none"/>
        </w:rPr>
        <w:t>.</w:t>
      </w:r>
    </w:p>
    <w:p w14:paraId="139FC6F8" w14:textId="53DBA482" w:rsidR="00AF634C" w:rsidRPr="00292FF5" w:rsidRDefault="00AF634C" w:rsidP="00207381">
      <w:pPr>
        <w:spacing w:line="480" w:lineRule="auto"/>
        <w:ind w:firstLine="720"/>
        <w:rPr>
          <w:rFonts w:ascii="Arial" w:eastAsia="Times New Roman" w:hAnsi="Arial" w:cs="Arial"/>
          <w:kern w:val="0"/>
          <w14:ligatures w14:val="none"/>
        </w:rPr>
      </w:pPr>
      <w:del w:id="263" w:author="Reviewer" w:date="2026-06-02T12:52:00Z" w16du:dateUtc="2026-06-02T17:52:00Z">
        <w:r w:rsidRPr="00292FF5" w:rsidDel="004027E8">
          <w:rPr>
            <w:rFonts w:ascii="Arial" w:eastAsia="Times New Roman" w:hAnsi="Arial" w:cs="Arial"/>
            <w:color w:val="000000"/>
            <w:kern w:val="0"/>
            <w14:ligatures w14:val="none"/>
          </w:rPr>
          <w:delText>The l</w:delText>
        </w:r>
      </w:del>
      <w:ins w:id="264" w:author="Reviewer" w:date="2026-06-02T12:52:00Z" w16du:dateUtc="2026-06-02T17:52:00Z">
        <w:r w:rsidR="004027E8">
          <w:rPr>
            <w:rFonts w:ascii="Arial" w:eastAsia="Times New Roman" w:hAnsi="Arial" w:cs="Arial"/>
            <w:color w:val="000000"/>
            <w:kern w:val="0"/>
            <w14:ligatures w14:val="none"/>
          </w:rPr>
          <w:t>L</w:t>
        </w:r>
      </w:ins>
      <w:r w:rsidRPr="00292FF5">
        <w:rPr>
          <w:rFonts w:ascii="Arial" w:eastAsia="Times New Roman" w:hAnsi="Arial" w:cs="Arial"/>
          <w:color w:val="000000"/>
          <w:kern w:val="0"/>
          <w14:ligatures w14:val="none"/>
        </w:rPr>
        <w:t>argemouth bass (</w:t>
      </w:r>
      <w:r w:rsidRPr="00292FF5">
        <w:rPr>
          <w:rFonts w:ascii="Arial" w:eastAsia="Times New Roman" w:hAnsi="Arial" w:cs="Arial"/>
          <w:i/>
          <w:iCs/>
          <w:color w:val="000000"/>
          <w:kern w:val="0"/>
          <w14:ligatures w14:val="none"/>
        </w:rPr>
        <w:t>Micropterus nigricans</w:t>
      </w:r>
      <w:del w:id="265" w:author="Reviewer" w:date="2026-06-02T12:52:00Z" w16du:dateUtc="2026-06-02T17:52:00Z">
        <w:r w:rsidRPr="00292FF5" w:rsidDel="004027E8">
          <w:rPr>
            <w:rFonts w:ascii="Arial" w:eastAsia="Times New Roman" w:hAnsi="Arial" w:cs="Arial"/>
            <w:color w:val="000000"/>
            <w:kern w:val="0"/>
            <w14:ligatures w14:val="none"/>
          </w:rPr>
          <w:delText xml:space="preserve">; referred </w:delText>
        </w:r>
        <w:r w:rsidR="002B7DFC" w:rsidDel="004027E8">
          <w:rPr>
            <w:rFonts w:ascii="Arial" w:eastAsia="Times New Roman" w:hAnsi="Arial" w:cs="Arial"/>
            <w:color w:val="000000"/>
            <w:kern w:val="0"/>
            <w14:ligatures w14:val="none"/>
          </w:rPr>
          <w:delText xml:space="preserve">to </w:delText>
        </w:r>
        <w:r w:rsidRPr="00292FF5" w:rsidDel="004027E8">
          <w:rPr>
            <w:rFonts w:ascii="Arial" w:eastAsia="Times New Roman" w:hAnsi="Arial" w:cs="Arial"/>
            <w:color w:val="000000"/>
            <w:kern w:val="0"/>
            <w14:ligatures w14:val="none"/>
          </w:rPr>
          <w:delText>hereafter as bass</w:delText>
        </w:r>
      </w:del>
      <w:r w:rsidRPr="00292FF5">
        <w:rPr>
          <w:rFonts w:ascii="Arial" w:eastAsia="Times New Roman" w:hAnsi="Arial" w:cs="Arial"/>
          <w:color w:val="000000"/>
          <w:kern w:val="0"/>
          <w14:ligatures w14:val="none"/>
        </w:rPr>
        <w:t xml:space="preserve">; </w:t>
      </w:r>
      <w:r w:rsidR="005F182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2022)","dontUpdate":true,"noteIndex":0},"citationItems":[{"id":162,"uris":["http://zotero.org/users/4161640/items/G3DPDFA2"],"itemData":{"id":162,"type":"article-journal","title":"&lt;i&gt;Histoire Naturelle Des Poissons V. 4&lt;/i&gt;","author":[{"family":"Lacépède","given":"B. G. E."}],"issued":{"date-parts":[["1802"]]}}},{"id":163,"uris":["http://zotero.org/users/4161640/items/JPNQTMHX"],"itemData":{"id":163,"type":"article-journal","container-title":"Journal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A."}],"issued":{"date-parts":[["1822"]]}}},{"id":160,"uris":["http://zotero.org/users/4161640/items/DA5B4GW7"],"itemData":{"id":160,"type":"article-journal","abstract":"Abstract\n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proofErr w:type="spellStart"/>
      <w:r w:rsidR="005F1824" w:rsidRPr="005F1824">
        <w:rPr>
          <w:rFonts w:ascii="Arial" w:hAnsi="Arial" w:cs="Arial"/>
          <w:color w:val="000000"/>
          <w:kern w:val="0"/>
        </w:rPr>
        <w:t>Lacépède</w:t>
      </w:r>
      <w:proofErr w:type="spellEnd"/>
      <w:r w:rsidR="005F1824" w:rsidRPr="005F1824">
        <w:rPr>
          <w:rFonts w:ascii="Arial" w:hAnsi="Arial" w:cs="Arial"/>
          <w:color w:val="000000"/>
          <w:kern w:val="0"/>
        </w:rPr>
        <w:t xml:space="preserv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del w:id="266" w:author="Reviewer" w:date="2026-06-02T12:52:00Z" w16du:dateUtc="2026-06-02T17:52:00Z">
        <w:r w:rsidRPr="00292FF5" w:rsidDel="004027E8">
          <w:rPr>
            <w:rFonts w:ascii="Arial" w:eastAsia="Times New Roman" w:hAnsi="Arial" w:cs="Arial"/>
            <w:color w:val="000000"/>
            <w:kern w:val="0"/>
            <w14:ligatures w14:val="none"/>
          </w:rPr>
          <w:delText xml:space="preserve">is </w:delText>
        </w:r>
        <w:r w:rsidR="0047765D" w:rsidDel="004027E8">
          <w:rPr>
            <w:rFonts w:ascii="Arial" w:eastAsia="Times New Roman" w:hAnsi="Arial" w:cs="Arial"/>
            <w:color w:val="000000"/>
            <w:kern w:val="0"/>
            <w14:ligatures w14:val="none"/>
          </w:rPr>
          <w:delText>an</w:delText>
        </w:r>
      </w:del>
      <w:ins w:id="267" w:author="Reviewer" w:date="2026-06-02T12:52:00Z" w16du:dateUtc="2026-06-02T17:52:00Z">
        <w:r w:rsidR="004027E8">
          <w:rPr>
            <w:rFonts w:ascii="Arial" w:eastAsia="Times New Roman" w:hAnsi="Arial" w:cs="Arial"/>
            <w:color w:val="000000"/>
            <w:kern w:val="0"/>
            <w14:ligatures w14:val="none"/>
          </w:rPr>
          <w:t>are</w:t>
        </w:r>
      </w:ins>
      <w:r w:rsidR="0047765D">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ecologically</w:t>
      </w:r>
      <w:del w:id="268" w:author="Reviewer" w:date="2026-06-02T12:53:00Z" w16du:dateUtc="2026-06-02T17:53:00Z">
        <w:r w:rsidRPr="00292FF5" w:rsidDel="00EC0ADB">
          <w:rPr>
            <w:rFonts w:ascii="Arial" w:eastAsia="Times New Roman" w:hAnsi="Arial" w:cs="Arial"/>
            <w:color w:val="000000"/>
            <w:kern w:val="0"/>
            <w14:ligatures w14:val="none"/>
          </w:rPr>
          <w:delText>,</w:delText>
        </w:r>
      </w:del>
      <w:ins w:id="269" w:author="Reviewer" w:date="2026-06-02T12:53:00Z" w16du:dateUtc="2026-06-02T17:53:00Z">
        <w:r w:rsidR="00EC0ADB">
          <w:rPr>
            <w:rFonts w:ascii="Arial" w:eastAsia="Times New Roman" w:hAnsi="Arial" w:cs="Arial"/>
            <w:color w:val="000000"/>
            <w:kern w:val="0"/>
            <w14:ligatures w14:val="none"/>
          </w:rPr>
          <w:t xml:space="preserve"> and</w:t>
        </w:r>
      </w:ins>
      <w:r w:rsidRPr="00292FF5">
        <w:rPr>
          <w:rFonts w:ascii="Arial" w:eastAsia="Times New Roman" w:hAnsi="Arial" w:cs="Arial"/>
          <w:color w:val="000000"/>
          <w:kern w:val="0"/>
          <w14:ligatures w14:val="none"/>
        </w:rPr>
        <w:t xml:space="preserve"> </w:t>
      </w:r>
      <w:del w:id="270" w:author="Reviewer" w:date="2026-06-02T12:53:00Z" w16du:dateUtc="2026-06-02T17:53:00Z">
        <w:r w:rsidRPr="00292FF5" w:rsidDel="00EC0ADB">
          <w:rPr>
            <w:rFonts w:ascii="Arial" w:eastAsia="Times New Roman" w:hAnsi="Arial" w:cs="Arial"/>
            <w:color w:val="000000"/>
            <w:kern w:val="0"/>
            <w14:ligatures w14:val="none"/>
          </w:rPr>
          <w:delText>socio</w:delText>
        </w:r>
      </w:del>
      <w:r w:rsidRPr="00292FF5">
        <w:rPr>
          <w:rFonts w:ascii="Arial" w:eastAsia="Times New Roman" w:hAnsi="Arial" w:cs="Arial"/>
          <w:color w:val="000000"/>
          <w:kern w:val="0"/>
          <w14:ligatures w14:val="none"/>
        </w:rPr>
        <w:t>economically</w:t>
      </w:r>
      <w:del w:id="271" w:author="Reviewer" w:date="2026-06-02T12:53:00Z" w16du:dateUtc="2026-06-02T17:53:00Z">
        <w:r w:rsidRPr="00292FF5" w:rsidDel="00EC0ADB">
          <w:rPr>
            <w:rFonts w:ascii="Arial" w:eastAsia="Times New Roman" w:hAnsi="Arial" w:cs="Arial"/>
            <w:color w:val="000000"/>
            <w:kern w:val="0"/>
            <w14:ligatures w14:val="none"/>
          </w:rPr>
          <w:delText>, culturally, and nutritionally</w:delText>
        </w:r>
      </w:del>
      <w:r w:rsidR="0047765D">
        <w:rPr>
          <w:rFonts w:ascii="Arial" w:eastAsia="Times New Roman" w:hAnsi="Arial" w:cs="Arial"/>
          <w:color w:val="000000"/>
          <w:kern w:val="0"/>
          <w14:ligatures w14:val="none"/>
        </w:rPr>
        <w:t xml:space="preserve"> valuable freshwater</w:t>
      </w:r>
      <w:ins w:id="272" w:author="Reviewer" w:date="2026-06-02T12:53:00Z" w16du:dateUtc="2026-06-02T17:53:00Z">
        <w:r w:rsidR="00EC0ADB">
          <w:rPr>
            <w:rFonts w:ascii="Arial" w:eastAsia="Times New Roman" w:hAnsi="Arial" w:cs="Arial"/>
            <w:color w:val="000000"/>
            <w:kern w:val="0"/>
            <w14:ligatures w14:val="none"/>
          </w:rPr>
          <w:t xml:space="preserve"> predators</w:t>
        </w:r>
      </w:ins>
      <w:del w:id="273" w:author="Reviewer" w:date="2026-06-02T12:53:00Z" w16du:dateUtc="2026-06-02T17:53:00Z">
        <w:r w:rsidR="0047765D" w:rsidDel="00EC0ADB">
          <w:rPr>
            <w:rFonts w:ascii="Arial" w:eastAsia="Times New Roman" w:hAnsi="Arial" w:cs="Arial"/>
            <w:color w:val="000000"/>
            <w:kern w:val="0"/>
            <w14:ligatures w14:val="none"/>
          </w:rPr>
          <w:delText xml:space="preserve"> species</w:delText>
        </w:r>
      </w:del>
      <w:del w:id="274" w:author="Reviewer" w:date="2026-06-02T12:54:00Z" w16du:dateUtc="2026-06-02T17:54:00Z">
        <w:r w:rsidRPr="00292FF5" w:rsidDel="00EC0ADB">
          <w:rPr>
            <w:rFonts w:ascii="Arial" w:eastAsia="Times New Roman" w:hAnsi="Arial" w:cs="Arial"/>
            <w:color w:val="000000"/>
            <w:kern w:val="0"/>
            <w14:ligatures w14:val="none"/>
          </w:rPr>
          <w:delText>. As the most sought-after and heavily managed fish in North America</w:delText>
        </w:r>
      </w:del>
      <w:ins w:id="275" w:author="Reviewer" w:date="2026-06-02T13:53:00Z" w16du:dateUtc="2026-06-02T18:53:00Z">
        <w:r w:rsidR="00362023">
          <w:rPr>
            <w:rFonts w:ascii="Arial" w:eastAsia="Times New Roman" w:hAnsi="Arial" w:cs="Arial"/>
            <w:color w:val="000000"/>
            <w:kern w:val="0"/>
            <w14:ligatures w14:val="none"/>
          </w:rPr>
          <w:t xml:space="preserve"> </w:t>
        </w:r>
      </w:ins>
      <w:del w:id="276" w:author="Reviewer" w:date="2026-06-02T13:53:00Z" w16du:dateUtc="2026-06-02T18:53:00Z">
        <w:r w:rsidR="00C6688A" w:rsidDel="00362023">
          <w:rPr>
            <w:rFonts w:ascii="Arial" w:eastAsia="Times New Roman" w:hAnsi="Arial" w:cs="Arial"/>
            <w:color w:val="000000"/>
            <w:kern w:val="0"/>
            <w14:ligatures w14:val="none"/>
          </w:rPr>
          <w:delText xml:space="preserve"> </w:delText>
        </w:r>
        <w:r w:rsidR="00C6688A" w:rsidDel="00362023">
          <w:rPr>
            <w:rFonts w:ascii="Arial" w:eastAsia="Times New Roman" w:hAnsi="Arial" w:cs="Arial"/>
            <w:color w:val="000000"/>
            <w:kern w:val="0"/>
            <w14:ligatures w14:val="none"/>
          </w:rPr>
          <w:fldChar w:fldCharType="begin"/>
        </w:r>
        <w:r w:rsidR="00E95E6A" w:rsidDel="00362023">
          <w:rPr>
            <w:rFonts w:ascii="Arial" w:eastAsia="Times New Roman" w:hAnsi="Arial" w:cs="Arial"/>
            <w:color w:val="000000"/>
            <w:kern w:val="0"/>
            <w14:ligatures w14:val="none"/>
          </w:rPr>
          <w:delInstrText xml:space="preserve"> ADDIN ZOTERO_ITEM CSL_CITATION {"citationID":"sFjJGD1A","properties":{"formattedCitation":"(Carlson and Isermann, 2010; Claussen, 2015; Taylor {\\i{}et al.}, 2019)","plainCitation":"(Carlson and Isermann, 2010; Claussen, 2015; Taylor et al., 2019)","noteIndex":0},"citationItems":[{"id":165,"uris":["http://zotero.org/users/4161640/items/EY75IPLG"],"itemData":{"id":165,"type":"article-journal","container-title":"North American Journal of Fisheries Management","DOI":"10.1577/M08-256.1","ISSN":"0275-5947, 1548-8675","issue":"1","journalAbbreviation":"N Am J Fish Manag","language":"en","license":"https://academic.oup.com/pages/standard-publication-reuse-rights","page":"209-220","source":"DOI.org (Crossref)","title":"Mandatory catch and release and maximum length limits for largemouth bass in Minnesota: is exploitation still a relevant concern?","title-short":"Mandatory Catch and Release and Maximum Length Limits for Largemouth Bass in Minnesota","volume":"30","author":[{"family":"Carlson","given":"Andrew J."},{"family":"Isermann","given":"Daniel A."}],"issued":{"date-parts":[["2010",2,1]]}}},{"id":166,"uris":["http://zotero.org/users/4161640/items/9Y4LTBMG"],"itemData":{"id":166,"type":"chapter","container-title":"Black Bass Diversity: Multidisciplinary Science for Conservation","event-place":"Bethesda, Maryland, USA","ISBN":"978-1-934874-40-0","note":"DOI: 10.47886/9781934874400.ch3","page":"27-34","publisher":"American Fisheries Society","publisher-place":"Bethesda, Maryland, USA","source":"DOI.org (Crossref)","title":"Largemouth Bass &lt;i&gt;Micropterus salmoides&lt;/i&gt; (Lacepède, 1802)","title-short":"Black Bass Diversity","URL":"https://fisheries.org/doi/9781934874400-ch3","editor":[{"family":"Tringali","given":"Michael D."},{"family":"Long","given":"James M."},{"family":"Birdsong","given":"Timothy W."},{"family":"Allen","given":"Micheal S."}],"author":[{"family":"Claussen","given":"Julie E."}],"accessed":{"date-parts":[["2025",6,25]]},"issued":{"date-parts":[["2015"]]}}},{"id":167,"uris":["http://zotero.org/users/4161640/items/IBCVIFGF"],"itemData":{"id":167,"type":"article-journal","container-title":"Fisheries","DOI":"10.1002/fsh.10187","ISSN":"0363-2415,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delInstrText>
        </w:r>
        <w:r w:rsidR="00C6688A" w:rsidDel="00362023">
          <w:rPr>
            <w:rFonts w:ascii="Arial" w:eastAsia="Times New Roman" w:hAnsi="Arial" w:cs="Arial"/>
            <w:color w:val="000000"/>
            <w:kern w:val="0"/>
            <w14:ligatures w14:val="none"/>
          </w:rPr>
          <w:fldChar w:fldCharType="separate"/>
        </w:r>
        <w:r w:rsidR="002838B7" w:rsidRPr="002838B7" w:rsidDel="00362023">
          <w:rPr>
            <w:rFonts w:ascii="Arial" w:hAnsi="Arial" w:cs="Arial"/>
            <w:color w:val="000000"/>
            <w:kern w:val="0"/>
          </w:rPr>
          <w:delText xml:space="preserve">(Carlson and Isermann, 2010; </w:delText>
        </w:r>
      </w:del>
      <w:del w:id="277" w:author="Reviewer" w:date="2026-06-02T13:52:00Z" w16du:dateUtc="2026-06-02T18:52:00Z">
        <w:r w:rsidR="002838B7" w:rsidRPr="002838B7" w:rsidDel="00362023">
          <w:rPr>
            <w:rFonts w:ascii="Arial" w:hAnsi="Arial" w:cs="Arial"/>
            <w:color w:val="000000"/>
            <w:kern w:val="0"/>
          </w:rPr>
          <w:delText xml:space="preserve">Claussen, 2015; </w:delText>
        </w:r>
      </w:del>
      <w:del w:id="278" w:author="Reviewer" w:date="2026-06-02T13:53:00Z" w16du:dateUtc="2026-06-02T18:53:00Z">
        <w:r w:rsidR="002838B7" w:rsidRPr="002838B7" w:rsidDel="00362023">
          <w:rPr>
            <w:rFonts w:ascii="Arial" w:hAnsi="Arial" w:cs="Arial"/>
            <w:color w:val="000000"/>
            <w:kern w:val="0"/>
          </w:rPr>
          <w:delText xml:space="preserve">Taylor </w:delText>
        </w:r>
        <w:r w:rsidR="002838B7" w:rsidRPr="002838B7" w:rsidDel="00362023">
          <w:rPr>
            <w:rFonts w:ascii="Arial" w:hAnsi="Arial" w:cs="Arial"/>
            <w:i/>
            <w:iCs/>
            <w:color w:val="000000"/>
            <w:kern w:val="0"/>
          </w:rPr>
          <w:delText>et al.</w:delText>
        </w:r>
        <w:r w:rsidR="002838B7" w:rsidRPr="002838B7" w:rsidDel="00362023">
          <w:rPr>
            <w:rFonts w:ascii="Arial" w:hAnsi="Arial" w:cs="Arial"/>
            <w:color w:val="000000"/>
            <w:kern w:val="0"/>
          </w:rPr>
          <w:delText>, 2019)</w:delText>
        </w:r>
        <w:r w:rsidR="00C6688A" w:rsidDel="00362023">
          <w:rPr>
            <w:rFonts w:ascii="Arial" w:eastAsia="Times New Roman" w:hAnsi="Arial" w:cs="Arial"/>
            <w:color w:val="000000"/>
            <w:kern w:val="0"/>
            <w14:ligatures w14:val="none"/>
          </w:rPr>
          <w:fldChar w:fldCharType="end"/>
        </w:r>
      </w:del>
      <w:ins w:id="279" w:author="Reviewer" w:date="2026-06-02T12:54:00Z" w16du:dateUtc="2026-06-02T17:54:00Z">
        <w:r w:rsidR="00EC0ADB">
          <w:rPr>
            <w:rFonts w:ascii="Arial" w:eastAsia="Times New Roman" w:hAnsi="Arial" w:cs="Arial"/>
            <w:color w:val="000000"/>
            <w:kern w:val="0"/>
            <w14:ligatures w14:val="none"/>
          </w:rPr>
          <w:t>widely distributed</w:t>
        </w:r>
      </w:ins>
      <w:ins w:id="280" w:author="Reviewer" w:date="2026-06-02T12:55:00Z" w16du:dateUtc="2026-06-02T17:55:00Z">
        <w:r w:rsidR="00EC0ADB">
          <w:rPr>
            <w:rFonts w:ascii="Arial" w:eastAsia="Times New Roman" w:hAnsi="Arial" w:cs="Arial"/>
            <w:color w:val="000000"/>
            <w:kern w:val="0"/>
            <w14:ligatures w14:val="none"/>
          </w:rPr>
          <w:t xml:space="preserve"> across North America</w:t>
        </w:r>
      </w:ins>
      <w:del w:id="281" w:author="Reviewer" w:date="2026-06-02T12:56:00Z" w16du:dateUtc="2026-06-02T17:56:00Z">
        <w:r w:rsidRPr="00292FF5" w:rsidDel="00EC0ADB">
          <w:rPr>
            <w:rFonts w:ascii="Arial" w:eastAsia="Times New Roman" w:hAnsi="Arial" w:cs="Arial"/>
            <w:color w:val="000000"/>
            <w:kern w:val="0"/>
            <w14:ligatures w14:val="none"/>
          </w:rPr>
          <w:delText>, black basses (</w:delText>
        </w:r>
        <w:r w:rsidRPr="00292FF5" w:rsidDel="00EC0ADB">
          <w:rPr>
            <w:rFonts w:ascii="Arial" w:eastAsia="Times New Roman" w:hAnsi="Arial" w:cs="Arial"/>
            <w:i/>
            <w:iCs/>
            <w:color w:val="000000"/>
            <w:kern w:val="0"/>
            <w14:ligatures w14:val="none"/>
          </w:rPr>
          <w:delText xml:space="preserve">Micropterus </w:delText>
        </w:r>
        <w:r w:rsidRPr="00292FF5" w:rsidDel="00EC0ADB">
          <w:rPr>
            <w:rFonts w:ascii="Arial" w:eastAsia="Times New Roman" w:hAnsi="Arial" w:cs="Arial"/>
            <w:color w:val="000000"/>
            <w:kern w:val="0"/>
            <w14:ligatures w14:val="none"/>
          </w:rPr>
          <w:delText xml:space="preserve">spp.) are top-level piscivores that generate tens of billions </w:delText>
        </w:r>
        <w:r w:rsidR="00C6688A" w:rsidDel="00EC0ADB">
          <w:rPr>
            <w:rFonts w:ascii="Arial" w:eastAsia="Times New Roman" w:hAnsi="Arial" w:cs="Arial"/>
            <w:color w:val="000000"/>
            <w:kern w:val="0"/>
            <w14:ligatures w14:val="none"/>
          </w:rPr>
          <w:delText xml:space="preserve">of </w:delText>
        </w:r>
        <w:r w:rsidR="002B7DFC" w:rsidDel="00EC0ADB">
          <w:rPr>
            <w:rFonts w:ascii="Arial" w:eastAsia="Times New Roman" w:hAnsi="Arial" w:cs="Arial"/>
            <w:color w:val="000000"/>
            <w:kern w:val="0"/>
            <w14:ligatures w14:val="none"/>
          </w:rPr>
          <w:delText>U.S.</w:delText>
        </w:r>
        <w:r w:rsidRPr="00292FF5" w:rsidDel="00EC0ADB">
          <w:rPr>
            <w:rFonts w:ascii="Arial" w:eastAsia="Times New Roman" w:hAnsi="Arial" w:cs="Arial"/>
            <w:color w:val="000000"/>
            <w:kern w:val="0"/>
            <w14:ligatures w14:val="none"/>
          </w:rPr>
          <w:delText xml:space="preserve"> dollars</w:delText>
        </w:r>
        <w:r w:rsidR="008D3C73" w:rsidDel="00EC0ADB">
          <w:rPr>
            <w:rFonts w:ascii="Arial" w:eastAsia="Times New Roman" w:hAnsi="Arial" w:cs="Arial"/>
            <w:color w:val="000000"/>
            <w:kern w:val="0"/>
            <w14:ligatures w14:val="none"/>
          </w:rPr>
          <w:delText xml:space="preserve"> annually</w:delText>
        </w:r>
        <w:r w:rsidR="00A52B25" w:rsidDel="00EC0ADB">
          <w:rPr>
            <w:rFonts w:ascii="Arial" w:eastAsia="Times New Roman" w:hAnsi="Arial" w:cs="Arial"/>
            <w:color w:val="000000"/>
            <w:kern w:val="0"/>
            <w14:ligatures w14:val="none"/>
          </w:rPr>
          <w:delText xml:space="preserve"> </w:delText>
        </w:r>
        <w:r w:rsidR="00A52B25" w:rsidDel="00EC0ADB">
          <w:rPr>
            <w:rFonts w:ascii="Arial" w:eastAsia="Times New Roman" w:hAnsi="Arial" w:cs="Arial"/>
            <w:color w:val="000000"/>
            <w:kern w:val="0"/>
            <w14:ligatures w14:val="none"/>
          </w:rPr>
          <w:fldChar w:fldCharType="begin"/>
        </w:r>
        <w:r w:rsidR="00E95E6A" w:rsidDel="00EC0ADB">
          <w:rPr>
            <w:rFonts w:ascii="Arial" w:eastAsia="Times New Roman" w:hAnsi="Arial" w:cs="Arial"/>
            <w:color w:val="000000"/>
            <w:kern w:val="0"/>
            <w14:ligatures w14:val="none"/>
          </w:rPr>
          <w:delInstrText xml:space="preserve"> ADDIN ZOTERO_ITEM CSL_CITATION {"citationID":"95GqYYga","properties":{"formattedCitation":"(U.S. Department of the Interior, U.S. Fish and Wildlife Service. {\\i{}2022 National Survey of Fishing, Hunting, and Wildlife-Associated Recreation}., 2023)","plainCitation":"(U.S. Department of the Interior, U.S. Fish and Wildlife Service. 2022 National Survey of Fishing, Hunting, and Wildlife-Associated Recreation., 2023)","dontUpdate":true,"noteIndex":0},"citationItems":[{"id":171,"uris":["http://zotero.org/users/4161640/items/ZTLN5IV4"],"itemData":{"id":171,"type":"document","title":"U.S. Department of the Interior, U.S. Fish and Wildlife Service. (USDOI). &lt;i&gt;2022 National Survey of Fishing, Hunting, and Wildlife-Associated Recreation&lt;/i&gt;.","issued":{"date-parts":[["2023"]]}}}],"schema":"https://github.com/citation-style-language/schema/raw/master/csl-citation.json"} </w:delInstrText>
        </w:r>
        <w:r w:rsidR="00A52B25" w:rsidDel="00EC0ADB">
          <w:rPr>
            <w:rFonts w:ascii="Arial" w:eastAsia="Times New Roman" w:hAnsi="Arial" w:cs="Arial"/>
            <w:color w:val="000000"/>
            <w:kern w:val="0"/>
            <w14:ligatures w14:val="none"/>
          </w:rPr>
          <w:fldChar w:fldCharType="separate"/>
        </w:r>
        <w:r w:rsidR="00A52B25" w:rsidRPr="00A52B25" w:rsidDel="00EC0ADB">
          <w:rPr>
            <w:rFonts w:ascii="Arial" w:hAnsi="Arial" w:cs="Arial"/>
            <w:color w:val="000000"/>
            <w:kern w:val="0"/>
          </w:rPr>
          <w:delText>(U</w:delText>
        </w:r>
        <w:r w:rsidR="00A52B25" w:rsidDel="00EC0ADB">
          <w:rPr>
            <w:rFonts w:ascii="Arial" w:hAnsi="Arial" w:cs="Arial"/>
            <w:color w:val="000000"/>
            <w:kern w:val="0"/>
          </w:rPr>
          <w:delText>SDOI</w:delText>
        </w:r>
        <w:r w:rsidR="00A52B25" w:rsidRPr="00A52B25" w:rsidDel="00EC0ADB">
          <w:rPr>
            <w:rFonts w:ascii="Arial" w:hAnsi="Arial" w:cs="Arial"/>
            <w:color w:val="000000"/>
            <w:kern w:val="0"/>
          </w:rPr>
          <w:delText xml:space="preserve"> 2023)</w:delText>
        </w:r>
        <w:r w:rsidR="00A52B25" w:rsidDel="00EC0ADB">
          <w:rPr>
            <w:rFonts w:ascii="Arial" w:eastAsia="Times New Roman" w:hAnsi="Arial" w:cs="Arial"/>
            <w:color w:val="000000"/>
            <w:kern w:val="0"/>
            <w14:ligatures w14:val="none"/>
          </w:rPr>
          <w:fldChar w:fldCharType="end"/>
        </w:r>
        <w:r w:rsidRPr="00292FF5" w:rsidDel="00EC0ADB">
          <w:rPr>
            <w:rFonts w:ascii="Arial" w:eastAsia="Times New Roman" w:hAnsi="Arial" w:cs="Arial"/>
            <w:color w:val="000000"/>
            <w:kern w:val="0"/>
            <w14:ligatures w14:val="none"/>
          </w:rPr>
          <w:delText xml:space="preserve">. </w:delText>
        </w:r>
        <w:r w:rsidR="008D3C73" w:rsidDel="00EC0ADB">
          <w:rPr>
            <w:rFonts w:ascii="Arial" w:eastAsia="Times New Roman" w:hAnsi="Arial" w:cs="Arial"/>
            <w:color w:val="000000"/>
            <w:kern w:val="0"/>
            <w14:ligatures w14:val="none"/>
          </w:rPr>
          <w:delText>Their</w:delText>
        </w:r>
        <w:r w:rsidRPr="00292FF5" w:rsidDel="00EC0ADB">
          <w:rPr>
            <w:rFonts w:ascii="Arial" w:eastAsia="Times New Roman" w:hAnsi="Arial" w:cs="Arial"/>
            <w:color w:val="000000"/>
            <w:kern w:val="0"/>
            <w14:ligatures w14:val="none"/>
          </w:rPr>
          <w:delText xml:space="preserve"> native range extends from southeastern Canada to northeastern Mexico</w:delText>
        </w:r>
      </w:del>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2019)","noteIndex":0},"citationItems":[{"id":168,"uris":["http://zotero.org/users/4161640/items/6MDCSIZT"],"itemData":{"id":168,"type":"book","event-place":"Bethesda,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ins w:id="282" w:author="Reviewer" w:date="2026-06-02T13:53:00Z" w16du:dateUtc="2026-06-02T18:53:00Z">
        <w:r w:rsidR="00362023">
          <w:rPr>
            <w:rFonts w:ascii="Arial" w:hAnsi="Arial" w:cs="Arial"/>
            <w:color w:val="000000"/>
            <w:kern w:val="0"/>
          </w:rPr>
          <w:t xml:space="preserve">Carlson and Isermann, 2010; </w:t>
        </w:r>
      </w:ins>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ins w:id="283" w:author="Reviewer" w:date="2026-06-02T12:56:00Z" w16du:dateUtc="2026-06-02T17:56:00Z">
        <w:r w:rsidR="00EC0ADB">
          <w:rPr>
            <w:rFonts w:ascii="Arial" w:eastAsia="Times New Roman" w:hAnsi="Arial" w:cs="Arial"/>
            <w:color w:val="000000"/>
            <w:kern w:val="0"/>
            <w14:ligatures w14:val="none"/>
          </w:rPr>
          <w:t xml:space="preserve"> </w:t>
        </w:r>
      </w:ins>
      <w:ins w:id="284" w:author="Reviewer" w:date="2026-06-02T13:03:00Z" w16du:dateUtc="2026-06-02T18:03:00Z">
        <w:r w:rsidR="008F2700">
          <w:rPr>
            <w:rFonts w:ascii="Arial" w:eastAsia="Times New Roman" w:hAnsi="Arial" w:cs="Arial"/>
            <w:color w:val="000000"/>
            <w:kern w:val="0"/>
            <w14:ligatures w14:val="none"/>
          </w:rPr>
          <w:t>that are</w:t>
        </w:r>
      </w:ins>
      <w:ins w:id="285" w:author="Reviewer" w:date="2026-06-02T12:56:00Z" w16du:dateUtc="2026-06-02T17:56:00Z">
        <w:r w:rsidR="00EC0ADB">
          <w:rPr>
            <w:rFonts w:ascii="Arial" w:eastAsia="Times New Roman" w:hAnsi="Arial" w:cs="Arial"/>
            <w:color w:val="000000"/>
            <w:kern w:val="0"/>
            <w14:ligatures w14:val="none"/>
          </w:rPr>
          <w:t xml:space="preserve"> commonly used in ecotoxicological and fisheries research </w:t>
        </w:r>
      </w:ins>
      <w:moveToRangeStart w:id="286" w:author="Reviewer" w:date="2026-06-02T12:58:00Z" w:name="move231297527"/>
      <w:moveTo w:id="287" w:author="Reviewer" w:date="2026-06-02T12:58:00Z" w16du:dateUtc="2026-06-02T17:58:00Z">
        <w:r w:rsidR="00EC0ADB">
          <w:rPr>
            <w:rFonts w:ascii="Arial" w:eastAsia="Times New Roman" w:hAnsi="Arial" w:cs="Arial"/>
            <w:color w:val="000000"/>
            <w:kern w:val="0"/>
            <w14:ligatures w14:val="none"/>
          </w:rPr>
          <w:fldChar w:fldCharType="begin"/>
        </w:r>
        <w:r w:rsidR="00EC0ADB">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and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15 Alabama small impoundments.ResultAfter treatment, Largemouth Bass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densities declined and mean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EC0ADB">
          <w:rPr>
            <w:rFonts w:ascii="Arial" w:eastAsia="Times New Roman" w:hAnsi="Arial" w:cs="Arial"/>
            <w:color w:val="000000"/>
            <w:kern w:val="0"/>
            <w14:ligatures w14:val="none"/>
          </w:rPr>
          <w:fldChar w:fldCharType="separate"/>
        </w:r>
        <w:r w:rsidR="00EC0ADB" w:rsidRPr="002838B7">
          <w:rPr>
            <w:rFonts w:ascii="Arial" w:hAnsi="Arial" w:cs="Arial"/>
            <w:color w:val="000000"/>
            <w:kern w:val="0"/>
          </w:rPr>
          <w:t>(</w:t>
        </w:r>
        <w:proofErr w:type="spellStart"/>
        <w:r w:rsidR="00EC0ADB" w:rsidRPr="002838B7">
          <w:rPr>
            <w:rFonts w:ascii="Arial" w:hAnsi="Arial" w:cs="Arial"/>
            <w:color w:val="000000"/>
            <w:kern w:val="0"/>
          </w:rPr>
          <w:t>Ludsin</w:t>
        </w:r>
        <w:proofErr w:type="spellEnd"/>
        <w:r w:rsidR="00EC0ADB" w:rsidRPr="002838B7">
          <w:rPr>
            <w:rFonts w:ascii="Arial" w:hAnsi="Arial" w:cs="Arial"/>
            <w:color w:val="000000"/>
            <w:kern w:val="0"/>
          </w:rPr>
          <w:t xml:space="preserve"> and DeVries, 1997;</w:t>
        </w:r>
      </w:moveTo>
      <w:ins w:id="288" w:author="Reviewer" w:date="2026-06-02T13:18:00Z" w16du:dateUtc="2026-06-02T18:18:00Z">
        <w:r w:rsidR="00C75FF8">
          <w:rPr>
            <w:rFonts w:ascii="Arial" w:hAnsi="Arial" w:cs="Arial"/>
            <w:color w:val="000000"/>
            <w:kern w:val="0"/>
          </w:rPr>
          <w:t xml:space="preserve"> Hanson and Cooke, 2008; </w:t>
        </w:r>
      </w:ins>
      <w:ins w:id="289" w:author="Reviewer" w:date="2026-06-02T13:22:00Z" w16du:dateUtc="2026-06-02T18:22:00Z">
        <w:r w:rsidR="00C75FF8">
          <w:rPr>
            <w:rFonts w:ascii="Arial" w:hAnsi="Arial" w:cs="Arial"/>
            <w:color w:val="000000"/>
            <w:kern w:val="0"/>
          </w:rPr>
          <w:t>Kieffer and Cooke, 2009;</w:t>
        </w:r>
      </w:ins>
      <w:moveTo w:id="290" w:author="Reviewer" w:date="2026-06-02T12:58:00Z" w16du:dateUtc="2026-06-02T17:58:00Z">
        <w:del w:id="291" w:author="Reviewer" w:date="2026-06-02T13:16:00Z" w16du:dateUtc="2026-06-02T18:16:00Z">
          <w:r w:rsidR="00EC0ADB" w:rsidRPr="002838B7" w:rsidDel="00C75FF8">
            <w:rPr>
              <w:rFonts w:ascii="Arial" w:hAnsi="Arial" w:cs="Arial"/>
              <w:color w:val="000000"/>
              <w:kern w:val="0"/>
            </w:rPr>
            <w:delText xml:space="preserve"> </w:delText>
          </w:r>
        </w:del>
        <w:del w:id="292" w:author="Reviewer" w:date="2026-06-02T12:58:00Z" w16du:dateUtc="2026-06-02T17:58:00Z">
          <w:r w:rsidR="00EC0ADB" w:rsidRPr="002838B7" w:rsidDel="00EC0ADB">
            <w:rPr>
              <w:rFonts w:ascii="Arial" w:hAnsi="Arial" w:cs="Arial"/>
              <w:color w:val="000000"/>
              <w:kern w:val="0"/>
            </w:rPr>
            <w:delText xml:space="preserve">Post </w:delText>
          </w:r>
          <w:r w:rsidR="00EC0ADB" w:rsidRPr="002838B7" w:rsidDel="00EC0ADB">
            <w:rPr>
              <w:rFonts w:ascii="Arial" w:hAnsi="Arial" w:cs="Arial"/>
              <w:i/>
              <w:iCs/>
              <w:color w:val="000000"/>
              <w:kern w:val="0"/>
            </w:rPr>
            <w:delText>et al.</w:delText>
          </w:r>
          <w:r w:rsidR="00EC0ADB" w:rsidRPr="002838B7" w:rsidDel="00EC0ADB">
            <w:rPr>
              <w:rFonts w:ascii="Arial" w:hAnsi="Arial" w:cs="Arial"/>
              <w:color w:val="000000"/>
              <w:kern w:val="0"/>
            </w:rPr>
            <w:delText xml:space="preserve">, 1998; </w:delText>
          </w:r>
        </w:del>
      </w:moveTo>
      <w:ins w:id="293" w:author="Reviewer" w:date="2026-06-02T13:18:00Z" w16du:dateUtc="2026-06-02T18:18:00Z">
        <w:r w:rsidR="00C75FF8">
          <w:rPr>
            <w:rFonts w:ascii="Arial" w:eastAsia="Times New Roman" w:hAnsi="Arial" w:cs="Arial"/>
            <w:b/>
            <w:bCs/>
            <w:color w:val="000000"/>
            <w:kern w:val="0"/>
            <w14:ligatures w14:val="none"/>
          </w:rPr>
          <w:t xml:space="preserve"> </w:t>
        </w:r>
      </w:ins>
      <w:moveTo w:id="294" w:author="Reviewer" w:date="2026-06-02T12:58:00Z" w16du:dateUtc="2026-06-02T17:58:00Z">
        <w:r w:rsidR="00EC0ADB" w:rsidRPr="002838B7">
          <w:rPr>
            <w:rFonts w:ascii="Arial" w:hAnsi="Arial" w:cs="Arial"/>
            <w:color w:val="000000"/>
            <w:kern w:val="0"/>
          </w:rPr>
          <w:lastRenderedPageBreak/>
          <w:t xml:space="preserve">Coleman </w:t>
        </w:r>
        <w:r w:rsidR="00EC0ADB" w:rsidRPr="002838B7">
          <w:rPr>
            <w:rFonts w:ascii="Arial" w:hAnsi="Arial" w:cs="Arial"/>
            <w:i/>
            <w:iCs/>
            <w:color w:val="000000"/>
            <w:kern w:val="0"/>
          </w:rPr>
          <w:t>et al.</w:t>
        </w:r>
        <w:r w:rsidR="00EC0ADB" w:rsidRPr="002838B7">
          <w:rPr>
            <w:rFonts w:ascii="Arial" w:hAnsi="Arial" w:cs="Arial"/>
            <w:color w:val="000000"/>
            <w:kern w:val="0"/>
          </w:rPr>
          <w:t>, 2024)</w:t>
        </w:r>
        <w:r w:rsidR="00EC0ADB">
          <w:rPr>
            <w:rFonts w:ascii="Arial" w:eastAsia="Times New Roman" w:hAnsi="Arial" w:cs="Arial"/>
            <w:color w:val="000000"/>
            <w:kern w:val="0"/>
            <w14:ligatures w14:val="none"/>
          </w:rPr>
          <w:fldChar w:fldCharType="end"/>
        </w:r>
      </w:moveTo>
      <w:moveToRangeEnd w:id="286"/>
      <w:r w:rsidRPr="00292FF5">
        <w:rPr>
          <w:rFonts w:ascii="Arial" w:eastAsia="Times New Roman" w:hAnsi="Arial" w:cs="Arial"/>
          <w:color w:val="000000"/>
          <w:kern w:val="0"/>
          <w14:ligatures w14:val="none"/>
        </w:rPr>
        <w:t>.</w:t>
      </w:r>
      <w:del w:id="295" w:author="Reviewer" w:date="2026-06-02T12:57:00Z" w16du:dateUtc="2026-06-02T17:57:00Z">
        <w:r w:rsidRPr="00292FF5" w:rsidDel="00EC0ADB">
          <w:rPr>
            <w:rFonts w:ascii="Arial" w:eastAsia="Times New Roman" w:hAnsi="Arial" w:cs="Arial"/>
            <w:color w:val="000000"/>
            <w:kern w:val="0"/>
            <w14:ligatures w14:val="none"/>
          </w:rPr>
          <w:delText xml:space="preserve"> Despite the</w:delText>
        </w:r>
        <w:r w:rsidR="00DC5F05" w:rsidDel="00EC0ADB">
          <w:rPr>
            <w:rFonts w:ascii="Arial" w:eastAsia="Times New Roman" w:hAnsi="Arial" w:cs="Arial"/>
            <w:color w:val="000000"/>
            <w:kern w:val="0"/>
            <w14:ligatures w14:val="none"/>
          </w:rPr>
          <w:delText>ir</w:delText>
        </w:r>
        <w:r w:rsidR="008D3C73" w:rsidDel="00EC0ADB">
          <w:rPr>
            <w:rFonts w:ascii="Arial" w:eastAsia="Times New Roman" w:hAnsi="Arial" w:cs="Arial"/>
            <w:color w:val="000000"/>
            <w:kern w:val="0"/>
            <w14:ligatures w14:val="none"/>
          </w:rPr>
          <w:delText xml:space="preserve"> economic importance </w:delText>
        </w:r>
        <w:r w:rsidR="008D3C73" w:rsidDel="00EC0ADB">
          <w:rPr>
            <w:rFonts w:ascii="Arial" w:eastAsia="Times New Roman" w:hAnsi="Arial" w:cs="Arial"/>
            <w:color w:val="000000"/>
            <w:kern w:val="0"/>
            <w14:ligatures w14:val="none"/>
          </w:rPr>
          <w:fldChar w:fldCharType="begin"/>
        </w:r>
        <w:r w:rsidR="00E95E6A" w:rsidDel="00EC0ADB">
          <w:rPr>
            <w:rFonts w:ascii="Arial" w:eastAsia="Times New Roman" w:hAnsi="Arial" w:cs="Arial"/>
            <w:color w:val="000000"/>
            <w:kern w:val="0"/>
            <w14:ligatures w14:val="none"/>
          </w:rPr>
          <w:delInstrText xml:space="preserve"> ADDIN ZOTERO_ITEM CSL_CITATION {"citationID":"5pNQZign","properties":{"formattedCitation":"(Gratwicke and Marshall, 2001; Takamura, 2007)","plainCitation":"(Gratwicke and Marshall, 2001; Takamura, 2007)","noteIndex":0},"citationItems":[{"id":172,"uris":["http://zotero.org/users/4161640/items/DZU5IT6L"],"itemData":{"id":172,"type":"article-journal","container-title":"Journal of Fish Biology","DOI":"10.1111/j.1095-8649.2001.tb00499.x","ISSN":"0022-1112, 1095-8649","issue":"1","journalAbbreviation":"J Fish Biol","language":"en","license":"http://onlinelibrary.wiley.com/termsAndConditions#vor","page":"68-75","source":"DOI.org (Crossref)","title":"The relationship between the exotic predators &lt;i&gt;Micropterus salmoides&lt;/i&gt; and &lt;i&gt;Serranochromis robustus&lt;/i&gt; and native stream fishes in Zimbabwe","volume":"58","author":[{"family":"Gratwicke","given":"B."},{"family":"Marshall","given":"B. E."}],"issued":{"date-parts":[["2001",1]]}}},{"id":173,"uris":["http://zotero.org/users/4161640/items/HE6JNMKK"],"itemData":{"id":173,"type":"article-journal","abstract":"Abstract\n            \n              This review focuses on how predator performance of the invasive largemouth bass [\n              Micropterus salmoides\n              (Lacepède)] has been, or will be, formed in Japanese freshwaters. Predation impacts of largemouth bass on fish communities appear pervasive in both Japanese as well as North American freshwaters. Factors affecting performance as a piscivorous predator are (1) light intensity and water clarity, (2) oxygen depletion, (3) prey size and gape size, (4) behavioral refuge of prey, (5) weed beds as refuge for prey fish, (6) interaction with bluegill. Size and behavioral refuges requirements are so rigorous that they may have evolved only in some North American prey fish species like bluegill; therefore, most Japanese native fish species are unlikely to be equipped with such refuges. However, refuge habitats like aquatic weed beds could develop in Japanese freshwaters, allowing prey fish species to survive under predation pressure. The density, architecture, and species composition of aquatic plants may affect their suitability as refuges. Studies in Japanese waters have suggested that the presence of rich aquatic vegetation or invasive bluegill in bass</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 xml:space="preserve">introduced waters have suppressed the predation impact of largemouth bass on fish communities. In addition to these environmental factors, original genotypic and phenotypic traits of the introduced largemouth bass, and hybridization between different lineages of largemouth bass or with Florida bass [\n              Micropterus floridanus\n              (Lesueur)] may be involved in further adaptation of invasive largemouth bass to Japanese freshwaters.","container-title":"Ecological Research","DOI":"10.1007/s11284-007-0415-7","ISSN":"0912-3814, 1440-1703","issue":"6","journalAbbreviation":"Ecol Res","language":"en","license":"http://onlinelibrary.wiley.com/termsAndConditions#vor","page":"940-946","source":"DOI.org (Crossref)","title":"Performance as a fish predator of largemouth bass [&lt;i&gt;Micropterus salmoides&lt;/i&gt; (Lacepède)] invading Japanese freshwaters: a review","title-short":"Performance as a fish predator of largemouth bass [ &lt;i&gt;Micropterus salmoides&lt;/i&gt; (Lacepède)] invading Japanese freshwaters","volume":"22","author":[{"family":"Takamura","given":"Kenzi"}],"issued":{"date-parts":[["2007",11]]}}}],"schema":"https://github.com/citation-style-language/schema/raw/master/csl-citation.json"} </w:delInstrText>
        </w:r>
        <w:r w:rsidR="008D3C73" w:rsidDel="00EC0ADB">
          <w:rPr>
            <w:rFonts w:ascii="Arial" w:eastAsia="Times New Roman" w:hAnsi="Arial" w:cs="Arial"/>
            <w:color w:val="000000"/>
            <w:kern w:val="0"/>
            <w14:ligatures w14:val="none"/>
          </w:rPr>
          <w:fldChar w:fldCharType="separate"/>
        </w:r>
        <w:r w:rsidR="002838B7" w:rsidDel="00EC0ADB">
          <w:rPr>
            <w:rFonts w:ascii="Arial" w:eastAsia="Times New Roman" w:hAnsi="Arial" w:cs="Arial"/>
            <w:noProof/>
            <w:color w:val="000000"/>
            <w:kern w:val="0"/>
            <w14:ligatures w14:val="none"/>
          </w:rPr>
          <w:delText>(Gratwicke and Marshall, 2001; Takamura, 2007)</w:delText>
        </w:r>
        <w:r w:rsidR="008D3C73" w:rsidDel="00EC0ADB">
          <w:rPr>
            <w:rFonts w:ascii="Arial" w:eastAsia="Times New Roman" w:hAnsi="Arial" w:cs="Arial"/>
            <w:color w:val="000000"/>
            <w:kern w:val="0"/>
            <w14:ligatures w14:val="none"/>
          </w:rPr>
          <w:fldChar w:fldCharType="end"/>
        </w:r>
        <w:r w:rsidR="008D3C73" w:rsidDel="00EC0ADB">
          <w:rPr>
            <w:rFonts w:ascii="Arial" w:eastAsia="Times New Roman" w:hAnsi="Arial" w:cs="Arial"/>
            <w:color w:val="000000"/>
            <w:kern w:val="0"/>
            <w14:ligatures w14:val="none"/>
          </w:rPr>
          <w:delText xml:space="preserve">, bass introductions worldwide have made them a problematic invasive species capable of altering aquatic community structure </w:delText>
        </w:r>
        <w:r w:rsidR="00F935B6" w:rsidDel="00EC0ADB">
          <w:rPr>
            <w:rFonts w:ascii="Arial" w:eastAsia="Times New Roman" w:hAnsi="Arial" w:cs="Arial"/>
            <w:color w:val="000000"/>
            <w:kern w:val="0"/>
            <w14:ligatures w14:val="none"/>
          </w:rPr>
          <w:fldChar w:fldCharType="begin"/>
        </w:r>
        <w:r w:rsidR="00E95E6A" w:rsidDel="00EC0ADB">
          <w:rPr>
            <w:rFonts w:ascii="Arial" w:eastAsia="Times New Roman" w:hAnsi="Arial" w:cs="Arial"/>
            <w:color w:val="000000"/>
            <w:kern w:val="0"/>
            <w14:ligatures w14:val="none"/>
          </w:rPr>
          <w:delInstrText xml:space="preserve"> ADDIN ZOTERO_ITEM CSL_CITATION {"citationID":"NhHGEY0f","properties":{"formattedCitation":"(Cambray, 2003; Weyl and Lewis, 2006; Weyl {\\i{}et al.}, 2010; Wasserman {\\i{}et al.}, 2011; Frehse {\\i{}et al.}, 2020; Sammons {\\i{}et al.}, 2023)","plainCitation":"(Cambray, 2003; Weyl and Lewis, 2006; Weyl et al., 2010; Wasserman et al., 2011; Frehse et al., 2020; Sammons et al., 2023)","noteIndex":0},"citationItems":[{"id":175,"uris":["http://zotero.org/users/4161640/items/ZX72VL2V"],"itemData":{"id":175,"type":"article-journal","container-title":"Hydrobiologia","DOI":"10.1023/A:1024648719995","ISSN":"0018-8158, 1573-5117","issue":"1-3","journalAbbreviation":"Hydrobiologia","language":"en","license":"https://www.springernature.com/gp/researchers/text-and-data-mining","page":"217-230","source":"DOI.org (Crossref)","title":"Impact on indigenous species biodiversity caused by the globalisation of alien recreational freshwater fisheries","volume":"500","author":[{"family":"Cambray","given":"J.A."}],"issued":{"date-parts":[["2003",6]]}}},{"id":174,"uris":["http://zotero.org/users/4161640/items/DW9DX449"],"itemData":{"id":174,"type":"article-journal","container-title":"African Zoology","DOI":"10.1080/15627020.2006.11407365","ISSN":"1562-7020, 2224-073X","issue":"2","journalAbbreviation":"Afr. Zool.","language":"en","page":"294-296","source":"DOI.org (Crossref)","title":"First record of predation by the alien invasive freshwater fish &lt;i&gt;Micropterus salmoides&lt;/i&gt; L. (Centrarchidae) on migrating estuarine fishes in South Africa","volume":"41","author":[{"family":"Weyl","given":"Olaf L. F."},{"family":"Lewis","given":"Hylton"}],"issued":{"date-parts":[["2006",10]]}}},{"id":178,"uris":["http://zotero.org/users/4161640/items/AUSW78TQ"],"itemData":{"id":178,"type":"article-journal","container-title":"African Journal of Aquatic Science","DOI":"10.2989/16085914.2010.540776","ISSN":"1608-5914, 1727-9364","issue":"3","journalAbbreviation":"Afr J Aquat Sci","language":"en","page":"273-281","source":"DOI.org (Crossref)","title":"The effect of largemouth bass &lt;i&gt;Micropterus salmoides&lt;/i&gt; on aquatic macro-invertebrate communities in the Wit River, Eastern Cape, South Africa","volume":"35","author":[{"family":"Weyl","given":"P SR"},{"family":"De Moor","given":"F C"},{"family":"Hill","given":"M P"},{"family":"Weyl","given":"O LF"}],"issued":{"date-parts":[["2010",12,24]]}}},{"id":176,"uris":["http://zotero.org/users/4161640/items/ID5H2WUN"],"itemData":{"id":176,"type":"article-journal","container-title":"African Zoology","issue":"2","journalAbbreviation":"Afr Zool","note":"publisher: NISC (Pty) Ltd","page":"378–386","title":"Diet of largemouth bass, &lt;i&gt;Micropterus salmoides&lt;/i&gt; (Centrarchidae), an invasive alien in the lower reaches of an Eastern Cape river, South Africa","volume":"46","author":[{"family":"Wasserman","given":"RJ"},{"family":"Strydom","given":"NA"},{"family":"Weyl","given":"OLF"}],"issued":{"date-parts":[["2011"]]}}},{"id":181,"uris":["http://zotero.org/users/4161640/items/B8FPL5SP"],"itemData":{"id":181,"type":"article-journal","container-title":"Journal of Applied Ichthyology","DOI":"10.1111/jai.13987","ISSN":"0175-8659, 1439-0426","issue":"1","journalAbbreviation":"J Appl Ichthyol","language":"en","page":"46-54","source":"DOI.org (Crossref)","title":"The genetic characteristics of invasive largemouth bass in southern Brazil","volume":"36","author":[{"family":"Frehse","given":"Fabrício De A."},{"family":"Hargrove","given":"John S."},{"family":"Weyl","given":"Olaf L. F."},{"family":"Vitule","given":"Jean R. S."}],"issued":{"date-parts":[["2020",1]]}}},{"id":177,"uris":["http://zotero.org/users/4161640/items/Z84M3FXT"],"itemData":{"id":177,"type":"article-journal","container-title":"North American Journal of Fisheries Management","DOI":"10.1002/nafm.10876","ISSN":"0275-5947, 1548-8675","issue":"2","journalAbbreviation":"N Am J Fish Manag","language":"en","license":"https://academic.oup.com/pages/standard-publication-reuse-rights","page":"384-399","source":"DOI.org (Crossref)","title":"Alabama bass alter reservoir black bass species assemblages when introduced outside their native range","volume":"43","author":[{"family":"Sammons","given":"Steven M."},{"family":"Dorsey","given":"Lawrence G."},{"family":"Loftis","given":"C. Scott"},{"family":"Chrisman","given":"Preston"},{"family":"Scott","given":"Mark"},{"family":"Hammonds","given":"John"},{"family":"Jolley","given":"Michael"},{"family":"Hatcher","given":"Hunter"},{"family":"Odenkirk","given":"John"},{"family":"Damer","given":"John"},{"family":"Lewis","given":"Matthew R."},{"family":"Peatman","given":"Eric J."}],"issued":{"date-parts":[["2023",4,1]]}}}],"schema":"https://github.com/citation-style-language/schema/raw/master/csl-citation.json"} </w:delInstrText>
        </w:r>
        <w:r w:rsidR="00F935B6" w:rsidDel="00EC0ADB">
          <w:rPr>
            <w:rFonts w:ascii="Arial" w:eastAsia="Times New Roman" w:hAnsi="Arial" w:cs="Arial"/>
            <w:color w:val="000000"/>
            <w:kern w:val="0"/>
            <w14:ligatures w14:val="none"/>
          </w:rPr>
          <w:fldChar w:fldCharType="separate"/>
        </w:r>
        <w:r w:rsidR="002838B7" w:rsidRPr="002838B7" w:rsidDel="00EC0ADB">
          <w:rPr>
            <w:rFonts w:ascii="Arial" w:hAnsi="Arial" w:cs="Arial"/>
            <w:color w:val="000000"/>
            <w:kern w:val="0"/>
          </w:rPr>
          <w:delText xml:space="preserve">(Cambray, 2003; Weyl and Lewis, 2006; Weyl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xml:space="preserve">, 2010; Wasserman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xml:space="preserve">, 2011; Frehse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xml:space="preserve">, 2020; Sammons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2023)</w:delText>
        </w:r>
        <w:r w:rsidR="00F935B6" w:rsidDel="00EC0ADB">
          <w:rPr>
            <w:rFonts w:ascii="Arial" w:eastAsia="Times New Roman" w:hAnsi="Arial" w:cs="Arial"/>
            <w:color w:val="000000"/>
            <w:kern w:val="0"/>
            <w14:ligatures w14:val="none"/>
          </w:rPr>
          <w:fldChar w:fldCharType="end"/>
        </w:r>
        <w:r w:rsidRPr="00292FF5" w:rsidDel="00EC0ADB">
          <w:rPr>
            <w:rFonts w:ascii="Arial" w:eastAsia="Times New Roman" w:hAnsi="Arial" w:cs="Arial"/>
            <w:color w:val="000000"/>
            <w:kern w:val="0"/>
            <w14:ligatures w14:val="none"/>
          </w:rPr>
          <w:delText>.</w:delText>
        </w:r>
      </w:del>
      <w:del w:id="296" w:author="Reviewer" w:date="2026-06-02T12:59:00Z" w16du:dateUtc="2026-06-02T17:59:00Z">
        <w:r w:rsidRPr="00292FF5" w:rsidDel="00EC0ADB">
          <w:rPr>
            <w:rFonts w:ascii="Arial" w:eastAsia="Times New Roman" w:hAnsi="Arial" w:cs="Arial"/>
            <w:color w:val="000000"/>
            <w:kern w:val="0"/>
            <w14:ligatures w14:val="none"/>
          </w:rPr>
          <w:delText xml:space="preserve"> </w:delText>
        </w:r>
      </w:del>
      <w:ins w:id="297" w:author="Reviewer" w:date="2026-06-02T12:59:00Z" w16du:dateUtc="2026-06-02T17:59:00Z">
        <w:r w:rsidR="00EC0ADB">
          <w:rPr>
            <w:rFonts w:ascii="Arial" w:eastAsia="Times New Roman" w:hAnsi="Arial" w:cs="Arial"/>
            <w:color w:val="000000"/>
            <w:kern w:val="0"/>
            <w14:ligatures w14:val="none"/>
          </w:rPr>
          <w:t xml:space="preserve"> </w:t>
        </w:r>
      </w:ins>
      <w:ins w:id="298" w:author="Reviewer" w:date="2026-06-02T13:03:00Z" w16du:dateUtc="2026-06-02T18:03:00Z">
        <w:r w:rsidR="008F2700">
          <w:rPr>
            <w:rFonts w:ascii="Arial" w:eastAsia="Times New Roman" w:hAnsi="Arial" w:cs="Arial"/>
            <w:color w:val="000000"/>
            <w:kern w:val="0"/>
            <w14:ligatures w14:val="none"/>
          </w:rPr>
          <w:t>Since</w:t>
        </w:r>
      </w:ins>
      <w:ins w:id="299" w:author="Reviewer" w:date="2026-06-02T12:59:00Z" w16du:dateUtc="2026-06-02T17:59:00Z">
        <w:r w:rsidR="00EC0ADB" w:rsidRPr="00EC0ADB">
          <w:rPr>
            <w:rFonts w:ascii="Arial" w:eastAsia="Times New Roman" w:hAnsi="Arial" w:cs="Arial"/>
            <w:color w:val="000000"/>
            <w:kern w:val="0"/>
            <w14:ligatures w14:val="none"/>
          </w:rPr>
          <w:t xml:space="preserve"> largemouth bass </w:t>
        </w:r>
      </w:ins>
      <w:ins w:id="300" w:author="Reviewer" w:date="2026-06-02T13:26:00Z" w16du:dateUtc="2026-06-02T18:26:00Z">
        <w:r w:rsidR="00FE164D">
          <w:rPr>
            <w:rFonts w:ascii="Arial" w:eastAsia="Times New Roman" w:hAnsi="Arial" w:cs="Arial"/>
            <w:color w:val="000000"/>
            <w:kern w:val="0"/>
            <w14:ligatures w14:val="none"/>
          </w:rPr>
          <w:t xml:space="preserve">are </w:t>
        </w:r>
      </w:ins>
      <w:ins w:id="301" w:author="Reviewer" w:date="2026-06-02T13:27:00Z" w16du:dateUtc="2026-06-02T18:27:00Z">
        <w:r w:rsidR="00FE164D">
          <w:rPr>
            <w:rFonts w:ascii="Arial" w:eastAsia="Times New Roman" w:hAnsi="Arial" w:cs="Arial"/>
            <w:color w:val="000000"/>
            <w:kern w:val="0"/>
            <w14:ligatures w14:val="none"/>
          </w:rPr>
          <w:t>top-level piscivores that</w:t>
        </w:r>
      </w:ins>
      <w:ins w:id="302" w:author="Reviewer" w:date="2026-06-02T12:59:00Z" w16du:dateUtc="2026-06-02T17:59:00Z">
        <w:r w:rsidR="00EC0ADB" w:rsidRPr="00EC0ADB">
          <w:rPr>
            <w:rFonts w:ascii="Arial" w:eastAsia="Times New Roman" w:hAnsi="Arial" w:cs="Arial"/>
            <w:color w:val="000000"/>
            <w:kern w:val="0"/>
            <w14:ligatures w14:val="none"/>
          </w:rPr>
          <w:t xml:space="preserve"> frequently inhabit systems exposed to agricultural runoff, industrial discharge, and saltwater intrusion, they are valuable sentinel organisms for evaluating physiological responses</w:t>
        </w:r>
      </w:ins>
      <w:ins w:id="303" w:author="Reviewer" w:date="2026-06-02T13:27:00Z" w16du:dateUtc="2026-06-02T18:27:00Z">
        <w:r w:rsidR="00FE164D">
          <w:rPr>
            <w:rFonts w:ascii="Arial" w:eastAsia="Times New Roman" w:hAnsi="Arial" w:cs="Arial"/>
            <w:color w:val="000000"/>
            <w:kern w:val="0"/>
            <w14:ligatures w14:val="none"/>
          </w:rPr>
          <w:t xml:space="preserve"> </w:t>
        </w:r>
      </w:ins>
      <w:ins w:id="304" w:author="Reviewer" w:date="2026-06-02T12:59:00Z" w16du:dateUtc="2026-06-02T17:59:00Z">
        <w:r w:rsidR="00EC0ADB" w:rsidRPr="00EC0ADB">
          <w:rPr>
            <w:rFonts w:ascii="Arial" w:eastAsia="Times New Roman" w:hAnsi="Arial" w:cs="Arial"/>
            <w:color w:val="000000"/>
            <w:kern w:val="0"/>
            <w14:ligatures w14:val="none"/>
          </w:rPr>
          <w:t>in freshwater ecosystems. Previous studies have demonstrated that largemouth bass exhibit measurable physiological and behavioral responses to environmental disturbance, including contaminant exposure and salinity stress (Sloman and Wilson, 2005;</w:t>
        </w:r>
      </w:ins>
      <w:ins w:id="305" w:author="Reviewer" w:date="2026-06-02T13:34:00Z" w16du:dateUtc="2026-06-02T18:34:00Z">
        <w:r w:rsidR="00A70CDE">
          <w:rPr>
            <w:rFonts w:ascii="Arial" w:eastAsia="Times New Roman" w:hAnsi="Arial" w:cs="Arial"/>
            <w:color w:val="000000"/>
            <w:kern w:val="0"/>
            <w14:ligatures w14:val="none"/>
          </w:rPr>
          <w:t xml:space="preserve"> Norris </w:t>
        </w:r>
        <w:r w:rsidR="00A70CDE" w:rsidRPr="00A70CDE">
          <w:rPr>
            <w:rFonts w:ascii="Arial" w:eastAsia="Times New Roman" w:hAnsi="Arial" w:cs="Arial"/>
            <w:i/>
            <w:iCs/>
            <w:color w:val="000000"/>
            <w:kern w:val="0"/>
            <w14:ligatures w14:val="none"/>
            <w:rPrChange w:id="306" w:author="Reviewer" w:date="2026-06-02T13:34:00Z" w16du:dateUtc="2026-06-02T18:34:00Z">
              <w:rPr>
                <w:rFonts w:ascii="Arial" w:eastAsia="Times New Roman" w:hAnsi="Arial" w:cs="Arial"/>
                <w:color w:val="000000"/>
                <w:kern w:val="0"/>
                <w14:ligatures w14:val="none"/>
              </w:rPr>
            </w:rPrChange>
          </w:rPr>
          <w:t>et al</w:t>
        </w:r>
        <w:r w:rsidR="00A70CDE">
          <w:rPr>
            <w:rFonts w:ascii="Arial" w:eastAsia="Times New Roman" w:hAnsi="Arial" w:cs="Arial"/>
            <w:color w:val="000000"/>
            <w:kern w:val="0"/>
            <w14:ligatures w14:val="none"/>
          </w:rPr>
          <w:t xml:space="preserve">., 2010; Yi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2021; Song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2024; Xie </w:t>
        </w:r>
        <w:r w:rsidR="00A70CDE">
          <w:rPr>
            <w:rFonts w:ascii="Arial" w:eastAsia="Times New Roman" w:hAnsi="Arial" w:cs="Arial"/>
            <w:i/>
            <w:iCs/>
            <w:color w:val="000000"/>
            <w:kern w:val="0"/>
            <w14:ligatures w14:val="none"/>
          </w:rPr>
          <w:t>et al</w:t>
        </w:r>
      </w:ins>
      <w:ins w:id="307" w:author="Reviewer" w:date="2026-06-02T13:35:00Z" w16du:dateUtc="2026-06-02T18:35:00Z">
        <w:r w:rsidR="00A70CDE">
          <w:rPr>
            <w:rFonts w:ascii="Arial" w:eastAsia="Times New Roman" w:hAnsi="Arial" w:cs="Arial"/>
            <w:color w:val="000000"/>
            <w:kern w:val="0"/>
            <w14:ligatures w14:val="none"/>
          </w:rPr>
          <w:t>., 2024)</w:t>
        </w:r>
      </w:ins>
      <w:ins w:id="308" w:author="Reviewer" w:date="2026-06-02T12:59:00Z" w16du:dateUtc="2026-06-02T17:59:00Z">
        <w:r w:rsidR="00EC0ADB" w:rsidRPr="00EC0ADB">
          <w:rPr>
            <w:rFonts w:ascii="Arial" w:eastAsia="Times New Roman" w:hAnsi="Arial" w:cs="Arial"/>
            <w:color w:val="000000"/>
            <w:kern w:val="0"/>
            <w14:ligatures w14:val="none"/>
          </w:rPr>
          <w:t xml:space="preserve">. </w:t>
        </w:r>
      </w:ins>
      <w:ins w:id="309" w:author="Reviewer" w:date="2026-06-02T13:10:00Z" w16du:dateUtc="2026-06-02T18:10:00Z">
        <w:r w:rsidR="008F2700">
          <w:rPr>
            <w:rFonts w:ascii="Arial" w:eastAsia="Times New Roman" w:hAnsi="Arial" w:cs="Arial"/>
            <w:color w:val="000000"/>
            <w:kern w:val="0"/>
            <w14:ligatures w14:val="none"/>
          </w:rPr>
          <w:t>Therefore</w:t>
        </w:r>
      </w:ins>
      <w:ins w:id="310" w:author="Reviewer" w:date="2026-06-02T12:59:00Z" w16du:dateUtc="2026-06-02T17:59:00Z">
        <w:r w:rsidR="00EC0ADB" w:rsidRPr="00EC0ADB">
          <w:rPr>
            <w:rFonts w:ascii="Arial" w:eastAsia="Times New Roman" w:hAnsi="Arial" w:cs="Arial"/>
            <w:color w:val="000000"/>
            <w:kern w:val="0"/>
            <w14:ligatures w14:val="none"/>
          </w:rPr>
          <w:t xml:space="preserve">, largemouth bass </w:t>
        </w:r>
      </w:ins>
      <w:ins w:id="311" w:author="Reviewer" w:date="2026-06-02T13:05:00Z" w16du:dateUtc="2026-06-02T18:05:00Z">
        <w:r w:rsidR="008F2700">
          <w:rPr>
            <w:rFonts w:ascii="Arial" w:eastAsia="Times New Roman" w:hAnsi="Arial" w:cs="Arial"/>
            <w:color w:val="000000"/>
            <w:kern w:val="0"/>
            <w14:ligatures w14:val="none"/>
          </w:rPr>
          <w:t xml:space="preserve">are </w:t>
        </w:r>
      </w:ins>
      <w:ins w:id="312" w:author="Reviewer" w:date="2026-06-02T13:04:00Z" w16du:dateUtc="2026-06-02T18:04:00Z">
        <w:r w:rsidR="008F2700">
          <w:rPr>
            <w:rFonts w:ascii="Arial" w:eastAsia="Times New Roman" w:hAnsi="Arial" w:cs="Arial"/>
            <w:color w:val="000000"/>
            <w:kern w:val="0"/>
            <w14:ligatures w14:val="none"/>
          </w:rPr>
          <w:t>suitable</w:t>
        </w:r>
      </w:ins>
      <w:ins w:id="313" w:author="Reviewer" w:date="2026-06-02T12:59:00Z" w16du:dateUtc="2026-06-02T17:59:00Z">
        <w:r w:rsidR="00EC0ADB" w:rsidRPr="00EC0ADB">
          <w:rPr>
            <w:rFonts w:ascii="Arial" w:eastAsia="Times New Roman" w:hAnsi="Arial" w:cs="Arial"/>
            <w:color w:val="000000"/>
            <w:kern w:val="0"/>
            <w14:ligatures w14:val="none"/>
          </w:rPr>
          <w:t xml:space="preserve"> for evaluating how xenobiotic exposure may influence </w:t>
        </w:r>
      </w:ins>
      <w:ins w:id="314" w:author="Reviewer" w:date="2026-06-02T13:02:00Z" w16du:dateUtc="2026-06-02T18:02:00Z">
        <w:r w:rsidR="00EC0ADB">
          <w:rPr>
            <w:rFonts w:ascii="Arial" w:eastAsia="Times New Roman" w:hAnsi="Arial" w:cs="Arial"/>
            <w:color w:val="000000"/>
            <w:kern w:val="0"/>
            <w14:ligatures w14:val="none"/>
          </w:rPr>
          <w:t xml:space="preserve">the </w:t>
        </w:r>
      </w:ins>
      <w:ins w:id="315" w:author="Reviewer" w:date="2026-06-02T12:59:00Z" w16du:dateUtc="2026-06-02T17:59:00Z">
        <w:r w:rsidR="00EC0ADB" w:rsidRPr="00EC0ADB">
          <w:rPr>
            <w:rFonts w:ascii="Arial" w:eastAsia="Times New Roman" w:hAnsi="Arial" w:cs="Arial"/>
            <w:color w:val="000000"/>
            <w:kern w:val="0"/>
            <w14:ligatures w14:val="none"/>
          </w:rPr>
          <w:t>interpretation of leukocyte-based stress biomarkers following secondary environmental perturbations</w:t>
        </w:r>
      </w:ins>
      <w:del w:id="316" w:author="Reviewer" w:date="2026-06-02T12:59:00Z" w16du:dateUtc="2026-06-02T17:59:00Z">
        <w:r w:rsidR="008D3C73" w:rsidDel="00EC0ADB">
          <w:rPr>
            <w:rFonts w:ascii="Arial" w:eastAsia="Times New Roman" w:hAnsi="Arial" w:cs="Arial"/>
            <w:color w:val="000000"/>
            <w:kern w:val="0"/>
            <w14:ligatures w14:val="none"/>
          </w:rPr>
          <w:delText>B</w:delText>
        </w:r>
        <w:r w:rsidRPr="00292FF5" w:rsidDel="00EC0ADB">
          <w:rPr>
            <w:rFonts w:ascii="Arial" w:eastAsia="Times New Roman" w:hAnsi="Arial" w:cs="Arial"/>
            <w:color w:val="000000"/>
            <w:kern w:val="0"/>
            <w14:ligatures w14:val="none"/>
          </w:rPr>
          <w:delText>ass</w:delText>
        </w:r>
        <w:r w:rsidR="008D3C73" w:rsidDel="00EC0ADB">
          <w:rPr>
            <w:rFonts w:ascii="Arial" w:eastAsia="Times New Roman" w:hAnsi="Arial" w:cs="Arial"/>
            <w:color w:val="000000"/>
            <w:kern w:val="0"/>
            <w14:ligatures w14:val="none"/>
          </w:rPr>
          <w:delText xml:space="preserve"> have high fecundity, rapid growth, and low natural mortality</w:delText>
        </w:r>
      </w:del>
      <w:moveFromRangeStart w:id="317" w:author="Reviewer" w:date="2026-06-02T12:58:00Z" w:name="move231297527"/>
      <w:moveFrom w:id="318" w:author="Reviewer" w:date="2026-06-02T12:58:00Z" w16du:dateUtc="2026-06-02T17:58:00Z">
        <w:del w:id="319" w:author="Reviewer" w:date="2026-06-02T12:59:00Z" w16du:dateUtc="2026-06-02T17:59:00Z">
          <w:r w:rsidR="008D3C73" w:rsidDel="00EC0ADB">
            <w:rPr>
              <w:rFonts w:ascii="Arial" w:eastAsia="Times New Roman" w:hAnsi="Arial" w:cs="Arial"/>
              <w:color w:val="000000"/>
              <w:kern w:val="0"/>
              <w14:ligatures w14:val="none"/>
            </w:rPr>
            <w:delText xml:space="preserve"> </w:delText>
          </w:r>
          <w:r w:rsidR="008D3C73" w:rsidDel="00EC0ADB">
            <w:rPr>
              <w:rFonts w:ascii="Arial" w:eastAsia="Times New Roman" w:hAnsi="Arial" w:cs="Arial"/>
              <w:color w:val="000000"/>
              <w:kern w:val="0"/>
              <w14:ligatures w14:val="none"/>
            </w:rPr>
            <w:fldChar w:fldCharType="begin"/>
          </w:r>
          <w:r w:rsidR="00E95E6A" w:rsidDel="00EC0ADB">
            <w:rPr>
              <w:rFonts w:ascii="Arial" w:eastAsia="Times New Roman" w:hAnsi="Arial" w:cs="Arial"/>
              <w:color w:val="000000"/>
              <w:kern w:val="0"/>
              <w14:ligatures w14:val="none"/>
            </w:rPr>
            <w:del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0 and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1 Largemouth Bass in 15 Alabama small impoundments.ResultAfter treatment, Largemouth Bass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0 densities declined and mean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1 length increased, whereas Bluegill populations were not significantly reduced.ConclusionOur study indicates that shoreline rotenone application may be a valuable method for reducing Largemouth Bass recruitment and increasing the growth of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delInstrText>
          </w:r>
          <w:r w:rsidR="008D3C73" w:rsidDel="00EC0ADB">
            <w:rPr>
              <w:rFonts w:ascii="Arial" w:eastAsia="Times New Roman" w:hAnsi="Arial" w:cs="Arial"/>
              <w:color w:val="000000"/>
              <w:kern w:val="0"/>
              <w14:ligatures w14:val="none"/>
            </w:rPr>
            <w:fldChar w:fldCharType="separate"/>
          </w:r>
          <w:r w:rsidR="002838B7" w:rsidRPr="002838B7" w:rsidDel="00EC0ADB">
            <w:rPr>
              <w:rFonts w:ascii="Arial" w:hAnsi="Arial" w:cs="Arial"/>
              <w:color w:val="000000"/>
              <w:kern w:val="0"/>
            </w:rPr>
            <w:delText xml:space="preserve">(Ludsin and DeVries, 1997; Post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xml:space="preserve">, 1998; Coleman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2024)</w:delText>
          </w:r>
          <w:r w:rsidR="008D3C73" w:rsidDel="00EC0ADB">
            <w:rPr>
              <w:rFonts w:ascii="Arial" w:eastAsia="Times New Roman" w:hAnsi="Arial" w:cs="Arial"/>
              <w:color w:val="000000"/>
              <w:kern w:val="0"/>
              <w14:ligatures w14:val="none"/>
            </w:rPr>
            <w:fldChar w:fldCharType="end"/>
          </w:r>
        </w:del>
      </w:moveFrom>
      <w:moveFromRangeEnd w:id="317"/>
      <w:del w:id="320" w:author="Reviewer" w:date="2026-06-02T12:59:00Z" w16du:dateUtc="2026-06-02T17:59:00Z">
        <w:r w:rsidR="008D3C73" w:rsidDel="00EC0ADB">
          <w:rPr>
            <w:rFonts w:ascii="Arial" w:eastAsia="Times New Roman" w:hAnsi="Arial" w:cs="Arial"/>
            <w:color w:val="000000"/>
            <w:kern w:val="0"/>
            <w14:ligatures w14:val="none"/>
          </w:rPr>
          <w:delText>, making them suitable for experimental research</w:delText>
        </w:r>
      </w:del>
      <w:r w:rsidRPr="00292FF5">
        <w:rPr>
          <w:rFonts w:ascii="Arial" w:eastAsia="Times New Roman" w:hAnsi="Arial" w:cs="Arial"/>
          <w:color w:val="000000"/>
          <w:kern w:val="0"/>
          <w14:ligatures w14:val="none"/>
        </w:rPr>
        <w:t>.</w:t>
      </w:r>
    </w:p>
    <w:p w14:paraId="73A0D5E8" w14:textId="482ABD50" w:rsidR="00AF634C" w:rsidDel="00362023" w:rsidRDefault="00AF634C" w:rsidP="00207381">
      <w:pPr>
        <w:spacing w:line="480" w:lineRule="auto"/>
        <w:ind w:firstLine="720"/>
        <w:rPr>
          <w:del w:id="321" w:author="Reviewer" w:date="2026-06-02T13:44:00Z" w16du:dateUtc="2026-06-02T18:44:00Z"/>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Here, we</w:t>
      </w:r>
      <w:ins w:id="322" w:author="Reviewer" w:date="2026-06-02T13:11:00Z" w16du:dateUtc="2026-06-02T18:11:00Z">
        <w:r w:rsidR="008F2700">
          <w:rPr>
            <w:rFonts w:ascii="Arial" w:eastAsia="Times New Roman" w:hAnsi="Arial" w:cs="Arial"/>
            <w:color w:val="000000"/>
            <w:kern w:val="0"/>
            <w14:ligatures w14:val="none"/>
          </w:rPr>
          <w:t xml:space="preserve"> evaluated whether exposure to </w:t>
        </w:r>
      </w:ins>
      <w:del w:id="323" w:author="Reviewer" w:date="2026-06-02T13:11:00Z" w16du:dateUtc="2026-06-02T18:11:00Z">
        <w:r w:rsidRPr="00292FF5" w:rsidDel="008F2700">
          <w:rPr>
            <w:rFonts w:ascii="Arial" w:eastAsia="Times New Roman" w:hAnsi="Arial" w:cs="Arial"/>
            <w:color w:val="000000"/>
            <w:kern w:val="0"/>
            <w14:ligatures w14:val="none"/>
          </w:rPr>
          <w:delText xml:space="preserve"> investigate the </w:delText>
        </w:r>
        <w:r w:rsidDel="008F2700">
          <w:rPr>
            <w:rFonts w:ascii="Arial" w:eastAsia="Times New Roman" w:hAnsi="Arial" w:cs="Arial"/>
            <w:color w:val="000000"/>
            <w:kern w:val="0"/>
            <w14:ligatures w14:val="none"/>
          </w:rPr>
          <w:delText xml:space="preserve">interactive </w:delText>
        </w:r>
        <w:r w:rsidRPr="00292FF5" w:rsidDel="008F2700">
          <w:rPr>
            <w:rFonts w:ascii="Arial" w:eastAsia="Times New Roman" w:hAnsi="Arial" w:cs="Arial"/>
            <w:color w:val="000000"/>
            <w:kern w:val="0"/>
            <w14:ligatures w14:val="none"/>
          </w:rPr>
          <w:delText>effect</w:delText>
        </w:r>
        <w:r w:rsidDel="008F2700">
          <w:rPr>
            <w:rFonts w:ascii="Arial" w:eastAsia="Times New Roman" w:hAnsi="Arial" w:cs="Arial"/>
            <w:color w:val="000000"/>
            <w:kern w:val="0"/>
            <w14:ligatures w14:val="none"/>
          </w:rPr>
          <w:delText>s</w:delText>
        </w:r>
        <w:r w:rsidRPr="00292FF5" w:rsidDel="008F2700">
          <w:rPr>
            <w:rFonts w:ascii="Arial" w:eastAsia="Times New Roman" w:hAnsi="Arial" w:cs="Arial"/>
            <w:color w:val="000000"/>
            <w:kern w:val="0"/>
            <w14:ligatures w14:val="none"/>
          </w:rPr>
          <w:delText xml:space="preserve"> of </w:delText>
        </w:r>
        <w:r w:rsidR="005C0EAA" w:rsidDel="008F2700">
          <w:rPr>
            <w:rFonts w:ascii="Arial" w:eastAsia="Times New Roman" w:hAnsi="Arial" w:cs="Arial"/>
            <w:color w:val="000000"/>
            <w:kern w:val="0"/>
            <w14:ligatures w14:val="none"/>
          </w:rPr>
          <w:delText>a</w:delText>
        </w:r>
        <w:r w:rsidR="003B7302" w:rsidDel="008F2700">
          <w:rPr>
            <w:rFonts w:ascii="Arial" w:eastAsia="Times New Roman" w:hAnsi="Arial" w:cs="Arial"/>
            <w:color w:val="000000"/>
            <w:kern w:val="0"/>
            <w14:ligatures w14:val="none"/>
          </w:rPr>
          <w:delText xml:space="preserve"> known abiotic</w:delText>
        </w:r>
        <w:r w:rsidR="005C0EAA" w:rsidDel="008F2700">
          <w:rPr>
            <w:rFonts w:ascii="Arial" w:eastAsia="Times New Roman" w:hAnsi="Arial" w:cs="Arial"/>
            <w:color w:val="000000"/>
            <w:kern w:val="0"/>
            <w14:ligatures w14:val="none"/>
          </w:rPr>
          <w:delText xml:space="preserve"> environmental stressor (salinity) and </w:delText>
        </w:r>
        <w:r w:rsidRPr="00292FF5" w:rsidDel="008F2700">
          <w:rPr>
            <w:rFonts w:ascii="Arial" w:eastAsia="Times New Roman" w:hAnsi="Arial" w:cs="Arial"/>
            <w:color w:val="000000"/>
            <w:kern w:val="0"/>
            <w14:ligatures w14:val="none"/>
          </w:rPr>
          <w:delText>two xenobiotic substances</w:delText>
        </w:r>
        <w:r w:rsidR="005C0EAA" w:rsidDel="008F2700">
          <w:rPr>
            <w:rFonts w:ascii="Arial" w:eastAsia="Times New Roman" w:hAnsi="Arial" w:cs="Arial"/>
            <w:color w:val="000000"/>
            <w:kern w:val="0"/>
            <w14:ligatures w14:val="none"/>
          </w:rPr>
          <w:delText>—</w:delText>
        </w:r>
      </w:del>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 </w:t>
      </w:r>
      <w:ins w:id="324" w:author="Reviewer" w:date="2026-06-02T13:12:00Z" w16du:dateUtc="2026-06-02T18:12:00Z">
        <w:r w:rsidR="008F2700">
          <w:rPr>
            <w:rFonts w:ascii="Arial" w:eastAsia="Times New Roman" w:hAnsi="Arial" w:cs="Arial"/>
            <w:color w:val="000000"/>
            <w:kern w:val="0"/>
            <w14:ligatures w14:val="none"/>
          </w:rPr>
          <w:t xml:space="preserve">short-chain </w:t>
        </w:r>
      </w:ins>
      <w:r w:rsidRPr="00292FF5">
        <w:rPr>
          <w:rFonts w:ascii="Arial" w:eastAsia="Times New Roman" w:hAnsi="Arial" w:cs="Arial"/>
          <w:color w:val="000000"/>
          <w:kern w:val="0"/>
          <w14:ligatures w14:val="none"/>
        </w:rPr>
        <w:t xml:space="preserve">PFAS </w:t>
      </w:r>
      <w:del w:id="325" w:author="Reviewer" w:date="2026-06-02T13:12:00Z" w16du:dateUtc="2026-06-02T18:12:00Z">
        <w:r w:rsidRPr="00292FF5" w:rsidDel="008F2700">
          <w:rPr>
            <w:rFonts w:ascii="Arial" w:eastAsia="Times New Roman" w:hAnsi="Arial" w:cs="Arial"/>
            <w:color w:val="000000"/>
            <w:kern w:val="0"/>
            <w14:ligatures w14:val="none"/>
          </w:rPr>
          <w:delText>chemical</w:delText>
        </w:r>
        <w:r w:rsidR="00DC5F05" w:rsidDel="008F2700">
          <w:rPr>
            <w:rFonts w:ascii="Arial" w:eastAsia="Times New Roman" w:hAnsi="Arial" w:cs="Arial"/>
            <w:color w:val="000000"/>
            <w:kern w:val="0"/>
            <w14:ligatures w14:val="none"/>
          </w:rPr>
          <w:delText xml:space="preserve"> </w:delText>
        </w:r>
      </w:del>
      <w:ins w:id="326" w:author="Reviewer" w:date="2026-06-02T13:12:00Z" w16du:dateUtc="2026-06-02T18:12:00Z">
        <w:r w:rsidR="008F2700">
          <w:rPr>
            <w:rFonts w:ascii="Arial" w:eastAsia="Times New Roman" w:hAnsi="Arial" w:cs="Arial"/>
            <w:color w:val="000000"/>
            <w:kern w:val="0"/>
            <w14:ligatures w14:val="none"/>
          </w:rPr>
          <w:t>compound</w:t>
        </w:r>
        <w:r w:rsidR="008F2700">
          <w:rPr>
            <w:rFonts w:ascii="Arial" w:eastAsia="Times New Roman" w:hAnsi="Arial" w:cs="Arial"/>
            <w:color w:val="000000"/>
            <w:kern w:val="0"/>
            <w14:ligatures w14:val="none"/>
          </w:rPr>
          <w:t xml:space="preserve"> </w:t>
        </w:r>
      </w:ins>
      <w:r w:rsidR="00DC5F05">
        <w:rPr>
          <w:rFonts w:ascii="Arial" w:eastAsia="Times New Roman" w:hAnsi="Arial" w:cs="Arial"/>
          <w:color w:val="000000"/>
          <w:kern w:val="0"/>
          <w14:ligatures w14:val="none"/>
        </w:rPr>
        <w:t>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ins w:id="327" w:author="Reviewer" w:date="2026-06-02T13:12:00Z" w16du:dateUtc="2026-06-02T18:12:00Z">
        <w:r w:rsidR="008F2700">
          <w:rPr>
            <w:rFonts w:ascii="Arial" w:eastAsia="Times New Roman" w:hAnsi="Arial" w:cs="Arial"/>
            <w:color w:val="000000"/>
            <w:kern w:val="0"/>
            <w14:ligatures w14:val="none"/>
          </w:rPr>
          <w:t xml:space="preserve">) altered </w:t>
        </w:r>
      </w:ins>
      <w:del w:id="328" w:author="Reviewer" w:date="2026-06-02T13:12:00Z" w16du:dateUtc="2026-06-02T18:12:00Z">
        <w:r w:rsidRPr="00292FF5" w:rsidDel="008F2700">
          <w:rPr>
            <w:rFonts w:ascii="Arial" w:eastAsia="Times New Roman" w:hAnsi="Arial" w:cs="Arial"/>
            <w:color w:val="000000"/>
            <w:kern w:val="0"/>
            <w14:ligatures w14:val="none"/>
          </w:rPr>
          <w:delText>)</w:delText>
        </w:r>
        <w:r w:rsidR="005C0EAA" w:rsidDel="008F2700">
          <w:rPr>
            <w:rFonts w:ascii="Arial" w:eastAsia="Times New Roman" w:hAnsi="Arial" w:cs="Arial"/>
            <w:color w:val="000000"/>
            <w:kern w:val="0"/>
            <w14:ligatures w14:val="none"/>
          </w:rPr>
          <w:delText>—</w:delText>
        </w:r>
        <w:r w:rsidRPr="00292FF5" w:rsidDel="008F2700">
          <w:rPr>
            <w:rFonts w:ascii="Arial" w:eastAsia="Times New Roman" w:hAnsi="Arial" w:cs="Arial"/>
            <w:color w:val="000000"/>
            <w:kern w:val="0"/>
            <w14:ligatures w14:val="none"/>
          </w:rPr>
          <w:delText xml:space="preserve">on </w:delText>
        </w:r>
      </w:del>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w:t>
      </w:r>
      <w:ins w:id="329" w:author="Reviewer" w:date="2026-06-02T13:12:00Z" w16du:dateUtc="2026-06-02T18:12:00Z">
        <w:r w:rsidR="008F2700">
          <w:rPr>
            <w:rFonts w:ascii="Arial" w:eastAsia="Times New Roman" w:hAnsi="Arial" w:cs="Arial"/>
            <w:color w:val="000000"/>
            <w:kern w:val="0"/>
            <w14:ligatures w14:val="none"/>
          </w:rPr>
          <w:t xml:space="preserve"> largemouth</w:t>
        </w:r>
      </w:ins>
      <w:r w:rsidR="00D62C68">
        <w:rPr>
          <w:rFonts w:ascii="Arial" w:eastAsia="Times New Roman" w:hAnsi="Arial" w:cs="Arial"/>
          <w:color w:val="000000"/>
          <w:kern w:val="0"/>
          <w14:ligatures w14:val="none"/>
        </w:rPr>
        <w:t xml:space="preserve"> bass</w:t>
      </w:r>
      <w:ins w:id="330" w:author="Reviewer" w:date="2026-06-02T13:13:00Z" w16du:dateUtc="2026-06-02T18:13:00Z">
        <w:r w:rsidR="00C75FF8">
          <w:rPr>
            <w:rFonts w:ascii="Arial" w:eastAsia="Times New Roman" w:hAnsi="Arial" w:cs="Arial"/>
            <w:color w:val="000000"/>
            <w:kern w:val="0"/>
            <w14:ligatures w14:val="none"/>
          </w:rPr>
          <w:t xml:space="preserve"> before and after an experimental salinity </w:t>
        </w:r>
      </w:ins>
      <w:ins w:id="331" w:author="Reviewer" w:date="2026-06-02T17:56:00Z" w16du:dateUtc="2026-06-02T22:56:00Z">
        <w:r w:rsidR="003B5763">
          <w:rPr>
            <w:rFonts w:ascii="Arial" w:eastAsia="Times New Roman" w:hAnsi="Arial" w:cs="Arial"/>
            <w:color w:val="000000"/>
            <w:kern w:val="0"/>
            <w14:ligatures w14:val="none"/>
          </w:rPr>
          <w:t>exposure</w:t>
        </w:r>
      </w:ins>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B"},{"family":"Audet","given":"Céline"},{"family":"Chevalier","given":"Gaston"}],"issued":{"date-parts":[["1992"]]}}},{"id":185,"uris":["http://zotero.org/users/4161640/items/8AZZN2UF"],"itemData":{"id":185,"type":"article-journal","abstract":"Juvenile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M."}],"issued":{"date-parts":[["1994",3,1]]}}},{"id":196,"uris":["http://zotero.org/users/4161640/items/V7RLUUYF"],"itemData":{"id":196,"type":"article-journal","container-title":"Journal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Tavares"}],"issued":{"date-parts":[["2015",2]]}}},{"id":187,"uris":["http://zotero.org/users/4161640/items/S2GW84WV"],"itemData":{"id":187,"type":"article-journal","container-title":"Ecotoxicology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Bezerra"},{"family":"Seriani","given":"Robson"}],"issued":{"date-parts":[["2017",3,16]]}}},{"id":188,"uris":["http://zotero.org/users/4161640/items/JDYKLDPW"],"itemData":{"id":188,"type":"article-journal","container-title":"Environmental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194,"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191,"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proofErr w:type="spellStart"/>
      <w:r w:rsidR="004C036E" w:rsidRPr="004C036E">
        <w:rPr>
          <w:rFonts w:ascii="Arial" w:hAnsi="Arial" w:cs="Arial"/>
          <w:color w:val="000000"/>
          <w:kern w:val="0"/>
        </w:rPr>
        <w:t>Hontela</w:t>
      </w:r>
      <w:proofErr w:type="spellEnd"/>
      <w:r w:rsidR="004C036E" w:rsidRPr="004C036E">
        <w:rPr>
          <w:rFonts w:ascii="Arial" w:hAnsi="Arial" w:cs="Arial"/>
          <w:color w:val="000000"/>
          <w:kern w:val="0"/>
        </w:rPr>
        <w:t xml:space="preserve">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w:t>
      </w:r>
      <w:proofErr w:type="spellStart"/>
      <w:r w:rsidR="004C036E" w:rsidRPr="004C036E">
        <w:rPr>
          <w:rFonts w:ascii="Arial" w:hAnsi="Arial" w:cs="Arial"/>
          <w:color w:val="000000"/>
          <w:kern w:val="0"/>
        </w:rPr>
        <w:t>Seriani</w:t>
      </w:r>
      <w:proofErr w:type="spellEnd"/>
      <w:r w:rsidR="004C036E" w:rsidRPr="004C036E">
        <w:rPr>
          <w:rFonts w:ascii="Arial" w:hAnsi="Arial" w:cs="Arial"/>
          <w:color w:val="000000"/>
          <w:kern w:val="0"/>
        </w:rPr>
        <w:t xml:space="preserve">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2015b, 2015a;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t>
      </w:r>
      <w:proofErr w:type="spellStart"/>
      <w:r w:rsidR="004C036E" w:rsidRPr="004C036E">
        <w:rPr>
          <w:rFonts w:ascii="Arial" w:hAnsi="Arial" w:cs="Arial"/>
          <w:color w:val="000000"/>
          <w:kern w:val="0"/>
        </w:rPr>
        <w:t>Witeska</w:t>
      </w:r>
      <w:proofErr w:type="spellEnd"/>
      <w:r w:rsidR="004C036E" w:rsidRPr="004C036E">
        <w:rPr>
          <w:rFonts w:ascii="Arial" w:hAnsi="Arial" w:cs="Arial"/>
          <w:color w:val="000000"/>
          <w:kern w:val="0"/>
        </w:rPr>
        <w:t xml:space="preserve">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w:t>
      </w:r>
      <w:del w:id="332" w:author="Reviewer" w:date="2026-06-02T13:10:00Z" w16du:dateUtc="2026-06-02T18:10:00Z">
        <w:r w:rsidRPr="00292FF5" w:rsidDel="008F2700">
          <w:rPr>
            <w:rFonts w:ascii="Arial" w:eastAsia="Times New Roman" w:hAnsi="Arial" w:cs="Arial"/>
            <w:color w:val="000000"/>
            <w:kern w:val="0"/>
            <w14:ligatures w14:val="none"/>
          </w:rPr>
          <w:delText xml:space="preserve"> </w:delText>
        </w:r>
      </w:del>
      <w:del w:id="333" w:author="Reviewer" w:date="2026-06-02T13:06:00Z" w16du:dateUtc="2026-06-02T18:06:00Z">
        <w:r w:rsidRPr="00292FF5" w:rsidDel="008F2700">
          <w:rPr>
            <w:rFonts w:ascii="Arial" w:eastAsia="Times New Roman" w:hAnsi="Arial" w:cs="Arial"/>
            <w:color w:val="000000"/>
            <w:kern w:val="0"/>
            <w14:ligatures w14:val="none"/>
          </w:rPr>
          <w:delText>C</w:delText>
        </w:r>
        <w:r w:rsidR="00D73773" w:rsidDel="008F2700">
          <w:rPr>
            <w:rFonts w:ascii="Arial" w:eastAsia="Times New Roman" w:hAnsi="Arial" w:cs="Arial"/>
            <w:color w:val="000000"/>
            <w:kern w:val="0"/>
            <w14:ligatures w14:val="none"/>
          </w:rPr>
          <w:delText>a</w:delText>
        </w:r>
        <w:r w:rsidRPr="00292FF5" w:rsidDel="008F2700">
          <w:rPr>
            <w:rFonts w:ascii="Arial" w:eastAsia="Times New Roman" w:hAnsi="Arial" w:cs="Arial"/>
            <w:color w:val="000000"/>
            <w:kern w:val="0"/>
            <w14:ligatures w14:val="none"/>
          </w:rPr>
          <w:delText>d</w:delText>
        </w:r>
        <w:r w:rsidR="00D73773" w:rsidDel="008F2700">
          <w:rPr>
            <w:rFonts w:ascii="Arial" w:eastAsia="Times New Roman" w:hAnsi="Arial" w:cs="Arial"/>
            <w:color w:val="000000"/>
            <w:kern w:val="0"/>
            <w14:ligatures w14:val="none"/>
          </w:rPr>
          <w:delText>mium</w:delText>
        </w:r>
        <w:r w:rsidRPr="00292FF5" w:rsidDel="008F2700">
          <w:rPr>
            <w:rFonts w:ascii="Arial" w:eastAsia="Times New Roman" w:hAnsi="Arial" w:cs="Arial"/>
            <w:color w:val="000000"/>
            <w:kern w:val="0"/>
            <w14:ligatures w14:val="none"/>
          </w:rPr>
          <w:delText xml:space="preserve"> is among </w:delText>
        </w:r>
        <w:r w:rsidR="0047765D" w:rsidDel="008F2700">
          <w:rPr>
            <w:rFonts w:ascii="Arial" w:eastAsia="Times New Roman" w:hAnsi="Arial" w:cs="Arial"/>
            <w:color w:val="000000"/>
            <w:kern w:val="0"/>
            <w14:ligatures w14:val="none"/>
          </w:rPr>
          <w:delText>the</w:delText>
        </w:r>
        <w:r w:rsidRPr="00292FF5" w:rsidDel="008F2700">
          <w:rPr>
            <w:rFonts w:ascii="Arial" w:eastAsia="Times New Roman" w:hAnsi="Arial" w:cs="Arial"/>
            <w:color w:val="000000"/>
            <w:kern w:val="0"/>
            <w14:ligatures w14:val="none"/>
          </w:rPr>
          <w:delText xml:space="preserve"> most </w:delText>
        </w:r>
        <w:r w:rsidR="0047765D" w:rsidDel="008F2700">
          <w:rPr>
            <w:rFonts w:ascii="Arial" w:eastAsia="Times New Roman" w:hAnsi="Arial" w:cs="Arial"/>
            <w:color w:val="000000"/>
            <w:kern w:val="0"/>
            <w14:ligatures w14:val="none"/>
          </w:rPr>
          <w:delText xml:space="preserve">mobile and </w:delText>
        </w:r>
        <w:r w:rsidRPr="00292FF5" w:rsidDel="008F2700">
          <w:rPr>
            <w:rFonts w:ascii="Arial" w:eastAsia="Times New Roman" w:hAnsi="Arial" w:cs="Arial"/>
            <w:color w:val="000000"/>
            <w:kern w:val="0"/>
            <w14:ligatures w14:val="none"/>
          </w:rPr>
          <w:delText>hazardous elements</w:delText>
        </w:r>
        <w:r w:rsidR="0047765D" w:rsidDel="008F2700">
          <w:rPr>
            <w:rFonts w:ascii="Arial" w:eastAsia="Times New Roman" w:hAnsi="Arial" w:cs="Arial"/>
            <w:color w:val="000000"/>
            <w:kern w:val="0"/>
            <w14:ligatures w14:val="none"/>
          </w:rPr>
          <w:delText xml:space="preserve"> in the environment</w:delText>
        </w:r>
        <w:r w:rsidR="005E4414" w:rsidDel="008F2700">
          <w:rPr>
            <w:rFonts w:ascii="Arial" w:eastAsia="Times New Roman" w:hAnsi="Arial" w:cs="Arial"/>
            <w:color w:val="000000"/>
            <w:kern w:val="0"/>
            <w14:ligatures w14:val="none"/>
          </w:rPr>
          <w:delText xml:space="preserve"> </w:delText>
        </w:r>
        <w:r w:rsidR="005E4414" w:rsidDel="008F2700">
          <w:rPr>
            <w:rFonts w:ascii="Arial" w:eastAsia="Times New Roman" w:hAnsi="Arial" w:cs="Arial"/>
            <w:color w:val="000000"/>
            <w:kern w:val="0"/>
            <w14:ligatures w14:val="none"/>
          </w:rPr>
          <w:fldChar w:fldCharType="begin"/>
        </w:r>
        <w:r w:rsidR="00E95E6A" w:rsidDel="008F2700">
          <w:rPr>
            <w:rFonts w:ascii="Arial" w:eastAsia="Times New Roman" w:hAnsi="Arial" w:cs="Arial"/>
            <w:color w:val="000000"/>
            <w:kern w:val="0"/>
            <w14:ligatures w14:val="none"/>
          </w:rPr>
          <w:delInstrText xml:space="preserve"> ADDIN ZOTERO_ITEM CSL_CITATION {"citationID":"bxSq04k1","properties":{"formattedCitation":"(Alloway and Jackson, 1991; Jackson and Alloway, 1991; Nies, 1999, 2003; Kubier {\\i{}et al.}, 2020)","plainCitation":"(Alloway and Jackson, 1991; Jackson and Alloway, 1991; Nies, 1999, 2003; Kubier et al., 2020)","noteIndex":0},"citationItems":[{"id":204,"uris":["http://zotero.org/users/4161640/items/IULRG2SU"],"itemData":{"id":204,"type":"article-journal","container-title":"Science of The Total Environment","DOI":"10.1016/0048-9697(91)90377-Q","ISSN":"00489697","journalAbbreviation":"Sci Total Environ","language":"en","license":"https://www.elsevier.com/tdm/userlicense/1.0/","page":"151-176","source":"DOI.org (Crossref)","title":"The behaviour of heavy metals in sewage sludge-amended soils","volume":"100","author":[{"family":"Alloway","given":"Brian J."},{"family":"Jackson","given":"Andrew P."}],"issued":{"date-parts":[["1991",3]]}}},{"id":197,"uris":["http://zotero.org/users/4161640/items/IB4C4G8K"],"itemData":{"id":197,"type":"article-journal","container-title":"Plant and Soil","DOI":"10.1007/BF00010398","ISSN":"0032-079X, 1573-5036","issue":"2","journalAbbreviation":"Plant Soil","language":"en","license":"http://www.springer.com/tdm","page":"179-186","source":"DOI.org (Crossref)","title":"The bioavailability of cadmium to lettuce and cabbage in soils previously treated with sewage sludges","volume":"132","author":[{"family":"Jackson","given":"Andrew P."},{"family":"Alloway","given":"Brian J."}],"issued":{"date-parts":[["1991",4]]}}},{"id":199,"uris":["http://zotero.org/users/4161640/items/BNDYR4L6"],"itemData":{"id":199,"type":"article-journal","container-title":"Applied Microbiology and Biotechnology","DOI":"10.1007/s002530051457","ISSN":"0175-7598, 1432-0614","issue":"6","journalAbbreviation":"Appl. Microbiol. Biotechnol.","license":"http://www.springer.com/tdm","page":"730-750","source":"DOI.org (Crossref)","title":"Microbial heavy-metal resistance","volume":"51","author":[{"family":"Nies","given":"D. H."}],"issued":{"date-parts":[["1999",6,22]]}}},{"id":200,"uris":["http://zotero.org/users/4161640/items/QVN4656V"],"itemData":{"id":200,"type":"article-journal","container-title":"FEMS Microbiology Reviews","DOI":"10.1016/S0168-6445(03)00048-2","ISSN":"1574-6976","issue":"2-3","journalAbbreviation":"FEMS Microbiol Rev","language":"en","page":"313-339","source":"DOI.org (Crossref)","title":"Efflux-mediated heavy metal resistance in prokaryotes","volume":"27","author":[{"family":"Nies","given":"Dietrich H."}],"issued":{"date-parts":[["2003",6]]}}},{"id":202,"uris":["http://zotero.org/users/4161640/items/YKINLZ6A"],"itemData":{"id":202,"type":"article-journal","container-title":"Integrated Environmental Assessment and Management","DOI":"10.1002/ieam.4198","ISSN":"1551-3777, 1551-3793","issue":"1","journalAbbreviation":"Integr Environ Assess Manag","language":"en","license":"https://creativecommons.org/licenses/by/4.0/","page":"103-113","source":"DOI.org (Crossref)","title":"Cadmium background levels in groundwater in an area dominated by agriculture","volume":"16","author":[{"family":"Kubier","given":"Andreas"},{"family":"Hamer","given":"Kay"},{"family":"Pichler","given":"Thomas"}],"issued":{"date-parts":[["2020",1,1]]}}}],"schema":"https://github.com/citation-style-language/schema/raw/master/csl-citation.json"} </w:delInstrText>
        </w:r>
        <w:r w:rsidR="005E4414" w:rsidDel="008F2700">
          <w:rPr>
            <w:rFonts w:ascii="Arial" w:eastAsia="Times New Roman" w:hAnsi="Arial" w:cs="Arial"/>
            <w:color w:val="000000"/>
            <w:kern w:val="0"/>
            <w14:ligatures w14:val="none"/>
          </w:rPr>
          <w:fldChar w:fldCharType="separate"/>
        </w:r>
        <w:r w:rsidR="002838B7" w:rsidRPr="002838B7" w:rsidDel="008F2700">
          <w:rPr>
            <w:rFonts w:ascii="Arial" w:hAnsi="Arial" w:cs="Arial"/>
            <w:color w:val="000000"/>
            <w:kern w:val="0"/>
          </w:rPr>
          <w:delText xml:space="preserve">(Alloway and Jackson, 1991; Jackson and Alloway, 1991; Nies, 1999, 2003; Kubier </w:delText>
        </w:r>
        <w:r w:rsidR="002838B7" w:rsidRPr="002838B7" w:rsidDel="008F2700">
          <w:rPr>
            <w:rFonts w:ascii="Arial" w:hAnsi="Arial" w:cs="Arial"/>
            <w:i/>
            <w:iCs/>
            <w:color w:val="000000"/>
            <w:kern w:val="0"/>
          </w:rPr>
          <w:delText>et al.</w:delText>
        </w:r>
        <w:r w:rsidR="002838B7" w:rsidRPr="002838B7" w:rsidDel="008F2700">
          <w:rPr>
            <w:rFonts w:ascii="Arial" w:hAnsi="Arial" w:cs="Arial"/>
            <w:color w:val="000000"/>
            <w:kern w:val="0"/>
          </w:rPr>
          <w:delText>, 2020)</w:delText>
        </w:r>
        <w:r w:rsidR="005E4414" w:rsidDel="008F2700">
          <w:rPr>
            <w:rFonts w:ascii="Arial" w:eastAsia="Times New Roman" w:hAnsi="Arial" w:cs="Arial"/>
            <w:color w:val="000000"/>
            <w:kern w:val="0"/>
            <w14:ligatures w14:val="none"/>
          </w:rPr>
          <w:fldChar w:fldCharType="end"/>
        </w:r>
        <w:r w:rsidR="0047765D" w:rsidDel="008F2700">
          <w:rPr>
            <w:rFonts w:ascii="Arial" w:eastAsia="Times New Roman" w:hAnsi="Arial" w:cs="Arial"/>
            <w:color w:val="000000"/>
            <w:kern w:val="0"/>
            <w14:ligatures w14:val="none"/>
          </w:rPr>
          <w:delText xml:space="preserve"> and is known to impair multiple physiological systems in fishes </w:delText>
        </w:r>
        <w:r w:rsidR="0047765D" w:rsidDel="008F2700">
          <w:rPr>
            <w:rFonts w:ascii="Arial" w:eastAsia="Times New Roman" w:hAnsi="Arial" w:cs="Arial"/>
            <w:color w:val="000000"/>
            <w:kern w:val="0"/>
            <w14:ligatures w14:val="none"/>
          </w:rPr>
          <w:fldChar w:fldCharType="begin"/>
        </w:r>
        <w:r w:rsidR="00E95E6A" w:rsidDel="008F2700">
          <w:rPr>
            <w:rFonts w:ascii="Arial" w:eastAsia="Times New Roman" w:hAnsi="Arial" w:cs="Arial"/>
            <w:color w:val="000000"/>
            <w:kern w:val="0"/>
            <w14:ligatures w14:val="none"/>
          </w:rPr>
          <w:delInstrText xml:space="preserve"> ADDIN ZOTERO_ITEM CSL_CITATION {"citationID":"xTLqHURh","properties":{"formattedCitation":"(Liu {\\i{}et al.}, 2022)","plainCitation":"(Liu et al., 2022)","noteIndex":0},"citationItems":[{"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delInstrText>
        </w:r>
        <w:r w:rsidR="0047765D" w:rsidDel="008F2700">
          <w:rPr>
            <w:rFonts w:ascii="Arial" w:eastAsia="Times New Roman" w:hAnsi="Arial" w:cs="Arial"/>
            <w:color w:val="000000"/>
            <w:kern w:val="0"/>
            <w14:ligatures w14:val="none"/>
          </w:rPr>
          <w:fldChar w:fldCharType="separate"/>
        </w:r>
        <w:r w:rsidR="002838B7" w:rsidRPr="002838B7" w:rsidDel="008F2700">
          <w:rPr>
            <w:rFonts w:ascii="Arial" w:hAnsi="Arial" w:cs="Arial"/>
            <w:color w:val="000000"/>
            <w:kern w:val="0"/>
          </w:rPr>
          <w:delText xml:space="preserve">(Liu </w:delText>
        </w:r>
        <w:r w:rsidR="002838B7" w:rsidRPr="002838B7" w:rsidDel="008F2700">
          <w:rPr>
            <w:rFonts w:ascii="Arial" w:hAnsi="Arial" w:cs="Arial"/>
            <w:i/>
            <w:iCs/>
            <w:color w:val="000000"/>
            <w:kern w:val="0"/>
          </w:rPr>
          <w:delText>et al.</w:delText>
        </w:r>
        <w:r w:rsidR="002838B7" w:rsidRPr="002838B7" w:rsidDel="008F2700">
          <w:rPr>
            <w:rFonts w:ascii="Arial" w:hAnsi="Arial" w:cs="Arial"/>
            <w:color w:val="000000"/>
            <w:kern w:val="0"/>
          </w:rPr>
          <w:delText>, 2022)</w:delText>
        </w:r>
        <w:r w:rsidR="0047765D" w:rsidDel="008F2700">
          <w:rPr>
            <w:rFonts w:ascii="Arial" w:eastAsia="Times New Roman" w:hAnsi="Arial" w:cs="Arial"/>
            <w:color w:val="000000"/>
            <w:kern w:val="0"/>
            <w14:ligatures w14:val="none"/>
          </w:rPr>
          <w:fldChar w:fldCharType="end"/>
        </w:r>
        <w:r w:rsidR="005E4414" w:rsidDel="008F2700">
          <w:rPr>
            <w:rFonts w:ascii="Arial" w:eastAsia="Times New Roman" w:hAnsi="Arial" w:cs="Arial"/>
            <w:color w:val="000000"/>
            <w:kern w:val="0"/>
            <w14:ligatures w14:val="none"/>
          </w:rPr>
          <w:delText xml:space="preserve">. </w:delText>
        </w:r>
      </w:del>
      <w:del w:id="334" w:author="Reviewer" w:date="2026-06-02T13:10:00Z" w16du:dateUtc="2026-06-02T18:10:00Z">
        <w:r w:rsidR="0047765D" w:rsidDel="008F2700">
          <w:rPr>
            <w:rFonts w:ascii="Arial" w:eastAsia="Times New Roman" w:hAnsi="Arial" w:cs="Arial"/>
            <w:color w:val="000000"/>
            <w:kern w:val="0"/>
            <w14:ligatures w14:val="none"/>
          </w:rPr>
          <w:delText>PFPeA, a short-chain PFAS</w:delText>
        </w:r>
        <w:r w:rsidR="00D73773" w:rsidDel="008F2700">
          <w:rPr>
            <w:rFonts w:ascii="Arial" w:eastAsia="Times New Roman" w:hAnsi="Arial" w:cs="Arial"/>
            <w:color w:val="000000"/>
            <w:kern w:val="0"/>
            <w14:ligatures w14:val="none"/>
          </w:rPr>
          <w:delText xml:space="preserve"> isomer</w:delText>
        </w:r>
        <w:r w:rsidR="0047765D" w:rsidDel="008F2700">
          <w:rPr>
            <w:rFonts w:ascii="Arial" w:eastAsia="Times New Roman" w:hAnsi="Arial" w:cs="Arial"/>
            <w:color w:val="000000"/>
            <w:kern w:val="0"/>
            <w14:ligatures w14:val="none"/>
          </w:rPr>
          <w:delText xml:space="preserve">, represents one of thousands of persistent synthetic compounds used across </w:delText>
        </w:r>
        <w:r w:rsidRPr="00292FF5" w:rsidDel="008F2700">
          <w:rPr>
            <w:rFonts w:ascii="Arial" w:eastAsia="Times New Roman" w:hAnsi="Arial" w:cs="Arial"/>
            <w:color w:val="000000"/>
            <w:kern w:val="0"/>
            <w14:ligatures w14:val="none"/>
          </w:rPr>
          <w:delText>industrial</w:delText>
        </w:r>
        <w:r w:rsidR="0047765D" w:rsidDel="008F2700">
          <w:rPr>
            <w:rFonts w:ascii="Arial" w:eastAsia="Times New Roman" w:hAnsi="Arial" w:cs="Arial"/>
            <w:color w:val="000000"/>
            <w:kern w:val="0"/>
            <w14:ligatures w14:val="none"/>
          </w:rPr>
          <w:delText xml:space="preserve"> and household</w:delText>
        </w:r>
        <w:r w:rsidRPr="00292FF5" w:rsidDel="008F2700">
          <w:rPr>
            <w:rFonts w:ascii="Arial" w:eastAsia="Times New Roman" w:hAnsi="Arial" w:cs="Arial"/>
            <w:color w:val="000000"/>
            <w:kern w:val="0"/>
            <w14:ligatures w14:val="none"/>
          </w:rPr>
          <w:delText xml:space="preserve"> applications</w:delText>
        </w:r>
        <w:r w:rsidR="00C47742" w:rsidDel="008F2700">
          <w:rPr>
            <w:rFonts w:ascii="Arial" w:eastAsia="Times New Roman" w:hAnsi="Arial" w:cs="Arial"/>
            <w:color w:val="000000"/>
            <w:kern w:val="0"/>
            <w14:ligatures w14:val="none"/>
          </w:rPr>
          <w:delText xml:space="preserve"> </w:delText>
        </w:r>
        <w:r w:rsidR="00C47742" w:rsidDel="008F2700">
          <w:rPr>
            <w:rFonts w:ascii="Arial" w:eastAsia="Times New Roman" w:hAnsi="Arial" w:cs="Arial"/>
            <w:color w:val="000000"/>
            <w:kern w:val="0"/>
            <w14:ligatures w14:val="none"/>
          </w:rPr>
          <w:fldChar w:fldCharType="begin"/>
        </w:r>
        <w:r w:rsidR="00E95E6A" w:rsidDel="008F2700">
          <w:rPr>
            <w:rFonts w:ascii="Arial" w:eastAsia="Times New Roman" w:hAnsi="Arial" w:cs="Arial"/>
            <w:color w:val="000000"/>
            <w:kern w:val="0"/>
            <w14:ligatures w14:val="none"/>
          </w:rPr>
          <w:delInstrText xml:space="preserve"> ADDIN ZOTERO_ITEM CSL_CITATION {"citationID":"v5ZGn9cd","properties":{"formattedCitation":"(Buck {\\i{}et al.}, 2011, 2021; Abunada {\\i{}et al.}, 2020; OECD, 2021; Gaines, 2023; Schymanski {\\i{}et al.}, 2023)","plainCitation":"(Buck et al., 2011, 2021; Abunada et al., 2020; OECD, 2021; Gaines, 2023; Schymanski et al., 2023)","noteIndex":0},"citationItems":[{"id":218,"uris":["http://zotero.org/users/4161640/items/SIZ8JVYZ"],"itemData":{"id":218,"type":"article-journal","container-title":"Integrated Environmental Assessment and Management","DOI":"10.1002/ieam.258","ISSN":"1551-3777, 1551-3793","issue":"4","journalAbbreviation":"IEAM","language":"en","license":"https://academic.oup.com/journals/pages/open_access/funder_policies/chorus/standard_publication_model","page":"513-541","source":"DOI.org (Crossref)","title":"Perfluoroalkyl and polyfluoroalkyl substances in the environment: terminology, classification, and origins","title-short":"Perfluoroalkyl and polyfluoroalkyl substances in the environment","volume":"7","author":[{"family":"Buck","given":"Robert C"},{"family":"Franklin","given":"James"},{"family":"Berger","given":"Urs"},{"family":"Conder","given":"Jason M"},{"family":"Cousins","given":"Ian T"},{"family":"De Voogt","given":"Pim"},{"family":"Jensen","given":"Allan Astrup"},{"family":"Kannan","given":"Kurunthachalam"},{"family":"Mabury","given":"Scott A"},{"family":"Van Leeuwen","given":"Stefan Pj"}],"issued":{"date-parts":[["2011",10,1]]}}},{"id":220,"uris":["http://zotero.org/users/4161640/items/Q6355ACY"],"itemData":{"id":220,"type":"article-journal","abstract":"Abstract\n            Per- and poly-fluoroalkyl substances (PFAS) are a universe of fluorinated organic substances with very different physical, chemical, and biological properties including polymers and non-polymers; solids, liquids, and gases. Commercial PFAS-based products have been used in a wide variety of industrial and consumer applications because they have unique performance properties of significant socioeconomic value. The PFAS definition has evolved and expanded over the years. Numerous lists of PFAS, some with thousands of entries, have been compiled, but none have clearly identified which of the substances are commercially relevant. This study is the first to use a bona-fide “bottom up” approach to identify how many of the 4730 PFAS substances listed in a 2018 OECD/UNEP Report are directly connected to commercial products based on input from three major global producers. This study provides new and valuable insight into the 2018 OECD/UNEP Report list of PFAS substances. The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 thereby dispelling assertions that there are too many PFAS chemistries to conduct proper regulatory risk assessments for the commercially relevant substances. Integr Environ Assess Manag 2021;17:1045–1055. © 2021 The Chemours Company, Beach Edge Consulting, LLC, AGC Chemicals Americas Inc., Daikin America Inc. Integrated Environmental Assessment and Management published by Wiley Periodicals LLC on behalf of Society of Environmental Toxicology &amp; Chemistry (SETAC).\n            KEY POINTS\n            This study is the first to use a bona-fide “bottom up” approach to identify how many of the 4730 PFAS substances listed in a 2018 OECD/UNEP Report are directly connected to commercial products based on input from three major global producers. The study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assessment.","container-title":"Integrated Environmental Assessment and Management","DOI":"10.1002/ieam.4450","ISSN":"1551-3777, 1551-3793","issue":"5","journalAbbreviation":"IEAM","language":"en","license":"https://creativecommons.org/licenses/by-nc-nd/4.0/","page":"1045-1055","source":"DOI.org (Crossref)","title":"Identification and classification of commercially relevant per- and poly-fluoroalkyl substances (PFAS)","volume":"17","author":[{"family":"Buck","given":"Robert C."},{"family":"Korzeniowski","given":"Stephen H."},{"family":"Laganis","given":"Evan"},{"family":"Adamsky","given":"Frank"}],"issued":{"date-parts":[["2021",5,1]]}}},{"id":216,"uris":["http://zotero.org/users/4161640/items/3I2ZR49X"],"itemData":{"id":216,"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K."}],"issued":{"date-parts":[["2020",12,21]]}}},{"id":213,"uris":["http://zotero.org/users/4161640/items/C6EXHM3R"],"itemData":{"id":213,"type":"report","publisher":"Organisation for Economic Co-operation and Development: Available at: http://www.oecd.org/chemicalsafety/portal-perfluorinated-chemicals/","title":"New comprehensive global database of per- and polyfluoroalkyl substances","author":[{"literal":"OECD"}],"accessed":{"date-parts":[["2024",11,11]]},"issued":{"date-parts":[["2021"]]}}},{"id":222,"uris":["http://zotero.org/users/4161640/items/H8NWSC7H"],"itemData":{"id":222,"type":"article-journal","abstract":"Abstract\n            \n              Background\n              Per</w:delInstrText>
        </w:r>
        <w:r w:rsidR="00E95E6A" w:rsidDel="008F2700">
          <w:rPr>
            <w:rFonts w:ascii="Cambria Math" w:eastAsia="Times New Roman" w:hAnsi="Cambria Math" w:cs="Cambria Math"/>
            <w:color w:val="000000"/>
            <w:kern w:val="0"/>
            <w14:ligatures w14:val="none"/>
          </w:rPr>
          <w:delInstrText>‐</w:delInstrText>
        </w:r>
        <w:r w:rsidR="00E95E6A" w:rsidDel="008F2700">
          <w:rPr>
            <w:rFonts w:ascii="Arial" w:eastAsia="Times New Roman" w:hAnsi="Arial" w:cs="Arial"/>
            <w:color w:val="000000"/>
            <w:kern w:val="0"/>
            <w14:ligatures w14:val="none"/>
          </w:rPr>
          <w:del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delInstrText>
        </w:r>
        <w:r w:rsidR="00E95E6A" w:rsidDel="008F2700">
          <w:rPr>
            <w:rFonts w:ascii="Cambria Math" w:eastAsia="Times New Roman" w:hAnsi="Cambria Math" w:cs="Cambria Math"/>
            <w:color w:val="000000"/>
            <w:kern w:val="0"/>
            <w14:ligatures w14:val="none"/>
          </w:rPr>
          <w:delInstrText>‐</w:delInstrText>
        </w:r>
        <w:r w:rsidR="00E95E6A" w:rsidDel="008F2700">
          <w:rPr>
            <w:rFonts w:ascii="Arial" w:eastAsia="Times New Roman" w:hAnsi="Arial" w:cs="Arial"/>
            <w:color w:val="000000"/>
            <w:kern w:val="0"/>
            <w14:ligatures w14:val="none"/>
          </w:rPr>
          <w:delInstrText xml:space="preserve"> and polyfluoroalkyl substances (PFAS): a literature review","title-short":"Historical and current usage of per</w:delInstrText>
        </w:r>
        <w:r w:rsidR="00E95E6A" w:rsidDel="008F2700">
          <w:rPr>
            <w:rFonts w:ascii="Cambria Math" w:eastAsia="Times New Roman" w:hAnsi="Cambria Math" w:cs="Cambria Math"/>
            <w:color w:val="000000"/>
            <w:kern w:val="0"/>
            <w14:ligatures w14:val="none"/>
          </w:rPr>
          <w:delInstrText>‐</w:delInstrText>
        </w:r>
        <w:r w:rsidR="00E95E6A" w:rsidDel="008F2700">
          <w:rPr>
            <w:rFonts w:ascii="Arial" w:eastAsia="Times New Roman" w:hAnsi="Arial" w:cs="Arial"/>
            <w:color w:val="000000"/>
            <w:kern w:val="0"/>
            <w14:ligatures w14:val="none"/>
          </w:rPr>
          <w:delInstrText xml:space="preserve"> and polyfluoroalkyl substances (PFAS)","volume":"66","author":[{"family":"Gaines","given":"Linda G. T."}],"issued":{"date-parts":[["2023",5]]}}},{"id":214,"uris":["http://zotero.org/users/4161640/items/QG526FZC"],"itemData":{"id":214,"type":"article-journal","container-title":"Environmental Science &amp; Technology","DOI":"10.1021/acs.est.3c04855","ISSN":"0013-936X","issue":"44","journalAbbreviation":"Environ. Sci. Technol.","note":"publisher: American Chemical Society","page":"16918-16928","title":"Per- and polyfluoroalkyl substances (PFAS) in PubChem: 7 million and growing","volume":"57","author":[{"family":"Schymanski","given":"Emma L."},{"family":"Zhang","given":"Jian"},{"family":"Thiessen","given":"Paul A."},{"family":"Chirsir","given":"Parviel"},{"family":"Kondic","given":"Todor"},{"family":"Bolton","given":"Evan E."}],"issued":{"date-parts":[["2023",11,7]]}}}],"schema":"https://github.com/citation-style-language/schema/raw/master/csl-citation.json"} </w:delInstrText>
        </w:r>
        <w:r w:rsidR="00C47742" w:rsidDel="008F2700">
          <w:rPr>
            <w:rFonts w:ascii="Arial" w:eastAsia="Times New Roman" w:hAnsi="Arial" w:cs="Arial"/>
            <w:color w:val="000000"/>
            <w:kern w:val="0"/>
            <w14:ligatures w14:val="none"/>
          </w:rPr>
          <w:fldChar w:fldCharType="separate"/>
        </w:r>
        <w:r w:rsidR="00BB3B60" w:rsidRPr="00BB3B60" w:rsidDel="008F2700">
          <w:rPr>
            <w:rFonts w:ascii="Arial" w:hAnsi="Arial" w:cs="Arial"/>
            <w:color w:val="000000"/>
            <w:kern w:val="0"/>
          </w:rPr>
          <w:delText xml:space="preserve">(Buck </w:delText>
        </w:r>
        <w:r w:rsidR="00BB3B60" w:rsidRPr="00BB3B60" w:rsidDel="008F2700">
          <w:rPr>
            <w:rFonts w:ascii="Arial" w:hAnsi="Arial" w:cs="Arial"/>
            <w:i/>
            <w:iCs/>
            <w:color w:val="000000"/>
            <w:kern w:val="0"/>
          </w:rPr>
          <w:delText>et al.</w:delText>
        </w:r>
        <w:r w:rsidR="00BB3B60" w:rsidRPr="00BB3B60" w:rsidDel="008F2700">
          <w:rPr>
            <w:rFonts w:ascii="Arial" w:hAnsi="Arial" w:cs="Arial"/>
            <w:color w:val="000000"/>
            <w:kern w:val="0"/>
          </w:rPr>
          <w:delText xml:space="preserve">, 2011, 2021; Abunada </w:delText>
        </w:r>
        <w:r w:rsidR="00BB3B60" w:rsidRPr="00BB3B60" w:rsidDel="008F2700">
          <w:rPr>
            <w:rFonts w:ascii="Arial" w:hAnsi="Arial" w:cs="Arial"/>
            <w:i/>
            <w:iCs/>
            <w:color w:val="000000"/>
            <w:kern w:val="0"/>
          </w:rPr>
          <w:delText>et al.</w:delText>
        </w:r>
        <w:r w:rsidR="00BB3B60" w:rsidRPr="00BB3B60" w:rsidDel="008F2700">
          <w:rPr>
            <w:rFonts w:ascii="Arial" w:hAnsi="Arial" w:cs="Arial"/>
            <w:color w:val="000000"/>
            <w:kern w:val="0"/>
          </w:rPr>
          <w:delText xml:space="preserve">, 2020; OECD, 2021; Gaines, 2023; Schymanski </w:delText>
        </w:r>
        <w:r w:rsidR="00BB3B60" w:rsidRPr="00BB3B60" w:rsidDel="008F2700">
          <w:rPr>
            <w:rFonts w:ascii="Arial" w:hAnsi="Arial" w:cs="Arial"/>
            <w:i/>
            <w:iCs/>
            <w:color w:val="000000"/>
            <w:kern w:val="0"/>
          </w:rPr>
          <w:delText>et al.</w:delText>
        </w:r>
        <w:r w:rsidR="00BB3B60" w:rsidRPr="00BB3B60" w:rsidDel="008F2700">
          <w:rPr>
            <w:rFonts w:ascii="Arial" w:hAnsi="Arial" w:cs="Arial"/>
            <w:color w:val="000000"/>
            <w:kern w:val="0"/>
          </w:rPr>
          <w:delText>, 2023)</w:delText>
        </w:r>
        <w:r w:rsidR="00C47742" w:rsidDel="008F2700">
          <w:rPr>
            <w:rFonts w:ascii="Arial" w:eastAsia="Times New Roman" w:hAnsi="Arial" w:cs="Arial"/>
            <w:color w:val="000000"/>
            <w:kern w:val="0"/>
            <w14:ligatures w14:val="none"/>
          </w:rPr>
          <w:fldChar w:fldCharType="end"/>
        </w:r>
        <w:r w:rsidDel="008F2700">
          <w:rPr>
            <w:rFonts w:ascii="Arial" w:eastAsia="Times New Roman" w:hAnsi="Arial" w:cs="Arial"/>
            <w:color w:val="000000"/>
            <w:kern w:val="0"/>
            <w14:ligatures w14:val="none"/>
          </w:rPr>
          <w:delText>.</w:delText>
        </w:r>
      </w:del>
      <w:r>
        <w:rPr>
          <w:rFonts w:ascii="Arial" w:eastAsia="Times New Roman" w:hAnsi="Arial" w:cs="Arial"/>
          <w:color w:val="000000"/>
          <w:kern w:val="0"/>
          <w14:ligatures w14:val="none"/>
        </w:rPr>
        <w:t xml:space="preserve"> </w:t>
      </w:r>
      <w:ins w:id="335" w:author="Reviewer" w:date="2026-06-02T13:13:00Z" w16du:dateUtc="2026-06-02T18:13:00Z">
        <w:r w:rsidR="00C75FF8">
          <w:rPr>
            <w:rFonts w:ascii="Arial" w:eastAsia="Times New Roman" w:hAnsi="Arial" w:cs="Arial"/>
            <w:color w:val="000000"/>
            <w:kern w:val="0"/>
            <w14:ligatures w14:val="none"/>
          </w:rPr>
          <w:t xml:space="preserve">We </w:t>
        </w:r>
      </w:ins>
      <w:ins w:id="336" w:author="Reviewer" w:date="2026-06-02T13:39:00Z" w16du:dateUtc="2026-06-02T18:39:00Z">
        <w:r w:rsidR="00A70CDE">
          <w:rPr>
            <w:rFonts w:ascii="Arial" w:eastAsia="Times New Roman" w:hAnsi="Arial" w:cs="Arial"/>
            <w:color w:val="000000"/>
            <w:kern w:val="0"/>
            <w14:ligatures w14:val="none"/>
          </w:rPr>
          <w:t>hypothesized</w:t>
        </w:r>
      </w:ins>
      <w:ins w:id="337" w:author="Reviewer" w:date="2026-06-02T13:13:00Z" w16du:dateUtc="2026-06-02T18:13:00Z">
        <w:r w:rsidR="00C75FF8">
          <w:rPr>
            <w:rFonts w:ascii="Arial" w:eastAsia="Times New Roman" w:hAnsi="Arial" w:cs="Arial"/>
            <w:color w:val="000000"/>
            <w:kern w:val="0"/>
            <w14:ligatures w14:val="none"/>
          </w:rPr>
          <w:t xml:space="preserve"> that </w:t>
        </w:r>
      </w:ins>
      <w:ins w:id="338" w:author="Reviewer" w:date="2026-06-02T13:14:00Z" w16du:dateUtc="2026-06-02T18:14:00Z">
        <w:r w:rsidR="00C75FF8">
          <w:rPr>
            <w:rFonts w:ascii="Arial" w:eastAsia="Times New Roman" w:hAnsi="Arial" w:cs="Arial"/>
            <w:color w:val="000000"/>
            <w:kern w:val="0"/>
            <w14:ligatures w14:val="none"/>
          </w:rPr>
          <w:t xml:space="preserve">xenobiotic exposure </w:t>
        </w:r>
      </w:ins>
      <w:ins w:id="339" w:author="Reviewer" w:date="2026-06-02T13:41:00Z" w16du:dateUtc="2026-06-02T18:41:00Z">
        <w:r w:rsidR="00A70CDE" w:rsidRPr="00D62C68">
          <w:rPr>
            <w:rFonts w:ascii="Arial" w:eastAsia="Times New Roman" w:hAnsi="Arial" w:cs="Arial"/>
            <w:color w:val="000000"/>
            <w:kern w:val="0"/>
            <w14:ligatures w14:val="none"/>
          </w:rPr>
          <w:t>would both elevate NLR, with stronger responses at higher concentrations, and that NLR would remain elevated following salt exposure</w:t>
        </w:r>
        <w:r w:rsidR="00A70CDE">
          <w:rPr>
            <w:rFonts w:ascii="Arial" w:eastAsia="Times New Roman" w:hAnsi="Arial" w:cs="Arial"/>
            <w:color w:val="000000"/>
            <w:kern w:val="0"/>
            <w14:ligatures w14:val="none"/>
          </w:rPr>
          <w:t xml:space="preserve"> </w:t>
        </w:r>
      </w:ins>
      <w:ins w:id="340" w:author="Reviewer" w:date="2026-06-02T13:39:00Z" w16du:dateUtc="2026-06-02T18:39:00Z">
        <w:r w:rsidR="00A70CDE">
          <w:rPr>
            <w:rFonts w:ascii="Arial" w:eastAsia="Times New Roman" w:hAnsi="Arial" w:cs="Arial"/>
            <w:color w:val="000000"/>
            <w:kern w:val="0"/>
            <w14:ligatures w14:val="none"/>
          </w:rPr>
          <w:t>(</w:t>
        </w:r>
      </w:ins>
      <w:ins w:id="341" w:author="Reviewer" w:date="2026-06-02T13:40:00Z" w16du:dateUtc="2026-06-02T18:40:00Z">
        <w:r w:rsidR="00A70CDE">
          <w:rPr>
            <w:rFonts w:ascii="Arial" w:eastAsia="Times New Roman" w:hAnsi="Arial" w:cs="Arial"/>
            <w:color w:val="000000"/>
            <w:kern w:val="0"/>
            <w14:ligatures w14:val="none"/>
          </w:rPr>
          <w:t>Figure 1)</w:t>
        </w:r>
      </w:ins>
      <w:ins w:id="342" w:author="Reviewer" w:date="2026-06-02T13:15:00Z" w16du:dateUtc="2026-06-02T18:15:00Z">
        <w:r w:rsidR="00C75FF8">
          <w:rPr>
            <w:rFonts w:ascii="Arial" w:eastAsia="Times New Roman" w:hAnsi="Arial" w:cs="Arial"/>
            <w:color w:val="000000"/>
            <w:kern w:val="0"/>
            <w14:ligatures w14:val="none"/>
          </w:rPr>
          <w:t>.</w:t>
        </w:r>
      </w:ins>
      <w:del w:id="343" w:author="Reviewer" w:date="2026-06-01T15:21:00Z" w16du:dateUtc="2026-06-01T20:21:00Z">
        <w:r w:rsidR="0047765D" w:rsidDel="001F1C47">
          <w:rPr>
            <w:rFonts w:ascii="Arial" w:eastAsia="Times New Roman" w:hAnsi="Arial" w:cs="Arial"/>
            <w:color w:val="000000"/>
            <w:kern w:val="0"/>
            <w14:ligatures w14:val="none"/>
          </w:rPr>
          <w:delText>Both</w:delText>
        </w:r>
        <w:r w:rsidRPr="00292FF5" w:rsidDel="001F1C47">
          <w:rPr>
            <w:rFonts w:ascii="Arial" w:eastAsia="Times New Roman" w:hAnsi="Arial" w:cs="Arial"/>
            <w:color w:val="000000"/>
            <w:kern w:val="0"/>
            <w14:ligatures w14:val="none"/>
          </w:rPr>
          <w:delText xml:space="preserve"> Cd</w:delText>
        </w:r>
        <w:r w:rsidR="0047765D" w:rsidDel="001F1C47">
          <w:rPr>
            <w:rFonts w:ascii="Arial" w:eastAsia="Times New Roman" w:hAnsi="Arial" w:cs="Arial"/>
            <w:color w:val="000000"/>
            <w:kern w:val="0"/>
            <w14:ligatures w14:val="none"/>
          </w:rPr>
          <w:delText xml:space="preserve"> and </w:delText>
        </w:r>
        <w:r w:rsidRPr="00292FF5" w:rsidDel="001F1C47">
          <w:rPr>
            <w:rFonts w:ascii="Arial" w:eastAsia="Times New Roman" w:hAnsi="Arial" w:cs="Arial"/>
            <w:color w:val="000000"/>
            <w:kern w:val="0"/>
            <w14:ligatures w14:val="none"/>
          </w:rPr>
          <w:delText>PFAS</w:delText>
        </w:r>
        <w:r w:rsidR="0047765D" w:rsidDel="001F1C47">
          <w:rPr>
            <w:rFonts w:ascii="Arial" w:eastAsia="Times New Roman" w:hAnsi="Arial" w:cs="Arial"/>
            <w:color w:val="000000"/>
            <w:kern w:val="0"/>
            <w14:ligatures w14:val="none"/>
          </w:rPr>
          <w:delText xml:space="preserve"> can</w:delText>
        </w:r>
        <w:r w:rsidR="007108BE" w:rsidDel="001F1C47">
          <w:rPr>
            <w:rFonts w:ascii="Arial" w:eastAsia="Times New Roman" w:hAnsi="Arial" w:cs="Arial"/>
            <w:color w:val="000000"/>
            <w:kern w:val="0"/>
            <w14:ligatures w14:val="none"/>
          </w:rPr>
          <w:delText xml:space="preserve"> disrupt</w:delText>
        </w:r>
        <w:r w:rsidRPr="00292FF5" w:rsidDel="001F1C47">
          <w:rPr>
            <w:rFonts w:ascii="Arial" w:eastAsia="Times New Roman" w:hAnsi="Arial" w:cs="Arial"/>
            <w:color w:val="000000"/>
            <w:kern w:val="0"/>
            <w14:ligatures w14:val="none"/>
          </w:rPr>
          <w:delText xml:space="preserve"> endocrine </w:delText>
        </w:r>
        <w:r w:rsidR="003E7E30" w:rsidDel="001F1C47">
          <w:rPr>
            <w:rFonts w:ascii="Arial" w:eastAsia="Times New Roman" w:hAnsi="Arial" w:cs="Arial"/>
            <w:color w:val="000000"/>
            <w:kern w:val="0"/>
            <w14:ligatures w14:val="none"/>
          </w:rPr>
          <w:fldChar w:fldCharType="begin"/>
        </w:r>
        <w:r w:rsidR="00E95E6A" w:rsidDel="001F1C47">
          <w:rPr>
            <w:rFonts w:ascii="Arial" w:eastAsia="Times New Roman" w:hAnsi="Arial" w:cs="Arial"/>
            <w:color w:val="000000"/>
            <w:kern w:val="0"/>
            <w14:ligatures w14:val="none"/>
          </w:rPr>
          <w:del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delInstrText>
        </w:r>
        <w:r w:rsidR="003E7E30" w:rsidDel="001F1C47">
          <w:rPr>
            <w:rFonts w:ascii="Arial" w:eastAsia="Times New Roman" w:hAnsi="Arial" w:cs="Arial"/>
            <w:color w:val="000000"/>
            <w:kern w:val="0"/>
            <w14:ligatures w14:val="none"/>
          </w:rPr>
          <w:fldChar w:fldCharType="separate"/>
        </w:r>
        <w:r w:rsidR="002838B7" w:rsidRPr="002838B7" w:rsidDel="001F1C47">
          <w:rPr>
            <w:rFonts w:ascii="Arial" w:hAnsi="Arial" w:cs="Arial"/>
            <w:color w:val="000000"/>
            <w:kern w:val="0"/>
          </w:rPr>
          <w:delText xml:space="preserve">(Coperchini </w:delText>
        </w:r>
        <w:r w:rsidR="002838B7" w:rsidRPr="002838B7" w:rsidDel="001F1C47">
          <w:rPr>
            <w:rFonts w:ascii="Arial" w:hAnsi="Arial" w:cs="Arial"/>
            <w:i/>
            <w:iCs/>
            <w:color w:val="000000"/>
            <w:kern w:val="0"/>
          </w:rPr>
          <w:delText>et al.</w:delText>
        </w:r>
        <w:r w:rsidR="002838B7" w:rsidRPr="002838B7" w:rsidDel="001F1C47">
          <w:rPr>
            <w:rFonts w:ascii="Arial" w:hAnsi="Arial" w:cs="Arial"/>
            <w:color w:val="000000"/>
            <w:kern w:val="0"/>
          </w:rPr>
          <w:delText xml:space="preserve">, 2021, 2024; Nayak </w:delText>
        </w:r>
        <w:r w:rsidR="002838B7" w:rsidRPr="002838B7" w:rsidDel="001F1C47">
          <w:rPr>
            <w:rFonts w:ascii="Arial" w:hAnsi="Arial" w:cs="Arial"/>
            <w:i/>
            <w:iCs/>
            <w:color w:val="000000"/>
            <w:kern w:val="0"/>
          </w:rPr>
          <w:delText>et al.</w:delText>
        </w:r>
        <w:r w:rsidR="002838B7" w:rsidRPr="002838B7" w:rsidDel="001F1C47">
          <w:rPr>
            <w:rFonts w:ascii="Arial" w:hAnsi="Arial" w:cs="Arial"/>
            <w:color w:val="000000"/>
            <w:kern w:val="0"/>
          </w:rPr>
          <w:delText>, 2023)</w:delText>
        </w:r>
        <w:r w:rsidR="003E7E30" w:rsidDel="001F1C47">
          <w:rPr>
            <w:rFonts w:ascii="Arial" w:eastAsia="Times New Roman" w:hAnsi="Arial" w:cs="Arial"/>
            <w:color w:val="000000"/>
            <w:kern w:val="0"/>
            <w14:ligatures w14:val="none"/>
          </w:rPr>
          <w:fldChar w:fldCharType="end"/>
        </w:r>
        <w:r w:rsidRPr="00292FF5" w:rsidDel="001F1C47">
          <w:rPr>
            <w:rFonts w:ascii="Arial" w:eastAsia="Times New Roman" w:hAnsi="Arial" w:cs="Arial"/>
            <w:color w:val="000000"/>
            <w:kern w:val="0"/>
            <w14:ligatures w14:val="none"/>
          </w:rPr>
          <w:delText>, immune</w:delText>
        </w:r>
        <w:r w:rsidR="009F15B3" w:rsidDel="001F1C47">
          <w:rPr>
            <w:rFonts w:ascii="Arial" w:eastAsia="Times New Roman" w:hAnsi="Arial" w:cs="Arial"/>
            <w:color w:val="000000"/>
            <w:kern w:val="0"/>
            <w14:ligatures w14:val="none"/>
          </w:rPr>
          <w:delText xml:space="preserve"> </w:delText>
        </w:r>
        <w:r w:rsidR="009F15B3" w:rsidDel="001F1C47">
          <w:rPr>
            <w:rFonts w:ascii="Arial" w:eastAsia="Times New Roman" w:hAnsi="Arial" w:cs="Arial"/>
            <w:color w:val="000000"/>
            <w:kern w:val="0"/>
            <w14:ligatures w14:val="none"/>
          </w:rPr>
          <w:fldChar w:fldCharType="begin"/>
        </w:r>
        <w:r w:rsidR="00E95E6A" w:rsidDel="001F1C47">
          <w:rPr>
            <w:rFonts w:ascii="Arial" w:eastAsia="Times New Roman" w:hAnsi="Arial" w:cs="Arial"/>
            <w:color w:val="000000"/>
            <w:kern w:val="0"/>
            <w14:ligatures w14:val="none"/>
          </w:rPr>
          <w:del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delInstrText>
        </w:r>
        <w:r w:rsidR="009F15B3" w:rsidDel="001F1C47">
          <w:rPr>
            <w:rFonts w:ascii="Arial" w:eastAsia="Times New Roman" w:hAnsi="Arial" w:cs="Arial"/>
            <w:color w:val="000000"/>
            <w:kern w:val="0"/>
            <w14:ligatures w14:val="none"/>
          </w:rPr>
          <w:fldChar w:fldCharType="separate"/>
        </w:r>
        <w:r w:rsidR="002838B7" w:rsidRPr="002838B7" w:rsidDel="001F1C47">
          <w:rPr>
            <w:rFonts w:ascii="Arial" w:hAnsi="Arial" w:cs="Arial"/>
            <w:color w:val="000000"/>
            <w:kern w:val="0"/>
          </w:rPr>
          <w:delText xml:space="preserve">(Fang </w:delText>
        </w:r>
        <w:r w:rsidR="002838B7" w:rsidRPr="002838B7" w:rsidDel="001F1C47">
          <w:rPr>
            <w:rFonts w:ascii="Arial" w:hAnsi="Arial" w:cs="Arial"/>
            <w:i/>
            <w:iCs/>
            <w:color w:val="000000"/>
            <w:kern w:val="0"/>
          </w:rPr>
          <w:delText>et al.</w:delText>
        </w:r>
        <w:r w:rsidR="002838B7" w:rsidRPr="002838B7" w:rsidDel="001F1C47">
          <w:rPr>
            <w:rFonts w:ascii="Arial" w:hAnsi="Arial" w:cs="Arial"/>
            <w:color w:val="000000"/>
            <w:kern w:val="0"/>
          </w:rPr>
          <w:delText xml:space="preserve">, 2013, 2026; Guillette </w:delText>
        </w:r>
        <w:r w:rsidR="002838B7" w:rsidRPr="002838B7" w:rsidDel="001F1C47">
          <w:rPr>
            <w:rFonts w:ascii="Arial" w:hAnsi="Arial" w:cs="Arial"/>
            <w:i/>
            <w:iCs/>
            <w:color w:val="000000"/>
            <w:kern w:val="0"/>
          </w:rPr>
          <w:delText>et al.</w:delText>
        </w:r>
        <w:r w:rsidR="002838B7" w:rsidRPr="002838B7" w:rsidDel="001F1C47">
          <w:rPr>
            <w:rFonts w:ascii="Arial" w:hAnsi="Arial" w:cs="Arial"/>
            <w:color w:val="000000"/>
            <w:kern w:val="0"/>
          </w:rPr>
          <w:delText>, 2020)</w:delText>
        </w:r>
        <w:r w:rsidR="009F15B3" w:rsidDel="001F1C47">
          <w:rPr>
            <w:rFonts w:ascii="Arial" w:eastAsia="Times New Roman" w:hAnsi="Arial" w:cs="Arial"/>
            <w:color w:val="000000"/>
            <w:kern w:val="0"/>
            <w14:ligatures w14:val="none"/>
          </w:rPr>
          <w:fldChar w:fldCharType="end"/>
        </w:r>
        <w:r w:rsidRPr="00292FF5" w:rsidDel="001F1C47">
          <w:rPr>
            <w:rFonts w:ascii="Arial" w:eastAsia="Times New Roman" w:hAnsi="Arial" w:cs="Arial"/>
            <w:color w:val="000000"/>
            <w:kern w:val="0"/>
            <w14:ligatures w14:val="none"/>
          </w:rPr>
          <w:delText>, and nervous system</w:delText>
        </w:r>
        <w:r w:rsidR="0047765D" w:rsidDel="001F1C47">
          <w:rPr>
            <w:rFonts w:ascii="Arial" w:eastAsia="Times New Roman" w:hAnsi="Arial" w:cs="Arial"/>
            <w:color w:val="000000"/>
            <w:kern w:val="0"/>
            <w14:ligatures w14:val="none"/>
          </w:rPr>
          <w:delText>s</w:delText>
        </w:r>
        <w:r w:rsidR="009F15B3" w:rsidDel="001F1C47">
          <w:rPr>
            <w:rFonts w:ascii="Arial" w:eastAsia="Times New Roman" w:hAnsi="Arial" w:cs="Arial"/>
            <w:color w:val="000000"/>
            <w:kern w:val="0"/>
            <w14:ligatures w14:val="none"/>
          </w:rPr>
          <w:delText xml:space="preserve"> </w:delText>
        </w:r>
        <w:r w:rsidR="009F15B3" w:rsidDel="001F1C47">
          <w:rPr>
            <w:rFonts w:ascii="Arial" w:eastAsia="Times New Roman" w:hAnsi="Arial" w:cs="Arial"/>
            <w:color w:val="000000"/>
            <w:kern w:val="0"/>
            <w14:ligatures w14:val="none"/>
          </w:rPr>
          <w:fldChar w:fldCharType="begin"/>
        </w:r>
        <w:r w:rsidR="00E95E6A" w:rsidDel="001F1C47">
          <w:rPr>
            <w:rFonts w:ascii="Arial" w:eastAsia="Times New Roman" w:hAnsi="Arial" w:cs="Arial"/>
            <w:color w:val="000000"/>
            <w:kern w:val="0"/>
            <w14:ligatures w14:val="none"/>
          </w:rPr>
          <w:del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delInstrText>
        </w:r>
        <w:r w:rsidR="009F15B3" w:rsidDel="001F1C47">
          <w:rPr>
            <w:rFonts w:ascii="Arial" w:eastAsia="Times New Roman" w:hAnsi="Arial" w:cs="Arial"/>
            <w:color w:val="000000"/>
            <w:kern w:val="0"/>
            <w14:ligatures w14:val="none"/>
          </w:rPr>
          <w:fldChar w:fldCharType="separate"/>
        </w:r>
        <w:r w:rsidR="002E15B0" w:rsidRPr="002E15B0" w:rsidDel="001F1C47">
          <w:rPr>
            <w:rFonts w:ascii="Arial" w:hAnsi="Arial" w:cs="Arial"/>
            <w:color w:val="000000"/>
            <w:kern w:val="0"/>
          </w:rPr>
          <w:delText xml:space="preserve">(Starnes </w:delText>
        </w:r>
        <w:r w:rsidR="002E15B0" w:rsidRPr="002E15B0" w:rsidDel="001F1C47">
          <w:rPr>
            <w:rFonts w:ascii="Arial" w:hAnsi="Arial" w:cs="Arial"/>
            <w:i/>
            <w:iCs/>
            <w:color w:val="000000"/>
            <w:kern w:val="0"/>
          </w:rPr>
          <w:delText>et al.</w:delText>
        </w:r>
        <w:r w:rsidR="002E15B0" w:rsidRPr="002E15B0" w:rsidDel="001F1C47">
          <w:rPr>
            <w:rFonts w:ascii="Arial" w:hAnsi="Arial" w:cs="Arial"/>
            <w:color w:val="000000"/>
            <w:kern w:val="0"/>
          </w:rPr>
          <w:delText>, 2022)</w:delText>
        </w:r>
        <w:r w:rsidR="009F15B3" w:rsidDel="001F1C47">
          <w:rPr>
            <w:rFonts w:ascii="Arial" w:eastAsia="Times New Roman" w:hAnsi="Arial" w:cs="Arial"/>
            <w:color w:val="000000"/>
            <w:kern w:val="0"/>
            <w14:ligatures w14:val="none"/>
          </w:rPr>
          <w:fldChar w:fldCharType="end"/>
        </w:r>
        <w:r w:rsidRPr="00292FF5" w:rsidDel="001F1C47">
          <w:rPr>
            <w:rFonts w:ascii="Arial" w:eastAsia="Times New Roman" w:hAnsi="Arial" w:cs="Arial"/>
            <w:color w:val="000000"/>
            <w:kern w:val="0"/>
            <w14:ligatures w14:val="none"/>
          </w:rPr>
          <w:delText>.</w:delText>
        </w:r>
      </w:del>
      <w:ins w:id="344" w:author="Reviewer" w:date="2026-06-02T13:44:00Z" w16du:dateUtc="2026-06-02T18:44:00Z">
        <w:r w:rsidR="00362023">
          <w:rPr>
            <w:rFonts w:ascii="Arial" w:eastAsia="Times New Roman" w:hAnsi="Arial" w:cs="Arial"/>
            <w:color w:val="000000"/>
            <w:kern w:val="0"/>
            <w14:ligatures w14:val="none"/>
          </w:rPr>
          <w:t xml:space="preserve"> </w:t>
        </w:r>
      </w:ins>
    </w:p>
    <w:p w14:paraId="16B5E752" w14:textId="4FBEF623" w:rsidR="0045522C" w:rsidRPr="00D62C68" w:rsidRDefault="00D62C68" w:rsidP="00362023">
      <w:pPr>
        <w:spacing w:line="480" w:lineRule="auto"/>
        <w:ind w:firstLine="720"/>
        <w:rPr>
          <w:rFonts w:ascii="Arial" w:eastAsia="Times New Roman" w:hAnsi="Arial" w:cs="Arial"/>
          <w:kern w:val="0"/>
          <w14:ligatures w14:val="none"/>
        </w:rPr>
      </w:pPr>
      <w:del w:id="345" w:author="Reviewer" w:date="2026-06-02T13:44:00Z" w16du:dateUtc="2026-06-02T18:44:00Z">
        <w:r w:rsidRPr="00D62C68" w:rsidDel="00362023">
          <w:rPr>
            <w:rFonts w:ascii="Arial" w:eastAsia="Times New Roman" w:hAnsi="Arial" w:cs="Arial"/>
            <w:color w:val="000000"/>
            <w:kern w:val="0"/>
            <w14:ligatures w14:val="none"/>
          </w:rPr>
          <w:delText xml:space="preserve">Our </w:delText>
        </w:r>
      </w:del>
      <w:del w:id="346" w:author="Reviewer" w:date="2026-06-02T13:38:00Z" w16du:dateUtc="2026-06-02T18:38:00Z">
        <w:r w:rsidRPr="00D62C68" w:rsidDel="00A70CDE">
          <w:rPr>
            <w:rFonts w:ascii="Arial" w:eastAsia="Times New Roman" w:hAnsi="Arial" w:cs="Arial"/>
            <w:color w:val="000000"/>
            <w:kern w:val="0"/>
            <w14:ligatures w14:val="none"/>
          </w:rPr>
          <w:delText xml:space="preserve">study </w:delText>
        </w:r>
      </w:del>
      <w:del w:id="347" w:author="Reviewer" w:date="2026-06-02T13:44:00Z" w16du:dateUtc="2026-06-02T18:44:00Z">
        <w:r w:rsidRPr="00D62C68" w:rsidDel="00362023">
          <w:rPr>
            <w:rFonts w:ascii="Arial" w:eastAsia="Times New Roman" w:hAnsi="Arial" w:cs="Arial"/>
            <w:color w:val="000000"/>
            <w:kern w:val="0"/>
            <w14:ligatures w14:val="none"/>
          </w:rPr>
          <w:delText>objectives were to: (1) test whether varying concentrations of Cd or PFPeA alter NLR values, (2) determine whether Cd or PFPeA modif</w:delText>
        </w:r>
        <w:r w:rsidDel="00362023">
          <w:rPr>
            <w:rFonts w:ascii="Arial" w:eastAsia="Times New Roman" w:hAnsi="Arial" w:cs="Arial"/>
            <w:color w:val="000000"/>
            <w:kern w:val="0"/>
            <w14:ligatures w14:val="none"/>
          </w:rPr>
          <w:delText>ies</w:delText>
        </w:r>
        <w:r w:rsidRPr="00D62C68" w:rsidDel="00362023">
          <w:rPr>
            <w:rFonts w:ascii="Arial" w:eastAsia="Times New Roman" w:hAnsi="Arial" w:cs="Arial"/>
            <w:color w:val="000000"/>
            <w:kern w:val="0"/>
            <w14:ligatures w14:val="none"/>
          </w:rPr>
          <w:delText xml:space="preserve"> NLR following exposure to an abrupt environmental stressor (salinity increase), and (3) compare post-stressor recovery among treatments. </w:delText>
        </w:r>
      </w:del>
      <w:del w:id="348" w:author="Reviewer" w:date="2026-06-02T13:41:00Z" w16du:dateUtc="2026-06-02T18:41:00Z">
        <w:r w:rsidRPr="00D62C68" w:rsidDel="00A70CDE">
          <w:rPr>
            <w:rFonts w:ascii="Arial" w:eastAsia="Times New Roman" w:hAnsi="Arial" w:cs="Arial"/>
            <w:color w:val="000000"/>
            <w:kern w:val="0"/>
            <w14:ligatures w14:val="none"/>
          </w:rPr>
          <w:delText>We hypothesized that Cd and PFPeA would both elevate NLR, with stronger responses at higher concentrations, and that NLR would remain elevated following salt exposure</w:delText>
        </w:r>
        <w:r w:rsidDel="00A70CDE">
          <w:rPr>
            <w:rFonts w:ascii="Arial" w:eastAsia="Times New Roman" w:hAnsi="Arial" w:cs="Arial"/>
            <w:color w:val="000000"/>
            <w:kern w:val="0"/>
            <w14:ligatures w14:val="none"/>
          </w:rPr>
          <w:delText xml:space="preserve"> (Figure 1)</w:delText>
        </w:r>
        <w:r w:rsidRPr="00D62C68" w:rsidDel="00A70CDE">
          <w:rPr>
            <w:rFonts w:ascii="Arial" w:eastAsia="Times New Roman" w:hAnsi="Arial" w:cs="Arial"/>
            <w:color w:val="000000"/>
            <w:kern w:val="0"/>
            <w14:ligatures w14:val="none"/>
          </w:rPr>
          <w:delText xml:space="preserve">. </w:delText>
        </w:r>
      </w:del>
      <w:r w:rsidRPr="00D62C68">
        <w:rPr>
          <w:rFonts w:ascii="Arial" w:eastAsia="Times New Roman" w:hAnsi="Arial" w:cs="Arial"/>
          <w:color w:val="000000"/>
          <w:kern w:val="0"/>
          <w14:ligatures w14:val="none"/>
        </w:rPr>
        <w:t xml:space="preserve">Understanding these interactions between contaminants and environmental stressors is </w:t>
      </w:r>
      <w:del w:id="349" w:author="Reviewer" w:date="2026-06-02T17:56:00Z" w16du:dateUtc="2026-06-02T22:56:00Z">
        <w:r w:rsidRPr="00D62C68" w:rsidDel="00EA621B">
          <w:rPr>
            <w:rFonts w:ascii="Arial" w:eastAsia="Times New Roman" w:hAnsi="Arial" w:cs="Arial"/>
            <w:color w:val="000000"/>
            <w:kern w:val="0"/>
            <w14:ligatures w14:val="none"/>
          </w:rPr>
          <w:delText xml:space="preserve">critical </w:delText>
        </w:r>
      </w:del>
      <w:ins w:id="350" w:author="Reviewer" w:date="2026-06-02T17:56:00Z" w16du:dateUtc="2026-06-02T22:56:00Z">
        <w:r w:rsidR="00EA621B">
          <w:rPr>
            <w:rFonts w:ascii="Arial" w:eastAsia="Times New Roman" w:hAnsi="Arial" w:cs="Arial"/>
            <w:color w:val="000000"/>
            <w:kern w:val="0"/>
            <w14:ligatures w14:val="none"/>
          </w:rPr>
          <w:t>important</w:t>
        </w:r>
        <w:r w:rsidR="00EA621B" w:rsidRPr="00D62C68">
          <w:rPr>
            <w:rFonts w:ascii="Arial" w:eastAsia="Times New Roman" w:hAnsi="Arial" w:cs="Arial"/>
            <w:color w:val="000000"/>
            <w:kern w:val="0"/>
            <w14:ligatures w14:val="none"/>
          </w:rPr>
          <w:t xml:space="preserve"> </w:t>
        </w:r>
      </w:ins>
      <w:r w:rsidRPr="00D62C68">
        <w:rPr>
          <w:rFonts w:ascii="Arial" w:eastAsia="Times New Roman" w:hAnsi="Arial" w:cs="Arial"/>
          <w:color w:val="000000"/>
          <w:kern w:val="0"/>
          <w14:ligatures w14:val="none"/>
        </w:rPr>
        <w:t xml:space="preserve">for </w:t>
      </w:r>
      <w:r w:rsidRPr="00D62C68">
        <w:rPr>
          <w:rFonts w:ascii="Arial" w:eastAsia="Times New Roman" w:hAnsi="Arial" w:cs="Arial"/>
          <w:color w:val="000000"/>
          <w:kern w:val="0"/>
          <w14:ligatures w14:val="none"/>
        </w:rPr>
        <w:lastRenderedPageBreak/>
        <w:t xml:space="preserve">improving </w:t>
      </w:r>
      <w:ins w:id="351" w:author="Reviewer" w:date="2026-06-02T17:57:00Z" w16du:dateUtc="2026-06-02T22:57:00Z">
        <w:r w:rsidR="00EA621B">
          <w:rPr>
            <w:rFonts w:ascii="Arial" w:eastAsia="Times New Roman" w:hAnsi="Arial" w:cs="Arial"/>
            <w:color w:val="000000"/>
            <w:kern w:val="0"/>
            <w14:ligatures w14:val="none"/>
          </w:rPr>
          <w:t xml:space="preserve">the </w:t>
        </w:r>
      </w:ins>
      <w:r w:rsidRPr="00D62C68">
        <w:rPr>
          <w:rFonts w:ascii="Arial" w:eastAsia="Times New Roman" w:hAnsi="Arial" w:cs="Arial"/>
          <w:color w:val="000000"/>
          <w:kern w:val="0"/>
          <w14:ligatures w14:val="none"/>
        </w:rPr>
        <w:t>management of freshwater ecosystems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2E78AA" w14:textId="77777777" w:rsidR="00EF5D8D" w:rsidRDefault="00292FF5" w:rsidP="0056648E">
      <w:pPr>
        <w:spacing w:line="480" w:lineRule="auto"/>
        <w:ind w:firstLine="720"/>
        <w:rPr>
          <w:ins w:id="352" w:author="Reviewer" w:date="2026-06-03T08:56:00Z" w16du:dateUtc="2026-06-03T13:56:00Z"/>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We assembled 15</w:t>
      </w:r>
      <w:ins w:id="353" w:author="Reviewer" w:date="2026-06-03T08:55:00Z" w16du:dateUtc="2026-06-03T13:55:00Z">
        <w:r w:rsidR="00EF5D8D">
          <w:rPr>
            <w:rFonts w:ascii="Arial" w:eastAsia="Times New Roman" w:hAnsi="Arial" w:cs="Arial"/>
            <w:color w:val="000000"/>
            <w:kern w:val="0"/>
            <w14:ligatures w14:val="none"/>
          </w:rPr>
          <w:t>–</w:t>
        </w:r>
      </w:ins>
      <w:del w:id="354" w:author="Reviewer" w:date="2026-06-03T08:55:00Z" w16du:dateUtc="2026-06-03T13:55:00Z">
        <w:r w:rsidRPr="00122893" w:rsidDel="00EF5D8D">
          <w:rPr>
            <w:rFonts w:ascii="Arial" w:eastAsia="Times New Roman" w:hAnsi="Arial" w:cs="Arial"/>
            <w:color w:val="000000"/>
            <w:kern w:val="0"/>
            <w14:ligatures w14:val="none"/>
          </w:rPr>
          <w:delText>-</w:delText>
        </w:r>
      </w:del>
      <w:r w:rsidRPr="00122893">
        <w:rPr>
          <w:rFonts w:ascii="Arial" w:eastAsia="Times New Roman" w:hAnsi="Arial" w:cs="Arial"/>
          <w:color w:val="000000"/>
          <w:kern w:val="0"/>
          <w14:ligatures w14:val="none"/>
        </w:rPr>
        <w:t xml:space="preserve">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t>
      </w:r>
      <w:del w:id="355" w:author="Reviewer" w:date="2026-06-03T08:53:00Z" w16du:dateUtc="2026-06-03T13:53:00Z">
        <w:r w:rsidRPr="00122893" w:rsidDel="00EF5D8D">
          <w:rPr>
            <w:rFonts w:ascii="Arial" w:eastAsia="Times New Roman" w:hAnsi="Arial" w:cs="Arial"/>
            <w:color w:val="000000"/>
            <w:kern w:val="0"/>
            <w14:ligatures w14:val="none"/>
          </w:rPr>
          <w:delText>We filled e</w:delText>
        </w:r>
      </w:del>
      <w:ins w:id="356" w:author="Reviewer" w:date="2026-06-03T08:53:00Z" w16du:dateUtc="2026-06-03T13:53:00Z">
        <w:r w:rsidR="00EF5D8D">
          <w:rPr>
            <w:rFonts w:ascii="Arial" w:eastAsia="Times New Roman" w:hAnsi="Arial" w:cs="Arial"/>
            <w:color w:val="000000"/>
            <w:kern w:val="0"/>
            <w14:ligatures w14:val="none"/>
          </w:rPr>
          <w:t>E</w:t>
        </w:r>
      </w:ins>
      <w:r w:rsidRPr="00122893">
        <w:rPr>
          <w:rFonts w:ascii="Arial" w:eastAsia="Times New Roman" w:hAnsi="Arial" w:cs="Arial"/>
          <w:color w:val="000000"/>
          <w:kern w:val="0"/>
          <w14:ligatures w14:val="none"/>
        </w:rPr>
        <w:t>ach tank</w:t>
      </w:r>
      <w:ins w:id="357" w:author="Reviewer" w:date="2026-06-03T08:53:00Z" w16du:dateUtc="2026-06-03T13:53:00Z">
        <w:r w:rsidR="00EF5D8D">
          <w:rPr>
            <w:rFonts w:ascii="Arial" w:eastAsia="Times New Roman" w:hAnsi="Arial" w:cs="Arial"/>
            <w:color w:val="000000"/>
            <w:kern w:val="0"/>
            <w14:ligatures w14:val="none"/>
          </w:rPr>
          <w:t xml:space="preserve"> contained</w:t>
        </w:r>
      </w:ins>
      <w:del w:id="358" w:author="Reviewer" w:date="2026-06-03T08:54:00Z" w16du:dateUtc="2026-06-03T13:54:00Z">
        <w:r w:rsidRPr="00122893" w:rsidDel="00EF5D8D">
          <w:rPr>
            <w:rFonts w:ascii="Arial" w:eastAsia="Times New Roman" w:hAnsi="Arial" w:cs="Arial"/>
            <w:color w:val="000000"/>
            <w:kern w:val="0"/>
            <w14:ligatures w14:val="none"/>
          </w:rPr>
          <w:delText xml:space="preserve"> with</w:delText>
        </w:r>
      </w:del>
      <w:r w:rsidRPr="00122893">
        <w:rPr>
          <w:rFonts w:ascii="Arial" w:eastAsia="Times New Roman" w:hAnsi="Arial" w:cs="Arial"/>
          <w:color w:val="000000"/>
          <w:kern w:val="0"/>
          <w14:ligatures w14:val="none"/>
        </w:rPr>
        <w:t xml:space="preserve">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del w:id="359" w:author="Reviewer" w:date="2026-06-03T08:54:00Z" w16du:dateUtc="2026-06-03T13:54:00Z">
        <w:r w:rsidR="00052E17" w:rsidDel="00EF5D8D">
          <w:rPr>
            <w:rFonts w:ascii="Arial" w:eastAsia="Times New Roman" w:hAnsi="Arial" w:cs="Arial"/>
            <w:color w:val="000000"/>
            <w:kern w:val="0"/>
            <w14:ligatures w14:val="none"/>
          </w:rPr>
          <w:delText>,</w:delText>
        </w:r>
      </w:del>
      <w:r w:rsidRPr="00122893">
        <w:rPr>
          <w:rFonts w:ascii="Arial" w:eastAsia="Times New Roman" w:hAnsi="Arial" w:cs="Arial"/>
          <w:color w:val="000000"/>
          <w:kern w:val="0"/>
          <w14:ligatures w14:val="none"/>
        </w:rPr>
        <w:t xml:space="preserve"> and</w:t>
      </w:r>
      <w:ins w:id="360" w:author="Reviewer" w:date="2026-06-03T08:54:00Z" w16du:dateUtc="2026-06-03T13:54:00Z">
        <w:r w:rsidR="00EF5D8D">
          <w:rPr>
            <w:rFonts w:ascii="Arial" w:eastAsia="Times New Roman" w:hAnsi="Arial" w:cs="Arial"/>
            <w:color w:val="000000"/>
            <w:kern w:val="0"/>
            <w14:ligatures w14:val="none"/>
          </w:rPr>
          <w:t xml:space="preserve"> a</w:t>
        </w:r>
      </w:ins>
      <w:del w:id="361" w:author="Reviewer" w:date="2026-06-03T08:54:00Z" w16du:dateUtc="2026-06-03T13:54:00Z">
        <w:r w:rsidRPr="00122893" w:rsidDel="00EF5D8D">
          <w:rPr>
            <w:rFonts w:ascii="Arial" w:eastAsia="Times New Roman" w:hAnsi="Arial" w:cs="Arial"/>
            <w:color w:val="000000"/>
            <w:kern w:val="0"/>
            <w14:ligatures w14:val="none"/>
          </w:rPr>
          <w:delText xml:space="preserve"> placed</w:delText>
        </w:r>
      </w:del>
      <w:r w:rsidRPr="00122893">
        <w:rPr>
          <w:rFonts w:ascii="Arial" w:eastAsia="Times New Roman" w:hAnsi="Arial" w:cs="Arial"/>
          <w:color w:val="000000"/>
          <w:kern w:val="0"/>
          <w14:ligatures w14:val="none"/>
        </w:rPr>
        <w:t xml:space="preserve">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w:t>
      </w:r>
      <w:del w:id="362" w:author="Reviewer" w:date="2026-06-03T08:54:00Z" w16du:dateUtc="2026-06-03T13:54:00Z">
        <w:r w:rsidRPr="00122893" w:rsidDel="00EF5D8D">
          <w:rPr>
            <w:rFonts w:ascii="Arial" w:eastAsia="Times New Roman" w:hAnsi="Arial" w:cs="Arial"/>
            <w:color w:val="000000"/>
            <w:kern w:val="0"/>
            <w14:ligatures w14:val="none"/>
          </w:rPr>
          <w:delText xml:space="preserve">bubblers </w:delText>
        </w:r>
      </w:del>
      <w:ins w:id="363" w:author="Reviewer" w:date="2026-06-03T08:54:00Z" w16du:dateUtc="2026-06-03T13:54:00Z">
        <w:r w:rsidR="00EF5D8D">
          <w:rPr>
            <w:rFonts w:ascii="Arial" w:eastAsia="Times New Roman" w:hAnsi="Arial" w:cs="Arial"/>
            <w:color w:val="000000"/>
            <w:kern w:val="0"/>
            <w14:ligatures w14:val="none"/>
          </w:rPr>
          <w:t>aerator</w:t>
        </w:r>
      </w:ins>
      <w:del w:id="364" w:author="Reviewer" w:date="2026-06-03T08:54:00Z" w16du:dateUtc="2026-06-03T13:54:00Z">
        <w:r w:rsidRPr="00122893" w:rsidDel="00EF5D8D">
          <w:rPr>
            <w:rFonts w:ascii="Arial" w:eastAsia="Times New Roman" w:hAnsi="Arial" w:cs="Arial"/>
            <w:color w:val="000000"/>
            <w:kern w:val="0"/>
            <w14:ligatures w14:val="none"/>
          </w:rPr>
          <w:delText>in each</w:delText>
        </w:r>
      </w:del>
      <w:r w:rsidRPr="00122893">
        <w:rPr>
          <w:rFonts w:ascii="Arial" w:eastAsia="Times New Roman" w:hAnsi="Arial" w:cs="Arial"/>
          <w:color w:val="000000"/>
          <w:kern w:val="0"/>
          <w14:ligatures w14:val="none"/>
        </w:rPr>
        <w:t xml:space="preserve"> (multiport air pump; Aquatic Ecosystems Inc., Apopka, FL, USA). We kept the room </w:t>
      </w:r>
      <w:del w:id="365" w:author="Reviewer" w:date="2026-06-03T08:55:00Z" w16du:dateUtc="2026-06-03T13:55:00Z">
        <w:r w:rsidRPr="00122893" w:rsidDel="00EF5D8D">
          <w:rPr>
            <w:rFonts w:ascii="Arial" w:eastAsia="Times New Roman" w:hAnsi="Arial" w:cs="Arial"/>
            <w:color w:val="000000"/>
            <w:kern w:val="0"/>
            <w14:ligatures w14:val="none"/>
          </w:rPr>
          <w:delText>at a</w:delText>
        </w:r>
      </w:del>
      <w:ins w:id="366" w:author="Reviewer" w:date="2026-06-03T08:55:00Z" w16du:dateUtc="2026-06-03T13:55:00Z">
        <w:r w:rsidR="00EF5D8D">
          <w:rPr>
            <w:rFonts w:ascii="Arial" w:eastAsia="Times New Roman" w:hAnsi="Arial" w:cs="Arial"/>
            <w:color w:val="000000"/>
            <w:kern w:val="0"/>
            <w14:ligatures w14:val="none"/>
          </w:rPr>
          <w:t>under</w:t>
        </w:r>
      </w:ins>
      <w:r w:rsidRPr="00122893">
        <w:rPr>
          <w:rFonts w:ascii="Arial" w:eastAsia="Times New Roman" w:hAnsi="Arial" w:cs="Arial"/>
          <w:color w:val="000000"/>
          <w:kern w:val="0"/>
          <w14:ligatures w14:val="none"/>
        </w:rPr>
        <w:t xml:space="preserve"> constant low</w:t>
      </w:r>
      <w:del w:id="367" w:author="Reviewer" w:date="2026-06-03T08:55:00Z" w16du:dateUtc="2026-06-03T13:55:00Z">
        <w:r w:rsidRPr="00122893" w:rsidDel="00EF5D8D">
          <w:rPr>
            <w:rFonts w:ascii="Arial" w:eastAsia="Times New Roman" w:hAnsi="Arial" w:cs="Arial"/>
            <w:color w:val="000000"/>
            <w:kern w:val="0"/>
            <w14:ligatures w14:val="none"/>
          </w:rPr>
          <w:delText>-indirect-light</w:delText>
        </w:r>
      </w:del>
      <w:ins w:id="368" w:author="Reviewer" w:date="2026-06-03T08:55:00Z" w16du:dateUtc="2026-06-03T13:55:00Z">
        <w:r w:rsidR="00EF5D8D">
          <w:rPr>
            <w:rFonts w:ascii="Arial" w:eastAsia="Times New Roman" w:hAnsi="Arial" w:cs="Arial"/>
            <w:color w:val="000000"/>
            <w:kern w:val="0"/>
            <w14:ligatures w14:val="none"/>
          </w:rPr>
          <w:t>-</w:t>
        </w:r>
      </w:ins>
      <w:del w:id="369" w:author="Reviewer" w:date="2026-06-03T08:55:00Z" w16du:dateUtc="2026-06-03T13:55:00Z">
        <w:r w:rsidRPr="00122893" w:rsidDel="00EF5D8D">
          <w:rPr>
            <w:rFonts w:ascii="Arial" w:eastAsia="Times New Roman" w:hAnsi="Arial" w:cs="Arial"/>
            <w:color w:val="000000"/>
            <w:kern w:val="0"/>
            <w14:ligatures w14:val="none"/>
          </w:rPr>
          <w:delText xml:space="preserve"> condition</w:delText>
        </w:r>
      </w:del>
      <w:ins w:id="370" w:author="Reviewer" w:date="2026-06-03T08:55:00Z" w16du:dateUtc="2026-06-03T13:55:00Z">
        <w:r w:rsidR="00EF5D8D">
          <w:rPr>
            <w:rFonts w:ascii="Arial" w:eastAsia="Times New Roman" w:hAnsi="Arial" w:cs="Arial"/>
            <w:color w:val="000000"/>
            <w:kern w:val="0"/>
            <w14:ligatures w14:val="none"/>
          </w:rPr>
          <w:t>indirect light</w:t>
        </w:r>
      </w:ins>
      <w:r w:rsidRPr="00122893">
        <w:rPr>
          <w:rFonts w:ascii="Arial" w:eastAsia="Times New Roman" w:hAnsi="Arial" w:cs="Arial"/>
          <w:color w:val="000000"/>
          <w:kern w:val="0"/>
          <w14:ligatures w14:val="none"/>
        </w:rPr>
        <w:t xml:space="preserve"> throughout the study. </w:t>
      </w:r>
    </w:p>
    <w:p w14:paraId="6A9EF673" w14:textId="3083CB63" w:rsidR="0056648E" w:rsidRDefault="00EF5D8D" w:rsidP="0056648E">
      <w:pPr>
        <w:spacing w:line="480" w:lineRule="auto"/>
        <w:ind w:firstLine="720"/>
        <w:rPr>
          <w:rFonts w:ascii="Arial" w:eastAsia="Times New Roman" w:hAnsi="Arial" w:cs="Arial"/>
          <w:color w:val="000000"/>
          <w:kern w:val="0"/>
          <w14:ligatures w14:val="none"/>
        </w:rPr>
      </w:pPr>
      <w:ins w:id="371" w:author="Reviewer" w:date="2026-06-03T08:56:00Z" w16du:dateUtc="2026-06-03T13:56:00Z">
        <w:r>
          <w:rPr>
            <w:rFonts w:ascii="Arial" w:eastAsia="Times New Roman" w:hAnsi="Arial" w:cs="Arial"/>
            <w:color w:val="000000"/>
            <w:kern w:val="0"/>
            <w14:ligatures w14:val="none"/>
          </w:rPr>
          <w:t>Each tank housed a single largemouth bass. Therefore, the individual fish and tank were synonymous experimental u</w:t>
        </w:r>
      </w:ins>
      <w:ins w:id="372" w:author="Reviewer" w:date="2026-06-03T08:57:00Z" w16du:dateUtc="2026-06-03T13:57:00Z">
        <w:r>
          <w:rPr>
            <w:rFonts w:ascii="Arial" w:eastAsia="Times New Roman" w:hAnsi="Arial" w:cs="Arial"/>
            <w:color w:val="000000"/>
            <w:kern w:val="0"/>
            <w14:ligatures w14:val="none"/>
          </w:rPr>
          <w:t xml:space="preserve">nits throughout the study. </w:t>
        </w:r>
      </w:ins>
      <w:del w:id="373" w:author="Reviewer" w:date="2026-06-03T08:57:00Z" w16du:dateUtc="2026-06-03T13:57:00Z">
        <w:r w:rsidR="00292FF5" w:rsidRPr="00122893" w:rsidDel="00EF5D8D">
          <w:rPr>
            <w:rFonts w:ascii="Arial" w:eastAsia="Times New Roman" w:hAnsi="Arial" w:cs="Arial"/>
            <w:color w:val="000000"/>
            <w:kern w:val="0"/>
            <w14:ligatures w14:val="none"/>
          </w:rPr>
          <w:delText>Lastly, w</w:delText>
        </w:r>
      </w:del>
      <w:ins w:id="374" w:author="Reviewer" w:date="2026-06-03T08:57:00Z" w16du:dateUtc="2026-06-03T13:57:00Z">
        <w:r>
          <w:rPr>
            <w:rFonts w:ascii="Arial" w:eastAsia="Times New Roman" w:hAnsi="Arial" w:cs="Arial"/>
            <w:color w:val="000000"/>
            <w:kern w:val="0"/>
            <w14:ligatures w14:val="none"/>
          </w:rPr>
          <w:t>W</w:t>
        </w:r>
      </w:ins>
      <w:r w:rsidR="00292FF5" w:rsidRPr="00122893">
        <w:rPr>
          <w:rFonts w:ascii="Arial" w:eastAsia="Times New Roman" w:hAnsi="Arial" w:cs="Arial"/>
          <w:color w:val="000000"/>
          <w:kern w:val="0"/>
          <w14:ligatures w14:val="none"/>
        </w:rPr>
        <w:t>e</w:t>
      </w:r>
      <w:ins w:id="375" w:author="Reviewer" w:date="2026-06-03T08:57:00Z" w16du:dateUtc="2026-06-03T13:57:00Z">
        <w:r>
          <w:rPr>
            <w:rFonts w:ascii="Arial" w:eastAsia="Times New Roman" w:hAnsi="Arial" w:cs="Arial"/>
            <w:color w:val="000000"/>
            <w:kern w:val="0"/>
            <w14:ligatures w14:val="none"/>
          </w:rPr>
          <w:t xml:space="preserve"> randomly</w:t>
        </w:r>
      </w:ins>
      <w:r w:rsidR="00292FF5" w:rsidRPr="00122893">
        <w:rPr>
          <w:rFonts w:ascii="Arial" w:eastAsia="Times New Roman" w:hAnsi="Arial" w:cs="Arial"/>
          <w:color w:val="000000"/>
          <w:kern w:val="0"/>
          <w14:ligatures w14:val="none"/>
        </w:rPr>
        <w:t xml:space="preserve"> assigned each tank to one of five groups</w:t>
      </w:r>
      <w:ins w:id="376" w:author="Reviewer" w:date="2026-06-03T08:57:00Z" w16du:dateUtc="2026-06-03T13:57:00Z">
        <w:r>
          <w:rPr>
            <w:rFonts w:ascii="Arial" w:eastAsia="Times New Roman" w:hAnsi="Arial" w:cs="Arial"/>
            <w:color w:val="000000"/>
            <w:kern w:val="0"/>
            <w14:ligatures w14:val="none"/>
          </w:rPr>
          <w:t xml:space="preserve"> using a random number generator</w:t>
        </w:r>
      </w:ins>
      <w:r w:rsidR="00292FF5" w:rsidRPr="00122893">
        <w:rPr>
          <w:rFonts w:ascii="Arial" w:eastAsia="Times New Roman" w:hAnsi="Arial" w:cs="Arial"/>
          <w:color w:val="000000"/>
          <w:kern w:val="0"/>
          <w14:ligatures w14:val="none"/>
        </w:rPr>
        <w:t xml:space="preserve">—control,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high (34 mg/L)—with</w:t>
      </w:r>
      <w:r w:rsidR="00292FF5" w:rsidRPr="00122893">
        <w:rPr>
          <w:rFonts w:ascii="Arial" w:eastAsia="Times New Roman" w:hAnsi="Arial" w:cs="Arial"/>
          <w:color w:val="000000"/>
          <w:kern w:val="0"/>
          <w14:ligatures w14:val="none"/>
        </w:rPr>
        <w:t xml:space="preserve"> three </w:t>
      </w:r>
      <w:del w:id="377" w:author="Reviewer" w:date="2026-06-03T09:16:00Z" w16du:dateUtc="2026-06-03T14:16:00Z">
        <w:r w:rsidR="00292FF5" w:rsidRPr="00122893" w:rsidDel="00D50113">
          <w:rPr>
            <w:rFonts w:ascii="Arial" w:eastAsia="Times New Roman" w:hAnsi="Arial" w:cs="Arial"/>
            <w:color w:val="000000"/>
            <w:kern w:val="0"/>
            <w14:ligatures w14:val="none"/>
          </w:rPr>
          <w:delText xml:space="preserve">replicates </w:delText>
        </w:r>
      </w:del>
      <w:ins w:id="378" w:author="Reviewer" w:date="2026-06-03T09:16:00Z" w16du:dateUtc="2026-06-03T14:16:00Z">
        <w:r w:rsidR="00D50113">
          <w:rPr>
            <w:rFonts w:ascii="Arial" w:eastAsia="Times New Roman" w:hAnsi="Arial" w:cs="Arial"/>
            <w:color w:val="000000"/>
            <w:kern w:val="0"/>
            <w14:ligatures w14:val="none"/>
          </w:rPr>
          <w:t>fish</w:t>
        </w:r>
        <w:r w:rsidR="00D50113" w:rsidRPr="00122893">
          <w:rPr>
            <w:rFonts w:ascii="Arial" w:eastAsia="Times New Roman" w:hAnsi="Arial" w:cs="Arial"/>
            <w:color w:val="000000"/>
            <w:kern w:val="0"/>
            <w14:ligatures w14:val="none"/>
          </w:rPr>
          <w:t xml:space="preserve"> </w:t>
        </w:r>
      </w:ins>
      <w:r w:rsidR="00292FF5" w:rsidRPr="00122893">
        <w:rPr>
          <w:rFonts w:ascii="Arial" w:eastAsia="Times New Roman" w:hAnsi="Arial" w:cs="Arial"/>
          <w:color w:val="000000"/>
          <w:kern w:val="0"/>
          <w14:ligatures w14:val="none"/>
        </w:rPr>
        <w:t>per group</w:t>
      </w:r>
      <w:del w:id="379" w:author="Reviewer" w:date="2026-06-03T08:57:00Z" w16du:dateUtc="2026-06-03T13:57:00Z">
        <w:r w:rsidR="00052E17" w:rsidDel="00EF5D8D">
          <w:rPr>
            <w:rFonts w:ascii="Arial" w:eastAsia="Times New Roman" w:hAnsi="Arial" w:cs="Arial"/>
            <w:color w:val="000000"/>
            <w:kern w:val="0"/>
            <w14:ligatures w14:val="none"/>
          </w:rPr>
          <w:delText>,</w:delText>
        </w:r>
        <w:r w:rsidR="00292FF5" w:rsidRPr="00122893" w:rsidDel="00EF5D8D">
          <w:rPr>
            <w:rFonts w:ascii="Arial" w:eastAsia="Times New Roman" w:hAnsi="Arial" w:cs="Arial"/>
            <w:color w:val="000000"/>
            <w:kern w:val="0"/>
            <w14:ligatures w14:val="none"/>
          </w:rPr>
          <w:delText xml:space="preserve"> using a random number generator</w:delText>
        </w:r>
      </w:del>
      <w:r w:rsidR="00292FF5" w:rsidRPr="00122893">
        <w:rPr>
          <w:rFonts w:ascii="Arial" w:eastAsia="Times New Roman" w:hAnsi="Arial" w:cs="Arial"/>
          <w:color w:val="000000"/>
          <w:kern w:val="0"/>
          <w14:ligatures w14:val="none"/>
        </w:rPr>
        <w:t xml:space="preserve"> (Figure 2).</w:t>
      </w:r>
    </w:p>
    <w:p w14:paraId="12E92BF4" w14:textId="39AB3218" w:rsidR="00E336D1" w:rsidRDefault="00490475" w:rsidP="0056648E">
      <w:pPr>
        <w:spacing w:line="480" w:lineRule="auto"/>
        <w:ind w:firstLine="720"/>
        <w:rPr>
          <w:ins w:id="380" w:author="Reviewer" w:date="2026-06-03T09:08:00Z" w16du:dateUtc="2026-06-03T14:08:00Z"/>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w:t>
      </w:r>
      <w:ins w:id="381" w:author="Reviewer" w:date="2026-06-03T08:58:00Z" w16du:dateUtc="2026-06-03T13:58:00Z">
        <w:r w:rsidR="00EF5D8D">
          <w:rPr>
            <w:rFonts w:ascii="Arial" w:eastAsia="Times New Roman" w:hAnsi="Arial" w:cs="Arial"/>
            <w:color w:val="000000"/>
            <w:kern w:val="0"/>
            <w14:ligatures w14:val="none"/>
          </w:rPr>
          <w:t xml:space="preserve"> concentration</w:t>
        </w:r>
      </w:ins>
      <w:r w:rsidR="0056648E">
        <w:rPr>
          <w:rFonts w:ascii="Arial" w:eastAsia="Times New Roman" w:hAnsi="Arial" w:cs="Arial"/>
          <w:color w:val="000000"/>
          <w:kern w:val="0"/>
          <w14:ligatures w14:val="none"/>
        </w:rPr>
        <w:t xml:space="preserve"> </w:t>
      </w:r>
      <w:ins w:id="382" w:author="Reviewer" w:date="2026-06-03T08:58:00Z" w16du:dateUtc="2026-06-03T13:58:00Z">
        <w:r w:rsidR="00EF5D8D">
          <w:rPr>
            <w:rFonts w:ascii="Arial" w:eastAsia="Times New Roman" w:hAnsi="Arial" w:cs="Arial"/>
            <w:color w:val="000000"/>
            <w:kern w:val="0"/>
            <w14:ligatures w14:val="none"/>
          </w:rPr>
          <w:t>(</w:t>
        </w:r>
      </w:ins>
      <w:del w:id="383" w:author="Reviewer" w:date="2026-06-03T08:58:00Z" w16du:dateUtc="2026-06-03T13:58:00Z">
        <w:r w:rsidR="0056648E" w:rsidDel="00EF5D8D">
          <w:rPr>
            <w:rFonts w:ascii="Arial" w:eastAsia="Times New Roman" w:hAnsi="Arial" w:cs="Arial"/>
            <w:color w:val="000000"/>
            <w:kern w:val="0"/>
            <w14:ligatures w14:val="none"/>
          </w:rPr>
          <w:delText xml:space="preserve">group of </w:delText>
        </w:r>
      </w:del>
      <w:r w:rsidR="0056648E">
        <w:rPr>
          <w:rFonts w:ascii="Arial" w:eastAsia="Times New Roman" w:hAnsi="Arial" w:cs="Arial"/>
          <w:color w:val="000000"/>
          <w:kern w:val="0"/>
          <w14:ligatures w14:val="none"/>
        </w:rPr>
        <w:t>34 mg/L</w:t>
      </w:r>
      <w:ins w:id="384" w:author="Reviewer" w:date="2026-06-03T08:58:00Z" w16du:dateUtc="2026-06-03T13:58:00Z">
        <w:r w:rsidR="00EF5D8D">
          <w:rPr>
            <w:rFonts w:ascii="Arial" w:eastAsia="Times New Roman" w:hAnsi="Arial" w:cs="Arial"/>
            <w:color w:val="000000"/>
            <w:kern w:val="0"/>
            <w14:ligatures w14:val="none"/>
          </w:rPr>
          <w:t>)</w:t>
        </w:r>
      </w:ins>
      <w:r w:rsidR="0056648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exceed</w:t>
      </w:r>
      <w:ins w:id="385" w:author="Reviewer" w:date="2026-06-03T08:58:00Z" w16du:dateUtc="2026-06-03T13:58:00Z">
        <w:r w:rsidR="00EF5D8D">
          <w:rPr>
            <w:rFonts w:ascii="Arial" w:eastAsia="Times New Roman" w:hAnsi="Arial" w:cs="Arial"/>
            <w:color w:val="000000"/>
            <w:kern w:val="0"/>
            <w14:ligatures w14:val="none"/>
          </w:rPr>
          <w:t>ed</w:t>
        </w:r>
      </w:ins>
      <w:del w:id="386" w:author="Reviewer" w:date="2026-06-03T08:58:00Z" w16du:dateUtc="2026-06-03T13:58:00Z">
        <w:r w:rsidDel="00EF5D8D">
          <w:rPr>
            <w:rFonts w:ascii="Arial" w:eastAsia="Times New Roman" w:hAnsi="Arial" w:cs="Arial"/>
            <w:color w:val="000000"/>
            <w:kern w:val="0"/>
            <w14:ligatures w14:val="none"/>
          </w:rPr>
          <w:delText>s</w:delText>
        </w:r>
      </w:del>
      <w:r>
        <w:rPr>
          <w:rFonts w:ascii="Arial" w:eastAsia="Times New Roman" w:hAnsi="Arial" w:cs="Arial"/>
          <w:color w:val="000000"/>
          <w:kern w:val="0"/>
          <w14:ligatures w14:val="none"/>
        </w:rPr>
        <w:t xml:space="preserve"> </w:t>
      </w:r>
      <w:ins w:id="387" w:author="Reviewer" w:date="2026-06-03T09:00:00Z" w16du:dateUtc="2026-06-03T14:00:00Z">
        <w:r w:rsidR="00EF5D8D">
          <w:rPr>
            <w:rFonts w:ascii="Arial" w:eastAsia="Times New Roman" w:hAnsi="Arial" w:cs="Arial"/>
            <w:color w:val="000000"/>
            <w:kern w:val="0"/>
            <w14:ligatures w14:val="none"/>
          </w:rPr>
          <w:t xml:space="preserve">PFAS </w:t>
        </w:r>
      </w:ins>
      <w:r>
        <w:rPr>
          <w:rFonts w:ascii="Arial" w:eastAsia="Times New Roman" w:hAnsi="Arial" w:cs="Arial"/>
          <w:color w:val="000000"/>
          <w:kern w:val="0"/>
          <w14:ligatures w14:val="none"/>
        </w:rPr>
        <w:t>concentrations</w:t>
      </w:r>
      <w:r w:rsidR="00D73773">
        <w:rPr>
          <w:rFonts w:ascii="Arial" w:eastAsia="Times New Roman" w:hAnsi="Arial" w:cs="Arial"/>
          <w:color w:val="000000"/>
          <w:kern w:val="0"/>
          <w14:ligatures w14:val="none"/>
        </w:rPr>
        <w:t xml:space="preserve"> </w:t>
      </w:r>
      <w:del w:id="388" w:author="Reviewer" w:date="2026-06-03T09:00:00Z" w16du:dateUtc="2026-06-03T14:00:00Z">
        <w:r w:rsidR="00D73773" w:rsidDel="00EF5D8D">
          <w:rPr>
            <w:rFonts w:ascii="Arial" w:eastAsia="Times New Roman" w:hAnsi="Arial" w:cs="Arial"/>
            <w:color w:val="000000"/>
            <w:kern w:val="0"/>
            <w14:ligatures w14:val="none"/>
          </w:rPr>
          <w:delText>of PFASs</w:delText>
        </w:r>
        <w:r w:rsidDel="00EF5D8D">
          <w:rPr>
            <w:rFonts w:ascii="Arial" w:eastAsia="Times New Roman" w:hAnsi="Arial" w:cs="Arial"/>
            <w:color w:val="000000"/>
            <w:kern w:val="0"/>
            <w14:ligatures w14:val="none"/>
          </w:rPr>
          <w:delText xml:space="preserve"> </w:delText>
        </w:r>
      </w:del>
      <w:r>
        <w:rPr>
          <w:rFonts w:ascii="Arial" w:eastAsia="Times New Roman" w:hAnsi="Arial" w:cs="Arial"/>
          <w:color w:val="000000"/>
          <w:kern w:val="0"/>
          <w14:ligatures w14:val="none"/>
        </w:rPr>
        <w:t>observed</w:t>
      </w:r>
      <w:r w:rsidR="0056648E">
        <w:rPr>
          <w:rFonts w:ascii="Arial" w:eastAsia="Times New Roman" w:hAnsi="Arial" w:cs="Arial"/>
          <w:color w:val="000000"/>
          <w:kern w:val="0"/>
          <w14:ligatures w14:val="none"/>
        </w:rPr>
        <w:t xml:space="preserve"> in natu</w:t>
      </w:r>
      <w:ins w:id="389" w:author="Reviewer" w:date="2026-06-03T08:59:00Z" w16du:dateUtc="2026-06-03T13:59:00Z">
        <w:r w:rsidR="00EF5D8D">
          <w:rPr>
            <w:rFonts w:ascii="Arial" w:eastAsia="Times New Roman" w:hAnsi="Arial" w:cs="Arial"/>
            <w:color w:val="000000"/>
            <w:kern w:val="0"/>
            <w14:ligatures w14:val="none"/>
          </w:rPr>
          <w:t>ral aquatic systems</w:t>
        </w:r>
      </w:ins>
      <w:del w:id="390" w:author="Reviewer" w:date="2026-06-03T08:59:00Z" w16du:dateUtc="2026-06-03T13:59:00Z">
        <w:r w:rsidR="0056648E" w:rsidDel="00EF5D8D">
          <w:rPr>
            <w:rFonts w:ascii="Arial" w:eastAsia="Times New Roman" w:hAnsi="Arial" w:cs="Arial"/>
            <w:color w:val="000000"/>
            <w:kern w:val="0"/>
            <w14:ligatures w14:val="none"/>
          </w:rPr>
          <w:delText>re</w:delText>
        </w:r>
      </w:del>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2023)","noteIndex":0},"citationItems":[{"id":241,"uris":["http://zotero.org/users/4161640/items/97T9DC97"],"itemData":{"id":241,"type":"article-journal","abstract":"A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242,"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C.G."}],"issued":{"date-parts":[["2015",3,3]]}}},{"id":244,"uris":["http://zotero.org/users/4161640/items/ZHPK487H"],"itemData":{"id":244,"type":"article-journal","abstract":"Groundwater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w:t>
      </w:r>
      <w:proofErr w:type="spellStart"/>
      <w:r w:rsidR="002838B7" w:rsidRPr="002838B7">
        <w:rPr>
          <w:rFonts w:ascii="Arial" w:hAnsi="Arial" w:cs="Arial"/>
          <w:color w:val="000000"/>
          <w:kern w:val="0"/>
        </w:rPr>
        <w:t>Lescord</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w:t>
      </w:r>
      <w:proofErr w:type="spellStart"/>
      <w:r w:rsidR="002838B7" w:rsidRPr="002838B7">
        <w:rPr>
          <w:rFonts w:ascii="Arial" w:hAnsi="Arial" w:cs="Arial"/>
          <w:color w:val="000000"/>
          <w:kern w:val="0"/>
        </w:rPr>
        <w:t>Mussabek</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ins w:id="391" w:author="Reviewer" w:date="2026-06-03T09:18:00Z" w16du:dateUtc="2026-06-03T14:18:00Z">
        <w:r w:rsidR="00D50113">
          <w:rPr>
            <w:rFonts w:ascii="Arial" w:eastAsia="Times New Roman" w:hAnsi="Arial" w:cs="Arial"/>
            <w:color w:val="000000"/>
            <w:kern w:val="0"/>
            <w14:ligatures w14:val="none"/>
          </w:rPr>
          <w:t xml:space="preserve">. However, </w:t>
        </w:r>
      </w:ins>
      <w:del w:id="392" w:author="Reviewer" w:date="2026-06-03T09:18:00Z" w16du:dateUtc="2026-06-03T14:18:00Z">
        <w:r w:rsidR="0056648E" w:rsidDel="00D50113">
          <w:rPr>
            <w:rFonts w:ascii="Arial" w:eastAsia="Times New Roman" w:hAnsi="Arial" w:cs="Arial"/>
            <w:color w:val="000000"/>
            <w:kern w:val="0"/>
            <w14:ligatures w14:val="none"/>
          </w:rPr>
          <w:delText xml:space="preserve">. </w:delText>
        </w:r>
      </w:del>
      <w:ins w:id="393" w:author="Reviewer" w:date="2026-06-03T09:13:00Z" w16du:dateUtc="2026-06-03T14:13:00Z">
        <w:r w:rsidR="00E336D1">
          <w:rPr>
            <w:rFonts w:ascii="Arial" w:eastAsia="Times New Roman" w:hAnsi="Arial" w:cs="Arial"/>
            <w:color w:val="000000"/>
            <w:kern w:val="0"/>
            <w14:ligatures w14:val="none"/>
          </w:rPr>
          <w:t>the</w:t>
        </w:r>
      </w:ins>
      <w:ins w:id="394" w:author="Reviewer" w:date="2026-06-03T08:59:00Z" w16du:dateUtc="2026-06-03T13:59:00Z">
        <w:r w:rsidR="00EF5D8D">
          <w:rPr>
            <w:rFonts w:ascii="Arial" w:eastAsia="Times New Roman" w:hAnsi="Arial" w:cs="Arial"/>
            <w:color w:val="000000"/>
            <w:kern w:val="0"/>
            <w14:ligatures w14:val="none"/>
          </w:rPr>
          <w:t xml:space="preserve"> </w:t>
        </w:r>
        <w:proofErr w:type="spellStart"/>
        <w:r w:rsidR="00EF5D8D">
          <w:rPr>
            <w:rFonts w:ascii="Arial" w:eastAsia="Times New Roman" w:hAnsi="Arial" w:cs="Arial"/>
            <w:color w:val="000000"/>
            <w:kern w:val="0"/>
            <w14:ligatures w14:val="none"/>
          </w:rPr>
          <w:t>PFPeA</w:t>
        </w:r>
      </w:ins>
      <w:proofErr w:type="spellEnd"/>
      <w:ins w:id="395" w:author="Reviewer" w:date="2026-06-03T09:00:00Z" w16du:dateUtc="2026-06-03T14:00:00Z">
        <w:r w:rsidR="00EF5D8D">
          <w:rPr>
            <w:rFonts w:ascii="Arial" w:eastAsia="Times New Roman" w:hAnsi="Arial" w:cs="Arial"/>
            <w:color w:val="000000"/>
            <w:kern w:val="0"/>
            <w14:ligatures w14:val="none"/>
          </w:rPr>
          <w:t xml:space="preserve"> low </w:t>
        </w:r>
      </w:ins>
      <w:ins w:id="396" w:author="Reviewer" w:date="2026-06-03T09:19:00Z" w16du:dateUtc="2026-06-03T14:19:00Z">
        <w:r w:rsidR="00D50113">
          <w:rPr>
            <w:rFonts w:ascii="Arial" w:eastAsia="Times New Roman" w:hAnsi="Arial" w:cs="Arial"/>
            <w:color w:val="000000"/>
            <w:kern w:val="0"/>
            <w14:ligatures w14:val="none"/>
          </w:rPr>
          <w:t>group</w:t>
        </w:r>
      </w:ins>
      <w:ins w:id="397" w:author="Reviewer" w:date="2026-06-03T09:00:00Z" w16du:dateUtc="2026-06-03T14:00:00Z">
        <w:r w:rsidR="00EF5D8D">
          <w:rPr>
            <w:rFonts w:ascii="Arial" w:eastAsia="Times New Roman" w:hAnsi="Arial" w:cs="Arial"/>
            <w:color w:val="000000"/>
            <w:kern w:val="0"/>
            <w14:ligatures w14:val="none"/>
          </w:rPr>
          <w:t xml:space="preserve"> (3.4</w:t>
        </w:r>
      </w:ins>
      <w:ins w:id="398" w:author="Reviewer" w:date="2026-06-03T09:01:00Z" w16du:dateUtc="2026-06-03T14:01:00Z">
        <w:r w:rsidR="00EF5D8D">
          <w:rPr>
            <w:rFonts w:ascii="Arial" w:eastAsia="Times New Roman" w:hAnsi="Arial" w:cs="Arial"/>
            <w:color w:val="000000"/>
            <w:kern w:val="0"/>
            <w14:ligatures w14:val="none"/>
          </w:rPr>
          <w:t xml:space="preserve"> mg/L) represented concentrations more consistent with reported environmental observations</w:t>
        </w:r>
      </w:ins>
      <w:ins w:id="399" w:author="Reviewer" w:date="2026-06-03T09:13:00Z" w16du:dateUtc="2026-06-03T14:13:00Z">
        <w:r w:rsidR="00E336D1">
          <w:rPr>
            <w:rFonts w:ascii="Arial" w:eastAsia="Times New Roman" w:hAnsi="Arial" w:cs="Arial"/>
            <w:color w:val="000000"/>
            <w:kern w:val="0"/>
            <w14:ligatures w14:val="none"/>
          </w:rPr>
          <w:t xml:space="preserve"> in aquatic systems</w:t>
        </w:r>
      </w:ins>
      <w:ins w:id="400" w:author="Reviewer" w:date="2026-06-03T09:01:00Z" w16du:dateUtc="2026-06-03T14:01:00Z">
        <w:r w:rsidR="00EF5D8D">
          <w:rPr>
            <w:rFonts w:ascii="Arial" w:eastAsia="Times New Roman" w:hAnsi="Arial" w:cs="Arial"/>
            <w:color w:val="000000"/>
            <w:kern w:val="0"/>
            <w14:ligatures w14:val="none"/>
          </w:rPr>
          <w:t xml:space="preserve"> (</w:t>
        </w:r>
      </w:ins>
      <w:proofErr w:type="spellStart"/>
      <w:del w:id="401" w:author="Reviewer" w:date="2026-06-03T09:01:00Z" w16du:dateUtc="2026-06-03T14:01:00Z">
        <w:r w:rsidR="0056648E" w:rsidDel="00EF5D8D">
          <w:rPr>
            <w:rFonts w:ascii="Arial" w:eastAsia="Times New Roman" w:hAnsi="Arial" w:cs="Arial"/>
            <w:color w:val="000000"/>
            <w:kern w:val="0"/>
            <w14:ligatures w14:val="none"/>
          </w:rPr>
          <w:delText>In a review of global PFAS occurrence,</w:delText>
        </w:r>
        <w:r w:rsidR="00260CC1" w:rsidDel="00EF5D8D">
          <w:rPr>
            <w:rFonts w:ascii="Arial" w:eastAsia="Times New Roman" w:hAnsi="Arial" w:cs="Arial"/>
            <w:color w:val="000000"/>
            <w:kern w:val="0"/>
            <w14:ligatures w14:val="none"/>
          </w:rPr>
          <w:delText xml:space="preserve"> </w:delText>
        </w:r>
      </w:del>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Kurwadkar</w:t>
      </w:r>
      <w:proofErr w:type="spellEnd"/>
      <w:r w:rsidR="00260CC1" w:rsidRPr="00260CC1">
        <w:rPr>
          <w:rFonts w:ascii="Arial" w:hAnsi="Arial" w:cs="Arial"/>
          <w:color w:val="000000"/>
          <w:kern w:val="0"/>
        </w:rPr>
        <w:t xml:space="preserve"> </w:t>
      </w:r>
      <w:r w:rsidR="00260CC1" w:rsidRPr="00260CC1">
        <w:rPr>
          <w:rFonts w:ascii="Arial" w:hAnsi="Arial" w:cs="Arial"/>
          <w:i/>
          <w:iCs/>
          <w:color w:val="000000"/>
          <w:kern w:val="0"/>
        </w:rPr>
        <w:t>et al.</w:t>
      </w:r>
      <w:del w:id="402" w:author="Reviewer" w:date="2026-06-03T09:02:00Z" w16du:dateUtc="2026-06-03T14:02:00Z">
        <w:r w:rsidR="00260CC1" w:rsidRPr="00260CC1" w:rsidDel="00EF5D8D">
          <w:rPr>
            <w:rFonts w:ascii="Arial" w:hAnsi="Arial" w:cs="Arial"/>
            <w:color w:val="000000"/>
            <w:kern w:val="0"/>
          </w:rPr>
          <w:delText xml:space="preserve"> </w:delText>
        </w:r>
      </w:del>
      <w:ins w:id="403" w:author="Reviewer" w:date="2026-06-03T09:02:00Z" w16du:dateUtc="2026-06-03T14:02:00Z">
        <w:r w:rsidR="00EF5D8D">
          <w:rPr>
            <w:rFonts w:ascii="Arial" w:hAnsi="Arial" w:cs="Arial"/>
            <w:color w:val="000000"/>
            <w:kern w:val="0"/>
          </w:rPr>
          <w:t xml:space="preserve">, </w:t>
        </w:r>
      </w:ins>
      <w:del w:id="404" w:author="Reviewer" w:date="2026-06-03T09:02:00Z" w16du:dateUtc="2026-06-03T14:02:00Z">
        <w:r w:rsidR="00260CC1" w:rsidDel="00EF5D8D">
          <w:rPr>
            <w:rFonts w:ascii="Arial" w:hAnsi="Arial" w:cs="Arial"/>
            <w:color w:val="000000"/>
            <w:kern w:val="0"/>
          </w:rPr>
          <w:delText>(</w:delText>
        </w:r>
      </w:del>
      <w:r w:rsidR="00260CC1" w:rsidRPr="00260CC1">
        <w:rPr>
          <w:rFonts w:ascii="Arial" w:hAnsi="Arial" w:cs="Arial"/>
          <w:color w:val="000000"/>
          <w:kern w:val="0"/>
        </w:rPr>
        <w:t>2022</w:t>
      </w:r>
      <w:del w:id="405" w:author="Reviewer" w:date="2026-06-03T09:02:00Z" w16du:dateUtc="2026-06-03T14:02:00Z">
        <w:r w:rsidR="00260CC1" w:rsidRPr="00260CC1" w:rsidDel="00EF5D8D">
          <w:rPr>
            <w:rFonts w:ascii="Arial" w:hAnsi="Arial" w:cs="Arial"/>
            <w:color w:val="000000"/>
            <w:kern w:val="0"/>
          </w:rPr>
          <w:delText>)</w:delText>
        </w:r>
      </w:del>
      <w:r w:rsidR="00260CC1">
        <w:rPr>
          <w:rFonts w:ascii="Arial" w:eastAsia="Times New Roman" w:hAnsi="Arial" w:cs="Arial"/>
          <w:color w:val="000000"/>
          <w:kern w:val="0"/>
          <w14:ligatures w14:val="none"/>
        </w:rPr>
        <w:fldChar w:fldCharType="end"/>
      </w:r>
      <w:ins w:id="406" w:author="Reviewer" w:date="2026-06-03T09:02:00Z" w16du:dateUtc="2026-06-03T14:02:00Z">
        <w:r w:rsidR="00EF5D8D">
          <w:rPr>
            <w:rFonts w:ascii="Arial" w:eastAsia="Times New Roman" w:hAnsi="Arial" w:cs="Arial"/>
            <w:color w:val="000000"/>
            <w:kern w:val="0"/>
            <w14:ligatures w14:val="none"/>
          </w:rPr>
          <w:t>)</w:t>
        </w:r>
      </w:ins>
      <w:del w:id="407" w:author="Reviewer" w:date="2026-06-03T09:02:00Z" w16du:dateUtc="2026-06-03T14:02:00Z">
        <w:r w:rsidR="0056648E" w:rsidDel="00EF5D8D">
          <w:rPr>
            <w:rFonts w:ascii="Arial" w:eastAsia="Times New Roman" w:hAnsi="Arial" w:cs="Arial"/>
            <w:color w:val="000000"/>
            <w:kern w:val="0"/>
            <w14:ligatures w14:val="none"/>
          </w:rPr>
          <w:delText xml:space="preserve"> reported that water sources typically had concentrations below 3.4 mg/L, which we used as the PFPeA low group</w:delText>
        </w:r>
      </w:del>
      <w:r w:rsidR="0056648E">
        <w:rPr>
          <w:rFonts w:ascii="Arial" w:eastAsia="Times New Roman" w:hAnsi="Arial" w:cs="Arial"/>
          <w:color w:val="000000"/>
          <w:kern w:val="0"/>
          <w14:ligatures w14:val="none"/>
        </w:rPr>
        <w:t xml:space="preserve">. Similarly, </w:t>
      </w:r>
      <w:del w:id="408" w:author="Reviewer" w:date="2026-06-03T09:14:00Z" w16du:dateUtc="2026-06-03T14:14:00Z">
        <w:r w:rsidR="0056648E" w:rsidDel="00D50113">
          <w:rPr>
            <w:rFonts w:ascii="Arial" w:eastAsia="Times New Roman" w:hAnsi="Arial" w:cs="Arial"/>
            <w:color w:val="000000"/>
            <w:kern w:val="0"/>
            <w14:ligatures w14:val="none"/>
          </w:rPr>
          <w:delText xml:space="preserve">to our knowledge, </w:delText>
        </w:r>
      </w:del>
      <w:del w:id="409" w:author="Reviewer" w:date="2026-06-03T09:03:00Z" w16du:dateUtc="2026-06-03T14:03:00Z">
        <w:r w:rsidR="0056648E" w:rsidDel="00EF5D8D">
          <w:rPr>
            <w:rFonts w:ascii="Arial" w:eastAsia="Times New Roman" w:hAnsi="Arial" w:cs="Arial"/>
            <w:color w:val="000000"/>
            <w:kern w:val="0"/>
            <w14:ligatures w14:val="none"/>
          </w:rPr>
          <w:delText xml:space="preserve">the highest </w:delText>
        </w:r>
      </w:del>
      <w:ins w:id="410" w:author="Reviewer" w:date="2026-06-03T09:03:00Z" w16du:dateUtc="2026-06-03T14:03:00Z">
        <w:r w:rsidR="00EF5D8D">
          <w:rPr>
            <w:rFonts w:ascii="Arial" w:eastAsia="Times New Roman" w:hAnsi="Arial" w:cs="Arial"/>
            <w:color w:val="000000"/>
            <w:kern w:val="0"/>
            <w14:ligatures w14:val="none"/>
          </w:rPr>
          <w:t>reported C</w:t>
        </w:r>
      </w:ins>
      <w:del w:id="411" w:author="Reviewer" w:date="2026-06-03T09:03:00Z" w16du:dateUtc="2026-06-03T14:03:00Z">
        <w:r w:rsidR="0056648E" w:rsidDel="00EF5D8D">
          <w:rPr>
            <w:rFonts w:ascii="Arial" w:eastAsia="Times New Roman" w:hAnsi="Arial" w:cs="Arial"/>
            <w:color w:val="000000"/>
            <w:kern w:val="0"/>
            <w14:ligatures w14:val="none"/>
          </w:rPr>
          <w:delText>ca</w:delText>
        </w:r>
      </w:del>
      <w:r w:rsidR="0056648E">
        <w:rPr>
          <w:rFonts w:ascii="Arial" w:eastAsia="Times New Roman" w:hAnsi="Arial" w:cs="Arial"/>
          <w:color w:val="000000"/>
          <w:kern w:val="0"/>
          <w14:ligatures w14:val="none"/>
        </w:rPr>
        <w:t>d</w:t>
      </w:r>
      <w:del w:id="412" w:author="Reviewer" w:date="2026-06-03T09:03:00Z" w16du:dateUtc="2026-06-03T14:03:00Z">
        <w:r w:rsidR="0056648E" w:rsidDel="00EF5D8D">
          <w:rPr>
            <w:rFonts w:ascii="Arial" w:eastAsia="Times New Roman" w:hAnsi="Arial" w:cs="Arial"/>
            <w:color w:val="000000"/>
            <w:kern w:val="0"/>
            <w14:ligatures w14:val="none"/>
          </w:rPr>
          <w:delText>mium</w:delText>
        </w:r>
      </w:del>
      <w:r w:rsidR="0056648E">
        <w:rPr>
          <w:rFonts w:ascii="Arial" w:eastAsia="Times New Roman" w:hAnsi="Arial" w:cs="Arial"/>
          <w:color w:val="000000"/>
          <w:kern w:val="0"/>
          <w14:ligatures w14:val="none"/>
        </w:rPr>
        <w:t xml:space="preserve"> concentrations</w:t>
      </w:r>
      <w:del w:id="413" w:author="Reviewer" w:date="2026-06-03T09:03:00Z" w16du:dateUtc="2026-06-03T14:03:00Z">
        <w:r w:rsidR="0056648E" w:rsidDel="00EF5D8D">
          <w:rPr>
            <w:rFonts w:ascii="Arial" w:eastAsia="Times New Roman" w:hAnsi="Arial" w:cs="Arial"/>
            <w:color w:val="000000"/>
            <w:kern w:val="0"/>
            <w14:ligatures w14:val="none"/>
          </w:rPr>
          <w:delText xml:space="preserve"> reported</w:delText>
        </w:r>
      </w:del>
      <w:r w:rsidR="0056648E">
        <w:rPr>
          <w:rFonts w:ascii="Arial" w:eastAsia="Times New Roman" w:hAnsi="Arial" w:cs="Arial"/>
          <w:color w:val="000000"/>
          <w:kern w:val="0"/>
          <w14:ligatures w14:val="none"/>
        </w:rPr>
        <w:t xml:space="preserve"> in </w:t>
      </w:r>
      <w:del w:id="414" w:author="Reviewer" w:date="2026-06-03T09:03:00Z" w16du:dateUtc="2026-06-03T14:03:00Z">
        <w:r w:rsidR="0056648E" w:rsidDel="00EF5D8D">
          <w:rPr>
            <w:rFonts w:ascii="Arial" w:eastAsia="Times New Roman" w:hAnsi="Arial" w:cs="Arial"/>
            <w:color w:val="000000"/>
            <w:kern w:val="0"/>
            <w14:ligatures w14:val="none"/>
          </w:rPr>
          <w:delText xml:space="preserve">natural </w:delText>
        </w:r>
      </w:del>
      <w:r w:rsidR="0056648E">
        <w:rPr>
          <w:rFonts w:ascii="Arial" w:eastAsia="Times New Roman" w:hAnsi="Arial" w:cs="Arial"/>
          <w:color w:val="000000"/>
          <w:kern w:val="0"/>
          <w14:ligatures w14:val="none"/>
        </w:rPr>
        <w:t>aquatic systems</w:t>
      </w:r>
      <w:ins w:id="415" w:author="Reviewer" w:date="2026-06-03T09:03:00Z" w16du:dateUtc="2026-06-03T14:03:00Z">
        <w:r w:rsidR="00EF5D8D">
          <w:rPr>
            <w:rFonts w:ascii="Arial" w:eastAsia="Times New Roman" w:hAnsi="Arial" w:cs="Arial"/>
            <w:color w:val="000000"/>
            <w:kern w:val="0"/>
            <w14:ligatures w14:val="none"/>
          </w:rPr>
          <w:t xml:space="preserve"> </w:t>
        </w:r>
      </w:ins>
      <w:ins w:id="416" w:author="Reviewer" w:date="2026-06-03T09:14:00Z" w16du:dateUtc="2026-06-03T14:14:00Z">
        <w:r w:rsidR="00D50113">
          <w:rPr>
            <w:rFonts w:ascii="Arial" w:eastAsia="Times New Roman" w:hAnsi="Arial" w:cs="Arial"/>
            <w:color w:val="000000"/>
            <w:kern w:val="0"/>
            <w14:ligatures w14:val="none"/>
          </w:rPr>
          <w:t xml:space="preserve">may </w:t>
        </w:r>
      </w:ins>
      <w:del w:id="417" w:author="Reviewer" w:date="2026-06-03T09:14:00Z" w16du:dateUtc="2026-06-03T14:14:00Z">
        <w:r w:rsidR="0056648E" w:rsidDel="00D50113">
          <w:rPr>
            <w:rFonts w:ascii="Arial" w:eastAsia="Times New Roman" w:hAnsi="Arial" w:cs="Arial"/>
            <w:color w:val="000000"/>
            <w:kern w:val="0"/>
            <w14:ligatures w14:val="none"/>
          </w:rPr>
          <w:delText xml:space="preserve"> </w:delText>
        </w:r>
      </w:del>
      <w:r w:rsidR="0056648E">
        <w:rPr>
          <w:rFonts w:ascii="Arial" w:eastAsia="Times New Roman" w:hAnsi="Arial" w:cs="Arial"/>
          <w:color w:val="000000"/>
          <w:kern w:val="0"/>
          <w14:ligatures w14:val="none"/>
        </w:rPr>
        <w:t>range from</w:t>
      </w:r>
      <w:ins w:id="418" w:author="Reviewer" w:date="2026-06-03T09:03:00Z" w16du:dateUtc="2026-06-03T14:03:00Z">
        <w:r w:rsidR="00EF5D8D">
          <w:rPr>
            <w:rFonts w:ascii="Arial" w:eastAsia="Times New Roman" w:hAnsi="Arial" w:cs="Arial"/>
            <w:color w:val="000000"/>
            <w:kern w:val="0"/>
            <w14:ligatures w14:val="none"/>
          </w:rPr>
          <w:t xml:space="preserve"> approximately</w:t>
        </w:r>
      </w:ins>
      <w:r w:rsidR="0056648E">
        <w:rPr>
          <w:rFonts w:ascii="Arial" w:eastAsia="Times New Roman" w:hAnsi="Arial" w:cs="Arial"/>
          <w:color w:val="000000"/>
          <w:kern w:val="0"/>
          <w14:ligatures w14:val="none"/>
        </w:rPr>
        <w:t xml:space="preserve">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2000)","noteIndex":0},"citationItems":[{"id":247,"uris":["http://zotero.org/users/4161640/items/S4FBZRVZ"],"itemData":{"id":247,"type":"article-journal","abstract":"A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spp.","volume":"26","author":[{"family":"Cossa","given":"D."}],"issued":{"date-parts":[["1988",1,1]]}}},{"id":248,"uris":["http://zotero.org/users/4161640/items/9ITKSTFA"],"itemData":{"id":248,"type":"article-journal","container-title":"Australian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 xml:space="preserve">We used an </w:t>
      </w:r>
      <w:r w:rsidRPr="00490475">
        <w:rPr>
          <w:rFonts w:ascii="Arial" w:eastAsia="Times New Roman" w:hAnsi="Arial" w:cs="Arial"/>
          <w:color w:val="000000"/>
          <w:kern w:val="0"/>
          <w14:ligatures w14:val="none"/>
        </w:rPr>
        <w:lastRenderedPageBreak/>
        <w:t xml:space="preserve">order-of-magnitude scale to </w:t>
      </w:r>
      <w:del w:id="419" w:author="Reviewer" w:date="2026-06-03T09:04:00Z" w16du:dateUtc="2026-06-03T14:04:00Z">
        <w:r w:rsidRPr="00490475" w:rsidDel="00E336D1">
          <w:rPr>
            <w:rFonts w:ascii="Arial" w:eastAsia="Times New Roman" w:hAnsi="Arial" w:cs="Arial"/>
            <w:color w:val="000000"/>
            <w:kern w:val="0"/>
            <w14:ligatures w14:val="none"/>
          </w:rPr>
          <w:delText xml:space="preserve">capture </w:delText>
        </w:r>
      </w:del>
      <w:ins w:id="420" w:author="Reviewer" w:date="2026-06-03T09:04:00Z" w16du:dateUtc="2026-06-03T14:04:00Z">
        <w:r w:rsidR="00E336D1">
          <w:rPr>
            <w:rFonts w:ascii="Arial" w:eastAsia="Times New Roman" w:hAnsi="Arial" w:cs="Arial"/>
            <w:color w:val="000000"/>
            <w:kern w:val="0"/>
            <w14:ligatures w14:val="none"/>
          </w:rPr>
          <w:t>evaluate</w:t>
        </w:r>
        <w:r w:rsidR="00E336D1" w:rsidRPr="00490475">
          <w:rPr>
            <w:rFonts w:ascii="Arial" w:eastAsia="Times New Roman" w:hAnsi="Arial" w:cs="Arial"/>
            <w:color w:val="000000"/>
            <w:kern w:val="0"/>
            <w14:ligatures w14:val="none"/>
          </w:rPr>
          <w:t xml:space="preserve"> </w:t>
        </w:r>
      </w:ins>
      <w:r w:rsidRPr="00490475">
        <w:rPr>
          <w:rFonts w:ascii="Arial" w:eastAsia="Times New Roman" w:hAnsi="Arial" w:cs="Arial"/>
          <w:color w:val="000000"/>
          <w:kern w:val="0"/>
          <w14:ligatures w14:val="none"/>
        </w:rPr>
        <w:t>a range of potential physiological responses</w:t>
      </w:r>
      <w:ins w:id="421" w:author="Reviewer" w:date="2026-06-03T09:04:00Z" w16du:dateUtc="2026-06-03T14:04:00Z">
        <w:r w:rsidR="00E336D1">
          <w:rPr>
            <w:rFonts w:ascii="Arial" w:eastAsia="Times New Roman" w:hAnsi="Arial" w:cs="Arial"/>
            <w:color w:val="000000"/>
            <w:kern w:val="0"/>
            <w14:ligatures w14:val="none"/>
          </w:rPr>
          <w:t xml:space="preserve"> under controlled laboratory conditions</w:t>
        </w:r>
      </w:ins>
      <w:r w:rsidRPr="00490475">
        <w:rPr>
          <w:rFonts w:ascii="Arial" w:eastAsia="Times New Roman" w:hAnsi="Arial" w:cs="Arial"/>
          <w:color w:val="000000"/>
          <w:kern w:val="0"/>
          <w14:ligatures w14:val="none"/>
        </w:rPr>
        <w:t xml:space="preserve">, </w:t>
      </w:r>
      <w:del w:id="422" w:author="Reviewer" w:date="2026-06-03T09:05:00Z" w16du:dateUtc="2026-06-03T14:05:00Z">
        <w:r w:rsidRPr="00490475" w:rsidDel="00E336D1">
          <w:rPr>
            <w:rFonts w:ascii="Arial" w:eastAsia="Times New Roman" w:hAnsi="Arial" w:cs="Arial"/>
            <w:color w:val="000000"/>
            <w:kern w:val="0"/>
            <w14:ligatures w14:val="none"/>
          </w:rPr>
          <w:delText>from subtle to pronounced, even though the higher doses</w:delText>
        </w:r>
      </w:del>
      <w:ins w:id="423" w:author="Reviewer" w:date="2026-06-03T09:05:00Z" w16du:dateUtc="2026-06-03T14:05:00Z">
        <w:r w:rsidR="00E336D1">
          <w:rPr>
            <w:rFonts w:ascii="Arial" w:eastAsia="Times New Roman" w:hAnsi="Arial" w:cs="Arial"/>
            <w:color w:val="000000"/>
            <w:kern w:val="0"/>
            <w14:ligatures w14:val="none"/>
          </w:rPr>
          <w:t>including concentrations</w:t>
        </w:r>
      </w:ins>
      <w:r w:rsidRPr="00490475">
        <w:rPr>
          <w:rFonts w:ascii="Arial" w:eastAsia="Times New Roman" w:hAnsi="Arial" w:cs="Arial"/>
          <w:color w:val="000000"/>
          <w:kern w:val="0"/>
          <w14:ligatures w14:val="none"/>
        </w:rPr>
        <w:t xml:space="preserve"> </w:t>
      </w:r>
      <w:proofErr w:type="gramStart"/>
      <w:r w:rsidRPr="00490475">
        <w:rPr>
          <w:rFonts w:ascii="Arial" w:eastAsia="Times New Roman" w:hAnsi="Arial" w:cs="Arial"/>
          <w:color w:val="000000"/>
          <w:kern w:val="0"/>
          <w14:ligatures w14:val="none"/>
        </w:rPr>
        <w:t>exceed</w:t>
      </w:r>
      <w:ins w:id="424" w:author="Reviewer" w:date="2026-06-03T09:05:00Z" w16du:dateUtc="2026-06-03T14:05:00Z">
        <w:r w:rsidR="00E336D1">
          <w:rPr>
            <w:rFonts w:ascii="Arial" w:eastAsia="Times New Roman" w:hAnsi="Arial" w:cs="Arial"/>
            <w:color w:val="000000"/>
            <w:kern w:val="0"/>
            <w14:ligatures w14:val="none"/>
          </w:rPr>
          <w:t>ing</w:t>
        </w:r>
      </w:ins>
      <w:proofErr w:type="gramEnd"/>
      <w:r w:rsidRPr="00490475">
        <w:rPr>
          <w:rFonts w:ascii="Arial" w:eastAsia="Times New Roman" w:hAnsi="Arial" w:cs="Arial"/>
          <w:color w:val="000000"/>
          <w:kern w:val="0"/>
          <w14:ligatures w14:val="none"/>
        </w:rPr>
        <w:t xml:space="preserve"> environmentally </w:t>
      </w:r>
      <w:del w:id="425" w:author="Reviewer" w:date="2026-06-03T09:05:00Z" w16du:dateUtc="2026-06-03T14:05:00Z">
        <w:r w:rsidRPr="00490475" w:rsidDel="00E336D1">
          <w:rPr>
            <w:rFonts w:ascii="Arial" w:eastAsia="Times New Roman" w:hAnsi="Arial" w:cs="Arial"/>
            <w:color w:val="000000"/>
            <w:kern w:val="0"/>
            <w14:ligatures w14:val="none"/>
          </w:rPr>
          <w:delText xml:space="preserve">relevant </w:delText>
        </w:r>
      </w:del>
      <w:ins w:id="426" w:author="Reviewer" w:date="2026-06-03T09:05:00Z" w16du:dateUtc="2026-06-03T14:05:00Z">
        <w:r w:rsidR="00E336D1">
          <w:rPr>
            <w:rFonts w:ascii="Arial" w:eastAsia="Times New Roman" w:hAnsi="Arial" w:cs="Arial"/>
            <w:color w:val="000000"/>
            <w:kern w:val="0"/>
            <w14:ligatures w14:val="none"/>
          </w:rPr>
          <w:t>typical</w:t>
        </w:r>
        <w:r w:rsidR="00E336D1" w:rsidRPr="00490475">
          <w:rPr>
            <w:rFonts w:ascii="Arial" w:eastAsia="Times New Roman" w:hAnsi="Arial" w:cs="Arial"/>
            <w:color w:val="000000"/>
            <w:kern w:val="0"/>
            <w14:ligatures w14:val="none"/>
          </w:rPr>
          <w:t xml:space="preserve"> </w:t>
        </w:r>
      </w:ins>
      <w:r w:rsidRPr="00490475">
        <w:rPr>
          <w:rFonts w:ascii="Arial" w:eastAsia="Times New Roman" w:hAnsi="Arial" w:cs="Arial"/>
          <w:color w:val="000000"/>
          <w:kern w:val="0"/>
          <w14:ligatures w14:val="none"/>
        </w:rPr>
        <w:t>levels.</w:t>
      </w:r>
      <w:r>
        <w:rPr>
          <w:rFonts w:ascii="Arial" w:eastAsia="Times New Roman" w:hAnsi="Arial" w:cs="Arial"/>
          <w:color w:val="000000"/>
          <w:kern w:val="0"/>
          <w14:ligatures w14:val="none"/>
        </w:rPr>
        <w:t xml:space="preserve"> </w:t>
      </w:r>
      <w:ins w:id="427" w:author="Reviewer" w:date="2026-06-03T09:06:00Z" w16du:dateUtc="2026-06-03T14:06:00Z">
        <w:r w:rsidR="00E336D1">
          <w:rPr>
            <w:rFonts w:ascii="Arial" w:eastAsia="Times New Roman" w:hAnsi="Arial" w:cs="Arial"/>
            <w:color w:val="000000"/>
            <w:kern w:val="0"/>
            <w14:ligatures w14:val="none"/>
          </w:rPr>
          <w:t xml:space="preserve">Experimental toxicology studies commonly include elevated </w:t>
        </w:r>
      </w:ins>
      <w:del w:id="428" w:author="Reviewer" w:date="2026-06-03T09:06:00Z" w16du:dateUtc="2026-06-03T14:06:00Z">
        <w:r w:rsidDel="00E336D1">
          <w:rPr>
            <w:rFonts w:ascii="Arial" w:eastAsia="Times New Roman" w:hAnsi="Arial" w:cs="Arial"/>
            <w:color w:val="000000"/>
            <w:kern w:val="0"/>
            <w14:ligatures w14:val="none"/>
          </w:rPr>
          <w:delText>A</w:delText>
        </w:r>
        <w:r w:rsidR="0056648E" w:rsidDel="00E336D1">
          <w:rPr>
            <w:rFonts w:ascii="Arial" w:eastAsia="Times New Roman" w:hAnsi="Arial" w:cs="Arial"/>
            <w:color w:val="000000"/>
            <w:kern w:val="0"/>
            <w14:ligatures w14:val="none"/>
          </w:rPr>
          <w:delText xml:space="preserve">dministering doses that encompass and exceed environmental </w:delText>
        </w:r>
      </w:del>
      <w:r w:rsidR="0056648E">
        <w:rPr>
          <w:rFonts w:ascii="Arial" w:eastAsia="Times New Roman" w:hAnsi="Arial" w:cs="Arial"/>
          <w:color w:val="000000"/>
          <w:kern w:val="0"/>
          <w14:ligatures w14:val="none"/>
        </w:rPr>
        <w:t>concentrations</w:t>
      </w:r>
      <w:ins w:id="429" w:author="Reviewer" w:date="2026-06-03T09:06:00Z" w16du:dateUtc="2026-06-03T14:06:00Z">
        <w:r w:rsidR="00E336D1">
          <w:rPr>
            <w:rFonts w:ascii="Arial" w:eastAsia="Times New Roman" w:hAnsi="Arial" w:cs="Arial"/>
            <w:color w:val="000000"/>
            <w:kern w:val="0"/>
            <w14:ligatures w14:val="none"/>
          </w:rPr>
          <w:t xml:space="preserve"> when </w:t>
        </w:r>
      </w:ins>
      <w:del w:id="430" w:author="Reviewer" w:date="2026-06-03T09:07:00Z" w16du:dateUtc="2026-06-03T14:07:00Z">
        <w:r w:rsidDel="00E336D1">
          <w:rPr>
            <w:rFonts w:ascii="Arial" w:eastAsia="Times New Roman" w:hAnsi="Arial" w:cs="Arial"/>
            <w:color w:val="000000"/>
            <w:kern w:val="0"/>
            <w14:ligatures w14:val="none"/>
          </w:rPr>
          <w:delText xml:space="preserve"> helps identify dose-response relationships when </w:delText>
        </w:r>
      </w:del>
      <w:r>
        <w:rPr>
          <w:rFonts w:ascii="Arial" w:eastAsia="Times New Roman" w:hAnsi="Arial" w:cs="Arial"/>
          <w:color w:val="000000"/>
          <w:kern w:val="0"/>
          <w14:ligatures w14:val="none"/>
        </w:rPr>
        <w:t xml:space="preserve">toxicological </w:t>
      </w:r>
      <w:ins w:id="431" w:author="Reviewer" w:date="2026-06-03T09:07:00Z" w16du:dateUtc="2026-06-03T14:07:00Z">
        <w:r w:rsidR="00E336D1">
          <w:rPr>
            <w:rFonts w:ascii="Arial" w:eastAsia="Times New Roman" w:hAnsi="Arial" w:cs="Arial"/>
            <w:color w:val="000000"/>
            <w:kern w:val="0"/>
            <w14:ligatures w14:val="none"/>
          </w:rPr>
          <w:t xml:space="preserve">thresholds and biomarker </w:t>
        </w:r>
        <w:r w:rsidR="00E336D1">
          <w:rPr>
            <w:rFonts w:ascii="Arial" w:eastAsia="Times New Roman" w:hAnsi="Arial" w:cs="Arial"/>
            <w:color w:val="000000"/>
            <w:kern w:val="0"/>
            <w14:ligatures w14:val="none"/>
          </w:rPr>
          <w:t xml:space="preserve">responses </w:t>
        </w:r>
      </w:ins>
      <w:del w:id="432" w:author="Reviewer" w:date="2026-06-03T09:07:00Z" w16du:dateUtc="2026-06-03T14:07:00Z">
        <w:r w:rsidDel="00E336D1">
          <w:rPr>
            <w:rFonts w:ascii="Arial" w:eastAsia="Times New Roman" w:hAnsi="Arial" w:cs="Arial"/>
            <w:color w:val="000000"/>
            <w:kern w:val="0"/>
            <w14:ligatures w14:val="none"/>
          </w:rPr>
          <w:delText xml:space="preserve">data </w:delText>
        </w:r>
      </w:del>
      <w:ins w:id="433" w:author="Reviewer" w:date="2026-06-03T09:07:00Z" w16du:dateUtc="2026-06-03T14:07:00Z">
        <w:r w:rsidR="00E336D1">
          <w:rPr>
            <w:rFonts w:ascii="Arial" w:eastAsia="Times New Roman" w:hAnsi="Arial" w:cs="Arial"/>
            <w:color w:val="000000"/>
            <w:kern w:val="0"/>
            <w14:ligatures w14:val="none"/>
          </w:rPr>
          <w:t>r</w:t>
        </w:r>
      </w:ins>
      <w:ins w:id="434" w:author="Reviewer" w:date="2026-06-03T09:08:00Z" w16du:dateUtc="2026-06-03T14:08:00Z">
        <w:r w:rsidR="00E336D1">
          <w:rPr>
            <w:rFonts w:ascii="Arial" w:eastAsia="Times New Roman" w:hAnsi="Arial" w:cs="Arial"/>
            <w:color w:val="000000"/>
            <w:kern w:val="0"/>
            <w14:ligatures w14:val="none"/>
          </w:rPr>
          <w:t xml:space="preserve">emain poorly understood </w:t>
        </w:r>
      </w:ins>
      <w:del w:id="435" w:author="Reviewer" w:date="2026-06-03T09:07:00Z" w16du:dateUtc="2026-06-03T14:07:00Z">
        <w:r w:rsidDel="00E336D1">
          <w:rPr>
            <w:rFonts w:ascii="Arial" w:eastAsia="Times New Roman" w:hAnsi="Arial" w:cs="Arial"/>
            <w:color w:val="000000"/>
            <w:kern w:val="0"/>
            <w14:ligatures w14:val="none"/>
          </w:rPr>
          <w:delText>are limited</w:delText>
        </w:r>
        <w:r w:rsidR="00260CC1" w:rsidDel="00E336D1">
          <w:rPr>
            <w:rFonts w:ascii="Arial" w:eastAsia="Times New Roman" w:hAnsi="Arial" w:cs="Arial"/>
            <w:color w:val="000000"/>
            <w:kern w:val="0"/>
            <w14:ligatures w14:val="none"/>
          </w:rPr>
          <w:delText xml:space="preserve"> </w:delText>
        </w:r>
      </w:del>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2024)","noteIndex":0},"citationItems":[{"id":250,"uris":["http://zotero.org/users/4161640/items/VQ4AYXWI"],"itemData":{"id":250,"type":"article-journal","container-title":"Toxicologic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J"},{"family":"Sellers","given":"Teresa"}],"issued":{"date-parts":[["2013"]]}}},{"id":249,"uris":["http://zotero.org/users/4161640/items/JRTPER2S"],"itemData":{"id":249,"type":"article-journal","container-title":"Regulatory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Everds</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D73773">
        <w:rPr>
          <w:rFonts w:ascii="Arial" w:eastAsia="Times New Roman" w:hAnsi="Arial" w:cs="Arial"/>
          <w:color w:val="000000"/>
          <w:kern w:val="0"/>
          <w14:ligatures w14:val="none"/>
        </w:rPr>
        <w:t xml:space="preserve">. </w:t>
      </w:r>
    </w:p>
    <w:p w14:paraId="5F10FD7F" w14:textId="69F17004"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used 15 individuals (three </w:t>
      </w:r>
      <w:ins w:id="436" w:author="Reviewer" w:date="2026-06-03T09:08:00Z" w16du:dateUtc="2026-06-03T14:08:00Z">
        <w:r w:rsidR="00E336D1">
          <w:rPr>
            <w:rFonts w:ascii="Arial" w:eastAsia="Times New Roman" w:hAnsi="Arial" w:cs="Arial"/>
            <w:color w:val="000000"/>
            <w:kern w:val="0"/>
            <w14:ligatures w14:val="none"/>
          </w:rPr>
          <w:t xml:space="preserve">fish </w:t>
        </w:r>
      </w:ins>
      <w:r>
        <w:rPr>
          <w:rFonts w:ascii="Arial" w:eastAsia="Times New Roman" w:hAnsi="Arial" w:cs="Arial"/>
          <w:color w:val="000000"/>
          <w:kern w:val="0"/>
          <w14:ligatures w14:val="none"/>
        </w:rPr>
        <w:t xml:space="preserve">per </w:t>
      </w:r>
      <w:del w:id="437" w:author="Reviewer" w:date="2026-06-03T09:19:00Z" w16du:dateUtc="2026-06-03T14:19:00Z">
        <w:r w:rsidDel="00D50113">
          <w:rPr>
            <w:rFonts w:ascii="Arial" w:eastAsia="Times New Roman" w:hAnsi="Arial" w:cs="Arial"/>
            <w:color w:val="000000"/>
            <w:kern w:val="0"/>
            <w14:ligatures w14:val="none"/>
          </w:rPr>
          <w:delText>treatment</w:delText>
        </w:r>
      </w:del>
      <w:ins w:id="438" w:author="Reviewer" w:date="2026-06-03T09:19:00Z" w16du:dateUtc="2026-06-03T14:19:00Z">
        <w:r w:rsidR="00D50113">
          <w:rPr>
            <w:rFonts w:ascii="Arial" w:eastAsia="Times New Roman" w:hAnsi="Arial" w:cs="Arial"/>
            <w:color w:val="000000"/>
            <w:kern w:val="0"/>
            <w14:ligatures w14:val="none"/>
          </w:rPr>
          <w:t>group</w:t>
        </w:r>
      </w:ins>
      <w:r>
        <w:rPr>
          <w:rFonts w:ascii="Arial" w:eastAsia="Times New Roman" w:hAnsi="Arial" w:cs="Arial"/>
          <w:color w:val="000000"/>
          <w:kern w:val="0"/>
          <w14:ligatures w14:val="none"/>
        </w:rPr>
        <w:t>) to</w:t>
      </w:r>
      <w:del w:id="439" w:author="Reviewer" w:date="2026-06-03T09:08:00Z" w16du:dateUtc="2026-06-03T14:08:00Z">
        <w:r w:rsidDel="00E336D1">
          <w:rPr>
            <w:rFonts w:ascii="Arial" w:eastAsia="Times New Roman" w:hAnsi="Arial" w:cs="Arial"/>
            <w:color w:val="000000"/>
            <w:kern w:val="0"/>
            <w14:ligatures w14:val="none"/>
          </w:rPr>
          <w:delText xml:space="preserve"> ensure</w:delText>
        </w:r>
      </w:del>
      <w:ins w:id="440" w:author="Reviewer" w:date="2026-06-03T09:08:00Z" w16du:dateUtc="2026-06-03T14:08:00Z">
        <w:r w:rsidR="00E336D1">
          <w:rPr>
            <w:rFonts w:ascii="Arial" w:eastAsia="Times New Roman" w:hAnsi="Arial" w:cs="Arial"/>
            <w:color w:val="000000"/>
            <w:kern w:val="0"/>
            <w14:ligatures w14:val="none"/>
          </w:rPr>
          <w:t xml:space="preserve"> balance</w:t>
        </w:r>
      </w:ins>
      <w:r>
        <w:rPr>
          <w:rFonts w:ascii="Arial" w:eastAsia="Times New Roman" w:hAnsi="Arial" w:cs="Arial"/>
          <w:color w:val="000000"/>
          <w:kern w:val="0"/>
          <w14:ligatures w14:val="none"/>
        </w:rPr>
        <w:t xml:space="preserve"> replication</w:t>
      </w:r>
      <w:ins w:id="441" w:author="Reviewer" w:date="2026-06-03T09:08:00Z" w16du:dateUtc="2026-06-03T14:08:00Z">
        <w:r w:rsidR="00E336D1">
          <w:rPr>
            <w:rFonts w:ascii="Arial" w:eastAsia="Times New Roman" w:hAnsi="Arial" w:cs="Arial"/>
            <w:color w:val="000000"/>
            <w:kern w:val="0"/>
            <w14:ligatures w14:val="none"/>
          </w:rPr>
          <w:t xml:space="preserve"> with avai</w:t>
        </w:r>
      </w:ins>
      <w:ins w:id="442" w:author="Reviewer" w:date="2026-06-03T09:09:00Z" w16du:dateUtc="2026-06-03T14:09:00Z">
        <w:r w:rsidR="00E336D1">
          <w:rPr>
            <w:rFonts w:ascii="Arial" w:eastAsia="Times New Roman" w:hAnsi="Arial" w:cs="Arial"/>
            <w:color w:val="000000"/>
            <w:kern w:val="0"/>
            <w14:ligatures w14:val="none"/>
          </w:rPr>
          <w:t>la</w:t>
        </w:r>
      </w:ins>
      <w:ins w:id="443" w:author="Reviewer" w:date="2026-06-03T09:08:00Z" w16du:dateUtc="2026-06-03T14:08:00Z">
        <w:r w:rsidR="00E336D1">
          <w:rPr>
            <w:rFonts w:ascii="Arial" w:eastAsia="Times New Roman" w:hAnsi="Arial" w:cs="Arial"/>
            <w:color w:val="000000"/>
            <w:kern w:val="0"/>
            <w14:ligatures w14:val="none"/>
          </w:rPr>
          <w:t>ble</w:t>
        </w:r>
      </w:ins>
      <w:del w:id="444" w:author="Reviewer" w:date="2026-06-03T09:08:00Z" w16du:dateUtc="2026-06-03T14:08:00Z">
        <w:r w:rsidDel="00E336D1">
          <w:rPr>
            <w:rFonts w:ascii="Arial" w:eastAsia="Times New Roman" w:hAnsi="Arial" w:cs="Arial"/>
            <w:color w:val="000000"/>
            <w:kern w:val="0"/>
            <w14:ligatures w14:val="none"/>
          </w:rPr>
          <w:delText xml:space="preserve"> while </w:delText>
        </w:r>
        <w:r w:rsidR="00260B96" w:rsidDel="00E336D1">
          <w:rPr>
            <w:rFonts w:ascii="Arial" w:eastAsia="Times New Roman" w:hAnsi="Arial" w:cs="Arial"/>
            <w:color w:val="000000"/>
            <w:kern w:val="0"/>
            <w14:ligatures w14:val="none"/>
          </w:rPr>
          <w:delText>keeping</w:delText>
        </w:r>
        <w:r w:rsidDel="00E336D1">
          <w:rPr>
            <w:rFonts w:ascii="Arial" w:eastAsia="Times New Roman" w:hAnsi="Arial" w:cs="Arial"/>
            <w:color w:val="000000"/>
            <w:kern w:val="0"/>
            <w14:ligatures w14:val="none"/>
          </w:rPr>
          <w:delText xml:space="preserve"> </w:delText>
        </w:r>
        <w:r w:rsidR="00260B96" w:rsidDel="00E336D1">
          <w:rPr>
            <w:rFonts w:ascii="Arial" w:eastAsia="Times New Roman" w:hAnsi="Arial" w:cs="Arial"/>
            <w:color w:val="000000"/>
            <w:kern w:val="0"/>
            <w14:ligatures w14:val="none"/>
          </w:rPr>
          <w:delText xml:space="preserve">ethical </w:delText>
        </w:r>
        <w:r w:rsidDel="00E336D1">
          <w:rPr>
            <w:rFonts w:ascii="Arial" w:eastAsia="Times New Roman" w:hAnsi="Arial" w:cs="Arial"/>
            <w:color w:val="000000"/>
            <w:kern w:val="0"/>
            <w14:ligatures w14:val="none"/>
          </w:rPr>
          <w:delText>and</w:delText>
        </w:r>
      </w:del>
      <w:r>
        <w:rPr>
          <w:rFonts w:ascii="Arial" w:eastAsia="Times New Roman" w:hAnsi="Arial" w:cs="Arial"/>
          <w:color w:val="000000"/>
          <w:kern w:val="0"/>
          <w14:ligatures w14:val="none"/>
        </w:rPr>
        <w:t xml:space="preserve"> space</w:t>
      </w:r>
      <w:ins w:id="445" w:author="Reviewer" w:date="2026-06-03T09:08:00Z" w16du:dateUtc="2026-06-03T14:08:00Z">
        <w:r w:rsidR="00E336D1">
          <w:rPr>
            <w:rFonts w:ascii="Arial" w:eastAsia="Times New Roman" w:hAnsi="Arial" w:cs="Arial"/>
            <w:color w:val="000000"/>
            <w:kern w:val="0"/>
            <w14:ligatures w14:val="none"/>
          </w:rPr>
          <w:t>, animal</w:t>
        </w:r>
      </w:ins>
      <w:ins w:id="446" w:author="Reviewer" w:date="2026-06-03T09:10:00Z" w16du:dateUtc="2026-06-03T14:10:00Z">
        <w:r w:rsidR="00E336D1">
          <w:rPr>
            <w:rFonts w:ascii="Arial" w:eastAsia="Times New Roman" w:hAnsi="Arial" w:cs="Arial"/>
            <w:color w:val="000000"/>
            <w:kern w:val="0"/>
            <w14:ligatures w14:val="none"/>
          </w:rPr>
          <w:t>-</w:t>
        </w:r>
      </w:ins>
      <w:ins w:id="447" w:author="Reviewer" w:date="2026-06-03T09:08:00Z" w16du:dateUtc="2026-06-03T14:08:00Z">
        <w:r w:rsidR="00E336D1">
          <w:rPr>
            <w:rFonts w:ascii="Arial" w:eastAsia="Times New Roman" w:hAnsi="Arial" w:cs="Arial"/>
            <w:color w:val="000000"/>
            <w:kern w:val="0"/>
            <w14:ligatures w14:val="none"/>
          </w:rPr>
          <w:t xml:space="preserve">care considerations, and </w:t>
        </w:r>
      </w:ins>
      <w:ins w:id="448" w:author="Reviewer" w:date="2026-06-03T09:10:00Z" w16du:dateUtc="2026-06-03T14:10:00Z">
        <w:r w:rsidR="00E336D1">
          <w:rPr>
            <w:rFonts w:ascii="Arial" w:eastAsia="Times New Roman" w:hAnsi="Arial" w:cs="Arial"/>
            <w:color w:val="000000"/>
            <w:kern w:val="0"/>
            <w14:ligatures w14:val="none"/>
          </w:rPr>
          <w:t xml:space="preserve">the need for </w:t>
        </w:r>
      </w:ins>
      <w:ins w:id="449" w:author="Reviewer" w:date="2026-06-03T09:08:00Z" w16du:dateUtc="2026-06-03T14:08:00Z">
        <w:r w:rsidR="00E336D1">
          <w:rPr>
            <w:rFonts w:ascii="Arial" w:eastAsia="Times New Roman" w:hAnsi="Arial" w:cs="Arial"/>
            <w:color w:val="000000"/>
            <w:kern w:val="0"/>
            <w14:ligatures w14:val="none"/>
          </w:rPr>
          <w:t>repeated blood sampling</w:t>
        </w:r>
      </w:ins>
      <w:del w:id="450" w:author="Reviewer" w:date="2026-06-03T09:10:00Z" w16du:dateUtc="2026-06-03T14:10:00Z">
        <w:r w:rsidDel="00E336D1">
          <w:rPr>
            <w:rFonts w:ascii="Arial" w:eastAsia="Times New Roman" w:hAnsi="Arial" w:cs="Arial"/>
            <w:color w:val="000000"/>
            <w:kern w:val="0"/>
            <w14:ligatures w14:val="none"/>
          </w:rPr>
          <w:delText xml:space="preserve"> requirements</w:delText>
        </w:r>
      </w:del>
      <w:ins w:id="451" w:author="Reviewer" w:date="2026-06-03T09:09:00Z" w16du:dateUtc="2026-06-03T14:09:00Z">
        <w:r w:rsidR="00E336D1">
          <w:rPr>
            <w:rFonts w:ascii="Arial" w:eastAsia="Times New Roman" w:hAnsi="Arial" w:cs="Arial"/>
            <w:color w:val="000000"/>
            <w:kern w:val="0"/>
            <w14:ligatures w14:val="none"/>
          </w:rPr>
          <w:t xml:space="preserve">. Throughout the study, we monitored </w:t>
        </w:r>
      </w:ins>
      <w:ins w:id="452" w:author="Reviewer" w:date="2026-06-03T09:11:00Z" w16du:dateUtc="2026-06-03T14:11:00Z">
        <w:r w:rsidR="00E336D1">
          <w:rPr>
            <w:rFonts w:ascii="Arial" w:eastAsia="Times New Roman" w:hAnsi="Arial" w:cs="Arial"/>
            <w:color w:val="000000"/>
            <w:kern w:val="0"/>
            <w14:ligatures w14:val="none"/>
          </w:rPr>
          <w:t xml:space="preserve">the </w:t>
        </w:r>
      </w:ins>
      <w:ins w:id="453" w:author="Reviewer" w:date="2026-06-03T09:09:00Z" w16du:dateUtc="2026-06-03T14:09:00Z">
        <w:r w:rsidR="00E336D1">
          <w:rPr>
            <w:rFonts w:ascii="Arial" w:eastAsia="Times New Roman" w:hAnsi="Arial" w:cs="Arial"/>
            <w:color w:val="000000"/>
            <w:kern w:val="0"/>
            <w14:ligatures w14:val="none"/>
          </w:rPr>
          <w:t xml:space="preserve">fish daily </w:t>
        </w:r>
      </w:ins>
      <w:ins w:id="454" w:author="Reviewer" w:date="2026-06-03T09:11:00Z" w16du:dateUtc="2026-06-03T14:11:00Z">
        <w:r w:rsidR="00E336D1">
          <w:rPr>
            <w:rFonts w:ascii="Arial" w:eastAsia="Times New Roman" w:hAnsi="Arial" w:cs="Arial"/>
            <w:color w:val="000000"/>
            <w:kern w:val="0"/>
            <w14:ligatures w14:val="none"/>
          </w:rPr>
          <w:t>and did not feed</w:t>
        </w:r>
      </w:ins>
      <w:ins w:id="455" w:author="Reviewer" w:date="2026-06-03T09:09:00Z" w16du:dateUtc="2026-06-03T14:09:00Z">
        <w:r w:rsidR="00E336D1">
          <w:rPr>
            <w:rFonts w:ascii="Arial" w:eastAsia="Times New Roman" w:hAnsi="Arial" w:cs="Arial"/>
            <w:color w:val="000000"/>
            <w:kern w:val="0"/>
            <w14:ligatures w14:val="none"/>
          </w:rPr>
          <w:t xml:space="preserve"> </w:t>
        </w:r>
      </w:ins>
      <w:ins w:id="456" w:author="Reviewer" w:date="2026-06-03T09:11:00Z" w16du:dateUtc="2026-06-03T14:11:00Z">
        <w:r w:rsidR="00E336D1">
          <w:rPr>
            <w:rFonts w:ascii="Arial" w:eastAsia="Times New Roman" w:hAnsi="Arial" w:cs="Arial"/>
            <w:color w:val="000000"/>
            <w:kern w:val="0"/>
            <w14:ligatures w14:val="none"/>
          </w:rPr>
          <w:t xml:space="preserve">the </w:t>
        </w:r>
      </w:ins>
      <w:ins w:id="457" w:author="Reviewer" w:date="2026-06-03T09:09:00Z" w16du:dateUtc="2026-06-03T14:09:00Z">
        <w:r w:rsidR="00E336D1">
          <w:rPr>
            <w:rFonts w:ascii="Arial" w:eastAsia="Times New Roman" w:hAnsi="Arial" w:cs="Arial"/>
            <w:color w:val="000000"/>
            <w:kern w:val="0"/>
            <w14:ligatures w14:val="none"/>
          </w:rPr>
          <w:t>bass</w:t>
        </w:r>
      </w:ins>
      <w:ins w:id="458" w:author="Reviewer" w:date="2026-06-03T09:15:00Z" w16du:dateUtc="2026-06-03T14:15:00Z">
        <w:r w:rsidR="00D50113">
          <w:rPr>
            <w:rFonts w:ascii="Arial" w:eastAsia="Times New Roman" w:hAnsi="Arial" w:cs="Arial"/>
            <w:color w:val="000000"/>
            <w:kern w:val="0"/>
            <w14:ligatures w14:val="none"/>
          </w:rPr>
          <w:t xml:space="preserve"> </w:t>
        </w:r>
        <w:r w:rsidR="00D50113" w:rsidRPr="00D50113">
          <w:rPr>
            <w:rFonts w:ascii="Arial" w:eastAsia="Times New Roman" w:hAnsi="Arial" w:cs="Arial"/>
            <w:color w:val="000000"/>
            <w:kern w:val="0"/>
            <w14:ligatures w14:val="none"/>
          </w:rPr>
          <w:t>to minimize variation in physiological responses associated with differential feeding activity and digestion during repeated blood samplin</w:t>
        </w:r>
      </w:ins>
      <w:ins w:id="459" w:author="Reviewer" w:date="2026-06-03T09:16:00Z" w16du:dateUtc="2026-06-03T14:16:00Z">
        <w:r w:rsidR="00D50113">
          <w:rPr>
            <w:rFonts w:ascii="Arial" w:eastAsia="Times New Roman" w:hAnsi="Arial" w:cs="Arial"/>
            <w:color w:val="000000"/>
            <w:kern w:val="0"/>
            <w14:ligatures w14:val="none"/>
          </w:rPr>
          <w:t>g</w:t>
        </w:r>
      </w:ins>
      <w:del w:id="460" w:author="Reviewer" w:date="2026-06-03T09:09:00Z" w16du:dateUtc="2026-06-03T14:09:00Z">
        <w:r w:rsidR="00260B96" w:rsidDel="00E336D1">
          <w:rPr>
            <w:rFonts w:ascii="Arial" w:eastAsia="Times New Roman" w:hAnsi="Arial" w:cs="Arial"/>
            <w:color w:val="000000"/>
            <w:kern w:val="0"/>
            <w14:ligatures w14:val="none"/>
          </w:rPr>
          <w:delText xml:space="preserve"> manageable</w:delText>
        </w:r>
      </w:del>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0BD72CC1"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(LDWF)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LDWF </w:t>
      </w:r>
      <w:ins w:id="461" w:author="Reviewer" w:date="2026-06-03T09:54:00Z" w16du:dateUtc="2026-06-03T14:54:00Z">
        <w:r w:rsidR="002B4533">
          <w:rPr>
            <w:rFonts w:ascii="Arial" w:eastAsia="Times New Roman" w:hAnsi="Arial" w:cs="Arial"/>
            <w:color w:val="000000"/>
            <w:kern w:val="0"/>
            <w14:ligatures w14:val="none"/>
          </w:rPr>
          <w:t xml:space="preserve">employees </w:t>
        </w:r>
      </w:ins>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livewell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total length (TL) and weight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of 15 bass</w:t>
      </w:r>
      <w:r w:rsidR="00260B96">
        <w:rPr>
          <w:rFonts w:ascii="Arial" w:eastAsia="Times New Roman" w:hAnsi="Arial" w:cs="Arial"/>
          <w:color w:val="000000"/>
          <w:kern w:val="0"/>
          <w14:ligatures w14:val="none"/>
        </w:rPr>
        <w:t xml:space="preserve"> and placed each individual into </w:t>
      </w:r>
      <w:del w:id="462" w:author="Reviewer" w:date="2026-06-03T09:55:00Z" w16du:dateUtc="2026-06-03T14:55:00Z">
        <w:r w:rsidR="00260B96" w:rsidDel="002B4533">
          <w:rPr>
            <w:rFonts w:ascii="Arial" w:eastAsia="Times New Roman" w:hAnsi="Arial" w:cs="Arial"/>
            <w:color w:val="000000"/>
            <w:kern w:val="0"/>
            <w14:ligatures w14:val="none"/>
          </w:rPr>
          <w:delText xml:space="preserve">its </w:delText>
        </w:r>
      </w:del>
      <w:ins w:id="463" w:author="Reviewer" w:date="2026-06-03T09:55:00Z" w16du:dateUtc="2026-06-03T14:55:00Z">
        <w:r w:rsidR="002B4533">
          <w:rPr>
            <w:rFonts w:ascii="Arial" w:eastAsia="Times New Roman" w:hAnsi="Arial" w:cs="Arial"/>
            <w:color w:val="000000"/>
            <w:kern w:val="0"/>
            <w14:ligatures w14:val="none"/>
          </w:rPr>
          <w:t>their</w:t>
        </w:r>
        <w:r w:rsidR="002B4533">
          <w:rPr>
            <w:rFonts w:ascii="Arial" w:eastAsia="Times New Roman" w:hAnsi="Arial" w:cs="Arial"/>
            <w:color w:val="000000"/>
            <w:kern w:val="0"/>
            <w14:ligatures w14:val="none"/>
          </w:rPr>
          <w:t xml:space="preserve"> </w:t>
        </w:r>
      </w:ins>
      <w:r w:rsidR="00260B96">
        <w:rPr>
          <w:rFonts w:ascii="Arial" w:eastAsia="Times New Roman" w:hAnsi="Arial" w:cs="Arial"/>
          <w:color w:val="000000"/>
          <w:kern w:val="0"/>
          <w14:ligatures w14:val="none"/>
        </w:rPr>
        <w:t xml:space="preserve">assigned tank </w:t>
      </w:r>
      <w:r w:rsidRPr="00122893">
        <w:rPr>
          <w:rFonts w:ascii="Arial" w:eastAsia="Times New Roman" w:hAnsi="Arial" w:cs="Arial"/>
          <w:color w:val="000000"/>
          <w:kern w:val="0"/>
          <w14:ligatures w14:val="none"/>
        </w:rPr>
        <w:t xml:space="preserve">(aquaculture design described </w:t>
      </w:r>
      <w:del w:id="464" w:author="Reviewer" w:date="2026-06-03T09:51:00Z" w16du:dateUtc="2026-06-03T14:51:00Z">
        <w:r w:rsidRPr="00122893" w:rsidDel="002B4533">
          <w:rPr>
            <w:rFonts w:ascii="Arial" w:eastAsia="Times New Roman" w:hAnsi="Arial" w:cs="Arial"/>
            <w:color w:val="000000"/>
            <w:kern w:val="0"/>
            <w14:ligatures w14:val="none"/>
          </w:rPr>
          <w:delText>above</w:delText>
        </w:r>
      </w:del>
      <w:ins w:id="465" w:author="Reviewer" w:date="2026-06-03T09:51:00Z" w16du:dateUtc="2026-06-03T14:51:00Z">
        <w:r w:rsidR="002B4533">
          <w:rPr>
            <w:rFonts w:ascii="Arial" w:eastAsia="Times New Roman" w:hAnsi="Arial" w:cs="Arial"/>
            <w:color w:val="000000"/>
            <w:kern w:val="0"/>
            <w14:ligatures w14:val="none"/>
          </w:rPr>
          <w:t xml:space="preserve">in the </w:t>
        </w:r>
        <w:r w:rsidR="002B4533">
          <w:rPr>
            <w:rFonts w:ascii="Arial" w:eastAsia="Times New Roman" w:hAnsi="Arial" w:cs="Arial"/>
            <w:i/>
            <w:iCs/>
            <w:color w:val="000000"/>
            <w:kern w:val="0"/>
            <w14:ligatures w14:val="none"/>
          </w:rPr>
          <w:t xml:space="preserve">Aquaculture Tank Design </w:t>
        </w:r>
        <w:r w:rsidR="002B4533">
          <w:rPr>
            <w:rFonts w:ascii="Arial" w:eastAsia="Times New Roman" w:hAnsi="Arial" w:cs="Arial"/>
            <w:color w:val="000000"/>
            <w:kern w:val="0"/>
            <w14:ligatures w14:val="none"/>
          </w:rPr>
          <w:t>section above</w:t>
        </w:r>
      </w:ins>
      <w:r w:rsidRPr="00122893">
        <w:rPr>
          <w:rFonts w:ascii="Arial" w:eastAsia="Times New Roman" w:hAnsi="Arial" w:cs="Arial"/>
          <w:color w:val="000000"/>
          <w:kern w:val="0"/>
          <w14:ligatures w14:val="none"/>
        </w:rPr>
        <w:t xml:space="preserve">; Figure 2). </w:t>
      </w:r>
    </w:p>
    <w:p w14:paraId="7DB6CB5A" w14:textId="21445112"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On day 3, we collected the first blood sample from the caudal vein of each fish within 3 minutes of handling</w:t>
      </w:r>
      <w:r w:rsidR="00D73773">
        <w:rPr>
          <w:rFonts w:ascii="Arial" w:eastAsia="Times New Roman" w:hAnsi="Arial" w:cs="Arial"/>
          <w:color w:val="000000"/>
          <w:kern w:val="0"/>
          <w14:ligatures w14:val="none"/>
        </w:rPr>
        <w:t xml:space="preserve"> without anesthetics</w:t>
      </w:r>
      <w:r w:rsidR="00292FF5" w:rsidRPr="00122893">
        <w:rPr>
          <w:rFonts w:ascii="Arial" w:eastAsia="Times New Roman" w:hAnsi="Arial" w:cs="Arial"/>
          <w:color w:val="000000"/>
          <w:kern w:val="0"/>
          <w14:ligatures w14:val="none"/>
        </w:rPr>
        <w:t>—minimizing any effect of newly induced anthropogenic stress</w:t>
      </w:r>
      <w:r w:rsidR="00D73773">
        <w:rPr>
          <w:rFonts w:ascii="Arial" w:eastAsia="Times New Roman" w:hAnsi="Arial" w:cs="Arial"/>
          <w:color w:val="000000"/>
          <w:kern w:val="0"/>
          <w14:ligatures w14:val="none"/>
        </w:rPr>
        <w:t xml:space="preserve"> </w:t>
      </w:r>
      <w:r w:rsidR="000430F0">
        <w:rPr>
          <w:rFonts w:ascii="Arial" w:eastAsia="Times New Roman" w:hAnsi="Arial" w:cs="Arial"/>
          <w:color w:val="000000"/>
          <w:kern w:val="0"/>
          <w14:ligatures w14:val="none"/>
        </w:rPr>
        <w:lastRenderedPageBreak/>
        <w:fldChar w:fldCharType="begin"/>
      </w:r>
      <w:r w:rsidR="000430F0">
        <w:rPr>
          <w:rFonts w:ascii="Arial" w:eastAsia="Times New Roman" w:hAnsi="Arial" w:cs="Arial"/>
          <w:color w:val="000000"/>
          <w:kern w:val="0"/>
          <w14:ligatures w14:val="none"/>
        </w:rPr>
        <w:instrText xml:space="preserve"> ADDIN ZOTERO_ITEM CSL_CITATION {"citationID":"qil1WWCk","properties":{"formattedCitation":"(Davis, 2005; Lawrence {\\i{}et al.}, 2020)","plainCitation":"(Davis, 2005; Lawrence et al., 2020)","noteIndex":0},"citationItems":[{"id":576,"uris":["http://zotero.org/users/4161640/items/NZMG4HF6"],"itemData":{"id":576,"type":"article-journal","container-title":"Journal of Field Ornithology","issue":"4","journalAbbreviation":"J. Field Ornithol.","note":"publisher: BioOne","page":"334–338","title":"Effect of handling time and repeated sampling on avian white blood cell counts","volume":"76","author":[{"family":"Davis","given":"Andrew K"}],"issued":{"date-parts":[["2005"]]}}},{"id":575,"uris":["http://zotero.org/users/4161640/items/H2D4U4NH"],"itemData":{"id":575,"type":"article-journal","container-title":"Journal of Fish Biology","issue":"1","journalAbbreviation":"J Fish Biol","note":"publisher: Wiley Online Library","page":"4–15","title":"Best practices for non-lethal blood sampling of fish via the caudal vasculature","volume":"97","author":[{"family":"Lawrence","given":"Michael J"},{"family":"Raby","given":"Graham D"},{"family":"Teffer","given":"Amy K"},{"family":"Jeffries","given":"Ken M"},{"family":"Danylchuk","given":"Andy J"},{"family":"Eliason","given":"Erika J"},{"family":"Hasler","given":"Caleb T"},{"family":"Clark","given":"Timothy D"},{"family":"Cooke","given":"Steven J"}],"issued":{"date-parts":[["2020"]]}}}],"schema":"https://github.com/citation-style-language/schema/raw/master/csl-citation.json"} </w:instrText>
      </w:r>
      <w:r w:rsidR="000430F0">
        <w:rPr>
          <w:rFonts w:ascii="Arial" w:eastAsia="Times New Roman" w:hAnsi="Arial" w:cs="Arial"/>
          <w:color w:val="000000"/>
          <w:kern w:val="0"/>
          <w14:ligatures w14:val="none"/>
        </w:rPr>
        <w:fldChar w:fldCharType="separate"/>
      </w:r>
      <w:r w:rsidR="000430F0" w:rsidRPr="000430F0">
        <w:rPr>
          <w:rFonts w:ascii="Arial" w:hAnsi="Arial" w:cs="Arial"/>
          <w:color w:val="000000"/>
          <w:kern w:val="0"/>
        </w:rPr>
        <w:t xml:space="preserve">(Davis, 2005; Lawrence </w:t>
      </w:r>
      <w:r w:rsidR="000430F0" w:rsidRPr="000430F0">
        <w:rPr>
          <w:rFonts w:ascii="Arial" w:hAnsi="Arial" w:cs="Arial"/>
          <w:i/>
          <w:iCs/>
          <w:color w:val="000000"/>
          <w:kern w:val="0"/>
        </w:rPr>
        <w:t>et al.</w:t>
      </w:r>
      <w:r w:rsidR="000430F0" w:rsidRPr="000430F0">
        <w:rPr>
          <w:rFonts w:ascii="Arial" w:hAnsi="Arial" w:cs="Arial"/>
          <w:color w:val="000000"/>
          <w:kern w:val="0"/>
        </w:rPr>
        <w:t>, 2020)</w:t>
      </w:r>
      <w:r w:rsidR="000430F0">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—using a 1 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TL and Wt. On day 8,</w:t>
      </w:r>
      <w:r>
        <w:rPr>
          <w:rFonts w:ascii="Arial" w:eastAsia="Times New Roman" w:hAnsi="Arial" w:cs="Arial"/>
          <w:color w:val="000000"/>
          <w:kern w:val="0"/>
          <w14:ligatures w14:val="none"/>
        </w:rPr>
        <w:t xml:space="preserve"> we completed partial water 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ins w:id="466" w:author="Reviewer" w:date="2026-06-03T09:56:00Z" w16du:dateUtc="2026-06-03T14:56:00Z">
        <w:r w:rsidR="002B4533">
          <w:rPr>
            <w:rFonts w:ascii="Arial" w:eastAsia="Times New Roman" w:hAnsi="Arial" w:cs="Arial"/>
            <w:color w:val="000000"/>
            <w:kern w:val="0"/>
            <w14:ligatures w14:val="none"/>
          </w:rPr>
          <w:t xml:space="preserve">We did not conduct </w:t>
        </w:r>
      </w:ins>
      <w:ins w:id="467" w:author="Reviewer" w:date="2026-06-03T09:57:00Z" w16du:dateUtc="2026-06-03T14:57:00Z">
        <w:r w:rsidR="002B4533">
          <w:rPr>
            <w:rFonts w:ascii="Arial" w:eastAsia="Times New Roman" w:hAnsi="Arial" w:cs="Arial"/>
            <w:color w:val="000000"/>
            <w:kern w:val="0"/>
            <w14:ligatures w14:val="none"/>
          </w:rPr>
          <w:t xml:space="preserve">any </w:t>
        </w:r>
      </w:ins>
      <w:ins w:id="468" w:author="Reviewer" w:date="2026-06-03T09:56:00Z" w16du:dateUtc="2026-06-03T14:56:00Z">
        <w:r w:rsidR="002B4533">
          <w:rPr>
            <w:rFonts w:ascii="Arial" w:eastAsia="Times New Roman" w:hAnsi="Arial" w:cs="Arial"/>
            <w:color w:val="000000"/>
            <w:kern w:val="0"/>
            <w14:ligatures w14:val="none"/>
          </w:rPr>
          <w:t>additional water changes following contaminant introduction.</w:t>
        </w:r>
      </w:ins>
    </w:p>
    <w:p w14:paraId="6B3968C2" w14:textId="614134E4"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w:t>
      </w:r>
      <w:ins w:id="469" w:author="Reviewer" w:date="2026-06-03T09:57:00Z" w16du:dateUtc="2026-06-03T14:57:00Z">
        <w:r w:rsidR="002B4533">
          <w:rPr>
            <w:rFonts w:ascii="Arial" w:eastAsia="Times New Roman" w:hAnsi="Arial" w:cs="Arial"/>
            <w:color w:val="000000"/>
            <w:kern w:val="0"/>
            <w14:ligatures w14:val="none"/>
          </w:rPr>
          <w:t>ed</w:t>
        </w:r>
      </w:ins>
      <w:r w:rsidRPr="00122893">
        <w:rPr>
          <w:rFonts w:ascii="Arial" w:eastAsia="Times New Roman" w:hAnsi="Arial" w:cs="Arial"/>
          <w:color w:val="000000"/>
          <w:kern w:val="0"/>
          <w14:ligatures w14:val="none"/>
        </w:rPr>
        <w:t xml:space="preserve"> baseline NLR</w:t>
      </w:r>
      <w:del w:id="470" w:author="Reviewer" w:date="2026-06-03T10:00:00Z" w16du:dateUtc="2026-06-03T15:00:00Z">
        <w:r w:rsidRPr="00122893" w:rsidDel="002B4533">
          <w:rPr>
            <w:rFonts w:ascii="Arial" w:eastAsia="Times New Roman" w:hAnsi="Arial" w:cs="Arial"/>
            <w:color w:val="000000"/>
            <w:kern w:val="0"/>
            <w14:ligatures w14:val="none"/>
          </w:rPr>
          <w:delText xml:space="preserve"> (objective 1)</w:delText>
        </w:r>
      </w:del>
      <w:r w:rsidRPr="00122893">
        <w:rPr>
          <w:rFonts w:ascii="Arial" w:eastAsia="Times New Roman" w:hAnsi="Arial" w:cs="Arial"/>
          <w:color w:val="000000"/>
          <w:kern w:val="0"/>
          <w14:ligatures w14:val="none"/>
        </w:rPr>
        <w:t xml:space="preserve">,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w:t>
      </w:r>
      <w:r w:rsidR="000430F0">
        <w:rPr>
          <w:rFonts w:ascii="Arial" w:eastAsia="Times New Roman" w:hAnsi="Arial" w:cs="Arial"/>
          <w:color w:val="000000"/>
          <w:kern w:val="0"/>
          <w14:ligatures w14:val="none"/>
        </w:rPr>
        <w:t>, CAS No. 2706-90-3, CF</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(CF</w:t>
      </w:r>
      <w:r w:rsidR="000430F0">
        <w:rPr>
          <w:rFonts w:ascii="Arial" w:eastAsia="Times New Roman" w:hAnsi="Arial" w:cs="Arial"/>
          <w:color w:val="000000"/>
          <w:kern w:val="0"/>
          <w:vertAlign w:val="subscript"/>
          <w14:ligatures w14:val="none"/>
        </w:rPr>
        <w:t>2</w:t>
      </w:r>
      <w:r w:rsidR="000430F0">
        <w:rPr>
          <w:rFonts w:ascii="Arial" w:eastAsia="Times New Roman" w:hAnsi="Arial" w:cs="Arial"/>
          <w:color w:val="000000"/>
          <w:kern w:val="0"/>
          <w14:ligatures w14:val="none"/>
        </w:rPr>
        <w:t>)</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COOH</w:t>
      </w:r>
      <w:r w:rsidR="000430F0" w:rsidRPr="00E3298F">
        <w:rPr>
          <w:rFonts w:ascii="Arial" w:eastAsia="Times New Roman" w:hAnsi="Arial" w:cs="Arial"/>
          <w:color w:val="000000"/>
          <w:kern w:val="0"/>
          <w:vertAlign w:val="subscript"/>
          <w14:ligatures w14:val="none"/>
        </w:rPr>
        <w:softHyphen/>
      </w:r>
      <w:r w:rsidR="000430F0" w:rsidRPr="00E3298F">
        <w:rPr>
          <w:rFonts w:ascii="Arial" w:eastAsia="Times New Roman" w:hAnsi="Arial" w:cs="Arial"/>
          <w:color w:val="000000"/>
          <w:kern w:val="0"/>
          <w14:ligatures w14:val="none"/>
        </w:rPr>
        <w:softHyphen/>
      </w:r>
      <w:r w:rsidRPr="00122893">
        <w:rPr>
          <w:rFonts w:ascii="Arial" w:eastAsia="Times New Roman" w:hAnsi="Arial" w:cs="Arial"/>
          <w:color w:val="000000"/>
          <w:kern w:val="0"/>
          <w14:ligatures w14:val="none"/>
        </w:rPr>
        <w:t xml:space="preserve">)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w:t>
      </w:r>
      <w:ins w:id="471" w:author="Reviewer" w:date="2026-06-03T10:01:00Z" w16du:dateUtc="2026-06-03T15:01:00Z">
        <w:r w:rsidR="00DA3D67">
          <w:rPr>
            <w:rFonts w:ascii="Arial" w:eastAsia="Times New Roman" w:hAnsi="Arial" w:cs="Arial"/>
            <w:color w:val="000000"/>
            <w:kern w:val="0"/>
            <w14:ligatures w14:val="none"/>
          </w:rPr>
          <w:t xml:space="preserve"> We dissolved both compounds directly into tank water</w:t>
        </w:r>
      </w:ins>
      <w:ins w:id="472" w:author="Reviewer" w:date="2026-06-03T10:02:00Z" w16du:dateUtc="2026-06-03T15:02:00Z">
        <w:r w:rsidR="00DA3D67">
          <w:rPr>
            <w:rFonts w:ascii="Arial" w:eastAsia="Times New Roman" w:hAnsi="Arial" w:cs="Arial"/>
            <w:color w:val="000000"/>
            <w:kern w:val="0"/>
            <w14:ligatures w14:val="none"/>
          </w:rPr>
          <w:t xml:space="preserve"> without the use of a carrier solvent; therefore, a solvent control was unnecessary. We analytically verified the </w:t>
        </w:r>
      </w:ins>
      <w:ins w:id="473" w:author="Reviewer" w:date="2026-06-03T10:14:00Z" w16du:dateUtc="2026-06-03T15:14:00Z">
        <w:r w:rsidR="00250EBB">
          <w:rPr>
            <w:rFonts w:ascii="Arial" w:eastAsia="Times New Roman" w:hAnsi="Arial" w:cs="Arial"/>
            <w:color w:val="000000"/>
            <w:kern w:val="0"/>
            <w14:ligatures w14:val="none"/>
          </w:rPr>
          <w:t xml:space="preserve">masses of </w:t>
        </w:r>
      </w:ins>
      <w:ins w:id="474" w:author="Reviewer" w:date="2026-06-03T10:02:00Z" w16du:dateUtc="2026-06-03T15:02:00Z">
        <w:r w:rsidR="00DA3D67">
          <w:rPr>
            <w:rFonts w:ascii="Arial" w:eastAsia="Times New Roman" w:hAnsi="Arial" w:cs="Arial"/>
            <w:color w:val="000000"/>
            <w:kern w:val="0"/>
            <w14:ligatures w14:val="none"/>
          </w:rPr>
          <w:t xml:space="preserve">Cd and </w:t>
        </w:r>
        <w:proofErr w:type="spellStart"/>
        <w:r w:rsidR="00DA3D67">
          <w:rPr>
            <w:rFonts w:ascii="Arial" w:eastAsia="Times New Roman" w:hAnsi="Arial" w:cs="Arial"/>
            <w:color w:val="000000"/>
            <w:kern w:val="0"/>
            <w14:ligatures w14:val="none"/>
          </w:rPr>
          <w:t>PFPeA</w:t>
        </w:r>
        <w:proofErr w:type="spellEnd"/>
        <w:r w:rsidR="00DA3D67">
          <w:rPr>
            <w:rFonts w:ascii="Arial" w:eastAsia="Times New Roman" w:hAnsi="Arial" w:cs="Arial"/>
            <w:color w:val="000000"/>
            <w:kern w:val="0"/>
            <w14:ligatures w14:val="none"/>
          </w:rPr>
          <w:t xml:space="preserve"> added to each tank to ensure consistent nominal concentrations a</w:t>
        </w:r>
      </w:ins>
      <w:ins w:id="475" w:author="Reviewer" w:date="2026-06-03T10:03:00Z" w16du:dateUtc="2026-06-03T15:03:00Z">
        <w:r w:rsidR="00DA3D67">
          <w:rPr>
            <w:rFonts w:ascii="Arial" w:eastAsia="Times New Roman" w:hAnsi="Arial" w:cs="Arial"/>
            <w:color w:val="000000"/>
            <w:kern w:val="0"/>
            <w14:ligatures w14:val="none"/>
          </w:rPr>
          <w:t>cross</w:t>
        </w:r>
      </w:ins>
      <w:ins w:id="476" w:author="Reviewer" w:date="2026-06-03T10:02:00Z" w16du:dateUtc="2026-06-03T15:02:00Z">
        <w:r w:rsidR="00DA3D67">
          <w:rPr>
            <w:rFonts w:ascii="Arial" w:eastAsia="Times New Roman" w:hAnsi="Arial" w:cs="Arial"/>
            <w:color w:val="000000"/>
            <w:kern w:val="0"/>
            <w14:ligatures w14:val="none"/>
          </w:rPr>
          <w:t xml:space="preserve"> treatments, but we did not analytically confirm </w:t>
        </w:r>
      </w:ins>
      <w:ins w:id="477" w:author="Reviewer" w:date="2026-06-03T10:14:00Z" w16du:dateUtc="2026-06-03T15:14:00Z">
        <w:r w:rsidR="00250EBB">
          <w:rPr>
            <w:rFonts w:ascii="Arial" w:eastAsia="Times New Roman" w:hAnsi="Arial" w:cs="Arial"/>
            <w:color w:val="000000"/>
            <w:kern w:val="0"/>
            <w14:ligatures w14:val="none"/>
          </w:rPr>
          <w:t xml:space="preserve">the </w:t>
        </w:r>
      </w:ins>
      <w:ins w:id="478" w:author="Reviewer" w:date="2026-06-03T10:02:00Z" w16du:dateUtc="2026-06-03T15:02:00Z">
        <w:r w:rsidR="00DA3D67">
          <w:rPr>
            <w:rFonts w:ascii="Arial" w:eastAsia="Times New Roman" w:hAnsi="Arial" w:cs="Arial"/>
            <w:color w:val="000000"/>
            <w:kern w:val="0"/>
            <w14:ligatures w14:val="none"/>
          </w:rPr>
          <w:t>aqu</w:t>
        </w:r>
      </w:ins>
      <w:ins w:id="479" w:author="Reviewer" w:date="2026-06-03T10:03:00Z" w16du:dateUtc="2026-06-03T15:03:00Z">
        <w:r w:rsidR="00DA3D67">
          <w:rPr>
            <w:rFonts w:ascii="Arial" w:eastAsia="Times New Roman" w:hAnsi="Arial" w:cs="Arial"/>
            <w:color w:val="000000"/>
            <w:kern w:val="0"/>
            <w14:ligatures w14:val="none"/>
          </w:rPr>
          <w:t>eous contaminant concentrations during the study.</w:t>
        </w:r>
      </w:ins>
      <w:r w:rsidRPr="00122893">
        <w:rPr>
          <w:rFonts w:ascii="Arial" w:eastAsia="Times New Roman" w:hAnsi="Arial" w:cs="Arial"/>
          <w:color w:val="000000"/>
          <w:kern w:val="0"/>
          <w14:ligatures w14:val="none"/>
        </w:rPr>
        <w:t xml:space="preserve"> On day 14, we collected TL,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1981E27B"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w:t>
      </w:r>
      <w:ins w:id="480" w:author="Reviewer" w:date="2026-06-03T10:05:00Z" w16du:dateUtc="2026-06-03T15:05:00Z">
        <w:r w:rsidR="00DA3D67">
          <w:rPr>
            <w:rFonts w:ascii="Arial" w:eastAsia="Times New Roman" w:hAnsi="Arial" w:cs="Arial"/>
            <w:color w:val="000000"/>
            <w:kern w:val="0"/>
            <w14:ligatures w14:val="none"/>
          </w:rPr>
          <w:t>contaminan</w:t>
        </w:r>
        <w:r w:rsidR="00DA3D67">
          <w:rPr>
            <w:rFonts w:ascii="Arial" w:eastAsia="Times New Roman" w:hAnsi="Arial" w:cs="Arial"/>
            <w:color w:val="000000"/>
            <w:kern w:val="0"/>
            <w14:ligatures w14:val="none"/>
          </w:rPr>
          <w:t xml:space="preserve">t </w:t>
        </w:r>
      </w:ins>
      <w:del w:id="481" w:author="Reviewer" w:date="2026-06-03T10:05:00Z" w16du:dateUtc="2026-06-03T15:05:00Z">
        <w:r w:rsidR="00292FF5" w:rsidRPr="00122893" w:rsidDel="00DA3D67">
          <w:rPr>
            <w:rFonts w:ascii="Arial" w:eastAsia="Times New Roman" w:hAnsi="Arial" w:cs="Arial"/>
            <w:color w:val="000000"/>
            <w:kern w:val="0"/>
            <w14:ligatures w14:val="none"/>
          </w:rPr>
          <w:delText xml:space="preserve">treatment </w:delText>
        </w:r>
      </w:del>
      <w:r w:rsidR="00292FF5" w:rsidRPr="00122893">
        <w:rPr>
          <w:rFonts w:ascii="Arial" w:eastAsia="Times New Roman" w:hAnsi="Arial" w:cs="Arial"/>
          <w:color w:val="000000"/>
          <w:kern w:val="0"/>
          <w14:ligatures w14:val="none"/>
        </w:rPr>
        <w:t xml:space="preserve">exposure </w:t>
      </w:r>
      <w:del w:id="482" w:author="Reviewer" w:date="2026-06-03T10:05:00Z" w16du:dateUtc="2026-06-03T15:05:00Z">
        <w:r w:rsidR="00292FF5" w:rsidRPr="00122893" w:rsidDel="00DA3D67">
          <w:rPr>
            <w:rFonts w:ascii="Arial" w:eastAsia="Times New Roman" w:hAnsi="Arial" w:cs="Arial"/>
            <w:color w:val="000000"/>
            <w:kern w:val="0"/>
            <w14:ligatures w14:val="none"/>
          </w:rPr>
          <w:delText xml:space="preserve">would </w:delText>
        </w:r>
      </w:del>
      <w:r w:rsidR="0019026F">
        <w:rPr>
          <w:rFonts w:ascii="Arial" w:eastAsia="Times New Roman" w:hAnsi="Arial" w:cs="Arial"/>
          <w:color w:val="000000"/>
          <w:kern w:val="0"/>
          <w14:ligatures w14:val="none"/>
        </w:rPr>
        <w:t>alter</w:t>
      </w:r>
      <w:ins w:id="483" w:author="Reviewer" w:date="2026-06-03T10:05:00Z" w16du:dateUtc="2026-06-03T15:05:00Z">
        <w:r w:rsidR="00DA3D67">
          <w:rPr>
            <w:rFonts w:ascii="Arial" w:eastAsia="Times New Roman" w:hAnsi="Arial" w:cs="Arial"/>
            <w:color w:val="000000"/>
            <w:kern w:val="0"/>
            <w14:ligatures w14:val="none"/>
          </w:rPr>
          <w:t>ed</w:t>
        </w:r>
      </w:ins>
      <w:r w:rsidR="00292FF5" w:rsidRPr="00122893">
        <w:rPr>
          <w:rFonts w:ascii="Arial" w:eastAsia="Times New Roman" w:hAnsi="Arial" w:cs="Arial"/>
          <w:color w:val="000000"/>
          <w:kern w:val="0"/>
          <w14:ligatures w14:val="none"/>
        </w:rPr>
        <w:t xml:space="preserve"> </w:t>
      </w:r>
      <w:ins w:id="484" w:author="Reviewer" w:date="2026-06-03T10:05:00Z" w16du:dateUtc="2026-06-03T15:05:00Z">
        <w:r w:rsidR="00DA3D67">
          <w:rPr>
            <w:rFonts w:ascii="Arial" w:eastAsia="Times New Roman" w:hAnsi="Arial" w:cs="Arial"/>
            <w:color w:val="000000"/>
            <w:kern w:val="0"/>
            <w14:ligatures w14:val="none"/>
          </w:rPr>
          <w:t xml:space="preserve">leukocyte-based </w:t>
        </w:r>
      </w:ins>
      <w:del w:id="485" w:author="Reviewer" w:date="2026-06-03T10:05:00Z" w16du:dateUtc="2026-06-03T15:05:00Z">
        <w:r w:rsidR="0019026F" w:rsidDel="00DA3D67">
          <w:rPr>
            <w:rFonts w:ascii="Arial" w:eastAsia="Times New Roman" w:hAnsi="Arial" w:cs="Arial"/>
            <w:color w:val="000000"/>
            <w:kern w:val="0"/>
            <w14:ligatures w14:val="none"/>
          </w:rPr>
          <w:delText>the</w:delText>
        </w:r>
        <w:r w:rsidR="00292FF5" w:rsidRPr="00122893" w:rsidDel="00DA3D67">
          <w:rPr>
            <w:rFonts w:ascii="Arial" w:eastAsia="Times New Roman" w:hAnsi="Arial" w:cs="Arial"/>
            <w:color w:val="000000"/>
            <w:kern w:val="0"/>
            <w14:ligatures w14:val="none"/>
          </w:rPr>
          <w:delText xml:space="preserve"> </w:delText>
        </w:r>
      </w:del>
      <w:r w:rsidR="00292FF5" w:rsidRPr="00122893">
        <w:rPr>
          <w:rFonts w:ascii="Arial" w:eastAsia="Times New Roman" w:hAnsi="Arial" w:cs="Arial"/>
          <w:color w:val="000000"/>
          <w:kern w:val="0"/>
          <w14:ligatures w14:val="none"/>
        </w:rPr>
        <w:t>stress response</w:t>
      </w:r>
      <w:ins w:id="486" w:author="Reviewer" w:date="2026-06-03T10:05:00Z" w16du:dateUtc="2026-06-03T15:05:00Z">
        <w:r w:rsidR="00DA3D67">
          <w:rPr>
            <w:rFonts w:ascii="Arial" w:eastAsia="Times New Roman" w:hAnsi="Arial" w:cs="Arial"/>
            <w:color w:val="000000"/>
            <w:kern w:val="0"/>
            <w14:ligatures w14:val="none"/>
          </w:rPr>
          <w:t>s following</w:t>
        </w:r>
      </w:ins>
      <w:del w:id="487" w:author="Reviewer" w:date="2026-06-03T10:05:00Z" w16du:dateUtc="2026-06-03T15:05:00Z">
        <w:r w:rsidR="00292FF5" w:rsidRPr="00122893" w:rsidDel="00DA3D67">
          <w:rPr>
            <w:rFonts w:ascii="Arial" w:eastAsia="Times New Roman" w:hAnsi="Arial" w:cs="Arial"/>
            <w:color w:val="000000"/>
            <w:kern w:val="0"/>
            <w14:ligatures w14:val="none"/>
          </w:rPr>
          <w:delText xml:space="preserve"> with</w:delText>
        </w:r>
      </w:del>
      <w:r w:rsidR="00292FF5" w:rsidRPr="00122893">
        <w:rPr>
          <w:rFonts w:ascii="Arial" w:eastAsia="Times New Roman" w:hAnsi="Arial" w:cs="Arial"/>
          <w:color w:val="000000"/>
          <w:kern w:val="0"/>
          <w14:ligatures w14:val="none"/>
        </w:rPr>
        <w:t xml:space="preserve"> </w:t>
      </w:r>
      <w:del w:id="488" w:author="Reviewer" w:date="2026-06-03T10:15:00Z" w16du:dateUtc="2026-06-03T15:15:00Z">
        <w:r w:rsidR="0019026F" w:rsidDel="00250EBB">
          <w:rPr>
            <w:rFonts w:ascii="Arial" w:eastAsia="Times New Roman" w:hAnsi="Arial" w:cs="Arial"/>
            <w:color w:val="000000"/>
            <w:kern w:val="0"/>
            <w14:ligatures w14:val="none"/>
          </w:rPr>
          <w:delText>increased</w:delText>
        </w:r>
        <w:r w:rsidR="00292FF5" w:rsidRPr="00122893" w:rsidDel="00250EBB">
          <w:rPr>
            <w:rFonts w:ascii="Arial" w:eastAsia="Times New Roman" w:hAnsi="Arial" w:cs="Arial"/>
            <w:color w:val="000000"/>
            <w:kern w:val="0"/>
            <w14:ligatures w14:val="none"/>
          </w:rPr>
          <w:delText xml:space="preserve"> </w:delText>
        </w:r>
      </w:del>
      <w:r w:rsidR="007A6340">
        <w:rPr>
          <w:rFonts w:ascii="Arial" w:eastAsia="Times New Roman" w:hAnsi="Arial" w:cs="Arial"/>
          <w:color w:val="000000"/>
          <w:kern w:val="0"/>
          <w14:ligatures w14:val="none"/>
        </w:rPr>
        <w:t>salinity</w:t>
      </w:r>
      <w:ins w:id="489" w:author="Reviewer" w:date="2026-06-03T10:15:00Z" w16du:dateUtc="2026-06-03T15:15:00Z">
        <w:r w:rsidR="00250EBB">
          <w:rPr>
            <w:rFonts w:ascii="Arial" w:eastAsia="Times New Roman" w:hAnsi="Arial" w:cs="Arial"/>
            <w:color w:val="000000"/>
            <w:kern w:val="0"/>
            <w14:ligatures w14:val="none"/>
          </w:rPr>
          <w:t xml:space="preserve"> </w:t>
        </w:r>
        <w:r w:rsidR="00250EBB">
          <w:rPr>
            <w:rFonts w:ascii="Arial" w:eastAsia="Times New Roman" w:hAnsi="Arial" w:cs="Arial"/>
            <w:color w:val="000000"/>
            <w:kern w:val="0"/>
            <w14:ligatures w14:val="none"/>
          </w:rPr>
          <w:t>increase</w:t>
        </w:r>
      </w:ins>
      <w:del w:id="490" w:author="Reviewer" w:date="2026-06-03T10:06:00Z" w16du:dateUtc="2026-06-03T15:06:00Z">
        <w:r w:rsidR="00292FF5" w:rsidRPr="00122893" w:rsidDel="00DA3D67">
          <w:rPr>
            <w:rFonts w:ascii="Arial" w:eastAsia="Times New Roman" w:hAnsi="Arial" w:cs="Arial"/>
            <w:color w:val="000000"/>
            <w:kern w:val="0"/>
            <w14:ligatures w14:val="none"/>
          </w:rPr>
          <w:delText xml:space="preserve"> (objective 2)</w:delText>
        </w:r>
      </w:del>
      <w:r w:rsidR="00292FF5" w:rsidRPr="00122893">
        <w:rPr>
          <w:rFonts w:ascii="Arial" w:eastAsia="Times New Roman" w:hAnsi="Arial" w:cs="Arial"/>
          <w:color w:val="000000"/>
          <w:kern w:val="0"/>
          <w14:ligatures w14:val="none"/>
        </w:rPr>
        <w:t xml:space="preserve">,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Instant Ocean </w:t>
      </w:r>
      <w:ins w:id="491" w:author="Reviewer" w:date="2026-06-03T10:15:00Z" w16du:dateUtc="2026-06-03T15:15:00Z">
        <w:r w:rsidR="00250EBB">
          <w:rPr>
            <w:rFonts w:ascii="Arial" w:eastAsia="Times New Roman" w:hAnsi="Arial" w:cs="Arial"/>
            <w:color w:val="000000"/>
            <w:kern w:val="0"/>
            <w14:ligatures w14:val="none"/>
          </w:rPr>
          <w:t>S</w:t>
        </w:r>
      </w:ins>
      <w:del w:id="492" w:author="Reviewer" w:date="2026-06-03T10:15:00Z" w16du:dateUtc="2026-06-03T15:15:00Z">
        <w:r w:rsidDel="00250EBB">
          <w:rPr>
            <w:rFonts w:ascii="Arial" w:eastAsia="Times New Roman" w:hAnsi="Arial" w:cs="Arial"/>
            <w:color w:val="000000"/>
            <w:kern w:val="0"/>
            <w14:ligatures w14:val="none"/>
          </w:rPr>
          <w:delText>s</w:delText>
        </w:r>
      </w:del>
      <w:r>
        <w:rPr>
          <w:rFonts w:ascii="Arial" w:eastAsia="Times New Roman" w:hAnsi="Arial" w:cs="Arial"/>
          <w:color w:val="000000"/>
          <w:kern w:val="0"/>
          <w14:ligatures w14:val="none"/>
        </w:rPr>
        <w:t xml:space="preserve">ea </w:t>
      </w:r>
      <w:ins w:id="493" w:author="Reviewer" w:date="2026-06-03T10:17:00Z" w16du:dateUtc="2026-06-03T15:17:00Z">
        <w:r w:rsidR="00250EBB">
          <w:rPr>
            <w:rFonts w:ascii="Arial" w:eastAsia="Times New Roman" w:hAnsi="Arial" w:cs="Arial"/>
            <w:color w:val="000000"/>
            <w:kern w:val="0"/>
            <w14:ligatures w14:val="none"/>
          </w:rPr>
          <w:t>S</w:t>
        </w:r>
      </w:ins>
      <w:del w:id="494" w:author="Reviewer" w:date="2026-06-03T10:17:00Z" w16du:dateUtc="2026-06-03T15:17:00Z">
        <w:r w:rsidDel="00250EBB">
          <w:rPr>
            <w:rFonts w:ascii="Arial" w:eastAsia="Times New Roman" w:hAnsi="Arial" w:cs="Arial"/>
            <w:color w:val="000000"/>
            <w:kern w:val="0"/>
            <w14:ligatures w14:val="none"/>
          </w:rPr>
          <w:delText>s</w:delText>
        </w:r>
      </w:del>
      <w:r>
        <w:rPr>
          <w:rFonts w:ascii="Arial" w:eastAsia="Times New Roman" w:hAnsi="Arial" w:cs="Arial"/>
          <w:color w:val="000000"/>
          <w:kern w:val="0"/>
          <w14:ligatures w14:val="none"/>
        </w:rPr>
        <w:t>alt</w:t>
      </w:r>
      <w:r w:rsidR="00292FF5" w:rsidRPr="00122893">
        <w:rPr>
          <w:rFonts w:ascii="Arial" w:eastAsia="Times New Roman" w:hAnsi="Arial" w:cs="Arial"/>
          <w:color w:val="000000"/>
          <w:kern w:val="0"/>
          <w14:ligatures w14:val="none"/>
        </w:rPr>
        <w:t xml:space="preserve"> (Figure 2; Figure 3).</w:t>
      </w:r>
      <w:ins w:id="495" w:author="Reviewer" w:date="2026-06-03T10:06:00Z" w16du:dateUtc="2026-06-03T15:06:00Z">
        <w:r w:rsidR="00DA3D67">
          <w:rPr>
            <w:rFonts w:ascii="Arial" w:eastAsia="Times New Roman" w:hAnsi="Arial" w:cs="Arial"/>
            <w:color w:val="000000"/>
            <w:kern w:val="0"/>
            <w14:ligatures w14:val="none"/>
          </w:rPr>
          <w:t xml:space="preserve"> We gently mixed </w:t>
        </w:r>
      </w:ins>
      <w:ins w:id="496" w:author="Reviewer" w:date="2026-06-03T10:09:00Z" w16du:dateUtc="2026-06-03T15:09:00Z">
        <w:r w:rsidR="00DA3D67">
          <w:rPr>
            <w:rFonts w:ascii="Arial" w:eastAsia="Times New Roman" w:hAnsi="Arial" w:cs="Arial"/>
            <w:color w:val="000000"/>
            <w:kern w:val="0"/>
            <w14:ligatures w14:val="none"/>
          </w:rPr>
          <w:t xml:space="preserve">the </w:t>
        </w:r>
      </w:ins>
      <w:ins w:id="497" w:author="Reviewer" w:date="2026-06-03T10:06:00Z" w16du:dateUtc="2026-06-03T15:06:00Z">
        <w:r w:rsidR="00DA3D67">
          <w:rPr>
            <w:rFonts w:ascii="Arial" w:eastAsia="Times New Roman" w:hAnsi="Arial" w:cs="Arial"/>
            <w:color w:val="000000"/>
            <w:kern w:val="0"/>
            <w14:ligatures w14:val="none"/>
          </w:rPr>
          <w:t xml:space="preserve">tanks </w:t>
        </w:r>
      </w:ins>
      <w:ins w:id="498" w:author="Reviewer" w:date="2026-06-03T10:09:00Z" w16du:dateUtc="2026-06-03T15:09:00Z">
        <w:r w:rsidR="00DA3D67">
          <w:rPr>
            <w:rFonts w:ascii="Arial" w:eastAsia="Times New Roman" w:hAnsi="Arial" w:cs="Arial"/>
            <w:color w:val="000000"/>
            <w:kern w:val="0"/>
            <w14:ligatures w14:val="none"/>
          </w:rPr>
          <w:t>after</w:t>
        </w:r>
      </w:ins>
      <w:ins w:id="499" w:author="Reviewer" w:date="2026-06-03T10:06:00Z" w16du:dateUtc="2026-06-03T15:06:00Z">
        <w:r w:rsidR="00DA3D67">
          <w:rPr>
            <w:rFonts w:ascii="Arial" w:eastAsia="Times New Roman" w:hAnsi="Arial" w:cs="Arial"/>
            <w:color w:val="000000"/>
            <w:kern w:val="0"/>
            <w14:ligatures w14:val="none"/>
          </w:rPr>
          <w:t xml:space="preserve"> </w:t>
        </w:r>
      </w:ins>
      <w:ins w:id="500" w:author="Reviewer" w:date="2026-06-03T10:09:00Z" w16du:dateUtc="2026-06-03T15:09:00Z">
        <w:r w:rsidR="00DA3D67">
          <w:rPr>
            <w:rFonts w:ascii="Arial" w:eastAsia="Times New Roman" w:hAnsi="Arial" w:cs="Arial"/>
            <w:color w:val="000000"/>
            <w:kern w:val="0"/>
            <w14:ligatures w14:val="none"/>
          </w:rPr>
          <w:t>adding</w:t>
        </w:r>
      </w:ins>
      <w:ins w:id="501" w:author="Reviewer" w:date="2026-06-03T10:06:00Z" w16du:dateUtc="2026-06-03T15:06:00Z">
        <w:r w:rsidR="00DA3D67">
          <w:rPr>
            <w:rFonts w:ascii="Arial" w:eastAsia="Times New Roman" w:hAnsi="Arial" w:cs="Arial"/>
            <w:color w:val="000000"/>
            <w:kern w:val="0"/>
            <w14:ligatures w14:val="none"/>
          </w:rPr>
          <w:t xml:space="preserve"> salt </w:t>
        </w:r>
      </w:ins>
      <w:ins w:id="502" w:author="Reviewer" w:date="2026-06-03T10:07:00Z" w16du:dateUtc="2026-06-03T15:07:00Z">
        <w:r w:rsidR="00DA3D67">
          <w:rPr>
            <w:rFonts w:ascii="Arial" w:eastAsia="Times New Roman" w:hAnsi="Arial" w:cs="Arial"/>
            <w:color w:val="000000"/>
            <w:kern w:val="0"/>
            <w14:ligatures w14:val="none"/>
          </w:rPr>
          <w:t xml:space="preserve">to ensure consistent salinity </w:t>
        </w:r>
      </w:ins>
      <w:ins w:id="503" w:author="Reviewer" w:date="2026-06-03T10:13:00Z" w16du:dateUtc="2026-06-03T15:13:00Z">
        <w:r w:rsidR="00250EBB">
          <w:rPr>
            <w:rFonts w:ascii="Arial" w:eastAsia="Times New Roman" w:hAnsi="Arial" w:cs="Arial"/>
            <w:color w:val="000000"/>
            <w:kern w:val="0"/>
            <w14:ligatures w14:val="none"/>
          </w:rPr>
          <w:t xml:space="preserve">conditions </w:t>
        </w:r>
      </w:ins>
      <w:ins w:id="504" w:author="Reviewer" w:date="2026-06-03T10:09:00Z" w16du:dateUtc="2026-06-03T15:09:00Z">
        <w:r w:rsidR="00DA3D67">
          <w:rPr>
            <w:rFonts w:ascii="Arial" w:eastAsia="Times New Roman" w:hAnsi="Arial" w:cs="Arial"/>
            <w:color w:val="000000"/>
            <w:kern w:val="0"/>
            <w14:ligatures w14:val="none"/>
          </w:rPr>
          <w:t>across</w:t>
        </w:r>
      </w:ins>
      <w:ins w:id="505" w:author="Reviewer" w:date="2026-06-03T10:07:00Z" w16du:dateUtc="2026-06-03T15:07:00Z">
        <w:r w:rsidR="00DA3D67">
          <w:rPr>
            <w:rFonts w:ascii="Arial" w:eastAsia="Times New Roman" w:hAnsi="Arial" w:cs="Arial"/>
            <w:color w:val="000000"/>
            <w:kern w:val="0"/>
            <w14:ligatures w14:val="none"/>
          </w:rPr>
          <w:t xml:space="preserve"> </w:t>
        </w:r>
      </w:ins>
      <w:ins w:id="506" w:author="Reviewer" w:date="2026-06-03T10:09:00Z" w16du:dateUtc="2026-06-03T15:09:00Z">
        <w:r w:rsidR="00DA3D67">
          <w:rPr>
            <w:rFonts w:ascii="Arial" w:eastAsia="Times New Roman" w:hAnsi="Arial" w:cs="Arial"/>
            <w:color w:val="000000"/>
            <w:kern w:val="0"/>
            <w14:ligatures w14:val="none"/>
          </w:rPr>
          <w:t>the tanks</w:t>
        </w:r>
      </w:ins>
      <w:ins w:id="507" w:author="Reviewer" w:date="2026-06-03T10:13:00Z" w16du:dateUtc="2026-06-03T15:13:00Z">
        <w:r w:rsidR="00250EBB">
          <w:rPr>
            <w:rFonts w:ascii="Arial" w:eastAsia="Times New Roman" w:hAnsi="Arial" w:cs="Arial"/>
            <w:color w:val="000000"/>
            <w:kern w:val="0"/>
            <w14:ligatures w14:val="none"/>
          </w:rPr>
          <w:t>,</w:t>
        </w:r>
      </w:ins>
      <w:ins w:id="508" w:author="Reviewer" w:date="2026-06-03T10:12:00Z" w16du:dateUtc="2026-06-03T15:12:00Z">
        <w:r w:rsidR="00250EBB">
          <w:rPr>
            <w:rFonts w:ascii="Arial" w:eastAsia="Times New Roman" w:hAnsi="Arial" w:cs="Arial"/>
            <w:color w:val="000000"/>
            <w:kern w:val="0"/>
            <w14:ligatures w14:val="none"/>
          </w:rPr>
          <w:t xml:space="preserve"> and verified salinity immediately </w:t>
        </w:r>
      </w:ins>
      <w:ins w:id="509" w:author="Reviewer" w:date="2026-06-03T10:19:00Z" w16du:dateUtc="2026-06-03T15:19:00Z">
        <w:r w:rsidR="00250EBB">
          <w:rPr>
            <w:rFonts w:ascii="Arial" w:eastAsia="Times New Roman" w:hAnsi="Arial" w:cs="Arial"/>
            <w:color w:val="000000"/>
            <w:kern w:val="0"/>
            <w14:ligatures w14:val="none"/>
          </w:rPr>
          <w:t>after</w:t>
        </w:r>
      </w:ins>
      <w:ins w:id="510" w:author="Reviewer" w:date="2026-06-03T10:18:00Z" w16du:dateUtc="2026-06-03T15:18:00Z">
        <w:r w:rsidR="00250EBB">
          <w:rPr>
            <w:rFonts w:ascii="Arial" w:eastAsia="Times New Roman" w:hAnsi="Arial" w:cs="Arial"/>
            <w:color w:val="000000"/>
            <w:kern w:val="0"/>
            <w14:ligatures w14:val="none"/>
          </w:rPr>
          <w:t xml:space="preserve"> </w:t>
        </w:r>
      </w:ins>
      <w:ins w:id="511" w:author="Reviewer" w:date="2026-06-03T10:45:00Z" w16du:dateUtc="2026-06-03T15:45:00Z">
        <w:r w:rsidR="008A3E5E">
          <w:rPr>
            <w:rFonts w:ascii="Arial" w:eastAsia="Times New Roman" w:hAnsi="Arial" w:cs="Arial"/>
            <w:color w:val="000000"/>
            <w:kern w:val="0"/>
            <w14:ligatures w14:val="none"/>
          </w:rPr>
          <w:t xml:space="preserve">the </w:t>
        </w:r>
      </w:ins>
      <w:ins w:id="512" w:author="Reviewer" w:date="2026-06-03T10:18:00Z" w16du:dateUtc="2026-06-03T15:18:00Z">
        <w:r w:rsidR="00250EBB">
          <w:rPr>
            <w:rFonts w:ascii="Arial" w:eastAsia="Times New Roman" w:hAnsi="Arial" w:cs="Arial"/>
            <w:color w:val="000000"/>
            <w:kern w:val="0"/>
            <w14:ligatures w14:val="none"/>
          </w:rPr>
          <w:t>salt</w:t>
        </w:r>
      </w:ins>
      <w:ins w:id="513" w:author="Reviewer" w:date="2026-06-03T10:45:00Z" w16du:dateUtc="2026-06-03T15:45:00Z">
        <w:r w:rsidR="008A3E5E">
          <w:rPr>
            <w:rFonts w:ascii="Arial" w:eastAsia="Times New Roman" w:hAnsi="Arial" w:cs="Arial"/>
            <w:color w:val="000000"/>
            <w:kern w:val="0"/>
            <w14:ligatures w14:val="none"/>
          </w:rPr>
          <w:t xml:space="preserve"> dissolved</w:t>
        </w:r>
      </w:ins>
      <w:ins w:id="514" w:author="Reviewer" w:date="2026-06-03T10:09:00Z" w16du:dateUtc="2026-06-03T15:09:00Z">
        <w:r w:rsidR="00DA3D67">
          <w:rPr>
            <w:rFonts w:ascii="Arial" w:eastAsia="Times New Roman" w:hAnsi="Arial" w:cs="Arial"/>
            <w:color w:val="000000"/>
            <w:kern w:val="0"/>
            <w14:ligatures w14:val="none"/>
          </w:rPr>
          <w:t xml:space="preserve">. </w:t>
        </w:r>
      </w:ins>
      <w:del w:id="515" w:author="Reviewer" w:date="2026-06-03T10:09:00Z" w16du:dateUtc="2026-06-03T15:09:00Z">
        <w:r w:rsidR="00292FF5" w:rsidRPr="00122893" w:rsidDel="00DA3D67">
          <w:rPr>
            <w:rFonts w:ascii="Arial" w:eastAsia="Times New Roman" w:hAnsi="Arial" w:cs="Arial"/>
            <w:color w:val="000000"/>
            <w:kern w:val="0"/>
            <w14:ligatures w14:val="none"/>
          </w:rPr>
          <w:delText xml:space="preserve"> </w:delText>
        </w:r>
      </w:del>
      <w:r w:rsidR="00292FF5" w:rsidRPr="00122893">
        <w:rPr>
          <w:rFonts w:ascii="Arial" w:eastAsia="Times New Roman" w:hAnsi="Arial" w:cs="Arial"/>
          <w:color w:val="000000"/>
          <w:kern w:val="0"/>
          <w14:ligatures w14:val="none"/>
        </w:rPr>
        <w:t>Three hours after salt introduction, we collected a third blood sample</w:t>
      </w:r>
      <w:r>
        <w:rPr>
          <w:rFonts w:ascii="Arial" w:eastAsia="Times New Roman" w:hAnsi="Arial" w:cs="Arial"/>
          <w:color w:val="000000"/>
          <w:kern w:val="0"/>
          <w14:ligatures w14:val="none"/>
        </w:rPr>
        <w:t xml:space="preserve">, TL, and </w:t>
      </w:r>
      <w:proofErr w:type="spellStart"/>
      <w:r>
        <w:rPr>
          <w:rFonts w:ascii="Arial" w:eastAsia="Times New Roman" w:hAnsi="Arial" w:cs="Arial"/>
          <w:color w:val="000000"/>
          <w:kern w:val="0"/>
          <w14:ligatures w14:val="none"/>
        </w:rPr>
        <w:t>Wt</w:t>
      </w:r>
      <w:proofErr w:type="spellEnd"/>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w:t>
      </w:r>
      <w:r w:rsidR="002E03B3">
        <w:rPr>
          <w:rFonts w:ascii="Arial" w:eastAsia="Times New Roman" w:hAnsi="Arial" w:cs="Arial"/>
          <w:color w:val="000000"/>
          <w:kern w:val="0"/>
          <w14:ligatures w14:val="none"/>
        </w:rPr>
        <w:lastRenderedPageBreak/>
        <w:t xml:space="preserve">Louisiana University Institutional Animal Care and Use Committee (IACUC) approved all procedures described above (IACUC </w:t>
      </w:r>
      <w:r w:rsidR="00F805F7">
        <w:rPr>
          <w:rFonts w:ascii="Arial" w:eastAsia="Times New Roman" w:hAnsi="Arial" w:cs="Arial"/>
          <w:color w:val="000000"/>
          <w:kern w:val="0"/>
          <w14:ligatures w14:val="none"/>
        </w:rPr>
        <w:t>approval 0093</w:t>
      </w:r>
      <w:r w:rsidR="002E03B3">
        <w:rPr>
          <w:rFonts w:ascii="Arial" w:eastAsia="Times New Roman" w:hAnsi="Arial" w:cs="Arial"/>
          <w:color w:val="000000"/>
          <w:kern w:val="0"/>
          <w14:ligatures w14:val="none"/>
        </w:rPr>
        <w:t>).</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537E6373"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Interest in leukocyte profiles as </w:t>
      </w:r>
      <w:del w:id="516" w:author="Reviewer" w:date="2026-06-03T11:14:00Z" w16du:dateUtc="2026-06-03T16:14:00Z">
        <w:r w:rsidDel="000C55C4">
          <w:rPr>
            <w:rFonts w:ascii="Arial" w:eastAsia="Times New Roman" w:hAnsi="Arial" w:cs="Arial"/>
            <w:color w:val="000000"/>
            <w:kern w:val="0"/>
            <w14:ligatures w14:val="none"/>
          </w:rPr>
          <w:delText xml:space="preserve">a </w:delText>
        </w:r>
      </w:del>
      <w:r>
        <w:rPr>
          <w:rFonts w:ascii="Arial" w:eastAsia="Times New Roman" w:hAnsi="Arial" w:cs="Arial"/>
          <w:color w:val="000000"/>
          <w:kern w:val="0"/>
          <w14:ligatures w14:val="none"/>
        </w:rPr>
        <w:t>chronic stress biomarker</w:t>
      </w:r>
      <w:ins w:id="517" w:author="Reviewer" w:date="2026-06-03T11:14:00Z" w16du:dateUtc="2026-06-03T16:14:00Z">
        <w:r w:rsidR="000C55C4">
          <w:rPr>
            <w:rFonts w:ascii="Arial" w:eastAsia="Times New Roman" w:hAnsi="Arial" w:cs="Arial"/>
            <w:color w:val="000000"/>
            <w:kern w:val="0"/>
            <w14:ligatures w14:val="none"/>
          </w:rPr>
          <w:t>s</w:t>
        </w:r>
      </w:ins>
      <w:r>
        <w:rPr>
          <w:rFonts w:ascii="Arial" w:eastAsia="Times New Roman" w:hAnsi="Arial" w:cs="Arial"/>
          <w:color w:val="000000"/>
          <w:kern w:val="0"/>
          <w14:ligatures w14:val="none"/>
        </w:rPr>
        <w:t xml:space="preserve">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ins w:id="518" w:author="Reviewer" w:date="2026-06-03T10:47:00Z" w16du:dateUtc="2026-06-03T15:47:00Z">
        <w:r w:rsidR="008A3E5E">
          <w:rPr>
            <w:rFonts w:ascii="Arial" w:eastAsia="Times New Roman" w:hAnsi="Arial" w:cs="Arial"/>
            <w:color w:val="000000"/>
            <w:kern w:val="0"/>
            <w14:ligatures w14:val="none"/>
          </w:rPr>
          <w:t xml:space="preserve"> to evaluate stress-associated physiological responses</w:t>
        </w:r>
      </w:ins>
      <w:r>
        <w:rPr>
          <w:rFonts w:ascii="Arial" w:eastAsia="Times New Roman" w:hAnsi="Arial" w:cs="Arial"/>
          <w:color w:val="000000"/>
          <w:kern w:val="0"/>
          <w14:ligatures w14:val="none"/>
        </w:rPr>
        <w:t>.</w:t>
      </w:r>
    </w:p>
    <w:p w14:paraId="060AA1AD" w14:textId="2DF00DF1"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w:t>
      </w:r>
      <w:ins w:id="519" w:author="Reviewer" w:date="2026-06-03T10:47:00Z" w16du:dateUtc="2026-06-03T15:47:00Z">
        <w:r w:rsidR="008A3E5E">
          <w:rPr>
            <w:rFonts w:ascii="Arial" w:eastAsia="Times New Roman" w:hAnsi="Arial" w:cs="Arial"/>
            <w:color w:val="000000"/>
            <w:kern w:val="0"/>
            <w14:ligatures w14:val="none"/>
          </w:rPr>
          <w:t>–</w:t>
        </w:r>
      </w:ins>
      <w:del w:id="520" w:author="Reviewer" w:date="2026-06-03T10:47:00Z" w16du:dateUtc="2026-06-03T15:47:00Z">
        <w:r w:rsidR="00292FF5" w:rsidRPr="00122893" w:rsidDel="008A3E5E">
          <w:rPr>
            <w:rFonts w:ascii="Arial" w:eastAsia="Times New Roman" w:hAnsi="Arial" w:cs="Arial"/>
            <w:color w:val="000000"/>
            <w:kern w:val="0"/>
            <w14:ligatures w14:val="none"/>
          </w:rPr>
          <w:delText>-</w:delText>
        </w:r>
      </w:del>
      <w:r w:rsidR="00292FF5" w:rsidRPr="00122893">
        <w:rPr>
          <w:rFonts w:ascii="Arial" w:eastAsia="Times New Roman" w:hAnsi="Arial" w:cs="Arial"/>
          <w:color w:val="000000"/>
          <w:kern w:val="0"/>
          <w14:ligatures w14:val="none"/>
        </w:rPr>
        <w:t xml:space="preserve">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2013)","noteIndex":0},"citationItems":[{"id":251,"uris":["http://zotero.org/users/4161640/items/NIMJ8W4A"],"itemData":{"id":251,"type":"article-journal","container-title":"Clinics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Houwen</w:t>
      </w:r>
      <w:proofErr w:type="spellEnd"/>
      <w:r w:rsidR="002838B7" w:rsidRPr="002838B7">
        <w:rPr>
          <w:rFonts w:ascii="Arial" w:hAnsi="Arial" w:cs="Arial"/>
          <w:color w:val="000000"/>
          <w:kern w:val="0"/>
        </w:rPr>
        <w:t xml:space="preserve">,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xml:space="preserve">, we fixed and stained </w:t>
      </w:r>
      <w:del w:id="521" w:author="Reviewer" w:date="2026-06-03T10:48:00Z" w16du:dateUtc="2026-06-03T15:48:00Z">
        <w:r w:rsidR="00292FF5" w:rsidRPr="00122893" w:rsidDel="008A3E5E">
          <w:rPr>
            <w:rFonts w:ascii="Arial" w:eastAsia="Times New Roman" w:hAnsi="Arial" w:cs="Arial"/>
            <w:color w:val="000000"/>
            <w:kern w:val="0"/>
            <w14:ligatures w14:val="none"/>
          </w:rPr>
          <w:delText xml:space="preserve">them </w:delText>
        </w:r>
      </w:del>
      <w:ins w:id="522" w:author="Reviewer" w:date="2026-06-03T10:48:00Z" w16du:dateUtc="2026-06-03T15:48:00Z">
        <w:r w:rsidR="008A3E5E">
          <w:rPr>
            <w:rFonts w:ascii="Arial" w:eastAsia="Times New Roman" w:hAnsi="Arial" w:cs="Arial"/>
            <w:color w:val="000000"/>
            <w:kern w:val="0"/>
            <w14:ligatures w14:val="none"/>
          </w:rPr>
          <w:t>slides</w:t>
        </w:r>
        <w:r w:rsidR="008A3E5E" w:rsidRPr="00122893">
          <w:rPr>
            <w:rFonts w:ascii="Arial" w:eastAsia="Times New Roman" w:hAnsi="Arial" w:cs="Arial"/>
            <w:color w:val="000000"/>
            <w:kern w:val="0"/>
            <w14:ligatures w14:val="none"/>
          </w:rPr>
          <w:t xml:space="preserve"> </w:t>
        </w:r>
      </w:ins>
      <w:r w:rsidR="00292FF5" w:rsidRPr="00122893">
        <w:rPr>
          <w:rFonts w:ascii="Arial" w:eastAsia="Times New Roman" w:hAnsi="Arial" w:cs="Arial"/>
          <w:color w:val="000000"/>
          <w:kern w:val="0"/>
          <w14:ligatures w14:val="none"/>
        </w:rPr>
        <w:t>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w:t>
      </w:r>
      <w:ins w:id="523" w:author="Reviewer" w:date="2026-06-03T11:15:00Z" w16du:dateUtc="2026-06-03T16:15:00Z">
        <w:r w:rsidR="000C55C4">
          <w:rPr>
            <w:rFonts w:ascii="Arial" w:eastAsia="Times New Roman" w:hAnsi="Arial" w:cs="Arial"/>
            <w:color w:val="000000"/>
            <w:kern w:val="0"/>
            <w14:ligatures w14:val="none"/>
          </w:rPr>
          <w:t>x</w:t>
        </w:r>
      </w:ins>
      <w:del w:id="524" w:author="Reviewer" w:date="2026-06-03T11:15:00Z" w16du:dateUtc="2026-06-03T16:15:00Z">
        <w:r w:rsidR="00292FF5" w:rsidRPr="00122893" w:rsidDel="000C55C4">
          <w:rPr>
            <w:rFonts w:ascii="Arial" w:eastAsia="Times New Roman" w:hAnsi="Arial" w:cs="Arial"/>
            <w:color w:val="000000"/>
            <w:kern w:val="0"/>
            <w14:ligatures w14:val="none"/>
          </w:rPr>
          <w:delText>X</w:delText>
        </w:r>
      </w:del>
      <w:r w:rsidR="00292FF5" w:rsidRPr="00122893">
        <w:rPr>
          <w:rFonts w:ascii="Arial" w:eastAsia="Times New Roman" w:hAnsi="Arial" w:cs="Arial"/>
          <w:color w:val="000000"/>
          <w:kern w:val="0"/>
          <w14:ligatures w14:val="none"/>
        </w:rPr>
        <w:t xml:space="preserve">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r w:rsidR="00292FF5" w:rsidRPr="00122893">
        <w:rPr>
          <w:rFonts w:ascii="Arial" w:eastAsia="Times New Roman" w:hAnsi="Arial" w:cs="Arial"/>
          <w:color w:val="000000"/>
          <w:kern w:val="0"/>
          <w14:ligatures w14:val="none"/>
        </w:rPr>
        <w:t xml:space="preserve"> the first 100 </w:t>
      </w:r>
      <w:ins w:id="525" w:author="Reviewer" w:date="2026-06-03T11:15:00Z" w16du:dateUtc="2026-06-03T16:15:00Z">
        <w:r w:rsidR="000C55C4">
          <w:rPr>
            <w:rFonts w:ascii="Arial" w:eastAsia="Times New Roman" w:hAnsi="Arial" w:cs="Arial"/>
            <w:color w:val="000000"/>
            <w:kern w:val="0"/>
            <w14:ligatures w14:val="none"/>
          </w:rPr>
          <w:t>observed</w:t>
        </w:r>
        <w:r w:rsidR="000C55C4">
          <w:rPr>
            <w:rFonts w:ascii="Arial" w:eastAsia="Times New Roman" w:hAnsi="Arial" w:cs="Arial"/>
            <w:color w:val="000000"/>
            <w:kern w:val="0"/>
            <w14:ligatures w14:val="none"/>
          </w:rPr>
          <w:t xml:space="preserve"> </w:t>
        </w:r>
      </w:ins>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w:t>
      </w:r>
      <w:del w:id="526" w:author="Reviewer" w:date="2026-06-03T11:15:00Z" w16du:dateUtc="2026-06-03T16:15:00Z">
        <w:r w:rsidR="00292FF5" w:rsidRPr="00122893" w:rsidDel="000C55C4">
          <w:rPr>
            <w:rFonts w:ascii="Arial" w:eastAsia="Times New Roman" w:hAnsi="Arial" w:cs="Arial"/>
            <w:color w:val="000000"/>
            <w:kern w:val="0"/>
            <w14:ligatures w14:val="none"/>
          </w:rPr>
          <w:delText xml:space="preserve">observed </w:delText>
        </w:r>
      </w:del>
      <w:del w:id="527" w:author="Reviewer" w:date="2026-06-03T10:49:00Z" w16du:dateUtc="2026-06-03T15:49:00Z">
        <w:r w:rsidR="00292FF5" w:rsidRPr="00122893" w:rsidDel="008A3E5E">
          <w:rPr>
            <w:rFonts w:ascii="Arial" w:eastAsia="Times New Roman" w:hAnsi="Arial" w:cs="Arial"/>
            <w:color w:val="000000"/>
            <w:kern w:val="0"/>
            <w14:ligatures w14:val="none"/>
          </w:rPr>
          <w:delText>lymphocyte</w:delText>
        </w:r>
        <w:r w:rsidR="00052E17" w:rsidDel="008A3E5E">
          <w:rPr>
            <w:rFonts w:ascii="Arial" w:eastAsia="Times New Roman" w:hAnsi="Arial" w:cs="Arial"/>
            <w:color w:val="000000"/>
            <w:kern w:val="0"/>
            <w14:ligatures w14:val="none"/>
          </w:rPr>
          <w:delText xml:space="preserve"> </w:delText>
        </w:r>
      </w:del>
      <w:ins w:id="528" w:author="Reviewer" w:date="2026-06-03T10:49:00Z" w16du:dateUtc="2026-06-03T15:49:00Z">
        <w:r w:rsidR="008A3E5E">
          <w:rPr>
            <w:rFonts w:ascii="Arial" w:eastAsia="Times New Roman" w:hAnsi="Arial" w:cs="Arial"/>
            <w:color w:val="000000"/>
            <w:kern w:val="0"/>
            <w14:ligatures w14:val="none"/>
          </w:rPr>
          <w:t>neutrophil</w:t>
        </w:r>
        <w:r w:rsidR="008A3E5E">
          <w:rPr>
            <w:rFonts w:ascii="Arial" w:eastAsia="Times New Roman" w:hAnsi="Arial" w:cs="Arial"/>
            <w:color w:val="000000"/>
            <w:kern w:val="0"/>
            <w14:ligatures w14:val="none"/>
          </w:rPr>
          <w:t xml:space="preserve"> </w:t>
        </w:r>
      </w:ins>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del w:id="529" w:author="Reviewer" w:date="2026-06-03T10:49:00Z" w16du:dateUtc="2026-06-03T15:49:00Z">
        <w:r w:rsidR="00292FF5" w:rsidRPr="00122893" w:rsidDel="008A3E5E">
          <w:rPr>
            <w:rFonts w:ascii="Arial" w:eastAsia="Times New Roman" w:hAnsi="Arial" w:cs="Arial"/>
            <w:color w:val="000000"/>
            <w:kern w:val="0"/>
            <w14:ligatures w14:val="none"/>
          </w:rPr>
          <w:delText>neutrophil</w:delText>
        </w:r>
        <w:r w:rsidR="00052E17" w:rsidDel="008A3E5E">
          <w:rPr>
            <w:rFonts w:ascii="Arial" w:eastAsia="Times New Roman" w:hAnsi="Arial" w:cs="Arial"/>
            <w:color w:val="000000"/>
            <w:kern w:val="0"/>
            <w14:ligatures w14:val="none"/>
          </w:rPr>
          <w:delText xml:space="preserve"> </w:delText>
        </w:r>
      </w:del>
      <w:ins w:id="530" w:author="Reviewer" w:date="2026-06-03T10:49:00Z" w16du:dateUtc="2026-06-03T15:49:00Z">
        <w:r w:rsidR="008A3E5E">
          <w:rPr>
            <w:rFonts w:ascii="Arial" w:eastAsia="Times New Roman" w:hAnsi="Arial" w:cs="Arial"/>
            <w:color w:val="000000"/>
            <w:kern w:val="0"/>
            <w14:ligatures w14:val="none"/>
          </w:rPr>
          <w:t>lymphocyte</w:t>
        </w:r>
        <w:r w:rsidR="008A3E5E">
          <w:rPr>
            <w:rFonts w:ascii="Arial" w:eastAsia="Times New Roman" w:hAnsi="Arial" w:cs="Arial"/>
            <w:color w:val="000000"/>
            <w:kern w:val="0"/>
            <w14:ligatures w14:val="none"/>
          </w:rPr>
          <w:t xml:space="preserve"> </w:t>
        </w:r>
      </w:ins>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ins w:id="531" w:author="Reviewer" w:date="2026-06-03T10:49:00Z" w16du:dateUtc="2026-06-03T15:49:00Z">
        <w:r w:rsidR="008A3E5E">
          <w:rPr>
            <w:rFonts w:ascii="Arial" w:eastAsia="Times New Roman" w:hAnsi="Arial" w:cs="Arial"/>
            <w:color w:val="000000"/>
            <w:kern w:val="0"/>
            <w14:ligatures w14:val="none"/>
          </w:rPr>
          <w:t xml:space="preserve"> among samples</w:t>
        </w:r>
      </w:ins>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038B3EE1"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w:t>
      </w:r>
      <w:ins w:id="532" w:author="Reviewer" w:date="2026-06-03T11:20:00Z" w16du:dateUtc="2026-06-03T16:20:00Z">
        <w:r w:rsidR="000C55C4">
          <w:rPr>
            <w:rFonts w:ascii="Arial" w:eastAsia="Times New Roman" w:hAnsi="Arial" w:cs="Arial"/>
            <w:color w:val="000000"/>
            <w:kern w:val="0"/>
            <w14:ligatures w14:val="none"/>
          </w:rPr>
          <w:t xml:space="preserve">using </w:t>
        </w:r>
      </w:ins>
      <w:ins w:id="533" w:author="Reviewer" w:date="2026-06-03T11:21:00Z" w16du:dateUtc="2026-06-03T16:21:00Z">
        <w:r w:rsidR="000C55C4">
          <w:rPr>
            <w:rFonts w:ascii="Arial" w:eastAsia="Times New Roman" w:hAnsi="Arial" w:cs="Arial"/>
            <w:color w:val="000000"/>
            <w:kern w:val="0"/>
            <w14:ligatures w14:val="none"/>
          </w:rPr>
          <w:t xml:space="preserve">the YSI </w:t>
        </w:r>
      </w:ins>
      <w:r w:rsidRPr="00122893">
        <w:rPr>
          <w:rFonts w:ascii="Arial" w:eastAsia="Times New Roman" w:hAnsi="Arial" w:cs="Arial"/>
          <w:color w:val="000000"/>
          <w:kern w:val="0"/>
          <w14:ligatures w14:val="none"/>
        </w:rPr>
        <w:t>on days 2, 3, 10, 11, 14, and 15</w:t>
      </w:r>
      <w:r w:rsidR="007C2468">
        <w:rPr>
          <w:rFonts w:ascii="Arial" w:eastAsia="Times New Roman" w:hAnsi="Arial" w:cs="Arial"/>
          <w:color w:val="000000"/>
          <w:kern w:val="0"/>
          <w14:ligatures w14:val="none"/>
        </w:rPr>
        <w:t xml:space="preserve"> (before salinity increase)</w:t>
      </w:r>
      <w:ins w:id="534" w:author="Reviewer" w:date="2026-06-03T11:18:00Z" w16du:dateUtc="2026-06-03T16:18:00Z">
        <w:r w:rsidR="000C55C4">
          <w:rPr>
            <w:rFonts w:ascii="Arial" w:eastAsia="Times New Roman" w:hAnsi="Arial" w:cs="Arial"/>
            <w:color w:val="000000"/>
            <w:kern w:val="0"/>
            <w14:ligatures w14:val="none"/>
          </w:rPr>
          <w:t>,</w:t>
        </w:r>
      </w:ins>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lastRenderedPageBreak/>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13BAD7E9" w14:textId="77777777" w:rsidR="007F1402" w:rsidRDefault="00292FF5" w:rsidP="00207381">
      <w:pPr>
        <w:spacing w:line="480" w:lineRule="auto"/>
        <w:ind w:firstLine="720"/>
        <w:rPr>
          <w:ins w:id="535" w:author="Reviewer" w:date="2026-06-03T12:12:00Z" w16du:dateUtc="2026-06-03T17:12:00Z"/>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2025)","noteIndex":0},"citationItems":[{"id":254,"uris":["http://zotero.org/users/4161640/items/CGYWE2UU"],"itemData":{"id":254,"type":"book","event-place":"Boston, MA","publisher":"Posit Software, PBC","publisher-place":"Boston, MA","title":"RStudio: integrated development environment for R","URL":"http://www.posit.co/","author":[{"literal":"Posit team"}],"issued":{"date-parts":[["2025"]]}}},{"id":253,"uris":["http://zotero.org/users/4161640/items/7GWUYDZ9"],"itemData":{"id":253,"type":"book","event-place":"Vienna,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w:t>
      </w:r>
    </w:p>
    <w:p w14:paraId="71D4D865" w14:textId="4BE672A3"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w:t>
      </w:r>
      <w:ins w:id="536" w:author="Reviewer" w:date="2026-06-03T12:04:00Z" w16du:dateUtc="2026-06-03T17:04:00Z">
        <w:r w:rsidR="007F1402">
          <w:rPr>
            <w:rFonts w:ascii="Arial" w:eastAsia="Times New Roman" w:hAnsi="Arial" w:cs="Arial"/>
            <w:color w:val="000000"/>
            <w:kern w:val="0"/>
            <w14:ligatures w14:val="none"/>
          </w:rPr>
          <w:t xml:space="preserve">. A </w:t>
        </w:r>
      </w:ins>
      <w:del w:id="537" w:author="Reviewer" w:date="2026-06-03T12:04:00Z" w16du:dateUtc="2026-06-03T17:04:00Z">
        <w:r w:rsidRPr="00122893" w:rsidDel="007F1402">
          <w:rPr>
            <w:rFonts w:ascii="Arial" w:eastAsia="Times New Roman" w:hAnsi="Arial" w:cs="Arial"/>
            <w:color w:val="000000"/>
            <w:kern w:val="0"/>
            <w14:ligatures w14:val="none"/>
          </w:rPr>
          <w:delText xml:space="preserve">; on day 14, one </w:delText>
        </w:r>
      </w:del>
      <w:r w:rsidRPr="00122893">
        <w:rPr>
          <w:rFonts w:ascii="Arial" w:eastAsia="Times New Roman" w:hAnsi="Arial" w:cs="Arial"/>
          <w:color w:val="000000"/>
          <w:kern w:val="0"/>
          <w14:ligatures w14:val="none"/>
        </w:rPr>
        <w:t xml:space="preserve">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w:t>
      </w:r>
      <w:del w:id="538" w:author="Reviewer" w:date="2026-06-03T12:04:00Z" w16du:dateUtc="2026-06-03T17:04:00Z">
        <w:r w:rsidR="00487AF7" w:rsidDel="007F1402">
          <w:rPr>
            <w:rFonts w:ascii="Arial" w:eastAsia="Times New Roman" w:hAnsi="Arial" w:cs="Arial"/>
            <w:color w:val="000000"/>
            <w:kern w:val="0"/>
            <w14:ligatures w14:val="none"/>
          </w:rPr>
          <w:delText xml:space="preserve">also </w:delText>
        </w:r>
      </w:del>
      <w:r w:rsidRPr="00122893">
        <w:rPr>
          <w:rFonts w:ascii="Arial" w:eastAsia="Times New Roman" w:hAnsi="Arial" w:cs="Arial"/>
          <w:color w:val="000000"/>
          <w:kern w:val="0"/>
          <w14:ligatures w14:val="none"/>
        </w:rPr>
        <w:t xml:space="preserve">died </w:t>
      </w:r>
      <w:ins w:id="539" w:author="Reviewer" w:date="2026-06-03T12:05:00Z" w16du:dateUtc="2026-06-03T17:05:00Z">
        <w:r w:rsidR="007F1402">
          <w:rPr>
            <w:rFonts w:ascii="Arial" w:eastAsia="Times New Roman" w:hAnsi="Arial" w:cs="Arial"/>
            <w:color w:val="000000"/>
            <w:kern w:val="0"/>
            <w14:ligatures w14:val="none"/>
          </w:rPr>
          <w:t>on day 14</w:t>
        </w:r>
      </w:ins>
      <w:ins w:id="540" w:author="Reviewer" w:date="2026-06-03T12:16:00Z" w16du:dateUtc="2026-06-03T17:16:00Z">
        <w:r w:rsidR="004A2013">
          <w:rPr>
            <w:rFonts w:ascii="Arial" w:eastAsia="Times New Roman" w:hAnsi="Arial" w:cs="Arial"/>
            <w:color w:val="000000"/>
            <w:kern w:val="0"/>
            <w14:ligatures w14:val="none"/>
          </w:rPr>
          <w:t xml:space="preserve"> before </w:t>
        </w:r>
      </w:ins>
      <w:ins w:id="541" w:author="Reviewer" w:date="2026-06-03T12:17:00Z" w16du:dateUtc="2026-06-03T17:17:00Z">
        <w:r w:rsidR="004A2013">
          <w:rPr>
            <w:rFonts w:ascii="Arial" w:eastAsia="Times New Roman" w:hAnsi="Arial" w:cs="Arial"/>
            <w:color w:val="000000"/>
            <w:kern w:val="0"/>
            <w14:ligatures w14:val="none"/>
          </w:rPr>
          <w:t xml:space="preserve">we collected </w:t>
        </w:r>
      </w:ins>
      <w:ins w:id="542" w:author="Reviewer" w:date="2026-06-03T12:16:00Z" w16du:dateUtc="2026-06-03T17:16:00Z">
        <w:r w:rsidR="004A2013">
          <w:rPr>
            <w:rFonts w:ascii="Arial" w:eastAsia="Times New Roman" w:hAnsi="Arial" w:cs="Arial"/>
            <w:color w:val="000000"/>
            <w:kern w:val="0"/>
            <w14:ligatures w14:val="none"/>
          </w:rPr>
          <w:t>the second blood s</w:t>
        </w:r>
      </w:ins>
      <w:ins w:id="543" w:author="Reviewer" w:date="2026-06-03T12:17:00Z" w16du:dateUtc="2026-06-03T17:17:00Z">
        <w:r w:rsidR="004A2013">
          <w:rPr>
            <w:rFonts w:ascii="Arial" w:eastAsia="Times New Roman" w:hAnsi="Arial" w:cs="Arial"/>
            <w:color w:val="000000"/>
            <w:kern w:val="0"/>
            <w14:ligatures w14:val="none"/>
          </w:rPr>
          <w:t>ample</w:t>
        </w:r>
      </w:ins>
      <w:del w:id="544" w:author="Reviewer" w:date="2026-06-03T12:05:00Z" w16du:dateUtc="2026-06-03T17:05:00Z">
        <w:r w:rsidRPr="00122893" w:rsidDel="007F1402">
          <w:rPr>
            <w:rFonts w:ascii="Arial" w:eastAsia="Times New Roman" w:hAnsi="Arial" w:cs="Arial"/>
            <w:color w:val="000000"/>
            <w:kern w:val="0"/>
            <w14:ligatures w14:val="none"/>
          </w:rPr>
          <w:delText>(</w:delText>
        </w:r>
      </w:del>
      <w:del w:id="545" w:author="Reviewer" w:date="2026-06-03T12:12:00Z" w16du:dateUtc="2026-06-03T17:12:00Z">
        <w:r w:rsidRPr="00122893" w:rsidDel="004A2013">
          <w:rPr>
            <w:rFonts w:ascii="Arial" w:eastAsia="Times New Roman" w:hAnsi="Arial" w:cs="Arial"/>
            <w:color w:val="000000"/>
            <w:kern w:val="0"/>
            <w14:ligatures w14:val="none"/>
          </w:rPr>
          <w:delText>four fish</w:delText>
        </w:r>
        <w:r w:rsidR="00487AF7" w:rsidDel="004A2013">
          <w:rPr>
            <w:rFonts w:ascii="Arial" w:eastAsia="Times New Roman" w:hAnsi="Arial" w:cs="Arial"/>
            <w:color w:val="000000"/>
            <w:kern w:val="0"/>
            <w14:ligatures w14:val="none"/>
          </w:rPr>
          <w:delText xml:space="preserve"> in</w:delText>
        </w:r>
        <w:r w:rsidRPr="00122893" w:rsidDel="004A2013">
          <w:rPr>
            <w:rFonts w:ascii="Arial" w:eastAsia="Times New Roman" w:hAnsi="Arial" w:cs="Arial"/>
            <w:color w:val="000000"/>
            <w:kern w:val="0"/>
            <w14:ligatures w14:val="none"/>
          </w:rPr>
          <w:delText xml:space="preserve"> total)</w:delText>
        </w:r>
      </w:del>
      <w:r w:rsidRPr="00122893">
        <w:rPr>
          <w:rFonts w:ascii="Arial" w:eastAsia="Times New Roman" w:hAnsi="Arial" w:cs="Arial"/>
          <w:color w:val="000000"/>
          <w:kern w:val="0"/>
          <w14:ligatures w14:val="none"/>
        </w:rPr>
        <w:t>. We included</w:t>
      </w:r>
      <w:ins w:id="546" w:author="Reviewer" w:date="2026-06-03T12:18:00Z" w16du:dateUtc="2026-06-03T17:18:00Z">
        <w:r w:rsidR="004A2013">
          <w:rPr>
            <w:rFonts w:ascii="Arial" w:eastAsia="Times New Roman" w:hAnsi="Arial" w:cs="Arial"/>
            <w:color w:val="000000"/>
            <w:kern w:val="0"/>
            <w14:ligatures w14:val="none"/>
          </w:rPr>
          <w:t xml:space="preserve"> all</w:t>
        </w:r>
      </w:ins>
      <w:r w:rsidRPr="00122893">
        <w:rPr>
          <w:rFonts w:ascii="Arial" w:eastAsia="Times New Roman" w:hAnsi="Arial" w:cs="Arial"/>
          <w:color w:val="000000"/>
          <w:kern w:val="0"/>
          <w14:ligatures w14:val="none"/>
        </w:rPr>
        <w:t xml:space="preserve"> blood and water quality data</w:t>
      </w:r>
      <w:ins w:id="547" w:author="Reviewer" w:date="2026-06-03T12:16:00Z" w16du:dateUtc="2026-06-03T17:16:00Z">
        <w:r w:rsidR="004A2013">
          <w:rPr>
            <w:rFonts w:ascii="Arial" w:eastAsia="Times New Roman" w:hAnsi="Arial" w:cs="Arial"/>
            <w:color w:val="000000"/>
            <w:kern w:val="0"/>
            <w14:ligatures w14:val="none"/>
          </w:rPr>
          <w:t xml:space="preserve"> collected</w:t>
        </w:r>
      </w:ins>
      <w:r w:rsidRPr="00122893">
        <w:rPr>
          <w:rFonts w:ascii="Arial" w:eastAsia="Times New Roman" w:hAnsi="Arial" w:cs="Arial"/>
          <w:color w:val="000000"/>
          <w:kern w:val="0"/>
          <w14:ligatures w14:val="none"/>
        </w:rPr>
        <w:t xml:space="preserve"> </w:t>
      </w:r>
      <w:ins w:id="548" w:author="Reviewer" w:date="2026-06-03T12:17:00Z" w16du:dateUtc="2026-06-03T17:17:00Z">
        <w:r w:rsidR="004A2013">
          <w:rPr>
            <w:rFonts w:ascii="Arial" w:eastAsia="Times New Roman" w:hAnsi="Arial" w:cs="Arial"/>
            <w:color w:val="000000"/>
            <w:kern w:val="0"/>
            <w14:ligatures w14:val="none"/>
          </w:rPr>
          <w:t>before mortality in subsequent analyses.</w:t>
        </w:r>
      </w:ins>
      <w:del w:id="549" w:author="Reviewer" w:date="2026-06-03T12:17:00Z" w16du:dateUtc="2026-06-03T17:17:00Z">
        <w:r w:rsidRPr="00122893" w:rsidDel="004A2013">
          <w:rPr>
            <w:rFonts w:ascii="Arial" w:eastAsia="Times New Roman" w:hAnsi="Arial" w:cs="Arial"/>
            <w:color w:val="000000"/>
            <w:kern w:val="0"/>
            <w14:ligatures w14:val="none"/>
          </w:rPr>
          <w:delText xml:space="preserve">from all </w:delText>
        </w:r>
      </w:del>
      <w:del w:id="550" w:author="Reviewer" w:date="2026-06-03T12:16:00Z" w16du:dateUtc="2026-06-03T17:16:00Z">
        <w:r w:rsidRPr="00122893" w:rsidDel="004A2013">
          <w:rPr>
            <w:rFonts w:ascii="Arial" w:eastAsia="Times New Roman" w:hAnsi="Arial" w:cs="Arial"/>
            <w:color w:val="000000"/>
            <w:kern w:val="0"/>
            <w14:ligatures w14:val="none"/>
          </w:rPr>
          <w:delText xml:space="preserve">four </w:delText>
        </w:r>
      </w:del>
      <w:del w:id="551" w:author="Reviewer" w:date="2026-06-03T12:17:00Z" w16du:dateUtc="2026-06-03T17:17:00Z">
        <w:r w:rsidRPr="00122893" w:rsidDel="004A2013">
          <w:rPr>
            <w:rFonts w:ascii="Arial" w:eastAsia="Times New Roman" w:hAnsi="Arial" w:cs="Arial"/>
            <w:color w:val="000000"/>
            <w:kern w:val="0"/>
            <w14:ligatures w14:val="none"/>
          </w:rPr>
          <w:delText xml:space="preserve">fish </w:delText>
        </w:r>
        <w:r w:rsidR="00A406CA" w:rsidDel="004A2013">
          <w:rPr>
            <w:rFonts w:ascii="Arial" w:eastAsia="Times New Roman" w:hAnsi="Arial" w:cs="Arial"/>
            <w:color w:val="000000"/>
            <w:kern w:val="0"/>
            <w14:ligatures w14:val="none"/>
          </w:rPr>
          <w:delText>through</w:delText>
        </w:r>
        <w:r w:rsidRPr="00122893" w:rsidDel="004A2013">
          <w:rPr>
            <w:rFonts w:ascii="Arial" w:eastAsia="Times New Roman" w:hAnsi="Arial" w:cs="Arial"/>
            <w:color w:val="000000"/>
            <w:kern w:val="0"/>
            <w14:ligatures w14:val="none"/>
          </w:rPr>
          <w:delText xml:space="preserve"> day </w:delText>
        </w:r>
        <w:r w:rsidR="002E15B0" w:rsidRPr="00122893" w:rsidDel="004A2013">
          <w:rPr>
            <w:rFonts w:ascii="Arial" w:eastAsia="Times New Roman" w:hAnsi="Arial" w:cs="Arial"/>
            <w:color w:val="000000"/>
            <w:kern w:val="0"/>
            <w14:ligatures w14:val="none"/>
          </w:rPr>
          <w:delText>7</w:delText>
        </w:r>
        <w:r w:rsidR="002E15B0" w:rsidDel="004A2013">
          <w:rPr>
            <w:rFonts w:ascii="Arial" w:eastAsia="Times New Roman" w:hAnsi="Arial" w:cs="Arial"/>
            <w:color w:val="000000"/>
            <w:kern w:val="0"/>
            <w14:ligatures w14:val="none"/>
          </w:rPr>
          <w:delText>, but</w:delText>
        </w:r>
        <w:r w:rsidRPr="00122893" w:rsidDel="004A2013">
          <w:rPr>
            <w:rFonts w:ascii="Arial" w:eastAsia="Times New Roman" w:hAnsi="Arial" w:cs="Arial"/>
            <w:color w:val="000000"/>
            <w:kern w:val="0"/>
            <w14:ligatures w14:val="none"/>
          </w:rPr>
          <w:delText xml:space="preserve"> </w:delText>
        </w:r>
        <w:r w:rsidR="007C2468" w:rsidDel="004A2013">
          <w:rPr>
            <w:rFonts w:ascii="Arial" w:eastAsia="Times New Roman" w:hAnsi="Arial" w:cs="Arial"/>
            <w:color w:val="000000"/>
            <w:kern w:val="0"/>
            <w14:ligatures w14:val="none"/>
          </w:rPr>
          <w:delText>excluded them thereafter</w:delText>
        </w:r>
      </w:del>
      <w:del w:id="552" w:author="Reviewer" w:date="2026-06-03T12:07:00Z" w16du:dateUtc="2026-06-03T17:07:00Z">
        <w:r w:rsidRPr="00122893" w:rsidDel="007F1402">
          <w:rPr>
            <w:rFonts w:ascii="Arial" w:eastAsia="Times New Roman" w:hAnsi="Arial" w:cs="Arial"/>
            <w:color w:val="000000"/>
            <w:kern w:val="0"/>
            <w14:ligatures w14:val="none"/>
          </w:rPr>
          <w:delText>.</w:delText>
        </w:r>
      </w:del>
      <w:ins w:id="553" w:author="Reviewer" w:date="2026-06-03T12:06:00Z" w16du:dateUtc="2026-06-03T17:06:00Z">
        <w:r w:rsidR="007F1402">
          <w:rPr>
            <w:rFonts w:ascii="Arial" w:eastAsia="Times New Roman" w:hAnsi="Arial" w:cs="Arial"/>
            <w:color w:val="000000"/>
            <w:kern w:val="0"/>
            <w14:ligatures w14:val="none"/>
          </w:rPr>
          <w:t xml:space="preserve"> Sample sizes by group and bloo</w:t>
        </w:r>
      </w:ins>
      <w:ins w:id="554" w:author="Reviewer" w:date="2026-06-03T12:07:00Z" w16du:dateUtc="2026-06-03T17:07:00Z">
        <w:r w:rsidR="007F1402">
          <w:rPr>
            <w:rFonts w:ascii="Arial" w:eastAsia="Times New Roman" w:hAnsi="Arial" w:cs="Arial"/>
            <w:color w:val="000000"/>
            <w:kern w:val="0"/>
            <w14:ligatures w14:val="none"/>
          </w:rPr>
          <w:t>d sampling period are provided in Table 1.</w:t>
        </w:r>
      </w:ins>
    </w:p>
    <w:p w14:paraId="33599C29" w14:textId="345492BD"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w:t>
      </w:r>
      <w:del w:id="555" w:author="Reviewer" w:date="2026-06-03T12:29:00Z" w16du:dateUtc="2026-06-03T17:29:00Z">
        <w:r w:rsidRPr="00122893" w:rsidDel="00587D97">
          <w:rPr>
            <w:rFonts w:ascii="Arial" w:eastAsia="Times New Roman" w:hAnsi="Arial" w:cs="Arial"/>
            <w:color w:val="000000"/>
            <w:kern w:val="0"/>
            <w14:ligatures w14:val="none"/>
          </w:rPr>
          <w:delText xml:space="preserve">all </w:delText>
        </w:r>
      </w:del>
      <w:r w:rsidRPr="00122893">
        <w:rPr>
          <w:rFonts w:ascii="Arial" w:eastAsia="Times New Roman" w:hAnsi="Arial" w:cs="Arial"/>
          <w:color w:val="000000"/>
          <w:kern w:val="0"/>
          <w14:ligatures w14:val="none"/>
        </w:rPr>
        <w:t xml:space="preserve">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 length and weight data to calculate each individual’s relative weight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2007)","dontUpdate":true,"noteIndex":0},"citationItems":[{"id":255,"uris":["http://zotero.org/users/4161640/items/GFAWWB2N"],"itemData":{"id":255,"type":"chapter","container-title":"Analysis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1996)","dontUpdate":true,"noteIndex":0},"citationItems":[{"id":256,"uris":["http://zotero.org/users/4161640/items/DYL3CFDY"],"itemData":{"id":256,"type":"chapter","container-title":"Fisheries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standard weight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ed in the 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1E90C910" w14:textId="66F02AF3" w:rsidR="0052624F" w:rsidRDefault="00BC047E" w:rsidP="00207381">
      <w:pPr>
        <w:spacing w:line="480" w:lineRule="auto"/>
        <w:ind w:firstLine="720"/>
        <w:rPr>
          <w:ins w:id="556" w:author="Reviewer" w:date="2026-06-03T12:39:00Z" w16du:dateUtc="2026-06-03T17:39:00Z"/>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w:t>
      </w:r>
      <w:del w:id="557" w:author="Reviewer" w:date="2026-06-03T12:30:00Z" w16du:dateUtc="2026-06-03T17:30:00Z">
        <w:r w:rsidDel="00587D97">
          <w:rPr>
            <w:rFonts w:ascii="Arial" w:eastAsia="Times New Roman" w:hAnsi="Arial" w:cs="Arial"/>
            <w:color w:val="000000"/>
            <w:kern w:val="0"/>
            <w14:ligatures w14:val="none"/>
          </w:rPr>
          <w:delText>test our hypotheses</w:delText>
        </w:r>
      </w:del>
      <w:ins w:id="558" w:author="Reviewer" w:date="2026-06-03T12:30:00Z" w16du:dateUtc="2026-06-03T17:30:00Z">
        <w:r w:rsidR="00587D97">
          <w:rPr>
            <w:rFonts w:ascii="Arial" w:eastAsia="Times New Roman" w:hAnsi="Arial" w:cs="Arial"/>
            <w:color w:val="000000"/>
            <w:kern w:val="0"/>
            <w14:ligatures w14:val="none"/>
          </w:rPr>
          <w:t xml:space="preserve">evaluate whether Cd and </w:t>
        </w:r>
        <w:proofErr w:type="spellStart"/>
        <w:r w:rsidR="00587D97">
          <w:rPr>
            <w:rFonts w:ascii="Arial" w:eastAsia="Times New Roman" w:hAnsi="Arial" w:cs="Arial"/>
            <w:color w:val="000000"/>
            <w:kern w:val="0"/>
            <w14:ligatures w14:val="none"/>
          </w:rPr>
          <w:t>PFPeA</w:t>
        </w:r>
        <w:proofErr w:type="spellEnd"/>
        <w:r w:rsidR="00587D97">
          <w:rPr>
            <w:rFonts w:ascii="Arial" w:eastAsia="Times New Roman" w:hAnsi="Arial" w:cs="Arial"/>
            <w:color w:val="000000"/>
            <w:kern w:val="0"/>
            <w14:ligatures w14:val="none"/>
          </w:rPr>
          <w:t xml:space="preserve"> exposure altered NLRs across sampli</w:t>
        </w:r>
      </w:ins>
      <w:ins w:id="559" w:author="Reviewer" w:date="2026-06-03T12:31:00Z" w16du:dateUtc="2026-06-03T17:31:00Z">
        <w:r w:rsidR="00587D97">
          <w:rPr>
            <w:rFonts w:ascii="Arial" w:eastAsia="Times New Roman" w:hAnsi="Arial" w:cs="Arial"/>
            <w:color w:val="000000"/>
            <w:kern w:val="0"/>
            <w14:ligatures w14:val="none"/>
          </w:rPr>
          <w:t>ng periods</w:t>
        </w:r>
      </w:ins>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w:t>
      </w:r>
      <w:ins w:id="560" w:author="Reviewer" w:date="2026-06-03T12:32:00Z" w16du:dateUtc="2026-06-03T17:32:00Z">
        <w:r w:rsidR="00587D97">
          <w:rPr>
            <w:rFonts w:ascii="Arial" w:eastAsia="Times New Roman" w:hAnsi="Arial" w:cs="Arial"/>
            <w:color w:val="000000"/>
            <w:kern w:val="0"/>
            <w14:ligatures w14:val="none"/>
          </w:rPr>
          <w:t xml:space="preserve"> fit with the </w:t>
        </w:r>
        <w:proofErr w:type="spellStart"/>
        <w:r w:rsidR="00587D97" w:rsidRPr="00587D97">
          <w:rPr>
            <w:rFonts w:ascii="Arial" w:eastAsia="Times New Roman" w:hAnsi="Arial" w:cs="Arial"/>
            <w:i/>
            <w:iCs/>
            <w:color w:val="000000"/>
            <w:kern w:val="0"/>
            <w14:ligatures w14:val="none"/>
            <w:rPrChange w:id="561" w:author="Reviewer" w:date="2026-06-03T12:32:00Z" w16du:dateUtc="2026-06-03T17:32:00Z">
              <w:rPr>
                <w:rFonts w:ascii="Arial" w:eastAsia="Times New Roman" w:hAnsi="Arial" w:cs="Arial"/>
                <w:color w:val="000000"/>
                <w:kern w:val="0"/>
                <w14:ligatures w14:val="none"/>
              </w:rPr>
            </w:rPrChange>
          </w:rPr>
          <w:t>glmmTMB</w:t>
        </w:r>
        <w:proofErr w:type="spellEnd"/>
        <w:r w:rsidR="00587D97">
          <w:rPr>
            <w:rFonts w:ascii="Arial" w:eastAsia="Times New Roman" w:hAnsi="Arial" w:cs="Arial"/>
            <w:color w:val="000000"/>
            <w:kern w:val="0"/>
            <w14:ligatures w14:val="none"/>
          </w:rPr>
          <w:t xml:space="preserve"> package (</w:t>
        </w:r>
        <w:proofErr w:type="spellStart"/>
        <w:r w:rsidR="00587D97">
          <w:rPr>
            <w:rFonts w:ascii="Arial" w:eastAsia="Times New Roman" w:hAnsi="Arial" w:cs="Arial"/>
            <w:color w:val="000000"/>
            <w:kern w:val="0"/>
            <w14:ligatures w14:val="none"/>
          </w:rPr>
          <w:t>McGillycuddy</w:t>
        </w:r>
        <w:proofErr w:type="spellEnd"/>
        <w:r w:rsidR="00587D97">
          <w:rPr>
            <w:rFonts w:ascii="Arial" w:eastAsia="Times New Roman" w:hAnsi="Arial" w:cs="Arial"/>
            <w:color w:val="000000"/>
            <w:kern w:val="0"/>
            <w14:ligatures w14:val="none"/>
          </w:rPr>
          <w:t xml:space="preserve"> </w:t>
        </w:r>
        <w:r w:rsidR="00587D97">
          <w:rPr>
            <w:rFonts w:ascii="Arial" w:eastAsia="Times New Roman" w:hAnsi="Arial" w:cs="Arial"/>
            <w:i/>
            <w:iCs/>
            <w:color w:val="000000"/>
            <w:kern w:val="0"/>
            <w14:ligatures w14:val="none"/>
          </w:rPr>
          <w:t>et al</w:t>
        </w:r>
        <w:r w:rsidR="00587D97">
          <w:rPr>
            <w:rFonts w:ascii="Arial" w:eastAsia="Times New Roman" w:hAnsi="Arial" w:cs="Arial"/>
            <w:color w:val="000000"/>
            <w:kern w:val="0"/>
            <w14:ligatures w14:val="none"/>
          </w:rPr>
          <w:t>., 2025).</w:t>
        </w:r>
      </w:ins>
      <w:ins w:id="562" w:author="Reviewer" w:date="2026-06-03T12:35:00Z" w16du:dateUtc="2026-06-03T17:35:00Z">
        <w:r w:rsidR="00587D97">
          <w:rPr>
            <w:rFonts w:ascii="Arial" w:eastAsia="Times New Roman" w:hAnsi="Arial" w:cs="Arial"/>
            <w:color w:val="000000"/>
            <w:kern w:val="0"/>
            <w14:ligatures w14:val="none"/>
          </w:rPr>
          <w:t xml:space="preserve"> Since NLR values were continuous and strictly p</w:t>
        </w:r>
      </w:ins>
      <w:ins w:id="563" w:author="Reviewer" w:date="2026-06-03T12:36:00Z" w16du:dateUtc="2026-06-03T17:36:00Z">
        <w:r w:rsidR="00587D97">
          <w:rPr>
            <w:rFonts w:ascii="Arial" w:eastAsia="Times New Roman" w:hAnsi="Arial" w:cs="Arial"/>
            <w:color w:val="000000"/>
            <w:kern w:val="0"/>
            <w14:ligatures w14:val="none"/>
          </w:rPr>
          <w:t>ositive, we modeled NLR using a Gamma distribution with a log link function</w:t>
        </w:r>
      </w:ins>
      <w:ins w:id="564" w:author="Reviewer" w:date="2026-06-03T12:54:00Z" w16du:dateUtc="2026-06-03T17:54:00Z">
        <w:r w:rsidR="00A35AB0">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lastRenderedPageBreak/>
          <w:t>We evaluated distribution</w:t>
        </w:r>
      </w:ins>
      <w:ins w:id="565" w:author="Reviewer" w:date="2026-06-03T12:56:00Z" w16du:dateUtc="2026-06-03T17:56:00Z">
        <w:r w:rsidR="00A35AB0">
          <w:rPr>
            <w:rFonts w:ascii="Arial" w:eastAsia="Times New Roman" w:hAnsi="Arial" w:cs="Arial"/>
            <w:color w:val="000000"/>
            <w:kern w:val="0"/>
            <w14:ligatures w14:val="none"/>
          </w:rPr>
          <w:t>al</w:t>
        </w:r>
      </w:ins>
      <w:ins w:id="566" w:author="Reviewer" w:date="2026-06-03T12:54:00Z" w16du:dateUtc="2026-06-03T17:54:00Z">
        <w:r w:rsidR="00A35AB0">
          <w:rPr>
            <w:rFonts w:ascii="Arial" w:eastAsia="Times New Roman" w:hAnsi="Arial" w:cs="Arial"/>
            <w:color w:val="000000"/>
            <w:kern w:val="0"/>
            <w14:ligatures w14:val="none"/>
          </w:rPr>
          <w:t xml:space="preserve"> fit using the </w:t>
        </w:r>
      </w:ins>
      <w:del w:id="567" w:author="Reviewer" w:date="2026-06-03T12:35:00Z" w16du:dateUtc="2026-06-03T17:35:00Z">
        <w:r w:rsidR="00292FF5" w:rsidRPr="00122893" w:rsidDel="00587D97">
          <w:rPr>
            <w:rFonts w:ascii="Arial" w:eastAsia="Times New Roman" w:hAnsi="Arial" w:cs="Arial"/>
            <w:color w:val="000000"/>
            <w:kern w:val="0"/>
            <w14:ligatures w14:val="none"/>
          </w:rPr>
          <w:delText xml:space="preserve"> to analyze (1) </w:delText>
        </w:r>
        <w:r w:rsidR="007C2468" w:rsidDel="00587D97">
          <w:rPr>
            <w:rFonts w:ascii="Arial" w:eastAsia="Times New Roman" w:hAnsi="Arial" w:cs="Arial"/>
            <w:color w:val="000000"/>
            <w:kern w:val="0"/>
            <w14:ligatures w14:val="none"/>
          </w:rPr>
          <w:delText>whether</w:delText>
        </w:r>
        <w:r w:rsidR="00292FF5" w:rsidRPr="00122893" w:rsidDel="00587D97">
          <w:rPr>
            <w:rFonts w:ascii="Arial" w:eastAsia="Times New Roman" w:hAnsi="Arial" w:cs="Arial"/>
            <w:color w:val="000000"/>
            <w:kern w:val="0"/>
            <w14:ligatures w14:val="none"/>
          </w:rPr>
          <w:delText xml:space="preserve"> varying rates of Cd and PFPeA </w:delText>
        </w:r>
        <w:r w:rsidR="007C2468" w:rsidDel="00587D97">
          <w:rPr>
            <w:rFonts w:ascii="Arial" w:eastAsia="Times New Roman" w:hAnsi="Arial" w:cs="Arial"/>
            <w:color w:val="000000"/>
            <w:kern w:val="0"/>
            <w14:ligatures w14:val="none"/>
          </w:rPr>
          <w:delText>impacted</w:delText>
        </w:r>
        <w:r w:rsidR="00292FF5" w:rsidRPr="00122893" w:rsidDel="00587D97">
          <w:rPr>
            <w:rFonts w:ascii="Arial" w:eastAsia="Times New Roman" w:hAnsi="Arial" w:cs="Arial"/>
            <w:color w:val="000000"/>
            <w:kern w:val="0"/>
            <w14:ligatures w14:val="none"/>
          </w:rPr>
          <w:delText xml:space="preserve"> NLR</w:delText>
        </w:r>
        <w:r w:rsidR="007C2468" w:rsidDel="00587D97">
          <w:rPr>
            <w:rFonts w:ascii="Arial" w:eastAsia="Times New Roman" w:hAnsi="Arial" w:cs="Arial"/>
            <w:color w:val="000000"/>
            <w:kern w:val="0"/>
            <w14:ligatures w14:val="none"/>
          </w:rPr>
          <w:delText xml:space="preserve"> (</w:delText>
        </w:r>
        <w:r w:rsidR="00292FF5" w:rsidRPr="00122893" w:rsidDel="00587D97">
          <w:rPr>
            <w:rFonts w:ascii="Arial" w:eastAsia="Times New Roman" w:hAnsi="Arial" w:cs="Arial"/>
            <w:color w:val="000000"/>
            <w:kern w:val="0"/>
            <w14:ligatures w14:val="none"/>
          </w:rPr>
          <w:delText xml:space="preserve">objective 1), (2) </w:delText>
        </w:r>
        <w:r w:rsidR="007C2468" w:rsidDel="00587D97">
          <w:rPr>
            <w:rFonts w:ascii="Arial" w:eastAsia="Times New Roman" w:hAnsi="Arial" w:cs="Arial"/>
            <w:color w:val="000000"/>
            <w:kern w:val="0"/>
            <w14:ligatures w14:val="none"/>
          </w:rPr>
          <w:delText>whether Cd or PFPeA modified NLR following a salt stressor</w:delText>
        </w:r>
        <w:r w:rsidR="00292FF5" w:rsidRPr="00122893" w:rsidDel="00587D97">
          <w:rPr>
            <w:rFonts w:ascii="Arial" w:eastAsia="Times New Roman" w:hAnsi="Arial" w:cs="Arial"/>
            <w:color w:val="000000"/>
            <w:kern w:val="0"/>
            <w14:ligatures w14:val="none"/>
          </w:rPr>
          <w:delText xml:space="preserve"> (objective 2), and (3) </w:delText>
        </w:r>
        <w:r w:rsidR="007C2468" w:rsidDel="00587D97">
          <w:rPr>
            <w:rFonts w:ascii="Arial" w:eastAsia="Times New Roman" w:hAnsi="Arial" w:cs="Arial"/>
            <w:color w:val="000000"/>
            <w:kern w:val="0"/>
            <w14:ligatures w14:val="none"/>
          </w:rPr>
          <w:delText>whether</w:delText>
        </w:r>
        <w:r w:rsidR="00292FF5" w:rsidRPr="00122893" w:rsidDel="00587D97">
          <w:rPr>
            <w:rFonts w:ascii="Arial" w:eastAsia="Times New Roman" w:hAnsi="Arial" w:cs="Arial"/>
            <w:color w:val="000000"/>
            <w:kern w:val="0"/>
            <w14:ligatures w14:val="none"/>
          </w:rPr>
          <w:delText xml:space="preserve"> NLR</w:delText>
        </w:r>
        <w:r w:rsidR="007C2468" w:rsidDel="00587D97">
          <w:rPr>
            <w:rFonts w:ascii="Arial" w:eastAsia="Times New Roman" w:hAnsi="Arial" w:cs="Arial"/>
            <w:color w:val="000000"/>
            <w:kern w:val="0"/>
            <w14:ligatures w14:val="none"/>
          </w:rPr>
          <w:delText xml:space="preserve"> recovery differed</w:delText>
        </w:r>
        <w:r w:rsidR="00292FF5" w:rsidRPr="00122893" w:rsidDel="00587D97">
          <w:rPr>
            <w:rFonts w:ascii="Arial" w:eastAsia="Times New Roman" w:hAnsi="Arial" w:cs="Arial"/>
            <w:color w:val="000000"/>
            <w:kern w:val="0"/>
            <w14:ligatures w14:val="none"/>
          </w:rPr>
          <w:delText xml:space="preserve"> among</w:delText>
        </w:r>
        <w:r w:rsidR="007C2468" w:rsidDel="00587D97">
          <w:rPr>
            <w:rFonts w:ascii="Arial" w:eastAsia="Times New Roman" w:hAnsi="Arial" w:cs="Arial"/>
            <w:color w:val="000000"/>
            <w:kern w:val="0"/>
            <w14:ligatures w14:val="none"/>
          </w:rPr>
          <w:delText xml:space="preserve"> treatments</w:delText>
        </w:r>
        <w:r w:rsidR="00292FF5" w:rsidRPr="00122893" w:rsidDel="00587D97">
          <w:rPr>
            <w:rFonts w:ascii="Arial" w:eastAsia="Times New Roman" w:hAnsi="Arial" w:cs="Arial"/>
            <w:color w:val="000000"/>
            <w:kern w:val="0"/>
            <w14:ligatures w14:val="none"/>
          </w:rPr>
          <w:delText xml:space="preserve"> </w:delText>
        </w:r>
        <w:r w:rsidR="00661E69" w:rsidDel="00587D97">
          <w:rPr>
            <w:rFonts w:ascii="Arial" w:eastAsia="Times New Roman" w:hAnsi="Arial" w:cs="Arial"/>
            <w:color w:val="000000"/>
            <w:kern w:val="0"/>
            <w14:ligatures w14:val="none"/>
          </w:rPr>
          <w:delText>exposed to</w:delText>
        </w:r>
        <w:r w:rsidR="00292FF5" w:rsidRPr="00122893" w:rsidDel="00587D97">
          <w:rPr>
            <w:rFonts w:ascii="Arial" w:eastAsia="Times New Roman" w:hAnsi="Arial" w:cs="Arial"/>
            <w:color w:val="000000"/>
            <w:kern w:val="0"/>
            <w14:ligatures w14:val="none"/>
          </w:rPr>
          <w:delText xml:space="preserve"> a persistent environmental stressor (objective 3).</w:delText>
        </w:r>
      </w:del>
      <w:del w:id="568" w:author="Reviewer" w:date="2026-06-03T12:36:00Z" w16du:dateUtc="2026-06-03T17:36:00Z">
        <w:r w:rsidR="00292FF5" w:rsidRPr="00122893" w:rsidDel="0052624F">
          <w:rPr>
            <w:rFonts w:ascii="Arial" w:eastAsia="Times New Roman" w:hAnsi="Arial" w:cs="Arial"/>
            <w:color w:val="000000"/>
            <w:kern w:val="0"/>
            <w14:ligatures w14:val="none"/>
          </w:rPr>
          <w:delText xml:space="preserve"> We </w:delText>
        </w:r>
        <w:r w:rsidR="00661E69" w:rsidDel="0052624F">
          <w:rPr>
            <w:rFonts w:ascii="Arial" w:eastAsia="Times New Roman" w:hAnsi="Arial" w:cs="Arial"/>
            <w:color w:val="000000"/>
            <w:kern w:val="0"/>
            <w14:ligatures w14:val="none"/>
          </w:rPr>
          <w:delText>identifi</w:delText>
        </w:r>
        <w:r w:rsidR="00292FF5" w:rsidRPr="00122893" w:rsidDel="0052624F">
          <w:rPr>
            <w:rFonts w:ascii="Arial" w:eastAsia="Times New Roman" w:hAnsi="Arial" w:cs="Arial"/>
            <w:color w:val="000000"/>
            <w:kern w:val="0"/>
            <w14:ligatures w14:val="none"/>
          </w:rPr>
          <w:delText xml:space="preserve">ed the best-fitting distribution </w:delText>
        </w:r>
        <w:r w:rsidR="00661E69" w:rsidDel="0052624F">
          <w:rPr>
            <w:rFonts w:ascii="Arial" w:eastAsia="Times New Roman" w:hAnsi="Arial" w:cs="Arial"/>
            <w:color w:val="000000"/>
            <w:kern w:val="0"/>
            <w14:ligatures w14:val="none"/>
          </w:rPr>
          <w:delText>for</w:delText>
        </w:r>
        <w:r w:rsidR="00292FF5" w:rsidRPr="00122893" w:rsidDel="0052624F">
          <w:rPr>
            <w:rFonts w:ascii="Arial" w:eastAsia="Times New Roman" w:hAnsi="Arial" w:cs="Arial"/>
            <w:color w:val="000000"/>
            <w:kern w:val="0"/>
            <w14:ligatures w14:val="none"/>
          </w:rPr>
          <w:delText xml:space="preserve"> the NLR data using the</w:delText>
        </w:r>
      </w:del>
      <w:del w:id="569" w:author="Reviewer" w:date="2026-06-03T12:54:00Z" w16du:dateUtc="2026-06-03T17:54:00Z">
        <w:r w:rsidR="00292FF5" w:rsidRPr="00122893" w:rsidDel="00A35AB0">
          <w:rPr>
            <w:rFonts w:ascii="Arial" w:eastAsia="Times New Roman" w:hAnsi="Arial" w:cs="Arial"/>
            <w:color w:val="000000"/>
            <w:kern w:val="0"/>
            <w14:ligatures w14:val="none"/>
          </w:rPr>
          <w:delText xml:space="preserve"> </w:delText>
        </w:r>
      </w:del>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2015)","noteIndex":0},"citationItems":[{"id":257,"uris":["http://zotero.org/users/4161640/items/UNF5TF4D"],"itemData":{"id":257,"type":"article-journal","container-title":"Journal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ins w:id="570" w:author="Reviewer" w:date="2026-06-03T12:54:00Z" w16du:dateUtc="2026-06-03T17:54:00Z">
        <w:r w:rsidR="00A35AB0">
          <w:rPr>
            <w:rFonts w:ascii="Arial" w:eastAsia="Times New Roman" w:hAnsi="Arial" w:cs="Arial"/>
            <w:noProof/>
            <w:color w:val="000000"/>
            <w:kern w:val="0"/>
            <w14:ligatures w14:val="none"/>
          </w:rPr>
          <w:t>(</w:t>
        </w:r>
      </w:ins>
      <w:del w:id="571" w:author="Reviewer" w:date="2026-06-03T12:36:00Z" w16du:dateUtc="2026-06-03T17:36:00Z">
        <w:r w:rsidR="002838B7" w:rsidDel="0052624F">
          <w:rPr>
            <w:rFonts w:ascii="Arial" w:eastAsia="Times New Roman" w:hAnsi="Arial" w:cs="Arial"/>
            <w:noProof/>
            <w:color w:val="000000"/>
            <w:kern w:val="0"/>
            <w14:ligatures w14:val="none"/>
          </w:rPr>
          <w:delText>(</w:delText>
        </w:r>
      </w:del>
      <w:r w:rsidR="002838B7">
        <w:rPr>
          <w:rFonts w:ascii="Arial" w:eastAsia="Times New Roman" w:hAnsi="Arial" w:cs="Arial"/>
          <w:noProof/>
          <w:color w:val="000000"/>
          <w:kern w:val="0"/>
          <w14:ligatures w14:val="none"/>
        </w:rPr>
        <w:t>Delignette-Muller and 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del w:id="572" w:author="Reviewer" w:date="2026-06-03T12:37:00Z" w16du:dateUtc="2026-06-03T17:37:00Z">
        <w:r w:rsidR="00292FF5" w:rsidRPr="00122893" w:rsidDel="0052624F">
          <w:rPr>
            <w:rFonts w:ascii="Arial" w:eastAsia="Times New Roman" w:hAnsi="Arial" w:cs="Arial"/>
            <w:color w:val="000000"/>
            <w:kern w:val="0"/>
            <w14:ligatures w14:val="none"/>
          </w:rPr>
          <w:delText>We included f</w:delText>
        </w:r>
      </w:del>
      <w:ins w:id="573" w:author="Reviewer" w:date="2026-06-03T12:37:00Z" w16du:dateUtc="2026-06-03T17:37:00Z">
        <w:r w:rsidR="0052624F">
          <w:rPr>
            <w:rFonts w:ascii="Arial" w:eastAsia="Times New Roman" w:hAnsi="Arial" w:cs="Arial"/>
            <w:color w:val="000000"/>
            <w:kern w:val="0"/>
            <w14:ligatures w14:val="none"/>
          </w:rPr>
          <w:t>F</w:t>
        </w:r>
      </w:ins>
      <w:r w:rsidR="00292FF5" w:rsidRPr="00122893">
        <w:rPr>
          <w:rFonts w:ascii="Arial" w:eastAsia="Times New Roman" w:hAnsi="Arial" w:cs="Arial"/>
          <w:color w:val="000000"/>
          <w:kern w:val="0"/>
          <w14:ligatures w14:val="none"/>
        </w:rPr>
        <w:t>ixed effects</w:t>
      </w:r>
      <w:del w:id="574" w:author="Reviewer" w:date="2026-06-03T12:37:00Z" w16du:dateUtc="2026-06-03T17:37:00Z">
        <w:r w:rsidR="00292FF5" w:rsidRPr="00122893" w:rsidDel="0052624F">
          <w:rPr>
            <w:rFonts w:ascii="Arial" w:eastAsia="Times New Roman" w:hAnsi="Arial" w:cs="Arial"/>
            <w:color w:val="000000"/>
            <w:kern w:val="0"/>
            <w14:ligatures w14:val="none"/>
          </w:rPr>
          <w:delText xml:space="preserve"> </w:delText>
        </w:r>
        <w:r w:rsidR="00661E69" w:rsidDel="0052624F">
          <w:rPr>
            <w:rFonts w:ascii="Arial" w:eastAsia="Times New Roman" w:hAnsi="Arial" w:cs="Arial"/>
            <w:color w:val="000000"/>
            <w:kern w:val="0"/>
            <w14:ligatures w14:val="none"/>
          </w:rPr>
          <w:delText>for the</w:delText>
        </w:r>
      </w:del>
      <w:ins w:id="575" w:author="Reviewer" w:date="2026-06-03T12:37:00Z" w16du:dateUtc="2026-06-03T17:37:00Z">
        <w:r w:rsidR="0052624F">
          <w:rPr>
            <w:rFonts w:ascii="Arial" w:eastAsia="Times New Roman" w:hAnsi="Arial" w:cs="Arial"/>
            <w:color w:val="000000"/>
            <w:kern w:val="0"/>
            <w14:ligatures w14:val="none"/>
          </w:rPr>
          <w:t xml:space="preserve"> included</w:t>
        </w:r>
      </w:ins>
      <w:r w:rsidR="00292FF5" w:rsidRPr="00122893">
        <w:rPr>
          <w:rFonts w:ascii="Arial" w:eastAsia="Times New Roman" w:hAnsi="Arial" w:cs="Arial"/>
          <w:color w:val="000000"/>
          <w:kern w:val="0"/>
          <w14:ligatures w14:val="none"/>
        </w:rPr>
        <w:t xml:space="preserve"> </w:t>
      </w:r>
      <w:del w:id="576" w:author="Reviewer" w:date="2026-06-03T12:37:00Z" w16du:dateUtc="2026-06-03T17:37:00Z">
        <w:r w:rsidR="00292FF5" w:rsidRPr="00122893" w:rsidDel="0052624F">
          <w:rPr>
            <w:rFonts w:ascii="Arial" w:eastAsia="Times New Roman" w:hAnsi="Arial" w:cs="Arial"/>
            <w:color w:val="000000"/>
            <w:kern w:val="0"/>
            <w14:ligatures w14:val="none"/>
          </w:rPr>
          <w:delText>treatment</w:delText>
        </w:r>
        <w:r w:rsidR="007C2468" w:rsidDel="0052624F">
          <w:rPr>
            <w:rFonts w:ascii="Arial" w:eastAsia="Times New Roman" w:hAnsi="Arial" w:cs="Arial"/>
            <w:color w:val="000000"/>
            <w:kern w:val="0"/>
            <w14:ligatures w14:val="none"/>
          </w:rPr>
          <w:delText xml:space="preserve"> </w:delText>
        </w:r>
      </w:del>
      <w:r w:rsidR="007C2468">
        <w:rPr>
          <w:rFonts w:ascii="Arial" w:eastAsia="Times New Roman" w:hAnsi="Arial" w:cs="Arial"/>
          <w:color w:val="000000"/>
          <w:kern w:val="0"/>
          <w14:ligatures w14:val="none"/>
        </w:rPr>
        <w:t>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w:t>
      </w:r>
      <w:ins w:id="577" w:author="Reviewer" w:date="2026-06-03T12:37:00Z" w16du:dateUtc="2026-06-03T17:37:00Z">
        <w:r w:rsidR="0052624F">
          <w:rPr>
            <w:rFonts w:ascii="Arial" w:eastAsia="Times New Roman" w:hAnsi="Arial" w:cs="Arial"/>
            <w:color w:val="000000"/>
            <w:kern w:val="0"/>
            <w14:ligatures w14:val="none"/>
          </w:rPr>
          <w:t>ing period</w:t>
        </w:r>
      </w:ins>
      <w:del w:id="578" w:author="Reviewer" w:date="2026-06-03T12:37:00Z" w16du:dateUtc="2026-06-03T17:37:00Z">
        <w:r w:rsidR="00292FF5" w:rsidRPr="00122893" w:rsidDel="0052624F">
          <w:rPr>
            <w:rFonts w:ascii="Arial" w:eastAsia="Times New Roman" w:hAnsi="Arial" w:cs="Arial"/>
            <w:color w:val="000000"/>
            <w:kern w:val="0"/>
            <w14:ligatures w14:val="none"/>
          </w:rPr>
          <w:delText>e</w:delText>
        </w:r>
      </w:del>
      <w:r w:rsidR="00292FF5" w:rsidRPr="00122893">
        <w:rPr>
          <w:rFonts w:ascii="Arial" w:eastAsia="Times New Roman" w:hAnsi="Arial" w:cs="Arial"/>
          <w:color w:val="000000"/>
          <w:kern w:val="0"/>
          <w14:ligatures w14:val="none"/>
        </w:rPr>
        <w:t xml:space="preserve"> (</w:t>
      </w:r>
      <w:ins w:id="579" w:author="Reviewer" w:date="2026-06-03T12:37:00Z" w16du:dateUtc="2026-06-03T17:37:00Z">
        <w:r w:rsidR="0052624F">
          <w:rPr>
            <w:rFonts w:ascii="Arial" w:eastAsia="Times New Roman" w:hAnsi="Arial" w:cs="Arial"/>
            <w:color w:val="000000"/>
            <w:kern w:val="0"/>
            <w14:ligatures w14:val="none"/>
          </w:rPr>
          <w:t xml:space="preserve">blood samples </w:t>
        </w:r>
      </w:ins>
      <w:r w:rsidR="00292FF5" w:rsidRPr="00122893">
        <w:rPr>
          <w:rFonts w:ascii="Arial" w:eastAsia="Times New Roman" w:hAnsi="Arial" w:cs="Arial"/>
          <w:color w:val="000000"/>
          <w:kern w:val="0"/>
          <w14:ligatures w14:val="none"/>
        </w:rPr>
        <w:t>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w:t>
      </w:r>
      <w:ins w:id="580" w:author="Reviewer" w:date="2026-06-03T12:37:00Z" w16du:dateUtc="2026-06-03T17:37:00Z">
        <w:r w:rsidR="0052624F">
          <w:rPr>
            <w:rFonts w:ascii="Arial" w:eastAsia="Times New Roman" w:hAnsi="Arial" w:cs="Arial"/>
            <w:color w:val="000000"/>
            <w:kern w:val="0"/>
            <w14:ligatures w14:val="none"/>
          </w:rPr>
          <w:t>. We included</w:t>
        </w:r>
      </w:ins>
      <w:del w:id="581" w:author="Reviewer" w:date="2026-06-03T12:37:00Z" w16du:dateUtc="2026-06-03T17:37:00Z">
        <w:r w:rsidR="00292FF5" w:rsidRPr="00122893" w:rsidDel="0052624F">
          <w:rPr>
            <w:rFonts w:ascii="Arial" w:eastAsia="Times New Roman" w:hAnsi="Arial" w:cs="Arial"/>
            <w:color w:val="000000"/>
            <w:kern w:val="0"/>
            <w14:ligatures w14:val="none"/>
          </w:rPr>
          <w:delText>,</w:delText>
        </w:r>
      </w:del>
      <w:r w:rsidR="00292FF5" w:rsidRPr="00122893">
        <w:rPr>
          <w:rFonts w:ascii="Arial" w:eastAsia="Times New Roman" w:hAnsi="Arial" w:cs="Arial"/>
          <w:color w:val="000000"/>
          <w:kern w:val="0"/>
          <w14:ligatures w14:val="none"/>
        </w:rPr>
        <w:t xml:space="preserve"> </w:t>
      </w:r>
      <w:ins w:id="582" w:author="Reviewer" w:date="2026-06-03T12:50:00Z" w16du:dateUtc="2026-06-03T17:50:00Z">
        <w:r w:rsidR="00A35AB0">
          <w:rPr>
            <w:rFonts w:ascii="Arial" w:eastAsia="Times New Roman" w:hAnsi="Arial" w:cs="Arial"/>
            <w:color w:val="000000"/>
            <w:kern w:val="0"/>
            <w14:ligatures w14:val="none"/>
          </w:rPr>
          <w:t>individual</w:t>
        </w:r>
        <w:r w:rsidR="00A35AB0">
          <w:rPr>
            <w:rFonts w:ascii="Arial" w:eastAsia="Times New Roman" w:hAnsi="Arial" w:cs="Arial"/>
            <w:color w:val="000000"/>
            <w:kern w:val="0"/>
            <w14:ligatures w14:val="none"/>
          </w:rPr>
          <w:t xml:space="preserve"> </w:t>
        </w:r>
      </w:ins>
      <w:del w:id="583" w:author="Reviewer" w:date="2026-06-03T12:38:00Z" w16du:dateUtc="2026-06-03T17:38:00Z">
        <w:r w:rsidR="00292FF5" w:rsidRPr="00122893" w:rsidDel="0052624F">
          <w:rPr>
            <w:rFonts w:ascii="Arial" w:eastAsia="Times New Roman" w:hAnsi="Arial" w:cs="Arial"/>
            <w:color w:val="000000"/>
            <w:kern w:val="0"/>
            <w14:ligatures w14:val="none"/>
          </w:rPr>
          <w:delText>a</w:delText>
        </w:r>
        <w:r w:rsidR="00661E69" w:rsidDel="0052624F">
          <w:rPr>
            <w:rFonts w:ascii="Arial" w:eastAsia="Times New Roman" w:hAnsi="Arial" w:cs="Arial"/>
            <w:color w:val="000000"/>
            <w:kern w:val="0"/>
            <w14:ligatures w14:val="none"/>
          </w:rPr>
          <w:delText>long with</w:delText>
        </w:r>
      </w:del>
      <w:ins w:id="584" w:author="Reviewer" w:date="2026-06-03T12:38:00Z" w16du:dateUtc="2026-06-03T17:38:00Z">
        <w:r w:rsidR="0052624F">
          <w:rPr>
            <w:rFonts w:ascii="Arial" w:eastAsia="Times New Roman" w:hAnsi="Arial" w:cs="Arial"/>
            <w:color w:val="000000"/>
            <w:kern w:val="0"/>
            <w14:ligatures w14:val="none"/>
          </w:rPr>
          <w:t>fish identity as</w:t>
        </w:r>
      </w:ins>
      <w:r w:rsidR="00292FF5" w:rsidRPr="00122893">
        <w:rPr>
          <w:rFonts w:ascii="Arial" w:eastAsia="Times New Roman" w:hAnsi="Arial" w:cs="Arial"/>
          <w:color w:val="000000"/>
          <w:kern w:val="0"/>
          <w14:ligatures w14:val="none"/>
        </w:rPr>
        <w:t xml:space="preserve"> a random </w:t>
      </w:r>
      <w:del w:id="585" w:author="Reviewer" w:date="2026-06-03T12:38:00Z" w16du:dateUtc="2026-06-03T17:38:00Z">
        <w:r w:rsidR="00292FF5" w:rsidRPr="00122893" w:rsidDel="0052624F">
          <w:rPr>
            <w:rFonts w:ascii="Arial" w:eastAsia="Times New Roman" w:hAnsi="Arial" w:cs="Arial"/>
            <w:color w:val="000000"/>
            <w:kern w:val="0"/>
            <w14:ligatures w14:val="none"/>
          </w:rPr>
          <w:delText>effect</w:delText>
        </w:r>
      </w:del>
      <w:ins w:id="586" w:author="Reviewer" w:date="2026-06-03T12:38:00Z" w16du:dateUtc="2026-06-03T17:38:00Z">
        <w:r w:rsidR="0052624F">
          <w:rPr>
            <w:rFonts w:ascii="Arial" w:eastAsia="Times New Roman" w:hAnsi="Arial" w:cs="Arial"/>
            <w:color w:val="000000"/>
            <w:kern w:val="0"/>
            <w14:ligatures w14:val="none"/>
          </w:rPr>
          <w:t>intercept</w:t>
        </w:r>
      </w:ins>
      <w:del w:id="587" w:author="Reviewer" w:date="2026-06-03T12:38:00Z" w16du:dateUtc="2026-06-03T17:38:00Z">
        <w:r w:rsidR="00292FF5" w:rsidRPr="00122893" w:rsidDel="0052624F">
          <w:rPr>
            <w:rFonts w:ascii="Arial" w:eastAsia="Times New Roman" w:hAnsi="Arial" w:cs="Arial"/>
            <w:color w:val="000000"/>
            <w:kern w:val="0"/>
            <w14:ligatures w14:val="none"/>
          </w:rPr>
          <w:delText xml:space="preserve"> </w:delText>
        </w:r>
        <w:r w:rsidR="00661E69" w:rsidDel="0052624F">
          <w:rPr>
            <w:rFonts w:ascii="Arial" w:eastAsia="Times New Roman" w:hAnsi="Arial" w:cs="Arial"/>
            <w:color w:val="000000"/>
            <w:kern w:val="0"/>
            <w14:ligatures w14:val="none"/>
          </w:rPr>
          <w:delText>for</w:delText>
        </w:r>
        <w:r w:rsidR="00292FF5" w:rsidRPr="00122893" w:rsidDel="0052624F">
          <w:rPr>
            <w:rFonts w:ascii="Arial" w:eastAsia="Times New Roman" w:hAnsi="Arial" w:cs="Arial"/>
            <w:color w:val="000000"/>
            <w:kern w:val="0"/>
            <w14:ligatures w14:val="none"/>
          </w:rPr>
          <w:delText xml:space="preserve"> individual (i.e., tank)</w:delText>
        </w:r>
      </w:del>
      <w:r w:rsidR="00292FF5" w:rsidRPr="00122893">
        <w:rPr>
          <w:rFonts w:ascii="Arial" w:eastAsia="Times New Roman" w:hAnsi="Arial" w:cs="Arial"/>
          <w:color w:val="000000"/>
          <w:kern w:val="0"/>
          <w14:ligatures w14:val="none"/>
        </w:rPr>
        <w:t xml:space="preserve"> </w:t>
      </w:r>
      <w:del w:id="588" w:author="Reviewer" w:date="2026-06-03T12:39:00Z" w16du:dateUtc="2026-06-03T17:39:00Z">
        <w:r w:rsidR="00292FF5" w:rsidRPr="00122893" w:rsidDel="0052624F">
          <w:rPr>
            <w:rFonts w:ascii="Arial" w:eastAsia="Times New Roman" w:hAnsi="Arial" w:cs="Arial"/>
            <w:color w:val="000000"/>
            <w:kern w:val="0"/>
            <w14:ligatures w14:val="none"/>
          </w:rPr>
          <w:delText>to</w:delText>
        </w:r>
        <w:r w:rsidR="000D0961" w:rsidDel="0052624F">
          <w:rPr>
            <w:rFonts w:ascii="Arial" w:eastAsia="Times New Roman" w:hAnsi="Arial" w:cs="Arial"/>
            <w:color w:val="000000"/>
            <w:kern w:val="0"/>
            <w14:ligatures w14:val="none"/>
          </w:rPr>
          <w:delText xml:space="preserve"> al</w:delText>
        </w:r>
      </w:del>
      <w:del w:id="589" w:author="Reviewer" w:date="2026-06-03T12:38:00Z" w16du:dateUtc="2026-06-03T17:38:00Z">
        <w:r w:rsidR="000D0961" w:rsidDel="0052624F">
          <w:rPr>
            <w:rFonts w:ascii="Arial" w:eastAsia="Times New Roman" w:hAnsi="Arial" w:cs="Arial"/>
            <w:color w:val="000000"/>
            <w:kern w:val="0"/>
            <w14:ligatures w14:val="none"/>
          </w:rPr>
          <w:delText>low</w:delText>
        </w:r>
      </w:del>
      <w:del w:id="590" w:author="Reviewer" w:date="2026-06-03T12:39:00Z" w16du:dateUtc="2026-06-03T17:39:00Z">
        <w:r w:rsidR="000D0961" w:rsidDel="0052624F">
          <w:rPr>
            <w:rFonts w:ascii="Arial" w:eastAsia="Times New Roman" w:hAnsi="Arial" w:cs="Arial"/>
            <w:color w:val="000000"/>
            <w:kern w:val="0"/>
            <w14:ligatures w14:val="none"/>
          </w:rPr>
          <w:delText xml:space="preserve"> the model </w:delText>
        </w:r>
      </w:del>
      <w:r w:rsidR="000D0961">
        <w:rPr>
          <w:rFonts w:ascii="Arial" w:eastAsia="Times New Roman" w:hAnsi="Arial" w:cs="Arial"/>
          <w:color w:val="000000"/>
          <w:kern w:val="0"/>
          <w14:ligatures w14:val="none"/>
        </w:rPr>
        <w:t>to</w:t>
      </w:r>
      <w:r w:rsidR="00292FF5" w:rsidRPr="00122893">
        <w:rPr>
          <w:rFonts w:ascii="Arial" w:eastAsia="Times New Roman" w:hAnsi="Arial" w:cs="Arial"/>
          <w:color w:val="000000"/>
          <w:kern w:val="0"/>
          <w14:ligatures w14:val="none"/>
        </w:rPr>
        <w:t xml:space="preserve"> account for </w:t>
      </w:r>
      <w:ins w:id="591" w:author="Reviewer" w:date="2026-06-03T12:39:00Z" w16du:dateUtc="2026-06-03T17:39:00Z">
        <w:r w:rsidR="0052624F">
          <w:rPr>
            <w:rFonts w:ascii="Arial" w:eastAsia="Times New Roman" w:hAnsi="Arial" w:cs="Arial"/>
            <w:color w:val="000000"/>
            <w:kern w:val="0"/>
            <w14:ligatures w14:val="none"/>
          </w:rPr>
          <w:t xml:space="preserve">repeated measurements collected from the same </w:t>
        </w:r>
      </w:ins>
      <w:del w:id="592" w:author="Reviewer" w:date="2026-06-03T12:39:00Z" w16du:dateUtc="2026-06-03T17:39:00Z">
        <w:r w:rsidDel="0052624F">
          <w:rPr>
            <w:rFonts w:ascii="Arial" w:eastAsia="Times New Roman" w:hAnsi="Arial" w:cs="Arial"/>
            <w:color w:val="000000"/>
            <w:kern w:val="0"/>
            <w14:ligatures w14:val="none"/>
          </w:rPr>
          <w:delText xml:space="preserve">any </w:delText>
        </w:r>
      </w:del>
      <w:r w:rsidR="00731DB9">
        <w:rPr>
          <w:rFonts w:ascii="Arial" w:eastAsia="Times New Roman" w:hAnsi="Arial" w:cs="Arial"/>
          <w:color w:val="000000"/>
          <w:kern w:val="0"/>
          <w14:ligatures w14:val="none"/>
        </w:rPr>
        <w:t>individual</w:t>
      </w:r>
      <w:del w:id="593" w:author="Reviewer" w:date="2026-06-03T12:39:00Z" w16du:dateUtc="2026-06-03T17:39:00Z">
        <w:r w:rsidR="00C20E9B" w:rsidDel="0052624F">
          <w:rPr>
            <w:rFonts w:ascii="Arial" w:eastAsia="Times New Roman" w:hAnsi="Arial" w:cs="Arial"/>
            <w:color w:val="000000"/>
            <w:kern w:val="0"/>
            <w14:ligatures w14:val="none"/>
          </w:rPr>
          <w:delText xml:space="preserve"> temporal</w:delText>
        </w:r>
        <w:r w:rsidR="00731DB9" w:rsidDel="0052624F">
          <w:rPr>
            <w:rFonts w:ascii="Arial" w:eastAsia="Times New Roman" w:hAnsi="Arial" w:cs="Arial"/>
            <w:color w:val="000000"/>
            <w:kern w:val="0"/>
            <w14:ligatures w14:val="none"/>
          </w:rPr>
          <w:delText xml:space="preserve"> </w:delText>
        </w:r>
        <w:r w:rsidR="00292FF5" w:rsidRPr="00122893" w:rsidDel="0052624F">
          <w:rPr>
            <w:rFonts w:ascii="Arial" w:eastAsia="Times New Roman" w:hAnsi="Arial" w:cs="Arial"/>
            <w:color w:val="000000"/>
            <w:kern w:val="0"/>
            <w14:ligatures w14:val="none"/>
          </w:rPr>
          <w:delText>correlation</w:delText>
        </w:r>
        <w:r w:rsidDel="0052624F">
          <w:rPr>
            <w:rFonts w:ascii="Arial" w:eastAsia="Times New Roman" w:hAnsi="Arial" w:cs="Arial"/>
            <w:color w:val="000000"/>
            <w:kern w:val="0"/>
            <w14:ligatures w14:val="none"/>
          </w:rPr>
          <w:delText xml:space="preserve"> and to</w:delText>
        </w:r>
        <w:r w:rsidR="000D0961" w:rsidDel="0052624F">
          <w:rPr>
            <w:rFonts w:ascii="Arial" w:eastAsia="Times New Roman" w:hAnsi="Arial" w:cs="Arial"/>
            <w:color w:val="000000"/>
            <w:kern w:val="0"/>
            <w14:ligatures w14:val="none"/>
          </w:rPr>
          <w:delText xml:space="preserve"> </w:delText>
        </w:r>
        <w:r w:rsidR="00731DB9" w:rsidDel="0052624F">
          <w:rPr>
            <w:rFonts w:ascii="Arial" w:eastAsia="Times New Roman" w:hAnsi="Arial" w:cs="Arial"/>
            <w:color w:val="000000"/>
            <w:kern w:val="0"/>
            <w14:ligatures w14:val="none"/>
          </w:rPr>
          <w:delText>honor</w:delText>
        </w:r>
        <w:r w:rsidR="000D0961" w:rsidDel="0052624F">
          <w:rPr>
            <w:rFonts w:ascii="Arial" w:eastAsia="Times New Roman" w:hAnsi="Arial" w:cs="Arial"/>
            <w:color w:val="000000"/>
            <w:kern w:val="0"/>
            <w14:ligatures w14:val="none"/>
          </w:rPr>
          <w:delText xml:space="preserve"> </w:delText>
        </w:r>
        <w:r w:rsidR="00731DB9" w:rsidDel="0052624F">
          <w:rPr>
            <w:rFonts w:ascii="Arial" w:eastAsia="Times New Roman" w:hAnsi="Arial" w:cs="Arial"/>
            <w:color w:val="000000"/>
            <w:kern w:val="0"/>
            <w14:ligatures w14:val="none"/>
          </w:rPr>
          <w:delText>this</w:delText>
        </w:r>
        <w:r w:rsidR="000D0961" w:rsidDel="0052624F">
          <w:rPr>
            <w:rFonts w:ascii="Arial" w:eastAsia="Times New Roman" w:hAnsi="Arial" w:cs="Arial"/>
            <w:color w:val="000000"/>
            <w:kern w:val="0"/>
            <w14:ligatures w14:val="none"/>
          </w:rPr>
          <w:delText xml:space="preserve"> assumption</w:delText>
        </w:r>
      </w:del>
      <w:ins w:id="594" w:author="Reviewer" w:date="2026-06-03T12:39:00Z" w16du:dateUtc="2026-06-03T17:39:00Z">
        <w:r w:rsidR="0052624F">
          <w:rPr>
            <w:rFonts w:ascii="Arial" w:eastAsia="Times New Roman" w:hAnsi="Arial" w:cs="Arial"/>
            <w:color w:val="000000"/>
            <w:kern w:val="0"/>
            <w14:ligatures w14:val="none"/>
          </w:rPr>
          <w:t xml:space="preserve"> across time</w:t>
        </w:r>
      </w:ins>
      <w:r w:rsidR="00292FF5" w:rsidRPr="00122893">
        <w:rPr>
          <w:rFonts w:ascii="Arial" w:eastAsia="Times New Roman" w:hAnsi="Arial" w:cs="Arial"/>
          <w:color w:val="000000"/>
          <w:kern w:val="0"/>
          <w14:ligatures w14:val="none"/>
        </w:rPr>
        <w:t xml:space="preserve">. </w:t>
      </w:r>
    </w:p>
    <w:p w14:paraId="4D5C66C7" w14:textId="6E85CC32" w:rsidR="00883338" w:rsidRDefault="0052624F" w:rsidP="00207381">
      <w:pPr>
        <w:spacing w:line="480" w:lineRule="auto"/>
        <w:ind w:firstLine="720"/>
        <w:rPr>
          <w:rFonts w:ascii="Arial" w:eastAsia="Times New Roman" w:hAnsi="Arial" w:cs="Arial"/>
          <w:color w:val="000000"/>
          <w:kern w:val="0"/>
          <w14:ligatures w14:val="none"/>
        </w:rPr>
      </w:pPr>
      <w:ins w:id="595" w:author="Reviewer" w:date="2026-06-03T12:39:00Z" w16du:dateUtc="2026-06-03T17:39:00Z">
        <w:r>
          <w:rPr>
            <w:rFonts w:ascii="Arial" w:eastAsia="Times New Roman" w:hAnsi="Arial" w:cs="Arial"/>
            <w:color w:val="000000"/>
            <w:kern w:val="0"/>
            <w14:ligatures w14:val="none"/>
          </w:rPr>
          <w:t>To evaluate group-specific responses acro</w:t>
        </w:r>
      </w:ins>
      <w:ins w:id="596" w:author="Reviewer" w:date="2026-06-03T12:40:00Z" w16du:dateUtc="2026-06-03T17:40:00Z">
        <w:r>
          <w:rPr>
            <w:rFonts w:ascii="Arial" w:eastAsia="Times New Roman" w:hAnsi="Arial" w:cs="Arial"/>
            <w:color w:val="000000"/>
            <w:kern w:val="0"/>
            <w14:ligatures w14:val="none"/>
          </w:rPr>
          <w:t xml:space="preserve">ss sampling periods, </w:t>
        </w:r>
      </w:ins>
      <w:del w:id="597" w:author="Reviewer" w:date="2026-06-03T12:40:00Z" w16du:dateUtc="2026-06-03T17:40:00Z">
        <w:r w:rsidR="00292FF5" w:rsidRPr="00122893" w:rsidDel="0052624F">
          <w:rPr>
            <w:rFonts w:ascii="Arial" w:eastAsia="Times New Roman" w:hAnsi="Arial" w:cs="Arial"/>
            <w:color w:val="000000"/>
            <w:kern w:val="0"/>
            <w14:ligatures w14:val="none"/>
          </w:rPr>
          <w:delText>W</w:delText>
        </w:r>
      </w:del>
      <w:ins w:id="598" w:author="Reviewer" w:date="2026-06-03T12:40:00Z" w16du:dateUtc="2026-06-03T17:40:00Z">
        <w:r>
          <w:rPr>
            <w:rFonts w:ascii="Arial" w:eastAsia="Times New Roman" w:hAnsi="Arial" w:cs="Arial"/>
            <w:color w:val="000000"/>
            <w:kern w:val="0"/>
            <w14:ligatures w14:val="none"/>
          </w:rPr>
          <w:t>w</w:t>
        </w:r>
      </w:ins>
      <w:r w:rsidR="00292FF5" w:rsidRPr="00122893">
        <w:rPr>
          <w:rFonts w:ascii="Arial" w:eastAsia="Times New Roman" w:hAnsi="Arial" w:cs="Arial"/>
          <w:color w:val="000000"/>
          <w:kern w:val="0"/>
          <w14:ligatures w14:val="none"/>
        </w:rPr>
        <w:t xml:space="preserve">e </w:t>
      </w:r>
      <w:del w:id="599" w:author="Reviewer" w:date="2026-06-03T12:40:00Z" w16du:dateUtc="2026-06-03T17:40:00Z">
        <w:r w:rsidR="00661E69" w:rsidDel="0052624F">
          <w:rPr>
            <w:rFonts w:ascii="Arial" w:eastAsia="Times New Roman" w:hAnsi="Arial" w:cs="Arial"/>
            <w:color w:val="000000"/>
            <w:kern w:val="0"/>
            <w14:ligatures w14:val="none"/>
          </w:rPr>
          <w:delText>evaluat</w:delText>
        </w:r>
        <w:r w:rsidR="00292FF5" w:rsidRPr="00122893" w:rsidDel="0052624F">
          <w:rPr>
            <w:rFonts w:ascii="Arial" w:eastAsia="Times New Roman" w:hAnsi="Arial" w:cs="Arial"/>
            <w:color w:val="000000"/>
            <w:kern w:val="0"/>
            <w14:ligatures w14:val="none"/>
          </w:rPr>
          <w:delText xml:space="preserve">ed </w:delText>
        </w:r>
      </w:del>
      <w:ins w:id="600" w:author="Reviewer" w:date="2026-06-03T12:40:00Z" w16du:dateUtc="2026-06-03T17:40:00Z">
        <w:r>
          <w:rPr>
            <w:rFonts w:ascii="Arial" w:eastAsia="Times New Roman" w:hAnsi="Arial" w:cs="Arial"/>
            <w:color w:val="000000"/>
            <w:kern w:val="0"/>
            <w14:ligatures w14:val="none"/>
          </w:rPr>
          <w:t>relevel</w:t>
        </w:r>
      </w:ins>
      <w:ins w:id="601" w:author="Reviewer" w:date="2026-06-03T12:45:00Z" w16du:dateUtc="2026-06-03T17:45:00Z">
        <w:r>
          <w:rPr>
            <w:rFonts w:ascii="Arial" w:eastAsia="Times New Roman" w:hAnsi="Arial" w:cs="Arial"/>
            <w:color w:val="000000"/>
            <w:kern w:val="0"/>
            <w14:ligatures w14:val="none"/>
          </w:rPr>
          <w:t>l</w:t>
        </w:r>
      </w:ins>
      <w:ins w:id="602" w:author="Reviewer" w:date="2026-06-03T12:40:00Z" w16du:dateUtc="2026-06-03T17:40:00Z">
        <w:r w:rsidRPr="00122893">
          <w:rPr>
            <w:rFonts w:ascii="Arial" w:eastAsia="Times New Roman" w:hAnsi="Arial" w:cs="Arial"/>
            <w:color w:val="000000"/>
            <w:kern w:val="0"/>
            <w14:ligatures w14:val="none"/>
          </w:rPr>
          <w:t xml:space="preserve">ed </w:t>
        </w:r>
      </w:ins>
      <w:del w:id="603" w:author="Reviewer" w:date="2026-06-03T12:40:00Z" w16du:dateUtc="2026-06-03T17:40:00Z">
        <w:r w:rsidR="00292FF5" w:rsidRPr="00122893" w:rsidDel="0052624F">
          <w:rPr>
            <w:rFonts w:ascii="Arial" w:eastAsia="Times New Roman" w:hAnsi="Arial" w:cs="Arial"/>
            <w:color w:val="000000"/>
            <w:kern w:val="0"/>
            <w14:ligatures w14:val="none"/>
          </w:rPr>
          <w:delText xml:space="preserve">our </w:delText>
        </w:r>
      </w:del>
      <w:ins w:id="604" w:author="Reviewer" w:date="2026-06-03T12:40:00Z" w16du:dateUtc="2026-06-03T17:40:00Z">
        <w:r>
          <w:rPr>
            <w:rFonts w:ascii="Arial" w:eastAsia="Times New Roman" w:hAnsi="Arial" w:cs="Arial"/>
            <w:color w:val="000000"/>
            <w:kern w:val="0"/>
            <w14:ligatures w14:val="none"/>
          </w:rPr>
          <w:t xml:space="preserve">groups and blood sampling periods to examine targeted model </w:t>
        </w:r>
      </w:ins>
      <w:ins w:id="605" w:author="Reviewer" w:date="2026-06-03T12:43:00Z" w16du:dateUtc="2026-06-03T17:43:00Z">
        <w:r>
          <w:rPr>
            <w:rFonts w:ascii="Arial" w:eastAsia="Times New Roman" w:hAnsi="Arial" w:cs="Arial"/>
            <w:color w:val="000000"/>
            <w:kern w:val="0"/>
            <w14:ligatures w14:val="none"/>
          </w:rPr>
          <w:t>esti</w:t>
        </w:r>
      </w:ins>
      <w:ins w:id="606" w:author="Reviewer" w:date="2026-06-03T12:45:00Z" w16du:dateUtc="2026-06-03T17:45:00Z">
        <w:r>
          <w:rPr>
            <w:rFonts w:ascii="Arial" w:eastAsia="Times New Roman" w:hAnsi="Arial" w:cs="Arial"/>
            <w:color w:val="000000"/>
            <w:kern w:val="0"/>
            <w14:ligatures w14:val="none"/>
          </w:rPr>
          <w:t>ma</w:t>
        </w:r>
      </w:ins>
      <w:ins w:id="607" w:author="Reviewer" w:date="2026-06-03T12:43:00Z" w16du:dateUtc="2026-06-03T17:43:00Z">
        <w:r>
          <w:rPr>
            <w:rFonts w:ascii="Arial" w:eastAsia="Times New Roman" w:hAnsi="Arial" w:cs="Arial"/>
            <w:color w:val="000000"/>
            <w:kern w:val="0"/>
            <w14:ligatures w14:val="none"/>
          </w:rPr>
          <w:t xml:space="preserve">tes </w:t>
        </w:r>
      </w:ins>
      <w:ins w:id="608" w:author="Reviewer" w:date="2026-06-03T12:45:00Z" w16du:dateUtc="2026-06-03T17:45:00Z">
        <w:r>
          <w:rPr>
            <w:rFonts w:ascii="Arial" w:eastAsia="Times New Roman" w:hAnsi="Arial" w:cs="Arial"/>
            <w:color w:val="000000"/>
            <w:kern w:val="0"/>
            <w14:ligatures w14:val="none"/>
          </w:rPr>
          <w:t>by</w:t>
        </w:r>
      </w:ins>
      <w:ins w:id="609" w:author="Reviewer" w:date="2026-06-03T12:43:00Z" w16du:dateUtc="2026-06-03T17:43:00Z">
        <w:r>
          <w:rPr>
            <w:rFonts w:ascii="Arial" w:eastAsia="Times New Roman" w:hAnsi="Arial" w:cs="Arial"/>
            <w:color w:val="000000"/>
            <w:kern w:val="0"/>
            <w14:ligatures w14:val="none"/>
          </w:rPr>
          <w:t xml:space="preserve"> </w:t>
        </w:r>
      </w:ins>
      <w:ins w:id="610" w:author="Reviewer" w:date="2026-06-03T12:45:00Z" w16du:dateUtc="2026-06-03T17:45:00Z">
        <w:r>
          <w:rPr>
            <w:rFonts w:ascii="Arial" w:eastAsia="Times New Roman" w:hAnsi="Arial" w:cs="Arial"/>
            <w:color w:val="000000"/>
            <w:kern w:val="0"/>
            <w14:ligatures w14:val="none"/>
          </w:rPr>
          <w:t>group</w:t>
        </w:r>
      </w:ins>
      <w:ins w:id="611" w:author="Reviewer" w:date="2026-06-03T12:43:00Z" w16du:dateUtc="2026-06-03T17:43:00Z">
        <w:r>
          <w:rPr>
            <w:rFonts w:ascii="Arial" w:eastAsia="Times New Roman" w:hAnsi="Arial" w:cs="Arial"/>
            <w:color w:val="000000"/>
            <w:kern w:val="0"/>
            <w14:ligatures w14:val="none"/>
          </w:rPr>
          <w:t xml:space="preserve"> and sampling </w:t>
        </w:r>
      </w:ins>
      <w:ins w:id="612" w:author="Reviewer" w:date="2026-06-03T12:45:00Z" w16du:dateUtc="2026-06-03T17:45:00Z">
        <w:r>
          <w:rPr>
            <w:rFonts w:ascii="Arial" w:eastAsia="Times New Roman" w:hAnsi="Arial" w:cs="Arial"/>
            <w:color w:val="000000"/>
            <w:kern w:val="0"/>
            <w14:ligatures w14:val="none"/>
          </w:rPr>
          <w:t>period</w:t>
        </w:r>
      </w:ins>
      <w:ins w:id="613" w:author="Reviewer" w:date="2026-06-03T12:44:00Z" w16du:dateUtc="2026-06-03T17:44:00Z">
        <w:r>
          <w:rPr>
            <w:rFonts w:ascii="Arial" w:eastAsia="Times New Roman" w:hAnsi="Arial" w:cs="Arial"/>
            <w:color w:val="000000"/>
            <w:kern w:val="0"/>
            <w14:ligatures w14:val="none"/>
          </w:rPr>
          <w:t xml:space="preserve">. </w:t>
        </w:r>
      </w:ins>
      <w:ins w:id="614" w:author="Reviewer" w:date="2026-06-03T12:51:00Z" w16du:dateUtc="2026-06-03T17:51:00Z">
        <w:r w:rsidR="00A35AB0">
          <w:rPr>
            <w:rFonts w:ascii="Arial" w:eastAsia="Times New Roman" w:hAnsi="Arial" w:cs="Arial"/>
            <w:color w:val="000000"/>
            <w:kern w:val="0"/>
            <w14:ligatures w14:val="none"/>
          </w:rPr>
          <w:t>Specifically, we evaluated group-associated changes in NLR following contaminant exposure</w:t>
        </w:r>
        <w:r w:rsidR="00A35AB0">
          <w:rPr>
            <w:rFonts w:ascii="Arial" w:eastAsia="Times New Roman" w:hAnsi="Arial" w:cs="Arial"/>
            <w:color w:val="000000"/>
            <w:kern w:val="0"/>
            <w14:ligatures w14:val="none"/>
          </w:rPr>
          <w:t xml:space="preserve"> (</w:t>
        </w:r>
        <w:r w:rsidR="00A35AB0" w:rsidRPr="00122893">
          <w:rPr>
            <w:rFonts w:ascii="Arial" w:eastAsia="Times New Roman" w:hAnsi="Arial" w:cs="Arial"/>
            <w:color w:val="000000"/>
            <w:kern w:val="0"/>
            <w14:ligatures w14:val="none"/>
          </w:rPr>
          <w:t>blood 1 and blood 2</w:t>
        </w:r>
        <w:r w:rsidR="00A35AB0">
          <w:rPr>
            <w:rFonts w:ascii="Arial" w:eastAsia="Times New Roman" w:hAnsi="Arial" w:cs="Arial"/>
            <w:color w:val="000000"/>
            <w:kern w:val="0"/>
            <w14:ligatures w14:val="none"/>
          </w:rPr>
          <w:t>)</w:t>
        </w:r>
        <w:r w:rsidR="00A35AB0">
          <w:rPr>
            <w:rFonts w:ascii="Arial" w:eastAsia="Times New Roman" w:hAnsi="Arial" w:cs="Arial"/>
            <w:color w:val="000000"/>
            <w:kern w:val="0"/>
            <w14:ligatures w14:val="none"/>
          </w:rPr>
          <w:t>, acute salinity exposure</w:t>
        </w:r>
      </w:ins>
      <w:ins w:id="615" w:author="Reviewer" w:date="2026-06-03T12:52:00Z" w16du:dateUtc="2026-06-03T17:52:00Z">
        <w:r w:rsidR="00A35AB0">
          <w:rPr>
            <w:rFonts w:ascii="Arial" w:eastAsia="Times New Roman" w:hAnsi="Arial" w:cs="Arial"/>
            <w:color w:val="000000"/>
            <w:kern w:val="0"/>
            <w14:ligatures w14:val="none"/>
          </w:rPr>
          <w:t xml:space="preserve"> (</w:t>
        </w:r>
        <w:r w:rsidR="00A35AB0" w:rsidRPr="00122893">
          <w:rPr>
            <w:rFonts w:ascii="Arial" w:eastAsia="Times New Roman" w:hAnsi="Arial" w:cs="Arial"/>
            <w:color w:val="000000"/>
            <w:kern w:val="0"/>
            <w14:ligatures w14:val="none"/>
          </w:rPr>
          <w:t>blood 2 and blood 3</w:t>
        </w:r>
        <w:r w:rsidR="00A35AB0">
          <w:rPr>
            <w:rFonts w:ascii="Arial" w:eastAsia="Times New Roman" w:hAnsi="Arial" w:cs="Arial"/>
            <w:color w:val="000000"/>
            <w:kern w:val="0"/>
            <w14:ligatures w14:val="none"/>
          </w:rPr>
          <w:t>)</w:t>
        </w:r>
      </w:ins>
      <w:ins w:id="616" w:author="Reviewer" w:date="2026-06-03T12:51:00Z" w16du:dateUtc="2026-06-03T17:51:00Z">
        <w:r w:rsidR="00A35AB0">
          <w:rPr>
            <w:rFonts w:ascii="Arial" w:eastAsia="Times New Roman" w:hAnsi="Arial" w:cs="Arial"/>
            <w:color w:val="000000"/>
            <w:kern w:val="0"/>
            <w14:ligatures w14:val="none"/>
          </w:rPr>
          <w:t>, and the final post-salinity sampling period</w:t>
        </w:r>
      </w:ins>
      <w:ins w:id="617" w:author="Reviewer" w:date="2026-06-03T12:52:00Z" w16du:dateUtc="2026-06-03T17:52:00Z">
        <w:r w:rsidR="00A35AB0">
          <w:rPr>
            <w:rFonts w:ascii="Arial" w:eastAsia="Times New Roman" w:hAnsi="Arial" w:cs="Arial"/>
            <w:color w:val="000000"/>
            <w:kern w:val="0"/>
            <w14:ligatures w14:val="none"/>
          </w:rPr>
          <w:t xml:space="preserve"> (</w:t>
        </w:r>
        <w:r w:rsidR="00A35AB0" w:rsidRPr="00122893">
          <w:rPr>
            <w:rFonts w:ascii="Arial" w:eastAsia="Times New Roman" w:hAnsi="Arial" w:cs="Arial"/>
            <w:color w:val="000000"/>
            <w:kern w:val="0"/>
            <w14:ligatures w14:val="none"/>
          </w:rPr>
          <w:t>blood 3 and blood 4</w:t>
        </w:r>
      </w:ins>
      <w:ins w:id="618" w:author="Reviewer" w:date="2026-06-03T12:57:00Z" w16du:dateUtc="2026-06-03T17:57:00Z">
        <w:r w:rsidR="004B5500">
          <w:rPr>
            <w:rFonts w:ascii="Arial" w:eastAsia="Times New Roman" w:hAnsi="Arial" w:cs="Arial"/>
            <w:color w:val="000000"/>
            <w:kern w:val="0"/>
            <w14:ligatures w14:val="none"/>
          </w:rPr>
          <w:t xml:space="preserve">), including group-specific differences during the final blood </w:t>
        </w:r>
      </w:ins>
      <w:ins w:id="619" w:author="Reviewer" w:date="2026-06-03T12:58:00Z" w16du:dateUtc="2026-06-03T17:58:00Z">
        <w:r w:rsidR="004B5500">
          <w:rPr>
            <w:rFonts w:ascii="Arial" w:eastAsia="Times New Roman" w:hAnsi="Arial" w:cs="Arial"/>
            <w:color w:val="000000"/>
            <w:kern w:val="0"/>
            <w14:ligatures w14:val="none"/>
          </w:rPr>
          <w:t>sampling period</w:t>
        </w:r>
      </w:ins>
      <w:ins w:id="620" w:author="Reviewer" w:date="2026-06-03T12:51:00Z" w16du:dateUtc="2026-06-03T17:51:00Z">
        <w:r w:rsidR="00A35AB0">
          <w:rPr>
            <w:rFonts w:ascii="Arial" w:eastAsia="Times New Roman" w:hAnsi="Arial" w:cs="Arial"/>
            <w:color w:val="000000"/>
            <w:kern w:val="0"/>
            <w14:ligatures w14:val="none"/>
          </w:rPr>
          <w:t xml:space="preserve">. </w:t>
        </w:r>
      </w:ins>
      <w:del w:id="621" w:author="Reviewer" w:date="2026-06-03T12:46:00Z" w16du:dateUtc="2026-06-03T17:46:00Z">
        <w:r w:rsidR="00292FF5" w:rsidRPr="00122893" w:rsidDel="0052624F">
          <w:rPr>
            <w:rFonts w:ascii="Arial" w:eastAsia="Times New Roman" w:hAnsi="Arial" w:cs="Arial"/>
            <w:color w:val="000000"/>
            <w:kern w:val="0"/>
            <w14:ligatures w14:val="none"/>
          </w:rPr>
          <w:delText>objectives by</w:delText>
        </w:r>
      </w:del>
      <w:del w:id="622" w:author="Reviewer" w:date="2026-06-03T12:53:00Z" w16du:dateUtc="2026-06-03T17:53:00Z">
        <w:r w:rsidR="00292FF5" w:rsidRPr="00122893" w:rsidDel="00A35AB0">
          <w:rPr>
            <w:rFonts w:ascii="Arial" w:eastAsia="Times New Roman" w:hAnsi="Arial" w:cs="Arial"/>
            <w:color w:val="000000"/>
            <w:kern w:val="0"/>
            <w14:ligatures w14:val="none"/>
          </w:rPr>
          <w:delText xml:space="preserve"> examin</w:delText>
        </w:r>
      </w:del>
      <w:del w:id="623" w:author="Reviewer" w:date="2026-06-03T12:46:00Z" w16du:dateUtc="2026-06-03T17:46:00Z">
        <w:r w:rsidR="00292FF5" w:rsidRPr="00122893" w:rsidDel="0052624F">
          <w:rPr>
            <w:rFonts w:ascii="Arial" w:eastAsia="Times New Roman" w:hAnsi="Arial" w:cs="Arial"/>
            <w:color w:val="000000"/>
            <w:kern w:val="0"/>
            <w14:ligatures w14:val="none"/>
          </w:rPr>
          <w:delText>ing</w:delText>
        </w:r>
      </w:del>
      <w:del w:id="624" w:author="Reviewer" w:date="2026-06-03T12:53:00Z" w16du:dateUtc="2026-06-03T17:53:00Z">
        <w:r w:rsidR="00292FF5" w:rsidRPr="00122893" w:rsidDel="00A35AB0">
          <w:rPr>
            <w:rFonts w:ascii="Arial" w:eastAsia="Times New Roman" w:hAnsi="Arial" w:cs="Arial"/>
            <w:color w:val="000000"/>
            <w:kern w:val="0"/>
            <w14:ligatures w14:val="none"/>
          </w:rPr>
          <w:delText xml:space="preserve"> specific beta coefficient estimates within the GLMM: </w:delText>
        </w:r>
        <w:r w:rsidR="00661E69" w:rsidDel="00A35AB0">
          <w:rPr>
            <w:rFonts w:ascii="Arial" w:eastAsia="Times New Roman" w:hAnsi="Arial" w:cs="Arial"/>
            <w:color w:val="000000"/>
            <w:kern w:val="0"/>
            <w14:ligatures w14:val="none"/>
          </w:rPr>
          <w:delText xml:space="preserve">the slope of </w:delText>
        </w:r>
        <w:r w:rsidR="00292FF5" w:rsidRPr="00122893" w:rsidDel="00A35AB0">
          <w:rPr>
            <w:rFonts w:ascii="Arial" w:eastAsia="Times New Roman" w:hAnsi="Arial" w:cs="Arial"/>
            <w:color w:val="000000"/>
            <w:kern w:val="0"/>
            <w14:ligatures w14:val="none"/>
          </w:rPr>
          <w:delText xml:space="preserve">each treatment line between </w:delText>
        </w:r>
      </w:del>
      <w:del w:id="625" w:author="Reviewer" w:date="2026-06-03T12:51:00Z" w16du:dateUtc="2026-06-03T17:51:00Z">
        <w:r w:rsidR="00292FF5" w:rsidRPr="00122893" w:rsidDel="00A35AB0">
          <w:rPr>
            <w:rFonts w:ascii="Arial" w:eastAsia="Times New Roman" w:hAnsi="Arial" w:cs="Arial"/>
            <w:color w:val="000000"/>
            <w:kern w:val="0"/>
            <w14:ligatures w14:val="none"/>
          </w:rPr>
          <w:delText>blood 1 and blood 2</w:delText>
        </w:r>
      </w:del>
      <w:del w:id="626" w:author="Reviewer" w:date="2026-06-03T12:46:00Z" w16du:dateUtc="2026-06-03T17:46:00Z">
        <w:r w:rsidR="00731DB9" w:rsidDel="0052624F">
          <w:rPr>
            <w:rFonts w:ascii="Arial" w:eastAsia="Times New Roman" w:hAnsi="Arial" w:cs="Arial"/>
            <w:color w:val="000000"/>
            <w:kern w:val="0"/>
            <w14:ligatures w14:val="none"/>
          </w:rPr>
          <w:delText xml:space="preserve"> (</w:delText>
        </w:r>
        <w:r w:rsidR="00731DB9" w:rsidRPr="00122893" w:rsidDel="0052624F">
          <w:rPr>
            <w:rFonts w:ascii="Arial" w:eastAsia="Times New Roman" w:hAnsi="Arial" w:cs="Arial"/>
            <w:color w:val="000000"/>
            <w:kern w:val="0"/>
            <w14:ligatures w14:val="none"/>
          </w:rPr>
          <w:delText>objective 1</w:delText>
        </w:r>
        <w:r w:rsidR="00731DB9" w:rsidDel="0052624F">
          <w:rPr>
            <w:rFonts w:ascii="Arial" w:eastAsia="Times New Roman" w:hAnsi="Arial" w:cs="Arial"/>
            <w:color w:val="000000"/>
            <w:kern w:val="0"/>
            <w14:ligatures w14:val="none"/>
          </w:rPr>
          <w:delText>)</w:delText>
        </w:r>
      </w:del>
      <w:del w:id="627" w:author="Reviewer" w:date="2026-06-03T12:53:00Z" w16du:dateUtc="2026-06-03T17:53:00Z">
        <w:r w:rsidR="00292FF5" w:rsidRPr="00122893" w:rsidDel="00A35AB0">
          <w:rPr>
            <w:rFonts w:ascii="Arial" w:eastAsia="Times New Roman" w:hAnsi="Arial" w:cs="Arial"/>
            <w:color w:val="000000"/>
            <w:kern w:val="0"/>
            <w14:ligatures w14:val="none"/>
          </w:rPr>
          <w:delText xml:space="preserve">, </w:delText>
        </w:r>
        <w:r w:rsidR="00661E69" w:rsidDel="00A35AB0">
          <w:rPr>
            <w:rFonts w:ascii="Arial" w:eastAsia="Times New Roman" w:hAnsi="Arial" w:cs="Arial"/>
            <w:color w:val="000000"/>
            <w:kern w:val="0"/>
            <w14:ligatures w14:val="none"/>
          </w:rPr>
          <w:delText xml:space="preserve">the slope of </w:delText>
        </w:r>
        <w:r w:rsidR="00292FF5" w:rsidRPr="00122893" w:rsidDel="00A35AB0">
          <w:rPr>
            <w:rFonts w:ascii="Arial" w:eastAsia="Times New Roman" w:hAnsi="Arial" w:cs="Arial"/>
            <w:color w:val="000000"/>
            <w:kern w:val="0"/>
            <w14:ligatures w14:val="none"/>
          </w:rPr>
          <w:delText xml:space="preserve">each treatment line between </w:delText>
        </w:r>
      </w:del>
      <w:del w:id="628" w:author="Reviewer" w:date="2026-06-03T12:52:00Z" w16du:dateUtc="2026-06-03T17:52:00Z">
        <w:r w:rsidR="00292FF5" w:rsidRPr="00122893" w:rsidDel="00A35AB0">
          <w:rPr>
            <w:rFonts w:ascii="Arial" w:eastAsia="Times New Roman" w:hAnsi="Arial" w:cs="Arial"/>
            <w:color w:val="000000"/>
            <w:kern w:val="0"/>
            <w14:ligatures w14:val="none"/>
          </w:rPr>
          <w:delText>blood 2 and blood 3</w:delText>
        </w:r>
      </w:del>
      <w:del w:id="629" w:author="Reviewer" w:date="2026-06-03T12:46:00Z" w16du:dateUtc="2026-06-03T17:46:00Z">
        <w:r w:rsidR="00731DB9" w:rsidDel="0052624F">
          <w:rPr>
            <w:rFonts w:ascii="Arial" w:eastAsia="Times New Roman" w:hAnsi="Arial" w:cs="Arial"/>
            <w:color w:val="000000"/>
            <w:kern w:val="0"/>
            <w14:ligatures w14:val="none"/>
          </w:rPr>
          <w:delText xml:space="preserve"> </w:delText>
        </w:r>
        <w:r w:rsidR="00731DB9" w:rsidRPr="00122893" w:rsidDel="0052624F">
          <w:rPr>
            <w:rFonts w:ascii="Arial" w:eastAsia="Times New Roman" w:hAnsi="Arial" w:cs="Arial"/>
            <w:color w:val="000000"/>
            <w:kern w:val="0"/>
            <w14:ligatures w14:val="none"/>
          </w:rPr>
          <w:delText>(objective 2</w:delText>
        </w:r>
        <w:r w:rsidR="00731DB9" w:rsidDel="0052624F">
          <w:rPr>
            <w:rFonts w:ascii="Arial" w:eastAsia="Times New Roman" w:hAnsi="Arial" w:cs="Arial"/>
            <w:color w:val="000000"/>
            <w:kern w:val="0"/>
            <w14:ligatures w14:val="none"/>
          </w:rPr>
          <w:delText>)</w:delText>
        </w:r>
      </w:del>
      <w:del w:id="630" w:author="Reviewer" w:date="2026-06-03T12:53:00Z" w16du:dateUtc="2026-06-03T17:53:00Z">
        <w:r w:rsidR="00292FF5" w:rsidRPr="00122893" w:rsidDel="00A35AB0">
          <w:rPr>
            <w:rFonts w:ascii="Arial" w:eastAsia="Times New Roman" w:hAnsi="Arial" w:cs="Arial"/>
            <w:color w:val="000000"/>
            <w:kern w:val="0"/>
            <w14:ligatures w14:val="none"/>
          </w:rPr>
          <w:delText xml:space="preserve">, </w:delText>
        </w:r>
      </w:del>
      <w:del w:id="631" w:author="Reviewer" w:date="2026-06-03T12:46:00Z" w16du:dateUtc="2026-06-03T17:46:00Z">
        <w:r w:rsidR="00292FF5" w:rsidRPr="00122893" w:rsidDel="0052624F">
          <w:rPr>
            <w:rFonts w:ascii="Arial" w:eastAsia="Times New Roman" w:hAnsi="Arial" w:cs="Arial"/>
            <w:color w:val="000000"/>
            <w:kern w:val="0"/>
            <w14:ligatures w14:val="none"/>
          </w:rPr>
          <w:delText xml:space="preserve">and </w:delText>
        </w:r>
      </w:del>
      <w:del w:id="632" w:author="Reviewer" w:date="2026-06-03T12:53:00Z" w16du:dateUtc="2026-06-03T17:53:00Z">
        <w:r w:rsidR="00661E69" w:rsidDel="00A35AB0">
          <w:rPr>
            <w:rFonts w:ascii="Arial" w:eastAsia="Times New Roman" w:hAnsi="Arial" w:cs="Arial"/>
            <w:color w:val="000000"/>
            <w:kern w:val="0"/>
            <w14:ligatures w14:val="none"/>
          </w:rPr>
          <w:delText>the slope of</w:delText>
        </w:r>
        <w:r w:rsidR="00292FF5" w:rsidRPr="00122893" w:rsidDel="00A35AB0">
          <w:rPr>
            <w:rFonts w:ascii="Arial" w:eastAsia="Times New Roman" w:hAnsi="Arial" w:cs="Arial"/>
            <w:color w:val="000000"/>
            <w:kern w:val="0"/>
            <w14:ligatures w14:val="none"/>
          </w:rPr>
          <w:delText xml:space="preserve"> each treatment line between</w:delText>
        </w:r>
      </w:del>
      <w:del w:id="633" w:author="Reviewer" w:date="2026-06-03T12:52:00Z" w16du:dateUtc="2026-06-03T17:52:00Z">
        <w:r w:rsidR="00292FF5" w:rsidRPr="00122893" w:rsidDel="00A35AB0">
          <w:rPr>
            <w:rFonts w:ascii="Arial" w:eastAsia="Times New Roman" w:hAnsi="Arial" w:cs="Arial"/>
            <w:color w:val="000000"/>
            <w:kern w:val="0"/>
            <w14:ligatures w14:val="none"/>
          </w:rPr>
          <w:delText xml:space="preserve"> blood 3 and blood 4</w:delText>
        </w:r>
      </w:del>
      <w:del w:id="634" w:author="Reviewer" w:date="2026-06-03T12:53:00Z" w16du:dateUtc="2026-06-03T17:53:00Z">
        <w:r w:rsidR="00731DB9" w:rsidDel="00A35AB0">
          <w:rPr>
            <w:rFonts w:ascii="Arial" w:eastAsia="Times New Roman" w:hAnsi="Arial" w:cs="Arial"/>
            <w:color w:val="000000"/>
            <w:kern w:val="0"/>
            <w14:ligatures w14:val="none"/>
          </w:rPr>
          <w:delText>,</w:delText>
        </w:r>
        <w:r w:rsidR="00292FF5" w:rsidRPr="00122893" w:rsidDel="00A35AB0">
          <w:rPr>
            <w:rFonts w:ascii="Arial" w:eastAsia="Times New Roman" w:hAnsi="Arial" w:cs="Arial"/>
            <w:color w:val="000000"/>
            <w:kern w:val="0"/>
            <w14:ligatures w14:val="none"/>
          </w:rPr>
          <w:delText xml:space="preserve"> </w:delText>
        </w:r>
      </w:del>
      <w:del w:id="635" w:author="Reviewer" w:date="2026-06-03T12:46:00Z" w16du:dateUtc="2026-06-03T17:46:00Z">
        <w:r w:rsidR="00292FF5" w:rsidRPr="00122893" w:rsidDel="0052624F">
          <w:rPr>
            <w:rFonts w:ascii="Arial" w:eastAsia="Times New Roman" w:hAnsi="Arial" w:cs="Arial"/>
            <w:color w:val="000000"/>
            <w:kern w:val="0"/>
            <w14:ligatures w14:val="none"/>
          </w:rPr>
          <w:delText>a</w:delText>
        </w:r>
        <w:r w:rsidR="00661E69" w:rsidDel="0052624F">
          <w:rPr>
            <w:rFonts w:ascii="Arial" w:eastAsia="Times New Roman" w:hAnsi="Arial" w:cs="Arial"/>
            <w:color w:val="000000"/>
            <w:kern w:val="0"/>
            <w14:ligatures w14:val="none"/>
          </w:rPr>
          <w:delText>s well as</w:delText>
        </w:r>
      </w:del>
      <w:del w:id="636" w:author="Reviewer" w:date="2026-06-03T12:53:00Z" w16du:dateUtc="2026-06-03T17:53:00Z">
        <w:r w:rsidR="00292FF5" w:rsidRPr="00122893" w:rsidDel="00A35AB0">
          <w:rPr>
            <w:rFonts w:ascii="Arial" w:eastAsia="Times New Roman" w:hAnsi="Arial" w:cs="Arial"/>
            <w:color w:val="000000"/>
            <w:kern w:val="0"/>
            <w14:ligatures w14:val="none"/>
          </w:rPr>
          <w:delText xml:space="preserve"> each treatment’s mean at blood 4</w:delText>
        </w:r>
      </w:del>
      <w:del w:id="637" w:author="Reviewer" w:date="2026-06-03T12:46:00Z" w16du:dateUtc="2026-06-03T17:46:00Z">
        <w:r w:rsidR="00731DB9" w:rsidDel="0052624F">
          <w:rPr>
            <w:rFonts w:ascii="Arial" w:eastAsia="Times New Roman" w:hAnsi="Arial" w:cs="Arial"/>
            <w:color w:val="000000"/>
            <w:kern w:val="0"/>
            <w14:ligatures w14:val="none"/>
          </w:rPr>
          <w:delText xml:space="preserve"> </w:delText>
        </w:r>
        <w:r w:rsidR="00731DB9" w:rsidRPr="00122893" w:rsidDel="0052624F">
          <w:rPr>
            <w:rFonts w:ascii="Arial" w:eastAsia="Times New Roman" w:hAnsi="Arial" w:cs="Arial"/>
            <w:color w:val="000000"/>
            <w:kern w:val="0"/>
            <w14:ligatures w14:val="none"/>
          </w:rPr>
          <w:delText>(objective 3</w:delText>
        </w:r>
        <w:r w:rsidR="00731DB9" w:rsidDel="0052624F">
          <w:rPr>
            <w:rFonts w:ascii="Arial" w:eastAsia="Times New Roman" w:hAnsi="Arial" w:cs="Arial"/>
            <w:color w:val="000000"/>
            <w:kern w:val="0"/>
            <w14:ligatures w14:val="none"/>
          </w:rPr>
          <w:delText>)</w:delText>
        </w:r>
      </w:del>
      <w:del w:id="638" w:author="Reviewer" w:date="2026-06-03T12:53:00Z" w16du:dateUtc="2026-06-03T17:53:00Z">
        <w:r w:rsidR="00292FF5" w:rsidRPr="00122893" w:rsidDel="00A35AB0">
          <w:rPr>
            <w:rFonts w:ascii="Arial" w:eastAsia="Times New Roman" w:hAnsi="Arial" w:cs="Arial"/>
            <w:color w:val="000000"/>
            <w:kern w:val="0"/>
            <w14:ligatures w14:val="none"/>
          </w:rPr>
          <w:delText>.</w:delText>
        </w:r>
        <w:r w:rsidR="000D0961" w:rsidDel="00A35AB0">
          <w:rPr>
            <w:rFonts w:ascii="Arial" w:eastAsia="Times New Roman" w:hAnsi="Arial" w:cs="Arial"/>
            <w:color w:val="000000"/>
            <w:kern w:val="0"/>
            <w14:ligatures w14:val="none"/>
          </w:rPr>
          <w:delText xml:space="preserve"> </w:delText>
        </w:r>
      </w:del>
      <w:r w:rsidR="000D0961">
        <w:rPr>
          <w:rFonts w:ascii="Arial" w:eastAsia="Times New Roman" w:hAnsi="Arial" w:cs="Arial"/>
          <w:color w:val="000000"/>
          <w:kern w:val="0"/>
          <w14:ligatures w14:val="none"/>
        </w:rPr>
        <w:t xml:space="preserve">We </w:t>
      </w:r>
      <w:r w:rsidR="00BC047E">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del w:id="639" w:author="Reviewer" w:date="2026-06-03T12:47:00Z" w16du:dateUtc="2026-06-03T17:47:00Z">
        <w:r w:rsidR="00BC047E" w:rsidDel="00A35AB0">
          <w:rPr>
            <w:rFonts w:ascii="Arial" w:eastAsia="Times New Roman" w:hAnsi="Arial" w:cs="Arial"/>
            <w:color w:val="000000"/>
            <w:kern w:val="0"/>
            <w14:ligatures w14:val="none"/>
          </w:rPr>
          <w:delText>convergence</w:delText>
        </w:r>
        <w:r w:rsidR="000D0961" w:rsidDel="00A35AB0">
          <w:rPr>
            <w:rFonts w:ascii="Arial" w:eastAsia="Times New Roman" w:hAnsi="Arial" w:cs="Arial"/>
            <w:color w:val="000000"/>
            <w:kern w:val="0"/>
            <w14:ligatures w14:val="none"/>
          </w:rPr>
          <w:delText xml:space="preserve"> </w:delText>
        </w:r>
      </w:del>
      <w:ins w:id="640" w:author="Reviewer" w:date="2026-06-03T12:47:00Z" w16du:dateUtc="2026-06-03T17:47:00Z">
        <w:r w:rsidR="00A35AB0">
          <w:rPr>
            <w:rFonts w:ascii="Arial" w:eastAsia="Times New Roman" w:hAnsi="Arial" w:cs="Arial"/>
            <w:color w:val="000000"/>
            <w:kern w:val="0"/>
            <w14:ligatures w14:val="none"/>
          </w:rPr>
          <w:t>assumptions using</w:t>
        </w:r>
      </w:ins>
      <w:del w:id="641" w:author="Reviewer" w:date="2026-06-03T12:47:00Z" w16du:dateUtc="2026-06-03T17:47:00Z">
        <w:r w:rsidR="000D0961" w:rsidDel="00A35AB0">
          <w:rPr>
            <w:rFonts w:ascii="Arial" w:eastAsia="Times New Roman" w:hAnsi="Arial" w:cs="Arial"/>
            <w:color w:val="000000"/>
            <w:kern w:val="0"/>
            <w14:ligatures w14:val="none"/>
          </w:rPr>
          <w:delText>by ensuring the</w:delText>
        </w:r>
      </w:del>
      <w:r w:rsidR="000D0961">
        <w:rPr>
          <w:rFonts w:ascii="Arial" w:eastAsia="Times New Roman" w:hAnsi="Arial" w:cs="Arial"/>
          <w:color w:val="000000"/>
          <w:kern w:val="0"/>
          <w14:ligatures w14:val="none"/>
        </w:rPr>
        <w:t xml:space="preserve"> residual</w:t>
      </w:r>
      <w:ins w:id="642" w:author="Reviewer" w:date="2026-06-03T12:47:00Z" w16du:dateUtc="2026-06-03T17:47:00Z">
        <w:r w:rsidR="00A35AB0">
          <w:rPr>
            <w:rFonts w:ascii="Arial" w:eastAsia="Times New Roman" w:hAnsi="Arial" w:cs="Arial"/>
            <w:color w:val="000000"/>
            <w:kern w:val="0"/>
            <w14:ligatures w14:val="none"/>
          </w:rPr>
          <w:t xml:space="preserve"> </w:t>
        </w:r>
      </w:ins>
      <w:ins w:id="643" w:author="Reviewer" w:date="2026-06-03T12:48:00Z" w16du:dateUtc="2026-06-03T17:48:00Z">
        <w:r w:rsidR="00A35AB0">
          <w:rPr>
            <w:rFonts w:ascii="Arial" w:eastAsia="Times New Roman" w:hAnsi="Arial" w:cs="Arial"/>
            <w:color w:val="000000"/>
            <w:kern w:val="0"/>
            <w14:ligatures w14:val="none"/>
          </w:rPr>
          <w:t>diagnostics and visually compared the model's predicted estimates with</w:t>
        </w:r>
      </w:ins>
      <w:del w:id="644" w:author="Reviewer" w:date="2026-06-03T12:47:00Z" w16du:dateUtc="2026-06-03T17:47:00Z">
        <w:r w:rsidR="000D0961" w:rsidDel="00A35AB0">
          <w:rPr>
            <w:rFonts w:ascii="Arial" w:eastAsia="Times New Roman" w:hAnsi="Arial" w:cs="Arial"/>
            <w:color w:val="000000"/>
            <w:kern w:val="0"/>
            <w14:ligatures w14:val="none"/>
          </w:rPr>
          <w:delText>s were normally distributed</w:delText>
        </w:r>
        <w:r w:rsidR="00731DB9" w:rsidDel="00A35AB0">
          <w:rPr>
            <w:rFonts w:ascii="Arial" w:eastAsia="Times New Roman" w:hAnsi="Arial" w:cs="Arial"/>
            <w:color w:val="000000"/>
            <w:kern w:val="0"/>
            <w14:ligatures w14:val="none"/>
          </w:rPr>
          <w:delText>,</w:delText>
        </w:r>
        <w:r w:rsidR="000D0961" w:rsidDel="00A35AB0">
          <w:rPr>
            <w:rFonts w:ascii="Arial" w:eastAsia="Times New Roman" w:hAnsi="Arial" w:cs="Arial"/>
            <w:color w:val="000000"/>
            <w:kern w:val="0"/>
            <w14:ligatures w14:val="none"/>
          </w:rPr>
          <w:delText xml:space="preserve"> </w:delText>
        </w:r>
      </w:del>
      <w:del w:id="645" w:author="Reviewer" w:date="2026-06-03T12:48:00Z" w16du:dateUtc="2026-06-03T17:48:00Z">
        <w:r w:rsidR="000D0961" w:rsidDel="00A35AB0">
          <w:rPr>
            <w:rFonts w:ascii="Arial" w:eastAsia="Times New Roman" w:hAnsi="Arial" w:cs="Arial"/>
            <w:color w:val="000000"/>
            <w:kern w:val="0"/>
            <w14:ligatures w14:val="none"/>
          </w:rPr>
          <w:delText xml:space="preserve">and </w:delText>
        </w:r>
        <w:r w:rsidR="00731DB9" w:rsidDel="00A35AB0">
          <w:rPr>
            <w:rFonts w:ascii="Arial" w:eastAsia="Times New Roman" w:hAnsi="Arial" w:cs="Arial"/>
            <w:color w:val="000000"/>
            <w:kern w:val="0"/>
            <w14:ligatures w14:val="none"/>
          </w:rPr>
          <w:delText>we compared the</w:delText>
        </w:r>
        <w:r w:rsidR="00BC047E" w:rsidDel="00A35AB0">
          <w:rPr>
            <w:rFonts w:ascii="Arial" w:eastAsia="Times New Roman" w:hAnsi="Arial" w:cs="Arial"/>
            <w:color w:val="000000"/>
            <w:kern w:val="0"/>
            <w14:ligatures w14:val="none"/>
          </w:rPr>
          <w:delText xml:space="preserve"> predicted parameter estimates</w:delText>
        </w:r>
        <w:r w:rsidR="00C20E9B" w:rsidDel="00A35AB0">
          <w:rPr>
            <w:rFonts w:ascii="Arial" w:eastAsia="Times New Roman" w:hAnsi="Arial" w:cs="Arial"/>
            <w:color w:val="000000"/>
            <w:kern w:val="0"/>
            <w14:ligatures w14:val="none"/>
          </w:rPr>
          <w:delText xml:space="preserve"> </w:delText>
        </w:r>
        <w:r w:rsidR="00BC047E" w:rsidDel="00A35AB0">
          <w:rPr>
            <w:rFonts w:ascii="Arial" w:eastAsia="Times New Roman" w:hAnsi="Arial" w:cs="Arial"/>
            <w:color w:val="000000"/>
            <w:kern w:val="0"/>
            <w14:ligatures w14:val="none"/>
          </w:rPr>
          <w:delText>to</w:delText>
        </w:r>
      </w:del>
      <w:r w:rsidR="00BC047E">
        <w:rPr>
          <w:rFonts w:ascii="Arial" w:eastAsia="Times New Roman" w:hAnsi="Arial" w:cs="Arial"/>
          <w:color w:val="000000"/>
          <w:kern w:val="0"/>
          <w14:ligatures w14:val="none"/>
        </w:rPr>
        <w:t xml:space="preserve"> the </w:t>
      </w:r>
      <w:del w:id="646" w:author="Reviewer" w:date="2026-06-03T12:48:00Z" w16du:dateUtc="2026-06-03T17:48:00Z">
        <w:r w:rsidR="00BC047E" w:rsidDel="00A35AB0">
          <w:rPr>
            <w:rFonts w:ascii="Arial" w:eastAsia="Times New Roman" w:hAnsi="Arial" w:cs="Arial"/>
            <w:color w:val="000000"/>
            <w:kern w:val="0"/>
            <w14:ligatures w14:val="none"/>
          </w:rPr>
          <w:delText xml:space="preserve">raw </w:delText>
        </w:r>
      </w:del>
      <w:ins w:id="647" w:author="Reviewer" w:date="2026-06-03T12:48:00Z" w16du:dateUtc="2026-06-03T17:48:00Z">
        <w:r w:rsidR="00A35AB0">
          <w:rPr>
            <w:rFonts w:ascii="Arial" w:eastAsia="Times New Roman" w:hAnsi="Arial" w:cs="Arial"/>
            <w:color w:val="000000"/>
            <w:kern w:val="0"/>
            <w14:ligatures w14:val="none"/>
          </w:rPr>
          <w:t>observed</w:t>
        </w:r>
        <w:r w:rsidR="00A35AB0">
          <w:rPr>
            <w:rFonts w:ascii="Arial" w:eastAsia="Times New Roman" w:hAnsi="Arial" w:cs="Arial"/>
            <w:color w:val="000000"/>
            <w:kern w:val="0"/>
            <w14:ligatures w14:val="none"/>
          </w:rPr>
          <w:t xml:space="preserve"> </w:t>
        </w:r>
      </w:ins>
      <w:r w:rsidR="00BC047E">
        <w:rPr>
          <w:rFonts w:ascii="Arial" w:eastAsia="Times New Roman" w:hAnsi="Arial" w:cs="Arial"/>
          <w:color w:val="000000"/>
          <w:kern w:val="0"/>
          <w14:ligatures w14:val="none"/>
        </w:rPr>
        <w:t xml:space="preserve">data </w:t>
      </w:r>
      <w:del w:id="648" w:author="Reviewer" w:date="2026-06-03T12:48:00Z" w16du:dateUtc="2026-06-03T17:48:00Z">
        <w:r w:rsidR="00BC047E" w:rsidDel="00A35AB0">
          <w:rPr>
            <w:rFonts w:ascii="Arial" w:eastAsia="Times New Roman" w:hAnsi="Arial" w:cs="Arial"/>
            <w:color w:val="000000"/>
            <w:kern w:val="0"/>
            <w14:ligatures w14:val="none"/>
          </w:rPr>
          <w:delText>means</w:delText>
        </w:r>
        <w:r w:rsidR="00C20E9B" w:rsidDel="00A35AB0">
          <w:rPr>
            <w:rFonts w:ascii="Arial" w:eastAsia="Times New Roman" w:hAnsi="Arial" w:cs="Arial"/>
            <w:color w:val="000000"/>
            <w:kern w:val="0"/>
            <w14:ligatures w14:val="none"/>
          </w:rPr>
          <w:delText xml:space="preserve"> </w:delText>
        </w:r>
      </w:del>
      <w:ins w:id="649" w:author="Reviewer" w:date="2026-06-03T12:48:00Z" w16du:dateUtc="2026-06-03T17:48:00Z">
        <w:r w:rsidR="00A35AB0">
          <w:rPr>
            <w:rFonts w:ascii="Arial" w:eastAsia="Times New Roman" w:hAnsi="Arial" w:cs="Arial"/>
            <w:color w:val="000000"/>
            <w:kern w:val="0"/>
            <w14:ligatures w14:val="none"/>
          </w:rPr>
          <w:t>distributions</w:t>
        </w:r>
        <w:r w:rsidR="00A35AB0">
          <w:rPr>
            <w:rFonts w:ascii="Arial" w:eastAsia="Times New Roman" w:hAnsi="Arial" w:cs="Arial"/>
            <w:color w:val="000000"/>
            <w:kern w:val="0"/>
            <w14:ligatures w14:val="none"/>
          </w:rPr>
          <w:t xml:space="preserve"> </w:t>
        </w:r>
      </w:ins>
      <w:r w:rsidR="00C20E9B">
        <w:rPr>
          <w:rFonts w:ascii="Arial" w:eastAsia="Times New Roman" w:hAnsi="Arial" w:cs="Arial"/>
          <w:color w:val="000000"/>
          <w:kern w:val="0"/>
          <w14:ligatures w14:val="none"/>
        </w:rPr>
        <w:t>using non-parametric bootstrapping</w:t>
      </w:r>
      <w:r w:rsidR="00BC047E">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5E3116D0"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relative weight of </w:t>
      </w:r>
      <w:r>
        <w:rPr>
          <w:rFonts w:ascii="Arial" w:hAnsi="Arial" w:cs="Arial"/>
        </w:rPr>
        <w:t>93.67 (±3.13</w:t>
      </w:r>
      <w:del w:id="650" w:author="Reviewer" w:date="2026-06-03T13:20:00Z" w16du:dateUtc="2026-06-03T18:20:00Z">
        <w:r w:rsidDel="00C96E44">
          <w:rPr>
            <w:rFonts w:ascii="Arial" w:hAnsi="Arial" w:cs="Arial"/>
          </w:rPr>
          <w:delText>; 95% CI</w:delText>
        </w:r>
      </w:del>
      <w:r>
        <w:rPr>
          <w:rFonts w:ascii="Arial" w:hAnsi="Arial" w:cs="Arial"/>
        </w:rPr>
        <w:t>).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relative weight</w:t>
      </w:r>
      <w:r w:rsidR="00D17B0A">
        <w:rPr>
          <w:rFonts w:ascii="Arial" w:hAnsi="Arial" w:cs="Arial"/>
        </w:rPr>
        <w:t xml:space="preserve"> declined</w:t>
      </w:r>
      <w:r>
        <w:rPr>
          <w:rFonts w:ascii="Arial" w:hAnsi="Arial" w:cs="Arial"/>
        </w:rPr>
        <w:t xml:space="preserve"> slightly to 87.64 (±4.79</w:t>
      </w:r>
      <w:del w:id="651" w:author="Reviewer" w:date="2026-06-03T13:20:00Z" w16du:dateUtc="2026-06-03T18:20:00Z">
        <w:r w:rsidDel="00C96E44">
          <w:rPr>
            <w:rFonts w:ascii="Arial" w:hAnsi="Arial" w:cs="Arial"/>
          </w:rPr>
          <w:delText>; 95% CI</w:delText>
        </w:r>
      </w:del>
      <w:r>
        <w:rPr>
          <w:rFonts w:ascii="Arial" w:hAnsi="Arial" w:cs="Arial"/>
        </w:rPr>
        <w:t xml:space="preserve">).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w:t>
      </w:r>
      <w:del w:id="652" w:author="Reviewer" w:date="2026-06-03T13:20:00Z" w16du:dateUtc="2026-06-03T18:20:00Z">
        <w:r w:rsidDel="00C96E44">
          <w:rPr>
            <w:rFonts w:ascii="Arial" w:hAnsi="Arial" w:cs="Arial"/>
          </w:rPr>
          <w:delText>; 95% CI</w:delText>
        </w:r>
      </w:del>
      <w:r>
        <w:rPr>
          <w:rFonts w:ascii="Arial" w:hAnsi="Arial" w:cs="Arial"/>
        </w:rPr>
        <w:t>),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 xml:space="preserve">e examined </w:t>
      </w:r>
      <w:r>
        <w:rPr>
          <w:rFonts w:ascii="Arial" w:hAnsi="Arial" w:cs="Arial"/>
        </w:rPr>
        <w:lastRenderedPageBreak/>
        <w:t>48 blood smears</w:t>
      </w:r>
      <w:r w:rsidR="00D17B0A">
        <w:rPr>
          <w:rFonts w:ascii="Arial" w:hAnsi="Arial" w:cs="Arial"/>
        </w:rPr>
        <w:t xml:space="preserve"> </w:t>
      </w:r>
      <w:del w:id="653" w:author="Reviewer" w:date="2026-06-03T13:03:00Z" w16du:dateUtc="2026-06-03T18:03:00Z">
        <w:r w:rsidR="00D17B0A" w:rsidDel="004B5500">
          <w:rPr>
            <w:rFonts w:ascii="Arial" w:hAnsi="Arial" w:cs="Arial"/>
          </w:rPr>
          <w:delText>from</w:delText>
        </w:r>
        <w:r w:rsidDel="004B5500">
          <w:rPr>
            <w:rFonts w:ascii="Arial" w:hAnsi="Arial" w:cs="Arial"/>
          </w:rPr>
          <w:delText xml:space="preserve"> </w:delText>
        </w:r>
      </w:del>
      <w:ins w:id="654" w:author="Reviewer" w:date="2026-06-03T13:03:00Z" w16du:dateUtc="2026-06-03T18:03:00Z">
        <w:r w:rsidR="004B5500">
          <w:rPr>
            <w:rFonts w:ascii="Arial" w:hAnsi="Arial" w:cs="Arial"/>
          </w:rPr>
          <w:t>across</w:t>
        </w:r>
        <w:r w:rsidR="004B5500">
          <w:rPr>
            <w:rFonts w:ascii="Arial" w:hAnsi="Arial" w:cs="Arial"/>
          </w:rPr>
          <w:t xml:space="preserve"> </w:t>
        </w:r>
      </w:ins>
      <w:del w:id="655" w:author="Reviewer" w:date="2026-06-03T13:03:00Z" w16du:dateUtc="2026-06-03T18:03:00Z">
        <w:r w:rsidDel="004B5500">
          <w:rPr>
            <w:rFonts w:ascii="Arial" w:hAnsi="Arial" w:cs="Arial"/>
          </w:rPr>
          <w:delText>the five</w:delText>
        </w:r>
      </w:del>
      <w:ins w:id="656" w:author="Reviewer" w:date="2026-06-03T13:03:00Z" w16du:dateUtc="2026-06-03T18:03:00Z">
        <w:r w:rsidR="004B5500">
          <w:rPr>
            <w:rFonts w:ascii="Arial" w:hAnsi="Arial" w:cs="Arial"/>
          </w:rPr>
          <w:t>all</w:t>
        </w:r>
      </w:ins>
      <w:r>
        <w:rPr>
          <w:rFonts w:ascii="Arial" w:hAnsi="Arial" w:cs="Arial"/>
        </w:rPr>
        <w:t xml:space="preser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9 control)</w:t>
      </w:r>
      <w:r w:rsidR="00D17B0A">
        <w:rPr>
          <w:rFonts w:ascii="Arial" w:hAnsi="Arial" w:cs="Arial"/>
        </w:rPr>
        <w:t>.</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0.44 to 6.64</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53324579"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w:t>
      </w:r>
      <w:ins w:id="657" w:author="Reviewer" w:date="2026-06-03T12:09:00Z" w16du:dateUtc="2026-06-03T17:09:00Z">
        <w:r w:rsidR="007F1402">
          <w:rPr>
            <w:rFonts w:ascii="Arial" w:hAnsi="Arial" w:cs="Arial"/>
          </w:rPr>
          <w:t>2</w:t>
        </w:r>
      </w:ins>
      <w:del w:id="658" w:author="Reviewer" w:date="2026-06-03T12:09:00Z" w16du:dateUtc="2026-06-03T17:09:00Z">
        <w:r w:rsidR="00991BBD" w:rsidDel="007F1402">
          <w:rPr>
            <w:rFonts w:ascii="Arial" w:hAnsi="Arial" w:cs="Arial"/>
          </w:rPr>
          <w:delText>1</w:delText>
        </w:r>
      </w:del>
      <w:r w:rsidR="00991BBD">
        <w:rPr>
          <w:rFonts w:ascii="Arial" w:hAnsi="Arial" w:cs="Arial"/>
        </w:rPr>
        <w:t xml:space="preserve">;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w:t>
      </w:r>
      <w:del w:id="659" w:author="Reviewer" w:date="2026-06-03T13:20:00Z" w16du:dateUtc="2026-06-03T18:20:00Z">
        <w:r w:rsidR="00991BBD" w:rsidRPr="00991BBD" w:rsidDel="00C96E44">
          <w:rPr>
            <w:rFonts w:ascii="Arial" w:hAnsi="Arial" w:cs="Arial"/>
          </w:rPr>
          <w:delText>; 95% CI</w:delText>
        </w:r>
      </w:del>
      <w:r w:rsidR="00991BBD" w:rsidRPr="00991BBD">
        <w:rPr>
          <w:rFonts w:ascii="Arial" w:hAnsi="Arial" w:cs="Arial"/>
        </w:rPr>
        <w:t>)</w:t>
      </w:r>
      <w:r>
        <w:rPr>
          <w:rFonts w:ascii="Arial" w:hAnsi="Arial" w:cs="Arial"/>
        </w:rPr>
        <w:t xml:space="preserve"> after</w:t>
      </w:r>
      <w:ins w:id="660" w:author="Reviewer" w:date="2026-06-03T13:04:00Z" w16du:dateUtc="2026-06-03T18:04:00Z">
        <w:r w:rsidR="004B5500">
          <w:rPr>
            <w:rFonts w:ascii="Arial" w:hAnsi="Arial" w:cs="Arial"/>
          </w:rPr>
          <w:t xml:space="preserve"> salt intrusion</w:t>
        </w:r>
      </w:ins>
      <w:r w:rsidR="00991BBD" w:rsidRPr="00991BBD">
        <w:rPr>
          <w:rFonts w:ascii="Arial" w:hAnsi="Arial" w:cs="Arial"/>
        </w:rPr>
        <w:t xml:space="preserve">. </w:t>
      </w:r>
      <w:r w:rsidR="007A6AFC">
        <w:rPr>
          <w:rFonts w:ascii="Arial" w:hAnsi="Arial" w:cs="Arial"/>
        </w:rPr>
        <w:t xml:space="preserve">Water quality values confirmed </w:t>
      </w:r>
      <w:ins w:id="661" w:author="Reviewer" w:date="2026-06-03T13:04:00Z" w16du:dateUtc="2026-06-03T18:04:00Z">
        <w:r w:rsidR="004B5500">
          <w:rPr>
            <w:rFonts w:ascii="Arial" w:hAnsi="Arial" w:cs="Arial"/>
          </w:rPr>
          <w:t xml:space="preserve">the experimental </w:t>
        </w:r>
      </w:ins>
      <w:del w:id="662" w:author="Reviewer" w:date="2026-06-03T13:04:00Z" w16du:dateUtc="2026-06-03T18:04:00Z">
        <w:r w:rsidR="007A6AFC" w:rsidDel="004B5500">
          <w:rPr>
            <w:rFonts w:ascii="Arial" w:hAnsi="Arial" w:cs="Arial"/>
          </w:rPr>
          <w:delText xml:space="preserve">our intended </w:delText>
        </w:r>
      </w:del>
      <w:r w:rsidR="007A6AFC">
        <w:rPr>
          <w:rFonts w:ascii="Arial" w:hAnsi="Arial" w:cs="Arial"/>
        </w:rPr>
        <w:t>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w:t>
      </w:r>
      <w:ins w:id="663" w:author="Reviewer" w:date="2026-06-03T12:09:00Z" w16du:dateUtc="2026-06-03T17:09:00Z">
        <w:r w:rsidR="007F1402">
          <w:rPr>
            <w:rFonts w:ascii="Arial" w:hAnsi="Arial" w:cs="Arial"/>
          </w:rPr>
          <w:t>2</w:t>
        </w:r>
      </w:ins>
      <w:del w:id="664" w:author="Reviewer" w:date="2026-06-03T12:09:00Z" w16du:dateUtc="2026-06-03T17:09:00Z">
        <w:r w:rsidR="00AB131F" w:rsidDel="007F1402">
          <w:rPr>
            <w:rFonts w:ascii="Arial" w:hAnsi="Arial" w:cs="Arial"/>
          </w:rPr>
          <w:delText>1</w:delText>
        </w:r>
      </w:del>
      <w:r w:rsidR="00AB131F">
        <w:rPr>
          <w:rFonts w:ascii="Arial" w:hAnsi="Arial" w:cs="Arial"/>
        </w:rPr>
        <w:t xml:space="preserve">;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4664F012"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del w:id="665" w:author="Reviewer" w:date="2026-06-03T13:01:00Z" w16du:dateUtc="2026-06-03T18:01:00Z">
        <w:r w:rsidR="001A6161" w:rsidDel="004B5500">
          <w:rPr>
            <w:rFonts w:ascii="Arial" w:hAnsi="Arial" w:cs="Arial"/>
            <w:i/>
            <w:iCs/>
          </w:rPr>
          <w:delText>Toxin</w:delText>
        </w:r>
        <w:r w:rsidR="007A6AFC" w:rsidDel="004B5500">
          <w:rPr>
            <w:rFonts w:ascii="Arial" w:hAnsi="Arial" w:cs="Arial"/>
            <w:i/>
            <w:iCs/>
          </w:rPr>
          <w:delText xml:space="preserve"> Effects of Stress</w:delText>
        </w:r>
      </w:del>
      <w:ins w:id="666" w:author="Reviewer" w:date="2026-06-03T13:01:00Z" w16du:dateUtc="2026-06-03T18:01:00Z">
        <w:r w:rsidR="004B5500">
          <w:rPr>
            <w:rFonts w:ascii="Arial" w:hAnsi="Arial" w:cs="Arial"/>
            <w:i/>
            <w:iCs/>
          </w:rPr>
          <w:t>Contaminant Exposure</w:t>
        </w:r>
      </w:ins>
      <w:ins w:id="667" w:author="Reviewer" w:date="2026-06-03T13:07:00Z" w16du:dateUtc="2026-06-03T18:07:00Z">
        <w:r w:rsidR="000B7276">
          <w:rPr>
            <w:rFonts w:ascii="Arial" w:hAnsi="Arial" w:cs="Arial"/>
            <w:i/>
            <w:iCs/>
          </w:rPr>
          <w:t xml:space="preserve"> and Salinity</w:t>
        </w:r>
      </w:ins>
      <w:ins w:id="668" w:author="Reviewer" w:date="2026-06-03T13:01:00Z" w16du:dateUtc="2026-06-03T18:01:00Z">
        <w:r w:rsidR="004B5500">
          <w:rPr>
            <w:rFonts w:ascii="Arial" w:hAnsi="Arial" w:cs="Arial"/>
            <w:i/>
            <w:iCs/>
          </w:rPr>
          <w:t xml:space="preserve"> Effects on NLRs</w:t>
        </w:r>
      </w:ins>
    </w:p>
    <w:p w14:paraId="2B50CF87" w14:textId="141EC76B" w:rsidR="00025F21" w:rsidRPr="00435094" w:rsidRDefault="00025F21" w:rsidP="00207381">
      <w:pPr>
        <w:spacing w:line="480" w:lineRule="auto"/>
        <w:rPr>
          <w:rFonts w:ascii="Arial" w:hAnsi="Arial" w:cs="Arial"/>
          <w:i/>
          <w:iCs/>
        </w:rPr>
      </w:pPr>
      <w:r>
        <w:rPr>
          <w:rFonts w:ascii="Arial" w:hAnsi="Arial" w:cs="Arial"/>
          <w:i/>
          <w:iCs/>
        </w:rPr>
        <w:t xml:space="preserve">3.3.1. </w:t>
      </w:r>
      <w:del w:id="669" w:author="Reviewer" w:date="2026-06-03T13:04:00Z" w16du:dateUtc="2026-06-03T18:04:00Z">
        <w:r w:rsidR="00CD225C" w:rsidDel="004B5500">
          <w:rPr>
            <w:rFonts w:ascii="Arial" w:hAnsi="Arial" w:cs="Arial"/>
            <w:i/>
            <w:iCs/>
          </w:rPr>
          <w:delText xml:space="preserve">Toxin </w:delText>
        </w:r>
      </w:del>
      <w:ins w:id="670" w:author="Reviewer" w:date="2026-06-03T13:09:00Z" w16du:dateUtc="2026-06-03T18:09:00Z">
        <w:r w:rsidR="000B7276">
          <w:rPr>
            <w:rFonts w:ascii="Arial" w:hAnsi="Arial" w:cs="Arial"/>
            <w:i/>
            <w:iCs/>
          </w:rPr>
          <w:t>C</w:t>
        </w:r>
      </w:ins>
      <w:ins w:id="671" w:author="Reviewer" w:date="2026-06-03T13:04:00Z" w16du:dateUtc="2026-06-03T18:04:00Z">
        <w:r w:rsidR="004B5500">
          <w:rPr>
            <w:rFonts w:ascii="Arial" w:hAnsi="Arial" w:cs="Arial"/>
            <w:i/>
            <w:iCs/>
          </w:rPr>
          <w:t>ontam</w:t>
        </w:r>
      </w:ins>
      <w:ins w:id="672" w:author="Reviewer" w:date="2026-06-03T13:05:00Z" w16du:dateUtc="2026-06-03T18:05:00Z">
        <w:r w:rsidR="004B5500">
          <w:rPr>
            <w:rFonts w:ascii="Arial" w:hAnsi="Arial" w:cs="Arial"/>
            <w:i/>
            <w:iCs/>
          </w:rPr>
          <w:t>inant</w:t>
        </w:r>
      </w:ins>
      <w:ins w:id="673" w:author="Reviewer" w:date="2026-06-03T13:04:00Z" w16du:dateUtc="2026-06-03T18:04:00Z">
        <w:r w:rsidR="004B5500">
          <w:rPr>
            <w:rFonts w:ascii="Arial" w:hAnsi="Arial" w:cs="Arial"/>
            <w:i/>
            <w:iCs/>
          </w:rPr>
          <w:t xml:space="preserve"> </w:t>
        </w:r>
      </w:ins>
      <w:r w:rsidR="00CD225C">
        <w:rPr>
          <w:rFonts w:ascii="Arial" w:hAnsi="Arial" w:cs="Arial"/>
          <w:i/>
          <w:iCs/>
        </w:rPr>
        <w:t>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77777777"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w:t>
      </w:r>
      <w:r w:rsidR="00BE205A">
        <w:rPr>
          <w:rFonts w:ascii="Arial" w:hAnsi="Arial" w:cs="Arial"/>
        </w:rPr>
        <w:lastRenderedPageBreak/>
        <w:t xml:space="preserve">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0E29E4C8" w:rsidR="00025F21" w:rsidRPr="00025F21" w:rsidRDefault="00025F21" w:rsidP="00207381">
      <w:pPr>
        <w:spacing w:line="480" w:lineRule="auto"/>
        <w:rPr>
          <w:rFonts w:ascii="Arial" w:hAnsi="Arial" w:cs="Arial"/>
          <w:i/>
          <w:iCs/>
        </w:rPr>
      </w:pPr>
      <w:r>
        <w:rPr>
          <w:rFonts w:ascii="Arial" w:hAnsi="Arial" w:cs="Arial"/>
          <w:i/>
          <w:iCs/>
        </w:rPr>
        <w:t xml:space="preserve">3.3.2. </w:t>
      </w:r>
      <w:del w:id="674" w:author="Reviewer" w:date="2026-06-03T13:07:00Z" w16du:dateUtc="2026-06-03T18:07:00Z">
        <w:r w:rsidR="00CD225C" w:rsidDel="000B7276">
          <w:rPr>
            <w:rFonts w:ascii="Arial" w:hAnsi="Arial" w:cs="Arial"/>
            <w:i/>
            <w:iCs/>
          </w:rPr>
          <w:delText>Interaction with an environmental stressor</w:delText>
        </w:r>
      </w:del>
      <w:ins w:id="675" w:author="Reviewer" w:date="2026-06-03T13:08:00Z" w16du:dateUtc="2026-06-03T18:08:00Z">
        <w:r w:rsidR="000B7276">
          <w:rPr>
            <w:rFonts w:ascii="Arial" w:hAnsi="Arial" w:cs="Arial"/>
            <w:i/>
            <w:iCs/>
          </w:rPr>
          <w:t>Acute salinity exposure</w:t>
        </w:r>
      </w:ins>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3D25C904"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w:t>
      </w:r>
      <w:del w:id="676" w:author="Reviewer" w:date="2026-06-03T13:25:00Z" w16du:dateUtc="2026-06-03T18:25:00Z">
        <w:r w:rsidDel="00F8281B">
          <w:rPr>
            <w:rFonts w:ascii="Arial" w:hAnsi="Arial" w:cs="Arial"/>
          </w:rPr>
          <w:delText>post</w:delText>
        </w:r>
        <w:r w:rsidR="00A67F34" w:rsidDel="00F8281B">
          <w:rPr>
            <w:rFonts w:ascii="Arial" w:hAnsi="Arial" w:cs="Arial"/>
          </w:rPr>
          <w:delText>-</w:delText>
        </w:r>
      </w:del>
      <w:ins w:id="677" w:author="Reviewer" w:date="2026-06-03T13:25:00Z" w16du:dateUtc="2026-06-03T18:25:00Z">
        <w:r w:rsidR="00F8281B">
          <w:rPr>
            <w:rFonts w:ascii="Arial" w:hAnsi="Arial" w:cs="Arial"/>
          </w:rPr>
          <w:t xml:space="preserve">following </w:t>
        </w:r>
      </w:ins>
      <w:r w:rsidR="007A4C34">
        <w:rPr>
          <w:rFonts w:ascii="Arial" w:hAnsi="Arial" w:cs="Arial"/>
        </w:rPr>
        <w:t>salt</w:t>
      </w:r>
      <w:r>
        <w:rPr>
          <w:rFonts w:ascii="Arial" w:hAnsi="Arial" w:cs="Arial"/>
        </w:rPr>
        <w:t xml:space="preserve"> introduction (Table </w:t>
      </w:r>
      <w:ins w:id="678" w:author="Reviewer" w:date="2026-06-03T12:09:00Z" w16du:dateUtc="2026-06-03T17:09:00Z">
        <w:r w:rsidR="007F1402">
          <w:rPr>
            <w:rFonts w:ascii="Arial" w:hAnsi="Arial" w:cs="Arial"/>
          </w:rPr>
          <w:t>3</w:t>
        </w:r>
      </w:ins>
      <w:del w:id="679" w:author="Reviewer" w:date="2026-06-03T12:09:00Z" w16du:dateUtc="2026-06-03T17:09:00Z">
        <w:r w:rsidDel="007F1402">
          <w:rPr>
            <w:rFonts w:ascii="Arial" w:hAnsi="Arial" w:cs="Arial"/>
          </w:rPr>
          <w:delText>2</w:delText>
        </w:r>
      </w:del>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w:t>
      </w:r>
      <w:ins w:id="680" w:author="Reviewer" w:date="2026-06-03T13:22:00Z" w16du:dateUtc="2026-06-03T18:22:00Z">
        <w:r w:rsidR="00C96E44">
          <w:rPr>
            <w:rFonts w:ascii="Arial" w:hAnsi="Arial" w:cs="Arial"/>
          </w:rPr>
          <w:t xml:space="preserve"> groups</w:t>
        </w:r>
      </w:ins>
      <w:del w:id="681" w:author="Reviewer" w:date="2026-06-03T13:22:00Z" w16du:dateUtc="2026-06-03T18:22:00Z">
        <w:r w:rsidR="007A6AFC" w:rsidDel="00C96E44">
          <w:rPr>
            <w:rFonts w:ascii="Arial" w:hAnsi="Arial" w:cs="Arial"/>
          </w:rPr>
          <w:delText>s</w:delText>
        </w:r>
      </w:del>
      <w:r w:rsidR="007A6AFC">
        <w:rPr>
          <w:rFonts w:ascii="Arial" w:hAnsi="Arial" w:cs="Arial"/>
        </w:rPr>
        <w:t>.</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w:t>
      </w:r>
      <w:del w:id="682" w:author="Reviewer" w:date="2026-06-03T13:22:00Z" w16du:dateUtc="2026-06-03T18:22:00Z">
        <w:r w:rsidR="00551E9B" w:rsidDel="00C96E44">
          <w:rPr>
            <w:rFonts w:ascii="Arial" w:hAnsi="Arial" w:cs="Arial"/>
          </w:rPr>
          <w:delText>; 95% CL</w:delText>
        </w:r>
      </w:del>
      <w:r w:rsidR="00551E9B">
        <w:rPr>
          <w:rFonts w:ascii="Arial" w:hAnsi="Arial" w:cs="Arial"/>
        </w:rPr>
        <w:t>) and 127% (-1–418%</w:t>
      </w:r>
      <w:del w:id="683" w:author="Reviewer" w:date="2026-06-03T13:22:00Z" w16du:dateUtc="2026-06-03T18:22:00Z">
        <w:r w:rsidR="00551E9B" w:rsidDel="00C96E44">
          <w:rPr>
            <w:rFonts w:ascii="Arial" w:hAnsi="Arial" w:cs="Arial"/>
          </w:rPr>
          <w:delText>; 95% CL</w:delText>
        </w:r>
      </w:del>
      <w:r w:rsidR="00551E9B">
        <w:rPr>
          <w:rFonts w:ascii="Arial" w:hAnsi="Arial" w:cs="Arial"/>
        </w:rPr>
        <w:t>)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w:t>
      </w:r>
      <w:del w:id="684" w:author="Reviewer" w:date="2026-06-03T13:22:00Z" w16du:dateUtc="2026-06-03T18:22:00Z">
        <w:r w:rsidR="00551E9B" w:rsidDel="00C96E44">
          <w:rPr>
            <w:rFonts w:ascii="Arial" w:hAnsi="Arial" w:cs="Arial"/>
          </w:rPr>
          <w:delText>; 95% CL</w:delText>
        </w:r>
      </w:del>
      <w:r w:rsidR="00551E9B">
        <w:rPr>
          <w:rFonts w:ascii="Arial" w:hAnsi="Arial" w:cs="Arial"/>
        </w:rPr>
        <w:t xml:space="preserve">)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4901ECCE" w:rsidR="00025F21" w:rsidRPr="00025F21" w:rsidRDefault="00025F21" w:rsidP="00207381">
      <w:pPr>
        <w:spacing w:line="480" w:lineRule="auto"/>
        <w:rPr>
          <w:rFonts w:ascii="Arial" w:hAnsi="Arial" w:cs="Arial"/>
          <w:i/>
          <w:iCs/>
        </w:rPr>
      </w:pPr>
      <w:r>
        <w:rPr>
          <w:rFonts w:ascii="Arial" w:hAnsi="Arial" w:cs="Arial"/>
          <w:i/>
          <w:iCs/>
        </w:rPr>
        <w:t xml:space="preserve">3.3.3. </w:t>
      </w:r>
      <w:ins w:id="685" w:author="Reviewer" w:date="2026-06-03T13:09:00Z" w16du:dateUtc="2026-06-03T18:09:00Z">
        <w:r w:rsidR="000B7276">
          <w:rPr>
            <w:rFonts w:ascii="Arial" w:hAnsi="Arial" w:cs="Arial"/>
            <w:i/>
            <w:iCs/>
          </w:rPr>
          <w:t>P</w:t>
        </w:r>
        <w:r w:rsidR="000B7276" w:rsidRPr="000B7276">
          <w:rPr>
            <w:rFonts w:ascii="Arial" w:hAnsi="Arial" w:cs="Arial"/>
            <w:i/>
            <w:iCs/>
          </w:rPr>
          <w:t xml:space="preserve">ost-salinity </w:t>
        </w:r>
        <w:r w:rsidR="000B7276">
          <w:rPr>
            <w:rFonts w:ascii="Arial" w:hAnsi="Arial" w:cs="Arial"/>
            <w:i/>
            <w:iCs/>
          </w:rPr>
          <w:t>exposure</w:t>
        </w:r>
        <w:r w:rsidR="000B7276" w:rsidRPr="000B7276">
          <w:rPr>
            <w:rFonts w:ascii="Arial" w:hAnsi="Arial" w:cs="Arial"/>
            <w:i/>
            <w:iCs/>
          </w:rPr>
          <w:t xml:space="preserve"> </w:t>
        </w:r>
      </w:ins>
      <w:del w:id="686" w:author="Reviewer" w:date="2026-06-03T13:09:00Z" w16du:dateUtc="2026-06-03T18:09:00Z">
        <w:r w:rsidR="00266A8E" w:rsidDel="000B7276">
          <w:rPr>
            <w:rFonts w:ascii="Arial" w:hAnsi="Arial" w:cs="Arial"/>
            <w:i/>
            <w:iCs/>
          </w:rPr>
          <w:delText xml:space="preserve">Recovery phase </w:delText>
        </w:r>
      </w:del>
      <w:r w:rsidR="00266A8E">
        <w:rPr>
          <w:rFonts w:ascii="Arial" w:hAnsi="Arial" w:cs="Arial"/>
          <w:i/>
          <w:iCs/>
        </w:rPr>
        <w:t>(b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7F3D93A6"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w:t>
      </w:r>
      <w:ins w:id="687" w:author="Reviewer" w:date="2026-06-03T12:09:00Z" w16du:dateUtc="2026-06-03T17:09:00Z">
        <w:r w:rsidR="007F1402">
          <w:rPr>
            <w:rFonts w:ascii="Arial" w:hAnsi="Arial" w:cs="Arial"/>
          </w:rPr>
          <w:t>4</w:t>
        </w:r>
      </w:ins>
      <w:del w:id="688" w:author="Reviewer" w:date="2026-06-03T12:09:00Z" w16du:dateUtc="2026-06-03T17:09:00Z">
        <w:r w:rsidR="00C30F28" w:rsidDel="007F1402">
          <w:rPr>
            <w:rFonts w:ascii="Arial" w:hAnsi="Arial" w:cs="Arial"/>
          </w:rPr>
          <w:delText>3</w:delText>
        </w:r>
      </w:del>
      <w:r w:rsidR="00C30F28">
        <w:rPr>
          <w:rFonts w:ascii="Arial" w:hAnsi="Arial" w:cs="Arial"/>
        </w:rPr>
        <w:t>;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w:t>
      </w:r>
      <w:del w:id="689" w:author="Reviewer" w:date="2026-06-03T13:25:00Z" w16du:dateUtc="2026-06-03T18:25:00Z">
        <w:r w:rsidDel="00F8281B">
          <w:rPr>
            <w:rFonts w:ascii="Arial" w:hAnsi="Arial" w:cs="Arial"/>
          </w:rPr>
          <w:delText>rise</w:delText>
        </w:r>
      </w:del>
      <w:ins w:id="690" w:author="Reviewer" w:date="2026-06-03T13:25:00Z" w16du:dateUtc="2026-06-03T18:25:00Z">
        <w:r w:rsidR="00F8281B">
          <w:rPr>
            <w:rFonts w:ascii="Arial" w:hAnsi="Arial" w:cs="Arial"/>
          </w:rPr>
          <w:t>exhibit elevated NLR values</w:t>
        </w:r>
      </w:ins>
      <w:ins w:id="691" w:author="Reviewer" w:date="2026-06-03T13:11:00Z" w16du:dateUtc="2026-06-03T18:11:00Z">
        <w:r w:rsidR="000B7276">
          <w:rPr>
            <w:rFonts w:ascii="Arial" w:hAnsi="Arial" w:cs="Arial"/>
          </w:rPr>
          <w:t>, and was</w:t>
        </w:r>
      </w:ins>
      <w:del w:id="692" w:author="Reviewer" w:date="2026-06-03T13:11:00Z" w16du:dateUtc="2026-06-03T18:11:00Z">
        <w:r w:rsidDel="000B7276">
          <w:rPr>
            <w:rFonts w:ascii="Arial" w:hAnsi="Arial" w:cs="Arial"/>
          </w:rPr>
          <w:delText xml:space="preserve"> by</w:delText>
        </w:r>
      </w:del>
      <w:r w:rsidR="00802505">
        <w:rPr>
          <w:rFonts w:ascii="Arial" w:hAnsi="Arial" w:cs="Arial"/>
        </w:rPr>
        <w:t xml:space="preserve"> </w:t>
      </w:r>
      <w:r w:rsidR="00511F43">
        <w:rPr>
          <w:rFonts w:ascii="Arial" w:hAnsi="Arial" w:cs="Arial"/>
        </w:rPr>
        <w:t>271% (75–688%; 95% CL), 223% (42–635%</w:t>
      </w:r>
      <w:del w:id="693" w:author="Reviewer" w:date="2026-06-03T13:22:00Z" w16du:dateUtc="2026-06-03T18:22:00Z">
        <w:r w:rsidR="00511F43" w:rsidDel="00C96E44">
          <w:rPr>
            <w:rFonts w:ascii="Arial" w:hAnsi="Arial" w:cs="Arial"/>
          </w:rPr>
          <w:delText>; 95% CL</w:delText>
        </w:r>
      </w:del>
      <w:r w:rsidR="00511F43">
        <w:rPr>
          <w:rFonts w:ascii="Arial" w:hAnsi="Arial" w:cs="Arial"/>
        </w:rPr>
        <w:t xml:space="preserve">), </w:t>
      </w:r>
      <w:del w:id="694" w:author="Reviewer" w:date="2026-06-03T13:13:00Z" w16du:dateUtc="2026-06-03T18:13:00Z">
        <w:r w:rsidR="00511F43" w:rsidDel="000B7276">
          <w:rPr>
            <w:rFonts w:ascii="Arial" w:hAnsi="Arial" w:cs="Arial"/>
          </w:rPr>
          <w:delText xml:space="preserve">and </w:delText>
        </w:r>
      </w:del>
      <w:r w:rsidR="00511F43">
        <w:rPr>
          <w:rFonts w:ascii="Arial" w:hAnsi="Arial" w:cs="Arial"/>
        </w:rPr>
        <w:t>526% (176–1319%</w:t>
      </w:r>
      <w:del w:id="695" w:author="Reviewer" w:date="2026-06-03T13:22:00Z" w16du:dateUtc="2026-06-03T18:22:00Z">
        <w:r w:rsidR="00511F43" w:rsidDel="00C96E44">
          <w:rPr>
            <w:rFonts w:ascii="Arial" w:hAnsi="Arial" w:cs="Arial"/>
          </w:rPr>
          <w:delText>; 95% CL</w:delText>
        </w:r>
      </w:del>
      <w:r w:rsidR="00511F43">
        <w:rPr>
          <w:rFonts w:ascii="Arial" w:hAnsi="Arial" w:cs="Arial"/>
        </w:rPr>
        <w:t>)</w:t>
      </w:r>
      <w:ins w:id="696" w:author="Reviewer" w:date="2026-06-03T13:13:00Z" w16du:dateUtc="2026-06-03T18:13:00Z">
        <w:r w:rsidR="000B7276">
          <w:rPr>
            <w:rFonts w:ascii="Arial" w:hAnsi="Arial" w:cs="Arial"/>
          </w:rPr>
          <w:t xml:space="preserve">, and </w:t>
        </w:r>
      </w:ins>
      <w:del w:id="697" w:author="Reviewer" w:date="2026-06-03T13:13:00Z" w16du:dateUtc="2026-06-03T18:13:00Z">
        <w:r w:rsidR="00802505" w:rsidDel="000B7276">
          <w:rPr>
            <w:rFonts w:ascii="Arial" w:hAnsi="Arial" w:cs="Arial"/>
          </w:rPr>
          <w:delText xml:space="preserve"> </w:delText>
        </w:r>
      </w:del>
      <w:ins w:id="698" w:author="Reviewer" w:date="2026-06-03T13:13:00Z" w16du:dateUtc="2026-06-03T18:13:00Z">
        <w:r w:rsidR="000B7276">
          <w:rPr>
            <w:rFonts w:ascii="Arial" w:hAnsi="Arial" w:cs="Arial"/>
          </w:rPr>
          <w:t xml:space="preserve">123% (-2–407%) </w:t>
        </w:r>
      </w:ins>
      <w:del w:id="699" w:author="Reviewer" w:date="2026-06-03T13:12:00Z" w16du:dateUtc="2026-06-03T18:12:00Z">
        <w:r w:rsidR="00802505" w:rsidDel="000B7276">
          <w:rPr>
            <w:rFonts w:ascii="Arial" w:hAnsi="Arial" w:cs="Arial"/>
          </w:rPr>
          <w:delText xml:space="preserve">more </w:delText>
        </w:r>
      </w:del>
      <w:ins w:id="700" w:author="Reviewer" w:date="2026-06-03T13:12:00Z" w16du:dateUtc="2026-06-03T18:12:00Z">
        <w:r w:rsidR="000B7276">
          <w:rPr>
            <w:rFonts w:ascii="Arial" w:hAnsi="Arial" w:cs="Arial"/>
          </w:rPr>
          <w:t>greater</w:t>
        </w:r>
        <w:r w:rsidR="000B7276">
          <w:rPr>
            <w:rFonts w:ascii="Arial" w:hAnsi="Arial" w:cs="Arial"/>
          </w:rPr>
          <w:t xml:space="preserve"> </w:t>
        </w:r>
      </w:ins>
      <w:r w:rsidR="00802505">
        <w:rPr>
          <w:rFonts w:ascii="Arial" w:hAnsi="Arial" w:cs="Arial"/>
        </w:rPr>
        <w:t>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w:t>
      </w:r>
      <w:del w:id="701" w:author="Reviewer" w:date="2026-06-03T13:13:00Z" w16du:dateUtc="2026-06-03T18:13:00Z">
        <w:r w:rsidR="00802505" w:rsidDel="000B7276">
          <w:rPr>
            <w:rFonts w:ascii="Arial" w:hAnsi="Arial" w:cs="Arial"/>
          </w:rPr>
          <w:delText xml:space="preserve">and </w:delText>
        </w:r>
      </w:del>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ins w:id="702" w:author="Reviewer" w:date="2026-06-03T13:14:00Z" w16du:dateUtc="2026-06-03T18:14:00Z">
        <w:r w:rsidR="000B7276">
          <w:rPr>
            <w:rFonts w:ascii="Arial" w:hAnsi="Arial" w:cs="Arial"/>
          </w:rPr>
          <w:t>)</w:t>
        </w:r>
      </w:ins>
      <w:del w:id="703" w:author="Reviewer" w:date="2026-06-03T13:14:00Z" w16du:dateUtc="2026-06-03T18:14:00Z">
        <w:r w:rsidR="00802505" w:rsidDel="000B7276">
          <w:rPr>
            <w:rFonts w:ascii="Arial" w:hAnsi="Arial" w:cs="Arial"/>
          </w:rPr>
          <w:delText>)</w:delText>
        </w:r>
        <w:r w:rsidR="00511F43" w:rsidDel="000B7276">
          <w:rPr>
            <w:rFonts w:ascii="Arial" w:hAnsi="Arial" w:cs="Arial"/>
          </w:rPr>
          <w:delText>, respectively</w:delText>
        </w:r>
        <w:r w:rsidR="00802505" w:rsidDel="000B7276">
          <w:rPr>
            <w:rFonts w:ascii="Arial" w:hAnsi="Arial" w:cs="Arial"/>
          </w:rPr>
          <w:delText xml:space="preserve">. </w:delText>
        </w:r>
        <w:r w:rsidR="00511F43" w:rsidDel="000B7276">
          <w:rPr>
            <w:rFonts w:ascii="Arial" w:hAnsi="Arial" w:cs="Arial"/>
          </w:rPr>
          <w:delText xml:space="preserve">NLR in PFPeA high </w:delText>
        </w:r>
        <w:r w:rsidDel="000B7276">
          <w:rPr>
            <w:rFonts w:ascii="Arial" w:hAnsi="Arial" w:cs="Arial"/>
          </w:rPr>
          <w:delText>fish was</w:delText>
        </w:r>
        <w:r w:rsidR="00511F43" w:rsidDel="000B7276">
          <w:rPr>
            <w:rFonts w:ascii="Arial" w:hAnsi="Arial" w:cs="Arial"/>
          </w:rPr>
          <w:delText xml:space="preserve"> </w:delText>
        </w:r>
      </w:del>
      <w:del w:id="704" w:author="Reviewer" w:date="2026-06-03T13:13:00Z" w16du:dateUtc="2026-06-03T18:13:00Z">
        <w:r w:rsidR="00511F43" w:rsidDel="000B7276">
          <w:rPr>
            <w:rFonts w:ascii="Arial" w:hAnsi="Arial" w:cs="Arial"/>
          </w:rPr>
          <w:delText>123% (-2–407%; 95% CL)</w:delText>
        </w:r>
        <w:r w:rsidDel="000B7276">
          <w:rPr>
            <w:rFonts w:ascii="Arial" w:hAnsi="Arial" w:cs="Arial"/>
          </w:rPr>
          <w:delText xml:space="preserve"> </w:delText>
        </w:r>
      </w:del>
      <w:del w:id="705" w:author="Reviewer" w:date="2026-06-03T13:14:00Z" w16du:dateUtc="2026-06-03T18:14:00Z">
        <w:r w:rsidDel="000B7276">
          <w:rPr>
            <w:rFonts w:ascii="Arial" w:hAnsi="Arial" w:cs="Arial"/>
          </w:rPr>
          <w:delText xml:space="preserve">greater than </w:delText>
        </w:r>
      </w:del>
      <w:ins w:id="706" w:author="Reviewer" w:date="2026-06-03T13:14:00Z" w16du:dateUtc="2026-06-03T18:14:00Z">
        <w:r w:rsidR="000B7276">
          <w:rPr>
            <w:rFonts w:ascii="Arial" w:hAnsi="Arial" w:cs="Arial"/>
          </w:rPr>
          <w:t xml:space="preserve">, and </w:t>
        </w:r>
      </w:ins>
      <w:ins w:id="707" w:author="Reviewer" w:date="2026-06-03T13:23:00Z" w16du:dateUtc="2026-06-03T18:23:00Z">
        <w:r w:rsidR="00C96E44">
          <w:rPr>
            <w:rFonts w:ascii="Arial" w:hAnsi="Arial" w:cs="Arial"/>
          </w:rPr>
          <w:t xml:space="preserve">the </w:t>
        </w:r>
      </w:ins>
      <w:del w:id="708" w:author="Reviewer" w:date="2026-06-03T13:14:00Z" w16du:dateUtc="2026-06-03T18:14:00Z">
        <w:r w:rsidDel="000B7276">
          <w:rPr>
            <w:rFonts w:ascii="Arial" w:hAnsi="Arial" w:cs="Arial"/>
          </w:rPr>
          <w:delText xml:space="preserve">the </w:delText>
        </w:r>
      </w:del>
      <w:r w:rsidR="00511F43">
        <w:rPr>
          <w:rFonts w:ascii="Arial" w:hAnsi="Arial" w:cs="Arial"/>
        </w:rPr>
        <w:t>control</w:t>
      </w:r>
      <w:del w:id="709" w:author="Reviewer" w:date="2026-06-03T13:14:00Z" w16du:dateUtc="2026-06-03T18:14:00Z">
        <w:r w:rsidR="00511F43" w:rsidDel="000B7276">
          <w:rPr>
            <w:rFonts w:ascii="Arial" w:hAnsi="Arial" w:cs="Arial"/>
          </w:rPr>
          <w:delText xml:space="preserve"> group</w:delText>
        </w:r>
      </w:del>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w:t>
      </w:r>
      <w:del w:id="710" w:author="Reviewer" w:date="2026-06-03T13:14:00Z" w16du:dateUtc="2026-06-03T18:14:00Z">
        <w:r w:rsidR="00511F43" w:rsidDel="000B7276">
          <w:rPr>
            <w:rFonts w:ascii="Arial" w:hAnsi="Arial" w:cs="Arial"/>
          </w:rPr>
          <w:delText>;</w:delText>
        </w:r>
      </w:del>
      <w:ins w:id="711" w:author="Reviewer" w:date="2026-06-03T13:14:00Z" w16du:dateUtc="2026-06-03T18:14:00Z">
        <w:r w:rsidR="000B7276">
          <w:rPr>
            <w:rFonts w:ascii="Arial" w:hAnsi="Arial" w:cs="Arial"/>
          </w:rPr>
          <w:t>), respectively</w:t>
        </w:r>
      </w:ins>
      <w:r w:rsidR="00511F43">
        <w:rPr>
          <w:rFonts w:ascii="Arial" w:hAnsi="Arial" w:cs="Arial"/>
        </w:rPr>
        <w:t xml:space="preserve"> </w:t>
      </w:r>
      <w:ins w:id="712" w:author="Reviewer" w:date="2026-06-03T13:14:00Z" w16du:dateUtc="2026-06-03T18:14:00Z">
        <w:r w:rsidR="000B7276">
          <w:rPr>
            <w:rFonts w:ascii="Arial" w:hAnsi="Arial" w:cs="Arial"/>
          </w:rPr>
          <w:t>(</w:t>
        </w:r>
      </w:ins>
      <w:r w:rsidR="00511F43">
        <w:rPr>
          <w:rFonts w:ascii="Arial" w:hAnsi="Arial" w:cs="Arial"/>
        </w:rPr>
        <w:t xml:space="preserve">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01615FFE"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lastRenderedPageBreak/>
        <w:t xml:space="preserve">4.1. </w:t>
      </w:r>
      <w:proofErr w:type="spellStart"/>
      <w:r w:rsidR="00797A47">
        <w:rPr>
          <w:rFonts w:ascii="Arial" w:eastAsia="Times New Roman" w:hAnsi="Arial" w:cs="Arial"/>
          <w:i/>
          <w:iCs/>
          <w:color w:val="000000"/>
          <w:kern w:val="0"/>
          <w14:ligatures w14:val="none"/>
        </w:rPr>
        <w:t>P</w:t>
      </w:r>
      <w:ins w:id="713" w:author="Reviewer" w:date="2026-06-03T14:05:00Z" w16du:dateUtc="2026-06-03T19:05:00Z">
        <w:r w:rsidR="000B29D5">
          <w:rPr>
            <w:rFonts w:ascii="Arial" w:eastAsia="Times New Roman" w:hAnsi="Arial" w:cs="Arial"/>
            <w:i/>
            <w:iCs/>
            <w:color w:val="000000"/>
            <w:kern w:val="0"/>
            <w14:ligatures w14:val="none"/>
          </w:rPr>
          <w:t>FPe</w:t>
        </w:r>
      </w:ins>
      <w:del w:id="714" w:author="Reviewer" w:date="2026-06-03T14:05:00Z" w16du:dateUtc="2026-06-03T19:05:00Z">
        <w:r w:rsidR="00797A47" w:rsidRPr="00797A47" w:rsidDel="000B29D5">
          <w:rPr>
            <w:rFonts w:ascii="Arial" w:eastAsia="Times New Roman" w:hAnsi="Arial" w:cs="Arial"/>
            <w:i/>
            <w:iCs/>
            <w:color w:val="000000"/>
            <w:kern w:val="0"/>
            <w14:ligatures w14:val="none"/>
          </w:rPr>
          <w:delText xml:space="preserve">erfluoropentanoic </w:delText>
        </w:r>
      </w:del>
      <w:r w:rsidR="006724AA">
        <w:rPr>
          <w:rFonts w:ascii="Arial" w:eastAsia="Times New Roman" w:hAnsi="Arial" w:cs="Arial"/>
          <w:i/>
          <w:iCs/>
          <w:color w:val="000000"/>
          <w:kern w:val="0"/>
          <w14:ligatures w14:val="none"/>
        </w:rPr>
        <w:t>A</w:t>
      </w:r>
      <w:proofErr w:type="spellEnd"/>
      <w:del w:id="715" w:author="Reviewer" w:date="2026-06-03T14:05:00Z" w16du:dateUtc="2026-06-03T19:05:00Z">
        <w:r w:rsidR="00797A47" w:rsidRPr="00797A47" w:rsidDel="000B29D5">
          <w:rPr>
            <w:rFonts w:ascii="Arial" w:eastAsia="Times New Roman" w:hAnsi="Arial" w:cs="Arial"/>
            <w:i/>
            <w:iCs/>
            <w:color w:val="000000"/>
            <w:kern w:val="0"/>
            <w14:ligatures w14:val="none"/>
          </w:rPr>
          <w:delText>cid</w:delText>
        </w:r>
      </w:del>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del w:id="716" w:author="Reviewer" w:date="2026-06-03T14:05:00Z" w16du:dateUtc="2026-06-03T19:05:00Z">
        <w:r w:rsidDel="000B29D5">
          <w:rPr>
            <w:rFonts w:ascii="Arial" w:eastAsia="Times New Roman" w:hAnsi="Arial" w:cs="Arial"/>
            <w:i/>
            <w:iCs/>
            <w:color w:val="000000"/>
            <w:kern w:val="0"/>
            <w14:ligatures w14:val="none"/>
          </w:rPr>
          <w:delText>a</w:delText>
        </w:r>
      </w:del>
      <w:r>
        <w:rPr>
          <w:rFonts w:ascii="Arial" w:eastAsia="Times New Roman" w:hAnsi="Arial" w:cs="Arial"/>
          <w:i/>
          <w:iCs/>
          <w:color w:val="000000"/>
          <w:kern w:val="0"/>
          <w14:ligatures w14:val="none"/>
        </w:rPr>
        <w:t>d</w:t>
      </w:r>
      <w:del w:id="717" w:author="Reviewer" w:date="2026-06-03T14:05:00Z" w16du:dateUtc="2026-06-03T19:05:00Z">
        <w:r w:rsidDel="000B29D5">
          <w:rPr>
            <w:rFonts w:ascii="Arial" w:eastAsia="Times New Roman" w:hAnsi="Arial" w:cs="Arial"/>
            <w:i/>
            <w:iCs/>
            <w:color w:val="000000"/>
            <w:kern w:val="0"/>
            <w14:ligatures w14:val="none"/>
          </w:rPr>
          <w:delText>mium</w:delText>
        </w:r>
      </w:del>
      <w:r>
        <w:rPr>
          <w:rFonts w:ascii="Arial" w:eastAsia="Times New Roman" w:hAnsi="Arial" w:cs="Arial"/>
          <w:i/>
          <w:iCs/>
          <w:color w:val="000000"/>
          <w:kern w:val="0"/>
          <w14:ligatures w14:val="none"/>
        </w:rPr>
        <w:t xml:space="preserve">, </w:t>
      </w:r>
      <w:del w:id="718" w:author="Reviewer" w:date="2026-06-03T14:05:00Z" w16du:dateUtc="2026-06-03T19:05:00Z">
        <w:r w:rsidR="006724AA" w:rsidDel="000B29D5">
          <w:rPr>
            <w:rFonts w:ascii="Arial" w:eastAsia="Times New Roman" w:hAnsi="Arial" w:cs="Arial"/>
            <w:i/>
            <w:iCs/>
            <w:color w:val="000000"/>
            <w:kern w:val="0"/>
            <w14:ligatures w14:val="none"/>
          </w:rPr>
          <w:delText>T</w:delText>
        </w:r>
        <w:r w:rsidDel="000B29D5">
          <w:rPr>
            <w:rFonts w:ascii="Arial" w:eastAsia="Times New Roman" w:hAnsi="Arial" w:cs="Arial"/>
            <w:i/>
            <w:iCs/>
            <w:color w:val="000000"/>
            <w:kern w:val="0"/>
            <w14:ligatures w14:val="none"/>
          </w:rPr>
          <w:delText xml:space="preserve">riggered </w:delText>
        </w:r>
      </w:del>
      <w:ins w:id="719" w:author="Reviewer" w:date="2026-06-03T14:05:00Z" w16du:dateUtc="2026-06-03T19:05:00Z">
        <w:r w:rsidR="000B29D5">
          <w:rPr>
            <w:rFonts w:ascii="Arial" w:eastAsia="Times New Roman" w:hAnsi="Arial" w:cs="Arial"/>
            <w:i/>
            <w:iCs/>
            <w:color w:val="000000"/>
            <w:kern w:val="0"/>
            <w14:ligatures w14:val="none"/>
          </w:rPr>
          <w:t xml:space="preserve">Altered </w:t>
        </w:r>
      </w:ins>
      <w:ins w:id="720" w:author="Reviewer" w:date="2026-06-03T14:06:00Z" w16du:dateUtc="2026-06-03T19:06:00Z">
        <w:r w:rsidR="000B29D5">
          <w:rPr>
            <w:rFonts w:ascii="Arial" w:eastAsia="Times New Roman" w:hAnsi="Arial" w:cs="Arial"/>
            <w:i/>
            <w:iCs/>
            <w:color w:val="000000"/>
            <w:kern w:val="0"/>
            <w14:ligatures w14:val="none"/>
          </w:rPr>
          <w:t>Leukocyte-Based</w:t>
        </w:r>
      </w:ins>
      <w:del w:id="721" w:author="Reviewer" w:date="2026-06-03T14:06:00Z" w16du:dateUtc="2026-06-03T19:06:00Z">
        <w:r w:rsidR="006724AA" w:rsidDel="000B29D5">
          <w:rPr>
            <w:rFonts w:ascii="Arial" w:eastAsia="Times New Roman" w:hAnsi="Arial" w:cs="Arial"/>
            <w:i/>
            <w:iCs/>
            <w:color w:val="000000"/>
            <w:kern w:val="0"/>
            <w14:ligatures w14:val="none"/>
          </w:rPr>
          <w:delText>B</w:delText>
        </w:r>
        <w:r w:rsidDel="000B29D5">
          <w:rPr>
            <w:rFonts w:ascii="Arial" w:eastAsia="Times New Roman" w:hAnsi="Arial" w:cs="Arial"/>
            <w:i/>
            <w:iCs/>
            <w:color w:val="000000"/>
            <w:kern w:val="0"/>
            <w14:ligatures w14:val="none"/>
          </w:rPr>
          <w:delText>ass</w:delText>
        </w:r>
      </w:del>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472CD8FB"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w:t>
      </w:r>
      <w:del w:id="722" w:author="Reviewer" w:date="2026-06-03T14:07:00Z" w16du:dateUtc="2026-06-03T19:07:00Z">
        <w:r w:rsidRPr="003E7284" w:rsidDel="000B29D5">
          <w:rPr>
            <w:rFonts w:ascii="Arial" w:eastAsia="Times New Roman" w:hAnsi="Arial" w:cs="Arial"/>
            <w:color w:val="000000"/>
            <w:kern w:val="0"/>
            <w14:ligatures w14:val="none"/>
          </w:rPr>
          <w:delText>toxins</w:delText>
        </w:r>
      </w:del>
      <w:ins w:id="723" w:author="Reviewer" w:date="2026-06-03T14:07:00Z" w16du:dateUtc="2026-06-03T19:07:00Z">
        <w:r w:rsidR="000B29D5">
          <w:rPr>
            <w:rFonts w:ascii="Arial" w:eastAsia="Times New Roman" w:hAnsi="Arial" w:cs="Arial"/>
            <w:color w:val="000000"/>
            <w:kern w:val="0"/>
            <w14:ligatures w14:val="none"/>
          </w:rPr>
          <w:t>contaminants</w:t>
        </w:r>
      </w:ins>
      <w:r w:rsidRPr="003E7284">
        <w:rPr>
          <w:rFonts w:ascii="Arial" w:eastAsia="Times New Roman" w:hAnsi="Arial" w:cs="Arial"/>
          <w:color w:val="000000"/>
          <w:kern w:val="0"/>
          <w14:ligatures w14:val="none"/>
        </w:rPr>
        <w:t>—</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perfluoropentanoic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del w:id="724" w:author="Reviewer" w:date="2026-06-04T07:19:00Z" w16du:dateUtc="2026-06-04T12:19:00Z">
        <w:r w:rsidR="009A25A6" w:rsidDel="00CE5AB6">
          <w:rPr>
            <w:rFonts w:ascii="Arial" w:eastAsia="Times New Roman" w:hAnsi="Arial" w:cs="Arial"/>
            <w:color w:val="000000"/>
            <w:kern w:val="0"/>
            <w14:ligatures w14:val="none"/>
          </w:rPr>
          <w:delText>the</w:delText>
        </w:r>
      </w:del>
      <w:ins w:id="725" w:author="Reviewer" w:date="2026-06-03T14:07:00Z" w16du:dateUtc="2026-06-03T19:07:00Z">
        <w:r w:rsidR="000B29D5">
          <w:rPr>
            <w:rFonts w:ascii="Arial" w:eastAsia="Times New Roman" w:hAnsi="Arial" w:cs="Arial"/>
            <w:color w:val="000000"/>
            <w:kern w:val="0"/>
            <w14:ligatures w14:val="none"/>
          </w:rPr>
          <w:t>leukocyte-based</w:t>
        </w:r>
      </w:ins>
      <w:r w:rsidR="009A25A6">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ins w:id="726" w:author="Reviewer" w:date="2026-06-03T14:07:00Z" w16du:dateUtc="2026-06-03T19:07:00Z">
        <w:r w:rsidR="000B29D5">
          <w:rPr>
            <w:rFonts w:ascii="Arial" w:eastAsia="Times New Roman" w:hAnsi="Arial" w:cs="Arial"/>
            <w:color w:val="000000"/>
            <w:kern w:val="0"/>
            <w14:ligatures w14:val="none"/>
          </w:rPr>
          <w:t>s</w:t>
        </w:r>
      </w:ins>
      <w:r w:rsidRPr="003E7284">
        <w:rPr>
          <w:rFonts w:ascii="Arial" w:eastAsia="Times New Roman" w:hAnsi="Arial" w:cs="Arial"/>
          <w:color w:val="000000"/>
          <w:kern w:val="0"/>
          <w14:ligatures w14:val="none"/>
        </w:rPr>
        <w:t xml:space="preserve"> </w:t>
      </w:r>
      <w:del w:id="727" w:author="Reviewer" w:date="2026-06-03T14:07:00Z" w16du:dateUtc="2026-06-03T19:07:00Z">
        <w:r w:rsidR="00710DD7" w:rsidDel="000B29D5">
          <w:rPr>
            <w:rFonts w:ascii="Arial" w:eastAsia="Times New Roman" w:hAnsi="Arial" w:cs="Arial"/>
            <w:color w:val="000000"/>
            <w:kern w:val="0"/>
            <w14:ligatures w14:val="none"/>
          </w:rPr>
          <w:delText>of</w:delText>
        </w:r>
        <w:r w:rsidRPr="003E7284" w:rsidDel="000B29D5">
          <w:rPr>
            <w:rFonts w:ascii="Arial" w:eastAsia="Times New Roman" w:hAnsi="Arial" w:cs="Arial"/>
            <w:color w:val="000000"/>
            <w:kern w:val="0"/>
            <w14:ligatures w14:val="none"/>
          </w:rPr>
          <w:delText xml:space="preserve"> </w:delText>
        </w:r>
      </w:del>
      <w:ins w:id="728" w:author="Reviewer" w:date="2026-06-03T14:07:00Z" w16du:dateUtc="2026-06-03T19:07:00Z">
        <w:r w:rsidR="000B29D5">
          <w:rPr>
            <w:rFonts w:ascii="Arial" w:eastAsia="Times New Roman" w:hAnsi="Arial" w:cs="Arial"/>
            <w:color w:val="000000"/>
            <w:kern w:val="0"/>
            <w14:ligatures w14:val="none"/>
          </w:rPr>
          <w:t>in</w:t>
        </w:r>
        <w:r w:rsidR="000B29D5" w:rsidRPr="003E7284">
          <w:rPr>
            <w:rFonts w:ascii="Arial" w:eastAsia="Times New Roman" w:hAnsi="Arial" w:cs="Arial"/>
            <w:color w:val="000000"/>
            <w:kern w:val="0"/>
            <w14:ligatures w14:val="none"/>
          </w:rPr>
          <w:t xml:space="preserve"> </w:t>
        </w:r>
      </w:ins>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w:t>
      </w:r>
      <w:ins w:id="729" w:author="Reviewer" w:date="2026-06-03T14:08:00Z" w16du:dateUtc="2026-06-03T19:08:00Z">
        <w:r w:rsidR="000B29D5">
          <w:rPr>
            <w:rFonts w:ascii="Arial" w:eastAsia="Times New Roman" w:hAnsi="Arial" w:cs="Arial"/>
            <w:color w:val="000000"/>
            <w:kern w:val="0"/>
            <w14:ligatures w14:val="none"/>
          </w:rPr>
          <w:t xml:space="preserve"> environmental</w:t>
        </w:r>
      </w:ins>
      <w:r w:rsidR="00247A31">
        <w:rPr>
          <w:rFonts w:ascii="Arial" w:eastAsia="Times New Roman" w:hAnsi="Arial" w:cs="Arial"/>
          <w:color w:val="000000"/>
          <w:kern w:val="0"/>
          <w14:ligatures w14:val="none"/>
        </w:rPr>
        <w:t xml:space="preserve">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w:t>
      </w:r>
      <w:ins w:id="730" w:author="Reviewer" w:date="2026-06-03T14:08:00Z" w16du:dateUtc="2026-06-03T19:08:00Z">
        <w:r w:rsidR="000B29D5">
          <w:rPr>
            <w:rFonts w:ascii="Arial" w:eastAsia="Times New Roman" w:hAnsi="Arial" w:cs="Arial"/>
            <w:color w:val="000000"/>
            <w:kern w:val="0"/>
            <w14:ligatures w14:val="none"/>
          </w:rPr>
          <w:t xml:space="preserve"> how</w:t>
        </w:r>
      </w:ins>
      <w:r w:rsidRPr="003E7284">
        <w:rPr>
          <w:rFonts w:ascii="Arial" w:eastAsia="Times New Roman" w:hAnsi="Arial" w:cs="Arial"/>
          <w:color w:val="000000"/>
          <w:kern w:val="0"/>
          <w14:ligatures w14:val="none"/>
        </w:rPr>
        <w:t xml:space="preserve"> these </w:t>
      </w:r>
      <w:del w:id="731" w:author="Reviewer" w:date="2026-06-03T14:08:00Z" w16du:dateUtc="2026-06-03T19:08:00Z">
        <w:r w:rsidRPr="003E7284" w:rsidDel="000B29D5">
          <w:rPr>
            <w:rFonts w:ascii="Arial" w:eastAsia="Times New Roman" w:hAnsi="Arial" w:cs="Arial"/>
            <w:color w:val="000000"/>
            <w:kern w:val="0"/>
            <w14:ligatures w14:val="none"/>
          </w:rPr>
          <w:delText xml:space="preserve">toxins </w:delText>
        </w:r>
      </w:del>
      <w:ins w:id="732" w:author="Reviewer" w:date="2026-06-03T14:08:00Z" w16du:dateUtc="2026-06-03T19:08:00Z">
        <w:r w:rsidR="000B29D5">
          <w:rPr>
            <w:rFonts w:ascii="Arial" w:eastAsia="Times New Roman" w:hAnsi="Arial" w:cs="Arial"/>
            <w:color w:val="000000"/>
            <w:kern w:val="0"/>
            <w14:ligatures w14:val="none"/>
          </w:rPr>
          <w:t>contaminants</w:t>
        </w:r>
        <w:r w:rsidR="000B29D5" w:rsidRPr="003E7284">
          <w:rPr>
            <w:rFonts w:ascii="Arial" w:eastAsia="Times New Roman" w:hAnsi="Arial" w:cs="Arial"/>
            <w:color w:val="000000"/>
            <w:kern w:val="0"/>
            <w14:ligatures w14:val="none"/>
          </w:rPr>
          <w:t xml:space="preserve"> </w:t>
        </w:r>
      </w:ins>
      <w:del w:id="733" w:author="Reviewer" w:date="2026-06-03T14:09:00Z" w16du:dateUtc="2026-06-03T19:09:00Z">
        <w:r w:rsidRPr="003E7284" w:rsidDel="000B29D5">
          <w:rPr>
            <w:rFonts w:ascii="Arial" w:eastAsia="Times New Roman" w:hAnsi="Arial" w:cs="Arial"/>
            <w:color w:val="000000"/>
            <w:kern w:val="0"/>
            <w14:ligatures w14:val="none"/>
          </w:rPr>
          <w:delText xml:space="preserve">and </w:delText>
        </w:r>
        <w:r w:rsidR="006D31C5" w:rsidDel="000B29D5">
          <w:rPr>
            <w:rFonts w:ascii="Arial" w:eastAsia="Times New Roman" w:hAnsi="Arial" w:cs="Arial"/>
            <w:color w:val="000000"/>
            <w:kern w:val="0"/>
            <w14:ligatures w14:val="none"/>
          </w:rPr>
          <w:delText>their</w:delText>
        </w:r>
        <w:r w:rsidRPr="003E7284" w:rsidDel="000B29D5">
          <w:rPr>
            <w:rFonts w:ascii="Arial" w:eastAsia="Times New Roman" w:hAnsi="Arial" w:cs="Arial"/>
            <w:color w:val="000000"/>
            <w:kern w:val="0"/>
            <w14:ligatures w14:val="none"/>
          </w:rPr>
          <w:delText xml:space="preserve"> </w:delText>
        </w:r>
        <w:r w:rsidR="006D31C5" w:rsidDel="000B29D5">
          <w:rPr>
            <w:rFonts w:ascii="Arial" w:eastAsia="Times New Roman" w:hAnsi="Arial" w:cs="Arial"/>
            <w:color w:val="000000"/>
            <w:kern w:val="0"/>
            <w14:ligatures w14:val="none"/>
          </w:rPr>
          <w:delText>potential</w:delText>
        </w:r>
        <w:r w:rsidRPr="003E7284" w:rsidDel="000B29D5">
          <w:rPr>
            <w:rFonts w:ascii="Arial" w:eastAsia="Times New Roman" w:hAnsi="Arial" w:cs="Arial"/>
            <w:color w:val="000000"/>
            <w:kern w:val="0"/>
            <w14:ligatures w14:val="none"/>
          </w:rPr>
          <w:delText xml:space="preserve"> </w:delText>
        </w:r>
      </w:del>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ins w:id="734" w:author="Reviewer" w:date="2026-06-03T14:09:00Z" w16du:dateUtc="2026-06-03T19:09:00Z">
        <w:r w:rsidR="000B29D5">
          <w:rPr>
            <w:rFonts w:ascii="Arial" w:eastAsia="Times New Roman" w:hAnsi="Arial" w:cs="Arial"/>
            <w:color w:val="000000"/>
            <w:kern w:val="0"/>
            <w14:ligatures w14:val="none"/>
          </w:rPr>
          <w:t xml:space="preserve">physiological biomarkers commonly used </w:t>
        </w:r>
      </w:ins>
      <w:del w:id="735" w:author="Reviewer" w:date="2026-06-03T14:09:00Z" w16du:dateUtc="2026-06-03T19:09:00Z">
        <w:r w:rsidR="006D31C5" w:rsidDel="000B29D5">
          <w:rPr>
            <w:rFonts w:ascii="Arial" w:eastAsia="Times New Roman" w:hAnsi="Arial" w:cs="Arial"/>
            <w:color w:val="000000"/>
            <w:kern w:val="0"/>
            <w14:ligatures w14:val="none"/>
          </w:rPr>
          <w:delText>on</w:delText>
        </w:r>
        <w:r w:rsidR="00AE1B47" w:rsidDel="000B29D5">
          <w:rPr>
            <w:rFonts w:ascii="Arial" w:eastAsia="Times New Roman" w:hAnsi="Arial" w:cs="Arial"/>
            <w:color w:val="000000"/>
            <w:kern w:val="0"/>
            <w14:ligatures w14:val="none"/>
          </w:rPr>
          <w:delText xml:space="preserve"> </w:delText>
        </w:r>
      </w:del>
      <w:ins w:id="736" w:author="Reviewer" w:date="2026-06-03T14:09:00Z" w16du:dateUtc="2026-06-03T19:09:00Z">
        <w:r w:rsidR="000B29D5">
          <w:rPr>
            <w:rFonts w:ascii="Arial" w:eastAsia="Times New Roman" w:hAnsi="Arial" w:cs="Arial"/>
            <w:color w:val="000000"/>
            <w:kern w:val="0"/>
            <w14:ligatures w14:val="none"/>
          </w:rPr>
          <w:t>in</w:t>
        </w:r>
        <w:r w:rsidR="000B29D5">
          <w:rPr>
            <w:rFonts w:ascii="Arial" w:eastAsia="Times New Roman" w:hAnsi="Arial" w:cs="Arial"/>
            <w:color w:val="000000"/>
            <w:kern w:val="0"/>
            <w14:ligatures w14:val="none"/>
          </w:rPr>
          <w:t xml:space="preserve"> </w:t>
        </w:r>
      </w:ins>
      <w:r w:rsidR="00AE1B47">
        <w:rPr>
          <w:rFonts w:ascii="Arial" w:eastAsia="Times New Roman" w:hAnsi="Arial" w:cs="Arial"/>
          <w:color w:val="000000"/>
          <w:kern w:val="0"/>
          <w14:ligatures w14:val="none"/>
        </w:rPr>
        <w:t>fish</w:t>
      </w:r>
      <w:ins w:id="737" w:author="Reviewer" w:date="2026-06-03T14:09:00Z" w16du:dateUtc="2026-06-03T19:09:00Z">
        <w:r w:rsidR="000B29D5">
          <w:rPr>
            <w:rFonts w:ascii="Arial" w:eastAsia="Times New Roman" w:hAnsi="Arial" w:cs="Arial"/>
            <w:color w:val="000000"/>
            <w:kern w:val="0"/>
            <w14:ligatures w14:val="none"/>
          </w:rPr>
          <w:t>es</w:t>
        </w:r>
      </w:ins>
      <w:del w:id="738" w:author="Reviewer" w:date="2026-06-03T14:09:00Z" w16du:dateUtc="2026-06-03T19:09:00Z">
        <w:r w:rsidRPr="003E7284" w:rsidDel="000B29D5">
          <w:rPr>
            <w:rFonts w:ascii="Arial" w:eastAsia="Times New Roman" w:hAnsi="Arial" w:cs="Arial"/>
            <w:color w:val="000000"/>
            <w:kern w:val="0"/>
            <w14:ligatures w14:val="none"/>
          </w:rPr>
          <w:delText xml:space="preserve"> stress</w:delText>
        </w:r>
      </w:del>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del w:id="739" w:author="Reviewer" w:date="2026-06-03T14:09:00Z" w16du:dateUtc="2026-06-03T19:09:00Z">
        <w:r w:rsidR="001A7A49" w:rsidDel="000B29D5">
          <w:rPr>
            <w:rFonts w:ascii="Arial" w:eastAsia="Times New Roman" w:hAnsi="Arial" w:cs="Arial"/>
            <w:color w:val="000000"/>
            <w:kern w:val="0"/>
            <w14:ligatures w14:val="none"/>
          </w:rPr>
          <w:delText xml:space="preserve">did not induce a </w:delText>
        </w:r>
        <w:r w:rsidR="00AE1B47" w:rsidDel="000B29D5">
          <w:rPr>
            <w:rFonts w:ascii="Arial" w:eastAsia="Times New Roman" w:hAnsi="Arial" w:cs="Arial"/>
            <w:color w:val="000000"/>
            <w:kern w:val="0"/>
            <w14:ligatures w14:val="none"/>
          </w:rPr>
          <w:delText>stress response</w:delText>
        </w:r>
      </w:del>
      <w:ins w:id="740" w:author="Reviewer" w:date="2026-06-03T14:09:00Z" w16du:dateUtc="2026-06-03T19:09:00Z">
        <w:r w:rsidR="000B29D5">
          <w:rPr>
            <w:rFonts w:ascii="Arial" w:eastAsia="Times New Roman" w:hAnsi="Arial" w:cs="Arial"/>
            <w:color w:val="000000"/>
            <w:kern w:val="0"/>
            <w14:ligatures w14:val="none"/>
          </w:rPr>
          <w:t>exhibite</w:t>
        </w:r>
      </w:ins>
      <w:ins w:id="741" w:author="Reviewer" w:date="2026-06-03T14:10:00Z" w16du:dateUtc="2026-06-03T19:10:00Z">
        <w:r w:rsidR="000B29D5">
          <w:rPr>
            <w:rFonts w:ascii="Arial" w:eastAsia="Times New Roman" w:hAnsi="Arial" w:cs="Arial"/>
            <w:color w:val="000000"/>
            <w:kern w:val="0"/>
            <w14:ligatures w14:val="none"/>
          </w:rPr>
          <w:t>d relatively stable NLR values throughout the study</w:t>
        </w:r>
      </w:ins>
      <w:r w:rsidR="00167D66">
        <w:rPr>
          <w:rFonts w:ascii="Arial" w:eastAsia="Times New Roman" w:hAnsi="Arial" w:cs="Arial"/>
          <w:color w:val="000000"/>
          <w:kern w:val="0"/>
          <w14:ligatures w14:val="none"/>
        </w:rPr>
        <w:t xml:space="preserve">, </w:t>
      </w:r>
      <w:del w:id="742" w:author="Reviewer" w:date="2026-06-03T14:10:00Z" w16du:dateUtc="2026-06-03T19:10:00Z">
        <w:r w:rsidR="00167D66" w:rsidDel="000B29D5">
          <w:rPr>
            <w:rFonts w:ascii="Arial" w:eastAsia="Times New Roman" w:hAnsi="Arial" w:cs="Arial"/>
            <w:color w:val="000000"/>
            <w:kern w:val="0"/>
            <w14:ligatures w14:val="none"/>
          </w:rPr>
          <w:delText xml:space="preserve">while </w:delText>
        </w:r>
      </w:del>
      <w:ins w:id="743" w:author="Reviewer" w:date="2026-06-03T14:10:00Z" w16du:dateUtc="2026-06-03T19:10:00Z">
        <w:r w:rsidR="000B29D5">
          <w:rPr>
            <w:rFonts w:ascii="Arial" w:eastAsia="Times New Roman" w:hAnsi="Arial" w:cs="Arial"/>
            <w:color w:val="000000"/>
            <w:kern w:val="0"/>
            <w14:ligatures w14:val="none"/>
          </w:rPr>
          <w:t>whereas</w:t>
        </w:r>
        <w:r w:rsidR="000B29D5">
          <w:rPr>
            <w:rFonts w:ascii="Arial" w:eastAsia="Times New Roman" w:hAnsi="Arial" w:cs="Arial"/>
            <w:color w:val="000000"/>
            <w:kern w:val="0"/>
            <w14:ligatures w14:val="none"/>
          </w:rPr>
          <w:t xml:space="preserve"> </w:t>
        </w:r>
      </w:ins>
      <w:r w:rsidR="00167D66">
        <w:rPr>
          <w:rFonts w:ascii="Arial" w:eastAsia="Times New Roman" w:hAnsi="Arial" w:cs="Arial"/>
          <w:color w:val="000000"/>
          <w:kern w:val="0"/>
          <w14:ligatures w14:val="none"/>
        </w:rPr>
        <w:t xml:space="preserve">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w:t>
      </w:r>
      <w:del w:id="744" w:author="Reviewer" w:date="2026-06-03T14:10:00Z" w16du:dateUtc="2026-06-03T19:10:00Z">
        <w:r w:rsidR="00167D66" w:rsidDel="000B29D5">
          <w:rPr>
            <w:rFonts w:ascii="Arial" w:eastAsia="Times New Roman" w:hAnsi="Arial" w:cs="Arial"/>
            <w:color w:val="000000"/>
            <w:kern w:val="0"/>
            <w14:ligatures w14:val="none"/>
          </w:rPr>
          <w:delText xml:space="preserve">a </w:delText>
        </w:r>
      </w:del>
      <w:r w:rsidR="00167D66">
        <w:rPr>
          <w:rFonts w:ascii="Arial" w:eastAsia="Times New Roman" w:hAnsi="Arial" w:cs="Arial"/>
          <w:color w:val="000000"/>
          <w:kern w:val="0"/>
          <w14:ligatures w14:val="none"/>
        </w:rPr>
        <w:t xml:space="preserve">sustained </w:t>
      </w:r>
      <w:del w:id="745" w:author="Reviewer" w:date="2026-06-03T14:10:00Z" w16du:dateUtc="2026-06-03T19:10:00Z">
        <w:r w:rsidR="00167D66" w:rsidDel="000B29D5">
          <w:rPr>
            <w:rFonts w:ascii="Arial" w:eastAsia="Times New Roman" w:hAnsi="Arial" w:cs="Arial"/>
            <w:color w:val="000000"/>
            <w:kern w:val="0"/>
            <w14:ligatures w14:val="none"/>
          </w:rPr>
          <w:delText>stress response</w:delText>
        </w:r>
      </w:del>
      <w:ins w:id="746" w:author="Reviewer" w:date="2026-06-03T14:10:00Z" w16du:dateUtc="2026-06-03T19:10:00Z">
        <w:r w:rsidR="000B29D5">
          <w:rPr>
            <w:rFonts w:ascii="Arial" w:eastAsia="Times New Roman" w:hAnsi="Arial" w:cs="Arial"/>
            <w:color w:val="000000"/>
            <w:kern w:val="0"/>
            <w14:ligatures w14:val="none"/>
          </w:rPr>
          <w:t>NLR elevation</w:t>
        </w:r>
      </w:ins>
      <w:r w:rsidR="001A7A49">
        <w:rPr>
          <w:rFonts w:ascii="Arial" w:eastAsia="Times New Roman" w:hAnsi="Arial" w:cs="Arial"/>
          <w:color w:val="000000"/>
          <w:kern w:val="0"/>
          <w14:ligatures w14:val="none"/>
        </w:rPr>
        <w:t xml:space="preserve">. </w:t>
      </w:r>
    </w:p>
    <w:p w14:paraId="04E2165E" w14:textId="02955DA2"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that all groups would exhibit </w:t>
      </w:r>
      <w:del w:id="747" w:author="Reviewer" w:date="2026-06-03T14:11:00Z" w16du:dateUtc="2026-06-03T19:11:00Z">
        <w:r w:rsidR="006724AA" w:rsidDel="000B29D5">
          <w:rPr>
            <w:rFonts w:ascii="Arial" w:eastAsia="Times New Roman" w:hAnsi="Arial" w:cs="Arial"/>
            <w:color w:val="000000"/>
            <w:kern w:val="0"/>
            <w14:ligatures w14:val="none"/>
          </w:rPr>
          <w:delText>heightened stress</w:delText>
        </w:r>
      </w:del>
      <w:ins w:id="748" w:author="Reviewer" w:date="2026-06-03T14:11:00Z" w16du:dateUtc="2026-06-03T19:11:00Z">
        <w:r w:rsidR="000B29D5">
          <w:rPr>
            <w:rFonts w:ascii="Arial" w:eastAsia="Times New Roman" w:hAnsi="Arial" w:cs="Arial"/>
            <w:color w:val="000000"/>
            <w:kern w:val="0"/>
            <w14:ligatures w14:val="none"/>
          </w:rPr>
          <w:t>elevated leukocyte-based stress responses</w:t>
        </w:r>
      </w:ins>
      <w:r w:rsidR="006724AA">
        <w:rPr>
          <w:rFonts w:ascii="Arial" w:eastAsia="Times New Roman" w:hAnsi="Arial" w:cs="Arial"/>
          <w:color w:val="000000"/>
          <w:kern w:val="0"/>
          <w14:ligatures w14:val="none"/>
        </w:rPr>
        <w:t xml:space="preserve"> </w:t>
      </w:r>
      <w:del w:id="749" w:author="Reviewer" w:date="2026-06-04T07:17:00Z" w16du:dateUtc="2026-06-04T12:17:00Z">
        <w:r w:rsidR="006724AA" w:rsidDel="00CE5AB6">
          <w:rPr>
            <w:rFonts w:ascii="Arial" w:eastAsia="Times New Roman" w:hAnsi="Arial" w:cs="Arial"/>
            <w:color w:val="000000"/>
            <w:kern w:val="0"/>
            <w14:ligatures w14:val="none"/>
          </w:rPr>
          <w:delText xml:space="preserve">following </w:delText>
        </w:r>
      </w:del>
      <w:ins w:id="750" w:author="Reviewer" w:date="2026-06-04T07:17:00Z" w16du:dateUtc="2026-06-04T12:17:00Z">
        <w:r w:rsidR="00CE5AB6">
          <w:rPr>
            <w:rFonts w:ascii="Arial" w:eastAsia="Times New Roman" w:hAnsi="Arial" w:cs="Arial"/>
            <w:color w:val="000000"/>
            <w:kern w:val="0"/>
            <w14:ligatures w14:val="none"/>
          </w:rPr>
          <w:t>after</w:t>
        </w:r>
        <w:r w:rsidR="00CE5AB6">
          <w:rPr>
            <w:rFonts w:ascii="Arial" w:eastAsia="Times New Roman" w:hAnsi="Arial" w:cs="Arial"/>
            <w:color w:val="000000"/>
            <w:kern w:val="0"/>
            <w14:ligatures w14:val="none"/>
          </w:rPr>
          <w:t xml:space="preserve"> </w:t>
        </w:r>
      </w:ins>
      <w:r w:rsidR="006724AA">
        <w:rPr>
          <w:rFonts w:ascii="Arial" w:eastAsia="Times New Roman" w:hAnsi="Arial" w:cs="Arial"/>
          <w:color w:val="000000"/>
          <w:kern w:val="0"/>
          <w14:ligatures w14:val="none"/>
        </w:rPr>
        <w:t>the salinity increase.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w:t>
      </w:r>
      <w:del w:id="751" w:author="Reviewer" w:date="2026-06-04T07:17:00Z" w16du:dateUtc="2026-06-04T12:17:00Z">
        <w:r w:rsidR="006724AA" w:rsidDel="00CE5AB6">
          <w:rPr>
            <w:rFonts w:ascii="Arial" w:eastAsia="Times New Roman" w:hAnsi="Arial" w:cs="Arial"/>
            <w:color w:val="000000"/>
            <w:kern w:val="0"/>
            <w14:ligatures w14:val="none"/>
          </w:rPr>
          <w:delText xml:space="preserve">demonstrated </w:delText>
        </w:r>
      </w:del>
      <w:ins w:id="752" w:author="Reviewer" w:date="2026-06-04T07:17:00Z" w16du:dateUtc="2026-06-04T12:17:00Z">
        <w:r w:rsidR="00CE5AB6">
          <w:rPr>
            <w:rFonts w:ascii="Arial" w:eastAsia="Times New Roman" w:hAnsi="Arial" w:cs="Arial"/>
            <w:color w:val="000000"/>
            <w:kern w:val="0"/>
            <w14:ligatures w14:val="none"/>
          </w:rPr>
          <w:t>showed</w:t>
        </w:r>
        <w:r w:rsidR="00CE5AB6">
          <w:rPr>
            <w:rFonts w:ascii="Arial" w:eastAsia="Times New Roman" w:hAnsi="Arial" w:cs="Arial"/>
            <w:color w:val="000000"/>
            <w:kern w:val="0"/>
            <w14:ligatures w14:val="none"/>
          </w:rPr>
          <w:t xml:space="preserve"> </w:t>
        </w:r>
      </w:ins>
      <w:del w:id="753" w:author="Reviewer" w:date="2026-06-03T14:11:00Z" w16du:dateUtc="2026-06-03T19:11:00Z">
        <w:r w:rsidR="006724AA" w:rsidDel="000B29D5">
          <w:rPr>
            <w:rFonts w:ascii="Arial" w:eastAsia="Times New Roman" w:hAnsi="Arial" w:cs="Arial"/>
            <w:color w:val="000000"/>
            <w:kern w:val="0"/>
            <w14:ligatures w14:val="none"/>
          </w:rPr>
          <w:delText xml:space="preserve">a </w:delText>
        </w:r>
      </w:del>
      <w:r w:rsidR="006724AA">
        <w:rPr>
          <w:rFonts w:ascii="Arial" w:eastAsia="Times New Roman" w:hAnsi="Arial" w:cs="Arial"/>
          <w:color w:val="000000"/>
          <w:kern w:val="0"/>
          <w14:ligatures w14:val="none"/>
        </w:rPr>
        <w:t>consistent</w:t>
      </w:r>
      <w:ins w:id="754" w:author="Reviewer" w:date="2026-06-03T14:11:00Z" w16du:dateUtc="2026-06-03T19:11:00Z">
        <w:r w:rsidR="000B29D5">
          <w:rPr>
            <w:rFonts w:ascii="Arial" w:eastAsia="Times New Roman" w:hAnsi="Arial" w:cs="Arial"/>
            <w:color w:val="000000"/>
            <w:kern w:val="0"/>
            <w14:ligatures w14:val="none"/>
          </w:rPr>
          <w:t>ly elevate</w:t>
        </w:r>
      </w:ins>
      <w:ins w:id="755" w:author="Reviewer" w:date="2026-06-03T14:12:00Z" w16du:dateUtc="2026-06-03T19:12:00Z">
        <w:r w:rsidR="000B29D5">
          <w:rPr>
            <w:rFonts w:ascii="Arial" w:eastAsia="Times New Roman" w:hAnsi="Arial" w:cs="Arial"/>
            <w:color w:val="000000"/>
            <w:kern w:val="0"/>
            <w14:ligatures w14:val="none"/>
          </w:rPr>
          <w:t xml:space="preserve">d NLR </w:t>
        </w:r>
      </w:ins>
      <w:del w:id="756" w:author="Reviewer" w:date="2026-06-03T14:12:00Z" w16du:dateUtc="2026-06-03T19:12:00Z">
        <w:r w:rsidR="006724AA" w:rsidDel="000B29D5">
          <w:rPr>
            <w:rFonts w:ascii="Arial" w:eastAsia="Times New Roman" w:hAnsi="Arial" w:cs="Arial"/>
            <w:color w:val="000000"/>
            <w:kern w:val="0"/>
            <w14:ligatures w14:val="none"/>
          </w:rPr>
          <w:delText xml:space="preserve"> and prolonged s</w:delText>
        </w:r>
        <w:r w:rsidR="002E15B0" w:rsidDel="000B29D5">
          <w:rPr>
            <w:rFonts w:ascii="Arial" w:eastAsia="Times New Roman" w:hAnsi="Arial" w:cs="Arial"/>
            <w:color w:val="000000"/>
            <w:kern w:val="0"/>
            <w14:ligatures w14:val="none"/>
          </w:rPr>
          <w:delText>t</w:delText>
        </w:r>
        <w:r w:rsidR="006724AA" w:rsidDel="000B29D5">
          <w:rPr>
            <w:rFonts w:ascii="Arial" w:eastAsia="Times New Roman" w:hAnsi="Arial" w:cs="Arial"/>
            <w:color w:val="000000"/>
            <w:kern w:val="0"/>
            <w14:ligatures w14:val="none"/>
          </w:rPr>
          <w:delText>ress response</w:delText>
        </w:r>
      </w:del>
      <w:del w:id="757" w:author="Reviewer" w:date="2026-06-04T07:18:00Z" w16du:dateUtc="2026-06-04T12:18:00Z">
        <w:r w:rsidR="006724AA" w:rsidDel="00CE5AB6">
          <w:rPr>
            <w:rFonts w:ascii="Arial" w:eastAsia="Times New Roman" w:hAnsi="Arial" w:cs="Arial"/>
            <w:color w:val="000000"/>
            <w:kern w:val="0"/>
            <w14:ligatures w14:val="none"/>
          </w:rPr>
          <w:delText xml:space="preserve"> </w:delText>
        </w:r>
      </w:del>
      <w:r w:rsidR="006724AA">
        <w:rPr>
          <w:rFonts w:ascii="Arial" w:eastAsia="Times New Roman" w:hAnsi="Arial" w:cs="Arial"/>
          <w:color w:val="000000"/>
          <w:kern w:val="0"/>
          <w14:ligatures w14:val="none"/>
        </w:rPr>
        <w:t>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w:t>
      </w:r>
      <w:del w:id="758" w:author="Reviewer" w:date="2026-06-03T14:12:00Z" w16du:dateUtc="2026-06-03T19:12:00Z">
        <w:r w:rsidR="006724AA" w:rsidDel="000B29D5">
          <w:rPr>
            <w:rFonts w:ascii="Arial" w:eastAsia="Times New Roman" w:hAnsi="Arial" w:cs="Arial"/>
            <w:color w:val="000000"/>
            <w:kern w:val="0"/>
            <w14:ligatures w14:val="none"/>
          </w:rPr>
          <w:delText>stress levels</w:delText>
        </w:r>
      </w:del>
      <w:ins w:id="759" w:author="Reviewer" w:date="2026-06-03T14:12:00Z" w16du:dateUtc="2026-06-03T19:12:00Z">
        <w:r w:rsidR="000B29D5">
          <w:rPr>
            <w:rFonts w:ascii="Arial" w:eastAsia="Times New Roman" w:hAnsi="Arial" w:cs="Arial"/>
            <w:color w:val="000000"/>
            <w:kern w:val="0"/>
            <w14:ligatures w14:val="none"/>
          </w:rPr>
          <w:t xml:space="preserve">NLR </w:t>
        </w:r>
      </w:ins>
      <w:del w:id="760" w:author="Reviewer" w:date="2026-06-04T07:17:00Z" w16du:dateUtc="2026-06-04T12:17:00Z">
        <w:r w:rsidR="006724AA" w:rsidDel="00CE5AB6">
          <w:rPr>
            <w:rFonts w:ascii="Arial" w:eastAsia="Times New Roman" w:hAnsi="Arial" w:cs="Arial"/>
            <w:color w:val="000000"/>
            <w:kern w:val="0"/>
            <w14:ligatures w14:val="none"/>
          </w:rPr>
          <w:delText xml:space="preserve"> </w:delText>
        </w:r>
      </w:del>
      <w:r w:rsidR="006724AA">
        <w:rPr>
          <w:rFonts w:ascii="Arial" w:eastAsia="Times New Roman" w:hAnsi="Arial" w:cs="Arial"/>
          <w:color w:val="000000"/>
          <w:kern w:val="0"/>
          <w14:ligatures w14:val="none"/>
        </w:rPr>
        <w:t xml:space="preserve">in the other four groups declined to </w:t>
      </w:r>
      <w:del w:id="761" w:author="Reviewer" w:date="2026-06-03T14:12:00Z" w16du:dateUtc="2026-06-03T19:12:00Z">
        <w:r w:rsidR="006724AA" w:rsidDel="000B29D5">
          <w:rPr>
            <w:rFonts w:ascii="Arial" w:eastAsia="Times New Roman" w:hAnsi="Arial" w:cs="Arial"/>
            <w:color w:val="000000"/>
            <w:kern w:val="0"/>
            <w14:ligatures w14:val="none"/>
          </w:rPr>
          <w:delText xml:space="preserve">near </w:delText>
        </w:r>
      </w:del>
      <w:ins w:id="762" w:author="Reviewer" w:date="2026-06-03T14:12:00Z" w16du:dateUtc="2026-06-03T19:12:00Z">
        <w:r w:rsidR="000B29D5">
          <w:rPr>
            <w:rFonts w:ascii="Arial" w:eastAsia="Times New Roman" w:hAnsi="Arial" w:cs="Arial"/>
            <w:color w:val="000000"/>
            <w:kern w:val="0"/>
            <w14:ligatures w14:val="none"/>
          </w:rPr>
          <w:t>near</w:t>
        </w:r>
        <w:r w:rsidR="000B29D5">
          <w:rPr>
            <w:rFonts w:ascii="Arial" w:eastAsia="Times New Roman" w:hAnsi="Arial" w:cs="Arial"/>
            <w:color w:val="000000"/>
            <w:kern w:val="0"/>
            <w14:ligatures w14:val="none"/>
          </w:rPr>
          <w:t>-</w:t>
        </w:r>
      </w:ins>
      <w:r w:rsidR="006724AA">
        <w:rPr>
          <w:rFonts w:ascii="Arial" w:eastAsia="Times New Roman" w:hAnsi="Arial" w:cs="Arial"/>
          <w:color w:val="000000"/>
          <w:kern w:val="0"/>
          <w14:ligatures w14:val="none"/>
        </w:rPr>
        <w:t xml:space="preserve">baseline </w:t>
      </w:r>
      <w:del w:id="763" w:author="Reviewer" w:date="2026-06-03T14:12:00Z" w16du:dateUtc="2026-06-03T19:12:00Z">
        <w:r w:rsidR="006724AA" w:rsidDel="000B29D5">
          <w:rPr>
            <w:rFonts w:ascii="Arial" w:eastAsia="Times New Roman" w:hAnsi="Arial" w:cs="Arial"/>
            <w:color w:val="000000"/>
            <w:kern w:val="0"/>
            <w14:ligatures w14:val="none"/>
          </w:rPr>
          <w:delText>value</w:delText>
        </w:r>
      </w:del>
      <w:ins w:id="764" w:author="Reviewer" w:date="2026-06-03T14:12:00Z" w16du:dateUtc="2026-06-03T19:12:00Z">
        <w:r w:rsidR="000B29D5">
          <w:rPr>
            <w:rFonts w:ascii="Arial" w:eastAsia="Times New Roman" w:hAnsi="Arial" w:cs="Arial"/>
            <w:color w:val="000000"/>
            <w:kern w:val="0"/>
            <w14:ligatures w14:val="none"/>
          </w:rPr>
          <w:t>level</w:t>
        </w:r>
      </w:ins>
      <w:r w:rsidR="006724AA">
        <w:rPr>
          <w:rFonts w:ascii="Arial" w:eastAsia="Times New Roman" w:hAnsi="Arial" w:cs="Arial"/>
          <w:color w:val="000000"/>
          <w:kern w:val="0"/>
          <w14:ligatures w14:val="none"/>
        </w:rPr>
        <w:t xml:space="preserve">s, </w:t>
      </w:r>
      <w:ins w:id="765" w:author="Reviewer" w:date="2026-06-04T07:24:00Z" w16du:dateUtc="2026-06-04T12:24:00Z">
        <w:r w:rsidR="00377293">
          <w:rPr>
            <w:rFonts w:ascii="Arial" w:eastAsia="Times New Roman" w:hAnsi="Arial" w:cs="Arial"/>
            <w:color w:val="000000"/>
            <w:kern w:val="0"/>
            <w14:ligatures w14:val="none"/>
          </w:rPr>
          <w:t>suggesting that these fish recovered normally from the environmental disturbance</w:t>
        </w:r>
        <w:r w:rsidR="00377293">
          <w:rPr>
            <w:rFonts w:ascii="Arial" w:eastAsia="Times New Roman" w:hAnsi="Arial" w:cs="Arial"/>
            <w:color w:val="000000"/>
            <w:kern w:val="0"/>
            <w14:ligatures w14:val="none"/>
          </w:rPr>
          <w:t xml:space="preserve">, </w:t>
        </w:r>
      </w:ins>
      <w:ins w:id="766" w:author="Reviewer" w:date="2026-06-04T07:16:00Z" w16du:dateUtc="2026-06-04T12:16:00Z">
        <w:r w:rsidR="00CE5AB6">
          <w:rPr>
            <w:rFonts w:ascii="Arial" w:eastAsia="Times New Roman" w:hAnsi="Arial" w:cs="Arial"/>
            <w:color w:val="000000"/>
            <w:kern w:val="0"/>
            <w14:ligatures w14:val="none"/>
          </w:rPr>
          <w:t xml:space="preserve">whereas NLR </w:t>
        </w:r>
      </w:ins>
      <w:ins w:id="767" w:author="Reviewer" w:date="2026-06-04T07:17:00Z" w16du:dateUtc="2026-06-04T12:17:00Z">
        <w:r w:rsidR="00CE5AB6">
          <w:rPr>
            <w:rFonts w:ascii="Arial" w:eastAsia="Times New Roman" w:hAnsi="Arial" w:cs="Arial"/>
            <w:color w:val="000000"/>
            <w:kern w:val="0"/>
            <w14:ligatures w14:val="none"/>
          </w:rPr>
          <w:t>remained eleva</w:t>
        </w:r>
      </w:ins>
      <w:ins w:id="768" w:author="Reviewer" w:date="2026-06-04T07:16:00Z" w16du:dateUtc="2026-06-04T12:16:00Z">
        <w:r w:rsidR="00CE5AB6">
          <w:rPr>
            <w:rFonts w:ascii="Arial" w:eastAsia="Times New Roman" w:hAnsi="Arial" w:cs="Arial"/>
            <w:color w:val="000000"/>
            <w:kern w:val="0"/>
            <w14:ligatures w14:val="none"/>
          </w:rPr>
          <w:t xml:space="preserve">ted in the </w:t>
        </w:r>
        <w:proofErr w:type="spellStart"/>
        <w:r w:rsidR="00CE5AB6">
          <w:rPr>
            <w:rFonts w:ascii="Arial" w:eastAsia="Times New Roman" w:hAnsi="Arial" w:cs="Arial"/>
            <w:color w:val="000000"/>
            <w:kern w:val="0"/>
            <w14:ligatures w14:val="none"/>
          </w:rPr>
          <w:t>PFPeA</w:t>
        </w:r>
        <w:proofErr w:type="spellEnd"/>
        <w:r w:rsidR="00CE5AB6">
          <w:rPr>
            <w:rFonts w:ascii="Arial" w:eastAsia="Times New Roman" w:hAnsi="Arial" w:cs="Arial"/>
            <w:color w:val="000000"/>
            <w:kern w:val="0"/>
            <w14:ligatures w14:val="none"/>
          </w:rPr>
          <w:t xml:space="preserve"> high group</w:t>
        </w:r>
      </w:ins>
      <w:del w:id="769" w:author="Reviewer" w:date="2026-06-04T07:24:00Z" w16du:dateUtc="2026-06-04T12:24:00Z">
        <w:r w:rsidR="006724AA" w:rsidDel="00377293">
          <w:rPr>
            <w:rFonts w:ascii="Arial" w:eastAsia="Times New Roman" w:hAnsi="Arial" w:cs="Arial"/>
            <w:color w:val="000000"/>
            <w:kern w:val="0"/>
            <w14:ligatures w14:val="none"/>
          </w:rPr>
          <w:delText>suggesting that</w:delText>
        </w:r>
      </w:del>
      <w:del w:id="770" w:author="Reviewer" w:date="2026-06-04T07:23:00Z" w16du:dateUtc="2026-06-04T12:23:00Z">
        <w:r w:rsidR="006724AA" w:rsidDel="00CE5AB6">
          <w:rPr>
            <w:rFonts w:ascii="Arial" w:eastAsia="Times New Roman" w:hAnsi="Arial" w:cs="Arial"/>
            <w:color w:val="000000"/>
            <w:kern w:val="0"/>
            <w14:ligatures w14:val="none"/>
          </w:rPr>
          <w:delText xml:space="preserve"> </w:delText>
        </w:r>
      </w:del>
      <w:del w:id="771" w:author="Reviewer" w:date="2026-06-04T07:24:00Z" w16du:dateUtc="2026-06-04T12:24:00Z">
        <w:r w:rsidR="006724AA" w:rsidDel="00377293">
          <w:rPr>
            <w:rFonts w:ascii="Arial" w:eastAsia="Times New Roman" w:hAnsi="Arial" w:cs="Arial"/>
            <w:color w:val="000000"/>
            <w:kern w:val="0"/>
            <w14:ligatures w14:val="none"/>
          </w:rPr>
          <w:delText>these fish recovered normally from the environmental disturbance</w:delText>
        </w:r>
      </w:del>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30880ADE"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2021)","noteIndex":0},"citationItems":[{"id":285,"uris":["http://zotero.org/users/4161640/items/KZNHGRVD"],"itemData":{"id":285,"type":"article-journal","container-title":"Environmental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Coperchini</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2022)","noteIndex":0},"citationItems":[{"id":286,"uris":["http://zotero.org/users/4161640/items/RPWCUTSY"],"itemData":{"id":286,"type":"article-journal","container-title":"Environmental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0430F0">
        <w:rPr>
          <w:rFonts w:ascii="Arial" w:eastAsia="Times New Roman" w:hAnsi="Arial" w:cs="Arial"/>
          <w:color w:val="000000"/>
          <w:kern w:val="0"/>
          <w14:ligatures w14:val="none"/>
        </w:rPr>
        <w:t xml:space="preserve"> in animals and humans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2021)","noteIndex":0},"citationItems":[{"id":287,"uris":["http://zotero.org/users/4161640/items/7SY2GIAP"],"itemData":{"id":287,"type":"article-journal","container-title":"Frontiers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w:t>
      </w:r>
      <w:ins w:id="772" w:author="Reviewer" w:date="2026-06-04T07:07:00Z" w16du:dateUtc="2026-06-04T12:07:00Z">
        <w:r w:rsidR="005C7877">
          <w:rPr>
            <w:rFonts w:ascii="Arial" w:eastAsia="Times New Roman" w:hAnsi="Arial" w:cs="Arial"/>
            <w:color w:val="000000"/>
            <w:kern w:val="0"/>
            <w14:ligatures w14:val="none"/>
          </w:rPr>
          <w:t xml:space="preserve">because </w:t>
        </w:r>
      </w:ins>
      <w:del w:id="773" w:author="Reviewer" w:date="2026-06-04T07:07:00Z" w16du:dateUtc="2026-06-04T12:07:00Z">
        <w:r w:rsidR="003160EE" w:rsidDel="005C7877">
          <w:rPr>
            <w:rFonts w:ascii="Arial" w:eastAsia="Times New Roman" w:hAnsi="Arial" w:cs="Arial"/>
            <w:color w:val="000000"/>
            <w:kern w:val="0"/>
            <w14:ligatures w14:val="none"/>
          </w:rPr>
          <w:delText xml:space="preserve">as </w:delText>
        </w:r>
      </w:del>
      <w:r w:rsidR="003160EE">
        <w:rPr>
          <w:rFonts w:ascii="Arial" w:eastAsia="Times New Roman" w:hAnsi="Arial" w:cs="Arial"/>
          <w:color w:val="000000"/>
          <w:kern w:val="0"/>
          <w14:ligatures w14:val="none"/>
        </w:rPr>
        <w:t xml:space="preserve">research on PFAS exposure is relatively new, </w:t>
      </w:r>
      <w:del w:id="774" w:author="Reviewer" w:date="2026-06-04T07:12:00Z" w16du:dateUtc="2026-06-04T12:12:00Z">
        <w:r w:rsidR="003160EE" w:rsidDel="005C7877">
          <w:rPr>
            <w:rFonts w:ascii="Arial" w:eastAsia="Times New Roman" w:hAnsi="Arial" w:cs="Arial"/>
            <w:color w:val="000000"/>
            <w:kern w:val="0"/>
            <w14:ligatures w14:val="none"/>
          </w:rPr>
          <w:lastRenderedPageBreak/>
          <w:delText xml:space="preserve">sometimes yields conflicting results, </w:delText>
        </w:r>
      </w:del>
      <w:ins w:id="775" w:author="Reviewer" w:date="2026-06-04T07:08:00Z" w16du:dateUtc="2026-06-04T12:08:00Z">
        <w:r w:rsidR="005C7877">
          <w:rPr>
            <w:rFonts w:ascii="Arial" w:eastAsia="Times New Roman" w:hAnsi="Arial" w:cs="Arial"/>
            <w:color w:val="000000"/>
            <w:kern w:val="0"/>
            <w14:ligatures w14:val="none"/>
          </w:rPr>
          <w:t xml:space="preserve">often </w:t>
        </w:r>
      </w:ins>
      <w:del w:id="776" w:author="Reviewer" w:date="2026-06-04T07:08:00Z" w16du:dateUtc="2026-06-04T12:08:00Z">
        <w:r w:rsidR="003160EE" w:rsidDel="005C7877">
          <w:rPr>
            <w:rFonts w:ascii="Arial" w:eastAsia="Times New Roman" w:hAnsi="Arial" w:cs="Arial"/>
            <w:color w:val="000000"/>
            <w:kern w:val="0"/>
            <w14:ligatures w14:val="none"/>
          </w:rPr>
          <w:delText xml:space="preserve">primarily </w:delText>
        </w:r>
      </w:del>
      <w:r w:rsidR="003160EE">
        <w:rPr>
          <w:rFonts w:ascii="Arial" w:eastAsia="Times New Roman" w:hAnsi="Arial" w:cs="Arial"/>
          <w:color w:val="000000"/>
          <w:kern w:val="0"/>
          <w14:ligatures w14:val="none"/>
        </w:rPr>
        <w:t>focuses on a</w:t>
      </w:r>
      <w:del w:id="777" w:author="Reviewer" w:date="2026-06-04T07:08:00Z" w16du:dateUtc="2026-06-04T12:08:00Z">
        <w:r w:rsidR="003160EE" w:rsidDel="005C7877">
          <w:rPr>
            <w:rFonts w:ascii="Arial" w:eastAsia="Times New Roman" w:hAnsi="Arial" w:cs="Arial"/>
            <w:color w:val="000000"/>
            <w:kern w:val="0"/>
            <w14:ligatures w14:val="none"/>
          </w:rPr>
          <w:delText xml:space="preserve"> few</w:delText>
        </w:r>
      </w:del>
      <w:ins w:id="778" w:author="Reviewer" w:date="2026-06-04T07:08:00Z" w16du:dateUtc="2026-06-04T12:08:00Z">
        <w:r w:rsidR="005C7877">
          <w:rPr>
            <w:rFonts w:ascii="Arial" w:eastAsia="Times New Roman" w:hAnsi="Arial" w:cs="Arial"/>
            <w:color w:val="000000"/>
            <w:kern w:val="0"/>
            <w14:ligatures w14:val="none"/>
          </w:rPr>
          <w:t xml:space="preserve"> limited subset of</w:t>
        </w:r>
      </w:ins>
      <w:r w:rsidR="003160EE">
        <w:rPr>
          <w:rFonts w:ascii="Arial" w:eastAsia="Times New Roman" w:hAnsi="Arial" w:cs="Arial"/>
          <w:color w:val="000000"/>
          <w:kern w:val="0"/>
          <w14:ligatures w14:val="none"/>
        </w:rPr>
        <w:t xml:space="preserve"> PFAS</w:t>
      </w:r>
      <w:ins w:id="779" w:author="Reviewer" w:date="2026-06-04T07:08:00Z" w16du:dateUtc="2026-06-04T12:08:00Z">
        <w:r w:rsidR="005C7877">
          <w:rPr>
            <w:rFonts w:ascii="Arial" w:eastAsia="Times New Roman" w:hAnsi="Arial" w:cs="Arial"/>
            <w:color w:val="000000"/>
            <w:kern w:val="0"/>
            <w14:ligatures w14:val="none"/>
          </w:rPr>
          <w:t xml:space="preserve"> compounds</w:t>
        </w:r>
      </w:ins>
      <w:del w:id="780" w:author="Reviewer" w:date="2026-06-04T07:08:00Z" w16du:dateUtc="2026-06-04T12:08:00Z">
        <w:r w:rsidR="003160EE" w:rsidDel="005C7877">
          <w:rPr>
            <w:rFonts w:ascii="Arial" w:eastAsia="Times New Roman" w:hAnsi="Arial" w:cs="Arial"/>
            <w:color w:val="000000"/>
            <w:kern w:val="0"/>
            <w14:ligatures w14:val="none"/>
          </w:rPr>
          <w:delText>s</w:delText>
        </w:r>
      </w:del>
      <w:r w:rsidR="003160EE">
        <w:rPr>
          <w:rFonts w:ascii="Arial" w:eastAsia="Times New Roman" w:hAnsi="Arial" w:cs="Arial"/>
          <w:color w:val="000000"/>
          <w:kern w:val="0"/>
          <w14:ligatures w14:val="none"/>
        </w:rPr>
        <w:t xml:space="preserve">, </w:t>
      </w:r>
      <w:ins w:id="781" w:author="Reviewer" w:date="2026-06-04T07:12:00Z" w16du:dateUtc="2026-06-04T12:12:00Z">
        <w:r w:rsidR="005C7877">
          <w:rPr>
            <w:rFonts w:ascii="Arial" w:eastAsia="Times New Roman" w:hAnsi="Arial" w:cs="Arial"/>
            <w:color w:val="000000"/>
            <w:kern w:val="0"/>
            <w14:ligatures w14:val="none"/>
          </w:rPr>
          <w:t>sometimes yields conflicting results</w:t>
        </w:r>
        <w:r w:rsidR="005C7877">
          <w:rPr>
            <w:rFonts w:ascii="Arial" w:eastAsia="Times New Roman" w:hAnsi="Arial" w:cs="Arial"/>
            <w:color w:val="000000"/>
            <w:kern w:val="0"/>
            <w14:ligatures w14:val="none"/>
          </w:rPr>
          <w:t xml:space="preserve">, </w:t>
        </w:r>
      </w:ins>
      <w:r w:rsidR="003160EE">
        <w:rPr>
          <w:rFonts w:ascii="Arial" w:eastAsia="Times New Roman" w:hAnsi="Arial" w:cs="Arial"/>
          <w:color w:val="000000"/>
          <w:kern w:val="0"/>
          <w14:ligatures w14:val="none"/>
        </w:rPr>
        <w:t>and</w:t>
      </w:r>
      <w:ins w:id="782" w:author="Reviewer" w:date="2026-06-04T07:08:00Z" w16du:dateUtc="2026-06-04T12:08:00Z">
        <w:r w:rsidR="005C7877">
          <w:rPr>
            <w:rFonts w:ascii="Arial" w:eastAsia="Times New Roman" w:hAnsi="Arial" w:cs="Arial"/>
            <w:color w:val="000000"/>
            <w:kern w:val="0"/>
            <w14:ligatures w14:val="none"/>
          </w:rPr>
          <w:t xml:space="preserve"> remains restricted to </w:t>
        </w:r>
      </w:ins>
      <w:del w:id="783" w:author="Reviewer" w:date="2026-06-04T07:08:00Z" w16du:dateUtc="2026-06-04T12:08:00Z">
        <w:r w:rsidR="003160EE" w:rsidDel="005C7877">
          <w:rPr>
            <w:rFonts w:ascii="Arial" w:eastAsia="Times New Roman" w:hAnsi="Arial" w:cs="Arial"/>
            <w:color w:val="000000"/>
            <w:kern w:val="0"/>
            <w14:ligatures w14:val="none"/>
          </w:rPr>
          <w:delText xml:space="preserve"> is mainly limited to </w:delText>
        </w:r>
      </w:del>
      <w:r w:rsidR="003160EE">
        <w:rPr>
          <w:rFonts w:ascii="Arial" w:eastAsia="Times New Roman" w:hAnsi="Arial" w:cs="Arial"/>
          <w:color w:val="000000"/>
          <w:kern w:val="0"/>
          <w14:ligatures w14:val="none"/>
        </w:rPr>
        <w:t>a few organisms</w:t>
      </w:r>
      <w:ins w:id="784" w:author="Reviewer" w:date="2026-06-04T07:08:00Z" w16du:dateUtc="2026-06-04T12:08:00Z">
        <w:r w:rsidR="005C7877">
          <w:rPr>
            <w:rFonts w:ascii="Arial" w:eastAsia="Times New Roman" w:hAnsi="Arial" w:cs="Arial"/>
            <w:color w:val="000000"/>
            <w:kern w:val="0"/>
            <w14:ligatures w14:val="none"/>
          </w:rPr>
          <w:t xml:space="preserve"> and exposure scenarios</w:t>
        </w:r>
      </w:ins>
      <w:r w:rsidR="003160EE">
        <w:rPr>
          <w:rFonts w:ascii="Arial" w:eastAsia="Times New Roman" w:hAnsi="Arial" w:cs="Arial"/>
          <w:color w:val="000000"/>
          <w:kern w:val="0"/>
          <w14:ligatures w14:val="none"/>
        </w:rPr>
        <w:t xml:space="preserve">. </w:t>
      </w:r>
      <w:del w:id="785" w:author="Reviewer" w:date="2026-06-04T07:09:00Z" w16du:dateUtc="2026-06-04T12:09:00Z">
        <w:r w:rsidR="003160EE" w:rsidDel="005C7877">
          <w:rPr>
            <w:rFonts w:ascii="Arial" w:eastAsia="Times New Roman" w:hAnsi="Arial" w:cs="Arial"/>
            <w:color w:val="000000"/>
            <w:kern w:val="0"/>
            <w14:ligatures w14:val="none"/>
          </w:rPr>
          <w:delText>We strongly believe o</w:delText>
        </w:r>
      </w:del>
      <w:ins w:id="786" w:author="Reviewer" w:date="2026-06-04T07:09:00Z" w16du:dateUtc="2026-06-04T12:09:00Z">
        <w:r w:rsidR="005C7877">
          <w:rPr>
            <w:rFonts w:ascii="Arial" w:eastAsia="Times New Roman" w:hAnsi="Arial" w:cs="Arial"/>
            <w:color w:val="000000"/>
            <w:kern w:val="0"/>
            <w14:ligatures w14:val="none"/>
          </w:rPr>
          <w:t>O</w:t>
        </w:r>
      </w:ins>
      <w:r w:rsidR="003160EE">
        <w:rPr>
          <w:rFonts w:ascii="Arial" w:eastAsia="Times New Roman" w:hAnsi="Arial" w:cs="Arial"/>
          <w:color w:val="000000"/>
          <w:kern w:val="0"/>
          <w14:ligatures w14:val="none"/>
        </w:rPr>
        <w:t xml:space="preserve">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del w:id="787" w:author="Reviewer" w:date="2026-06-04T07:09:00Z" w16du:dateUtc="2026-06-04T12:09:00Z">
        <w:r w:rsidR="006724AA" w:rsidDel="005C7877">
          <w:rPr>
            <w:rFonts w:ascii="Arial" w:eastAsia="Times New Roman" w:hAnsi="Arial" w:cs="Arial"/>
            <w:color w:val="000000"/>
            <w:kern w:val="0"/>
            <w14:ligatures w14:val="none"/>
          </w:rPr>
          <w:delText xml:space="preserve">add </w:delText>
        </w:r>
      </w:del>
      <w:ins w:id="788" w:author="Reviewer" w:date="2026-06-04T07:09:00Z" w16du:dateUtc="2026-06-04T12:09:00Z">
        <w:r w:rsidR="005C7877">
          <w:rPr>
            <w:rFonts w:ascii="Arial" w:eastAsia="Times New Roman" w:hAnsi="Arial" w:cs="Arial"/>
            <w:color w:val="000000"/>
            <w:kern w:val="0"/>
            <w14:ligatures w14:val="none"/>
          </w:rPr>
          <w:t>contribute</w:t>
        </w:r>
        <w:r w:rsidR="005C7877">
          <w:rPr>
            <w:rFonts w:ascii="Arial" w:eastAsia="Times New Roman" w:hAnsi="Arial" w:cs="Arial"/>
            <w:color w:val="000000"/>
            <w:kern w:val="0"/>
            <w14:ligatures w14:val="none"/>
          </w:rPr>
          <w:t xml:space="preserve"> </w:t>
        </w:r>
      </w:ins>
      <w:r w:rsidR="006724AA">
        <w:rPr>
          <w:rFonts w:ascii="Arial" w:eastAsia="Times New Roman" w:hAnsi="Arial" w:cs="Arial"/>
          <w:color w:val="000000"/>
          <w:kern w:val="0"/>
          <w14:ligatures w14:val="none"/>
        </w:rPr>
        <w:t xml:space="preserve">to this growing body of </w:t>
      </w:r>
      <w:del w:id="789" w:author="Reviewer" w:date="2026-06-04T07:09:00Z" w16du:dateUtc="2026-06-04T12:09:00Z">
        <w:r w:rsidR="006724AA" w:rsidDel="005C7877">
          <w:rPr>
            <w:rFonts w:ascii="Arial" w:eastAsia="Times New Roman" w:hAnsi="Arial" w:cs="Arial"/>
            <w:color w:val="000000"/>
            <w:kern w:val="0"/>
            <w14:ligatures w14:val="none"/>
          </w:rPr>
          <w:delText xml:space="preserve">evidence </w:delText>
        </w:r>
      </w:del>
      <w:ins w:id="790" w:author="Reviewer" w:date="2026-06-04T07:09:00Z" w16du:dateUtc="2026-06-04T12:09:00Z">
        <w:r w:rsidR="005C7877">
          <w:rPr>
            <w:rFonts w:ascii="Arial" w:eastAsia="Times New Roman" w:hAnsi="Arial" w:cs="Arial"/>
            <w:color w:val="000000"/>
            <w:kern w:val="0"/>
            <w14:ligatures w14:val="none"/>
          </w:rPr>
          <w:t>literature</w:t>
        </w:r>
        <w:r w:rsidR="005C7877">
          <w:rPr>
            <w:rFonts w:ascii="Arial" w:eastAsia="Times New Roman" w:hAnsi="Arial" w:cs="Arial"/>
            <w:color w:val="000000"/>
            <w:kern w:val="0"/>
            <w14:ligatures w14:val="none"/>
          </w:rPr>
          <w:t xml:space="preserve"> </w:t>
        </w:r>
      </w:ins>
      <w:r w:rsidR="006724AA">
        <w:rPr>
          <w:rFonts w:ascii="Arial" w:eastAsia="Times New Roman" w:hAnsi="Arial" w:cs="Arial"/>
          <w:color w:val="000000"/>
          <w:kern w:val="0"/>
          <w14:ligatures w14:val="none"/>
        </w:rPr>
        <w:t xml:space="preserve">by </w:t>
      </w:r>
      <w:del w:id="791" w:author="Reviewer" w:date="2026-06-04T07:09:00Z" w16du:dateUtc="2026-06-04T12:09:00Z">
        <w:r w:rsidR="006724AA" w:rsidDel="005C7877">
          <w:rPr>
            <w:rFonts w:ascii="Arial" w:eastAsia="Times New Roman" w:hAnsi="Arial" w:cs="Arial"/>
            <w:color w:val="000000"/>
            <w:kern w:val="0"/>
            <w14:ligatures w14:val="none"/>
          </w:rPr>
          <w:delText xml:space="preserve">demonstrating </w:delText>
        </w:r>
      </w:del>
      <w:ins w:id="792" w:author="Reviewer" w:date="2026-06-04T07:09:00Z" w16du:dateUtc="2026-06-04T12:09:00Z">
        <w:r w:rsidR="005C7877">
          <w:rPr>
            <w:rFonts w:ascii="Arial" w:eastAsia="Times New Roman" w:hAnsi="Arial" w:cs="Arial"/>
            <w:color w:val="000000"/>
            <w:kern w:val="0"/>
            <w14:ligatures w14:val="none"/>
          </w:rPr>
          <w:t>suggesting</w:t>
        </w:r>
        <w:r w:rsidR="005C7877">
          <w:rPr>
            <w:rFonts w:ascii="Arial" w:eastAsia="Times New Roman" w:hAnsi="Arial" w:cs="Arial"/>
            <w:color w:val="000000"/>
            <w:kern w:val="0"/>
            <w14:ligatures w14:val="none"/>
          </w:rPr>
          <w:t xml:space="preserve"> </w:t>
        </w:r>
      </w:ins>
      <w:r w:rsidR="006724AA">
        <w:rPr>
          <w:rFonts w:ascii="Arial" w:eastAsia="Times New Roman" w:hAnsi="Arial" w:cs="Arial"/>
          <w:color w:val="000000"/>
          <w:kern w:val="0"/>
          <w14:ligatures w14:val="none"/>
        </w:rPr>
        <w:t>th</w:t>
      </w:r>
      <w:ins w:id="793" w:author="Reviewer" w:date="2026-06-04T07:09:00Z" w16du:dateUtc="2026-06-04T12:09:00Z">
        <w:r w:rsidR="005C7877">
          <w:rPr>
            <w:rFonts w:ascii="Arial" w:eastAsia="Times New Roman" w:hAnsi="Arial" w:cs="Arial"/>
            <w:color w:val="000000"/>
            <w:kern w:val="0"/>
            <w14:ligatures w14:val="none"/>
          </w:rPr>
          <w:t>at</w:t>
        </w:r>
      </w:ins>
      <w:del w:id="794" w:author="Reviewer" w:date="2026-06-04T07:09:00Z" w16du:dateUtc="2026-06-04T12:09:00Z">
        <w:r w:rsidR="006724AA" w:rsidDel="005C7877">
          <w:rPr>
            <w:rFonts w:ascii="Arial" w:eastAsia="Times New Roman" w:hAnsi="Arial" w:cs="Arial"/>
            <w:color w:val="000000"/>
            <w:kern w:val="0"/>
            <w14:ligatures w14:val="none"/>
          </w:rPr>
          <w:delText>e</w:delText>
        </w:r>
      </w:del>
      <w:r w:rsidR="006724AA">
        <w:rPr>
          <w:rFonts w:ascii="Arial" w:eastAsia="Times New Roman" w:hAnsi="Arial" w:cs="Arial"/>
          <w:color w:val="000000"/>
          <w:kern w:val="0"/>
          <w14:ligatures w14:val="none"/>
        </w:rPr>
        <w:t xml:space="preserv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a short-chain PFAS</w:t>
      </w:r>
      <w:ins w:id="795" w:author="Reviewer" w:date="2026-06-04T07:09:00Z" w16du:dateUtc="2026-06-04T12:09:00Z">
        <w:r w:rsidR="005C7877">
          <w:rPr>
            <w:rFonts w:ascii="Arial" w:eastAsia="Times New Roman" w:hAnsi="Arial" w:cs="Arial"/>
            <w:color w:val="000000"/>
            <w:kern w:val="0"/>
            <w14:ligatures w14:val="none"/>
          </w:rPr>
          <w:t xml:space="preserve"> compound</w:t>
        </w:r>
      </w:ins>
      <w:r w:rsidR="006724AA">
        <w:rPr>
          <w:rFonts w:ascii="Arial" w:eastAsia="Times New Roman" w:hAnsi="Arial" w:cs="Arial"/>
          <w:color w:val="000000"/>
          <w:kern w:val="0"/>
          <w14:ligatures w14:val="none"/>
        </w:rPr>
        <w:t xml:space="preserve">, may alter </w:t>
      </w:r>
      <w:ins w:id="796" w:author="Reviewer" w:date="2026-06-04T07:10:00Z" w16du:dateUtc="2026-06-04T12:10:00Z">
        <w:r w:rsidR="005C7877">
          <w:rPr>
            <w:rFonts w:ascii="Arial" w:eastAsia="Times New Roman" w:hAnsi="Arial" w:cs="Arial"/>
            <w:color w:val="000000"/>
            <w:kern w:val="0"/>
            <w14:ligatures w14:val="none"/>
          </w:rPr>
          <w:t xml:space="preserve">leukocyte dynamics associated with physiological stress responses in </w:t>
        </w:r>
      </w:ins>
      <w:r w:rsidR="006724AA">
        <w:rPr>
          <w:rFonts w:ascii="Arial" w:eastAsia="Times New Roman" w:hAnsi="Arial" w:cs="Arial"/>
          <w:color w:val="000000"/>
          <w:kern w:val="0"/>
          <w14:ligatures w14:val="none"/>
        </w:rPr>
        <w:t>vertebrate</w:t>
      </w:r>
      <w:ins w:id="797" w:author="Reviewer" w:date="2026-06-04T07:10:00Z" w16du:dateUtc="2026-06-04T12:10:00Z">
        <w:r w:rsidR="005C7877">
          <w:rPr>
            <w:rFonts w:ascii="Arial" w:eastAsia="Times New Roman" w:hAnsi="Arial" w:cs="Arial"/>
            <w:color w:val="000000"/>
            <w:kern w:val="0"/>
            <w14:ligatures w14:val="none"/>
          </w:rPr>
          <w:t>s</w:t>
        </w:r>
      </w:ins>
      <w:del w:id="798" w:author="Reviewer" w:date="2026-06-04T07:10:00Z" w16du:dateUtc="2026-06-04T12:10:00Z">
        <w:r w:rsidR="006724AA" w:rsidDel="005C7877">
          <w:rPr>
            <w:rFonts w:ascii="Arial" w:eastAsia="Times New Roman" w:hAnsi="Arial" w:cs="Arial"/>
            <w:color w:val="000000"/>
            <w:kern w:val="0"/>
            <w14:ligatures w14:val="none"/>
          </w:rPr>
          <w:delText xml:space="preserve"> physiology</w:delText>
        </w:r>
      </w:del>
      <w:r w:rsidR="006724AA">
        <w:rPr>
          <w:rFonts w:ascii="Arial" w:eastAsia="Times New Roman" w:hAnsi="Arial" w:cs="Arial"/>
          <w:color w:val="000000"/>
          <w:kern w:val="0"/>
          <w14:ligatures w14:val="none"/>
        </w:rPr>
        <w:t xml:space="preserve">—a </w:t>
      </w:r>
      <w:ins w:id="799" w:author="Reviewer" w:date="2026-06-04T07:13:00Z" w16du:dateUtc="2026-06-04T12:13:00Z">
        <w:r w:rsidR="005C7877">
          <w:rPr>
            <w:rFonts w:ascii="Arial" w:eastAsia="Times New Roman" w:hAnsi="Arial" w:cs="Arial"/>
            <w:color w:val="000000"/>
            <w:kern w:val="0"/>
            <w14:ligatures w14:val="none"/>
          </w:rPr>
          <w:t xml:space="preserve">directly relevant </w:t>
        </w:r>
      </w:ins>
      <w:del w:id="800" w:author="Reviewer" w:date="2026-06-04T07:13:00Z" w16du:dateUtc="2026-06-04T12:13:00Z">
        <w:r w:rsidR="006724AA" w:rsidDel="005C7877">
          <w:rPr>
            <w:rFonts w:ascii="Arial" w:eastAsia="Times New Roman" w:hAnsi="Arial" w:cs="Arial"/>
            <w:color w:val="000000"/>
            <w:kern w:val="0"/>
            <w14:ligatures w14:val="none"/>
          </w:rPr>
          <w:delText xml:space="preserve">critical </w:delText>
        </w:r>
      </w:del>
      <w:r w:rsidR="006724AA">
        <w:rPr>
          <w:rFonts w:ascii="Arial" w:eastAsia="Times New Roman" w:hAnsi="Arial" w:cs="Arial"/>
          <w:color w:val="000000"/>
          <w:kern w:val="0"/>
          <w14:ligatures w14:val="none"/>
        </w:rPr>
        <w:t xml:space="preserve">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170B54A8"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w:t>
      </w:r>
      <w:del w:id="801" w:author="Reviewer" w:date="2026-06-04T07:25:00Z" w16du:dateUtc="2026-06-04T12:25:00Z">
        <w:r w:rsidR="00BB2E67" w:rsidDel="00377293">
          <w:rPr>
            <w:rFonts w:ascii="Arial" w:eastAsia="Times New Roman" w:hAnsi="Arial" w:cs="Arial"/>
            <w:color w:val="000000"/>
            <w:kern w:val="0"/>
            <w14:ligatures w14:val="none"/>
          </w:rPr>
          <w:delText xml:space="preserve">we believed that </w:delText>
        </w:r>
      </w:del>
      <w:r w:rsidR="00BB2E67">
        <w:rPr>
          <w:rFonts w:ascii="Arial" w:eastAsia="Times New Roman" w:hAnsi="Arial" w:cs="Arial"/>
          <w:color w:val="000000"/>
          <w:kern w:val="0"/>
          <w14:ligatures w14:val="none"/>
        </w:rPr>
        <w:t xml:space="preserve">reducing size variation was </w:t>
      </w:r>
      <w:del w:id="802" w:author="Reviewer" w:date="2026-06-04T07:25:00Z" w16du:dateUtc="2026-06-04T12:25:00Z">
        <w:r w:rsidR="00BB2E67" w:rsidDel="00377293">
          <w:rPr>
            <w:rFonts w:ascii="Arial" w:eastAsia="Times New Roman" w:hAnsi="Arial" w:cs="Arial"/>
            <w:color w:val="000000"/>
            <w:kern w:val="0"/>
            <w14:ligatures w14:val="none"/>
          </w:rPr>
          <w:delText xml:space="preserve">crucial </w:delText>
        </w:r>
      </w:del>
      <w:ins w:id="803" w:author="Reviewer" w:date="2026-06-04T07:25:00Z" w16du:dateUtc="2026-06-04T12:25:00Z">
        <w:r w:rsidR="00377293">
          <w:rPr>
            <w:rFonts w:ascii="Arial" w:eastAsia="Times New Roman" w:hAnsi="Arial" w:cs="Arial"/>
            <w:color w:val="000000"/>
            <w:kern w:val="0"/>
            <w14:ligatures w14:val="none"/>
          </w:rPr>
          <w:t>important</w:t>
        </w:r>
        <w:r w:rsidR="00377293">
          <w:rPr>
            <w:rFonts w:ascii="Arial" w:eastAsia="Times New Roman" w:hAnsi="Arial" w:cs="Arial"/>
            <w:color w:val="000000"/>
            <w:kern w:val="0"/>
            <w14:ligatures w14:val="none"/>
          </w:rPr>
          <w:t xml:space="preserve"> </w:t>
        </w:r>
      </w:ins>
      <w:r w:rsidR="00BB2E67">
        <w:rPr>
          <w:rFonts w:ascii="Arial" w:eastAsia="Times New Roman" w:hAnsi="Arial" w:cs="Arial"/>
          <w:color w:val="000000"/>
          <w:kern w:val="0"/>
          <w14:ligatures w14:val="none"/>
        </w:rPr>
        <w:t xml:space="preserve">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2021)","noteIndex":0},"citationItems":[{"id":258,"uris":["http://zotero.org/users/4161640/items/Y9A4JMJM"],"itemData":{"id":258,"type":"article-journal","container-title":"Human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M."}],"issued":{"date-parts":[["2017",4,3]]}}},{"id":259,"uris":["http://zotero.org/users/4161640/items/5FJCH7ZB"],"itemData":{"id":259,"type":"article-journal","container-title":"The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B"}],"issued":{"date-parts":[["2020"]]}}},{"id":261,"uris":["http://zotero.org/users/4161640/items/CJGF8FLV"],"itemData":{"id":261,"type":"article-journal","container-title":"Animals","issue":"6","note":"publisher: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V"}],"issued":{"date-parts":[["2020"]]}}},{"id":260,"uris":["http://zotero.org/users/4161640/items/EHISG9UC"],"itemData":{"id":260,"type":"article-journal","container-title":"Journal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w:t>
      </w:r>
      <w:proofErr w:type="spellStart"/>
      <w:r w:rsidR="002838B7" w:rsidRPr="002838B7">
        <w:rPr>
          <w:rFonts w:ascii="Arial" w:hAnsi="Arial" w:cs="Arial"/>
          <w:color w:val="000000"/>
          <w:kern w:val="0"/>
        </w:rPr>
        <w:t>Naidenko</w:t>
      </w:r>
      <w:proofErr w:type="spellEnd"/>
      <w:r w:rsidR="002838B7" w:rsidRPr="002838B7">
        <w:rPr>
          <w:rFonts w:ascii="Arial" w:hAnsi="Arial" w:cs="Arial"/>
          <w:color w:val="000000"/>
          <w:kern w:val="0"/>
        </w:rPr>
        <w:t xml:space="preserve"> and </w:t>
      </w:r>
      <w:proofErr w:type="spellStart"/>
      <w:r w:rsidR="002838B7" w:rsidRPr="002838B7">
        <w:rPr>
          <w:rFonts w:ascii="Arial" w:hAnsi="Arial" w:cs="Arial"/>
          <w:color w:val="000000"/>
          <w:kern w:val="0"/>
        </w:rPr>
        <w:t>Alshinetskiy</w:t>
      </w:r>
      <w:proofErr w:type="spellEnd"/>
      <w:r w:rsidR="002838B7" w:rsidRPr="002838B7">
        <w:rPr>
          <w:rFonts w:ascii="Arial" w:hAnsi="Arial" w:cs="Arial"/>
          <w:color w:val="000000"/>
          <w:kern w:val="0"/>
        </w:rPr>
        <w:t xml:space="preserve">, 2020; Cornelius Ruhs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2024)","noteIndex":0},"citationItems":[{"id":262,"uris":["http://zotero.org/users/4161640/items/N3RR6T3U"],"itemData":{"id":262,"type":"article-journal","container-title":"Animals","issue":"5","note":"publisher: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263,"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 xml:space="preserve">nimals recently introduced to captivity </w:t>
      </w:r>
      <w:del w:id="804" w:author="Reviewer" w:date="2026-06-04T07:27:00Z" w16du:dateUtc="2026-06-04T12:27:00Z">
        <w:r w:rsidRPr="003E7284" w:rsidDel="00377293">
          <w:rPr>
            <w:rFonts w:ascii="Arial" w:eastAsia="Times New Roman" w:hAnsi="Arial" w:cs="Arial"/>
            <w:color w:val="000000"/>
            <w:kern w:val="0"/>
            <w14:ligatures w14:val="none"/>
          </w:rPr>
          <w:delText>m</w:delText>
        </w:r>
        <w:r w:rsidR="001B0B3B" w:rsidDel="00377293">
          <w:rPr>
            <w:rFonts w:ascii="Arial" w:eastAsia="Times New Roman" w:hAnsi="Arial" w:cs="Arial"/>
            <w:color w:val="000000"/>
            <w:kern w:val="0"/>
            <w14:ligatures w14:val="none"/>
          </w:rPr>
          <w:delText>ight</w:delText>
        </w:r>
        <w:r w:rsidRPr="003E7284" w:rsidDel="00377293">
          <w:rPr>
            <w:rFonts w:ascii="Arial" w:eastAsia="Times New Roman" w:hAnsi="Arial" w:cs="Arial"/>
            <w:color w:val="000000"/>
            <w:kern w:val="0"/>
            <w14:ligatures w14:val="none"/>
          </w:rPr>
          <w:delText xml:space="preserve"> </w:delText>
        </w:r>
      </w:del>
      <w:ins w:id="805" w:author="Reviewer" w:date="2026-06-04T07:27:00Z" w16du:dateUtc="2026-06-04T12:27:00Z">
        <w:r w:rsidR="00377293">
          <w:rPr>
            <w:rFonts w:ascii="Arial" w:eastAsia="Times New Roman" w:hAnsi="Arial" w:cs="Arial"/>
            <w:color w:val="000000"/>
            <w:kern w:val="0"/>
            <w14:ligatures w14:val="none"/>
          </w:rPr>
          <w:t>may</w:t>
        </w:r>
        <w:r w:rsidR="00377293" w:rsidRPr="003E7284">
          <w:rPr>
            <w:rFonts w:ascii="Arial" w:eastAsia="Times New Roman" w:hAnsi="Arial" w:cs="Arial"/>
            <w:color w:val="000000"/>
            <w:kern w:val="0"/>
            <w14:ligatures w14:val="none"/>
          </w:rPr>
          <w:t xml:space="preserve"> </w:t>
        </w:r>
      </w:ins>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w:t>
      </w:r>
      <w:ins w:id="806" w:author="Reviewer" w:date="2026-06-04T07:27:00Z" w16du:dateUtc="2026-06-04T12:27:00Z">
        <w:r w:rsidR="00377293">
          <w:rPr>
            <w:rFonts w:ascii="Arial" w:eastAsia="Times New Roman" w:hAnsi="Arial" w:cs="Arial"/>
            <w:color w:val="000000"/>
            <w:kern w:val="0"/>
            <w14:ligatures w14:val="none"/>
          </w:rPr>
          <w:t xml:space="preserve"> and rates</w:t>
        </w:r>
      </w:ins>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w:t>
      </w:r>
      <w:del w:id="807" w:author="Reviewer" w:date="2026-06-04T07:27:00Z" w16du:dateUtc="2026-06-04T12:27:00Z">
        <w:r w:rsidRPr="003E7284" w:rsidDel="00377293">
          <w:rPr>
            <w:rFonts w:ascii="Arial" w:eastAsia="Times New Roman" w:hAnsi="Arial" w:cs="Arial"/>
            <w:color w:val="000000"/>
            <w:kern w:val="0"/>
            <w14:ligatures w14:val="none"/>
          </w:rPr>
          <w:delText xml:space="preserve">rates </w:delText>
        </w:r>
      </w:del>
      <w:ins w:id="808" w:author="Reviewer" w:date="2026-06-04T07:27:00Z" w16du:dateUtc="2026-06-04T12:27:00Z">
        <w:r w:rsidR="00377293">
          <w:rPr>
            <w:rFonts w:ascii="Arial" w:eastAsia="Times New Roman" w:hAnsi="Arial" w:cs="Arial"/>
            <w:color w:val="000000"/>
            <w:kern w:val="0"/>
            <w14:ligatures w14:val="none"/>
          </w:rPr>
          <w:t>activity</w:t>
        </w:r>
        <w:r w:rsidR="00377293" w:rsidRPr="003E7284">
          <w:rPr>
            <w:rFonts w:ascii="Arial" w:eastAsia="Times New Roman" w:hAnsi="Arial" w:cs="Arial"/>
            <w:color w:val="000000"/>
            <w:kern w:val="0"/>
            <w14:ligatures w14:val="none"/>
          </w:rPr>
          <w:t xml:space="preserve"> </w:t>
        </w:r>
      </w:ins>
      <w:r w:rsidRPr="003E7284">
        <w:rPr>
          <w:rFonts w:ascii="Arial" w:eastAsia="Times New Roman" w:hAnsi="Arial" w:cs="Arial"/>
          <w:color w:val="000000"/>
          <w:kern w:val="0"/>
          <w14:ligatures w14:val="none"/>
        </w:rPr>
        <w:t xml:space="preserve">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w:t>
      </w:r>
      <w:del w:id="809" w:author="Reviewer" w:date="2026-06-04T07:32:00Z" w16du:dateUtc="2026-06-04T12:32:00Z">
        <w:r w:rsidRPr="003E7284" w:rsidDel="00377293">
          <w:rPr>
            <w:rFonts w:ascii="Arial" w:eastAsia="Times New Roman" w:hAnsi="Arial" w:cs="Arial"/>
            <w:color w:val="000000"/>
            <w:kern w:val="0"/>
            <w14:ligatures w14:val="none"/>
          </w:rPr>
          <w:delText xml:space="preserve">toxin </w:delText>
        </w:r>
      </w:del>
      <w:ins w:id="810" w:author="Reviewer" w:date="2026-06-04T07:32:00Z" w16du:dateUtc="2026-06-04T12:32:00Z">
        <w:r w:rsidR="00377293">
          <w:rPr>
            <w:rFonts w:ascii="Arial" w:eastAsia="Times New Roman" w:hAnsi="Arial" w:cs="Arial"/>
            <w:color w:val="000000"/>
            <w:kern w:val="0"/>
            <w14:ligatures w14:val="none"/>
          </w:rPr>
          <w:t>contaminant</w:t>
        </w:r>
        <w:r w:rsidR="00377293" w:rsidRPr="003E7284">
          <w:rPr>
            <w:rFonts w:ascii="Arial" w:eastAsia="Times New Roman" w:hAnsi="Arial" w:cs="Arial"/>
            <w:color w:val="000000"/>
            <w:kern w:val="0"/>
            <w14:ligatures w14:val="none"/>
          </w:rPr>
          <w:t xml:space="preserve"> </w:t>
        </w:r>
      </w:ins>
      <w:r w:rsidRPr="003E7284">
        <w:rPr>
          <w:rFonts w:ascii="Arial" w:eastAsia="Times New Roman" w:hAnsi="Arial" w:cs="Arial"/>
          <w:color w:val="000000"/>
          <w:kern w:val="0"/>
          <w14:ligatures w14:val="none"/>
        </w:rPr>
        <w:t>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511BDDEE"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w:t>
      </w:r>
      <w:r w:rsidR="009A25A6" w:rsidRPr="003E7284">
        <w:rPr>
          <w:rFonts w:ascii="Arial" w:eastAsia="Times New Roman" w:hAnsi="Arial" w:cs="Arial"/>
          <w:color w:val="000000"/>
          <w:kern w:val="0"/>
          <w14:ligatures w14:val="none"/>
        </w:rPr>
        <w:lastRenderedPageBreak/>
        <w:t>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Bezerra"},{"family":"Seriani","given":"Robson"}],"issued":{"date-parts":[["2017",3,16]]}}},{"id":264,"uris":["http://zotero.org/users/4161640/items/AX9JKHZM"],"itemData":{"id":264,"type":"article-journal","container-title":"Fish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Mahfuzul"}],"issued":{"date-parts":[["2018"]]}}},{"id":265,"uris":["http://zotero.org/users/4161640/items/QRAC4K4U"],"itemData":{"id":265,"type":"article-journal","container-title":"F1000Research","page":"1169","title":"Effect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BDS"}],"issued":{"date-parts":[["2022"]]}}},{"id":266,"uris":["http://zotero.org/users/4161640/items/L3BG9L4E"],"itemData":{"id":266,"type":"article-journal","container-title":"Water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w:t>
      </w:r>
      <w:proofErr w:type="spellStart"/>
      <w:r w:rsidR="002838B7" w:rsidRPr="002838B7">
        <w:rPr>
          <w:rFonts w:ascii="Arial" w:hAnsi="Arial" w:cs="Arial"/>
          <w:color w:val="000000"/>
          <w:kern w:val="0"/>
        </w:rPr>
        <w:t>Hertika</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w:t>
      </w:r>
      <w:ins w:id="811" w:author="Reviewer" w:date="2026-06-04T07:33:00Z" w16du:dateUtc="2026-06-04T12:33:00Z">
        <w:r w:rsidR="00377293">
          <w:rPr>
            <w:rFonts w:ascii="Arial" w:eastAsia="Times New Roman" w:hAnsi="Arial" w:cs="Arial"/>
            <w:color w:val="000000"/>
            <w:kern w:val="0"/>
            <w14:ligatures w14:val="none"/>
          </w:rPr>
          <w:t xml:space="preserve"> environmental</w:t>
        </w:r>
      </w:ins>
      <w:r>
        <w:rPr>
          <w:rFonts w:ascii="Arial" w:eastAsia="Times New Roman" w:hAnsi="Arial" w:cs="Arial"/>
          <w:color w:val="000000"/>
          <w:kern w:val="0"/>
          <w14:ligatures w14:val="none"/>
        </w:rPr>
        <w:t xml:space="preserve"> conditions, we </w:t>
      </w:r>
      <w:del w:id="812" w:author="Reviewer" w:date="2026-06-04T07:33:00Z" w16du:dateUtc="2026-06-04T12:33:00Z">
        <w:r w:rsidDel="00377293">
          <w:rPr>
            <w:rFonts w:ascii="Arial" w:eastAsia="Times New Roman" w:hAnsi="Arial" w:cs="Arial"/>
            <w:color w:val="000000"/>
            <w:kern w:val="0"/>
            <w14:ligatures w14:val="none"/>
          </w:rPr>
          <w:delText xml:space="preserve">ensured </w:delText>
        </w:r>
      </w:del>
      <w:ins w:id="813" w:author="Reviewer" w:date="2026-06-04T07:33:00Z" w16du:dateUtc="2026-06-04T12:33:00Z">
        <w:r w:rsidR="00377293">
          <w:rPr>
            <w:rFonts w:ascii="Arial" w:eastAsia="Times New Roman" w:hAnsi="Arial" w:cs="Arial"/>
            <w:color w:val="000000"/>
            <w:kern w:val="0"/>
            <w14:ligatures w14:val="none"/>
          </w:rPr>
          <w:t>reduced the likelihood</w:t>
        </w:r>
        <w:r w:rsidR="00377293">
          <w:rPr>
            <w:rFonts w:ascii="Arial" w:eastAsia="Times New Roman" w:hAnsi="Arial" w:cs="Arial"/>
            <w:color w:val="000000"/>
            <w:kern w:val="0"/>
            <w14:ligatures w14:val="none"/>
          </w:rPr>
          <w:t xml:space="preserve"> </w:t>
        </w:r>
      </w:ins>
      <w:r>
        <w:rPr>
          <w:rFonts w:ascii="Arial" w:eastAsia="Times New Roman" w:hAnsi="Arial" w:cs="Arial"/>
          <w:color w:val="000000"/>
          <w:kern w:val="0"/>
          <w14:ligatures w14:val="none"/>
        </w:rPr>
        <w:t>that observed differences in NLR reflected</w:t>
      </w:r>
      <w:ins w:id="814" w:author="Reviewer" w:date="2026-06-04T07:33:00Z" w16du:dateUtc="2026-06-04T12:33:00Z">
        <w:r w:rsidR="00377293">
          <w:rPr>
            <w:rFonts w:ascii="Arial" w:eastAsia="Times New Roman" w:hAnsi="Arial" w:cs="Arial"/>
            <w:color w:val="000000"/>
            <w:kern w:val="0"/>
            <w14:ligatures w14:val="none"/>
          </w:rPr>
          <w:t xml:space="preserve"> abiotic variation</w:t>
        </w:r>
      </w:ins>
      <w:ins w:id="815" w:author="Reviewer" w:date="2026-06-04T07:34:00Z" w16du:dateUtc="2026-06-04T12:34:00Z">
        <w:r w:rsidR="00377293">
          <w:rPr>
            <w:rFonts w:ascii="Arial" w:eastAsia="Times New Roman" w:hAnsi="Arial" w:cs="Arial"/>
            <w:color w:val="000000"/>
            <w:kern w:val="0"/>
            <w14:ligatures w14:val="none"/>
          </w:rPr>
          <w:t xml:space="preserve"> among tanks</w:t>
        </w:r>
      </w:ins>
      <w:del w:id="816" w:author="Reviewer" w:date="2026-06-04T07:35:00Z" w16du:dateUtc="2026-06-04T12:35:00Z">
        <w:r w:rsidDel="00765946">
          <w:rPr>
            <w:rFonts w:ascii="Arial" w:eastAsia="Times New Roman" w:hAnsi="Arial" w:cs="Arial"/>
            <w:color w:val="000000"/>
            <w:kern w:val="0"/>
            <w14:ligatures w14:val="none"/>
          </w:rPr>
          <w:delText xml:space="preserve"> treatment effects rather than environmental variation</w:delText>
        </w:r>
      </w:del>
      <w:r>
        <w:rPr>
          <w:rFonts w:ascii="Arial" w:eastAsia="Times New Roman" w:hAnsi="Arial" w:cs="Arial"/>
          <w:color w:val="000000"/>
          <w:kern w:val="0"/>
          <w14:ligatures w14:val="none"/>
        </w:rPr>
        <w:t>.</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1B38B210"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del w:id="817" w:author="Reviewer" w:date="2026-06-04T07:42:00Z" w16du:dateUtc="2026-06-04T12:42:00Z">
        <w:r w:rsidR="000B2425" w:rsidDel="00765946">
          <w:rPr>
            <w:rFonts w:ascii="Arial" w:eastAsia="Times New Roman" w:hAnsi="Arial" w:cs="Arial"/>
            <w:i/>
            <w:iCs/>
            <w:color w:val="000000"/>
            <w:kern w:val="0"/>
            <w14:ligatures w14:val="none"/>
          </w:rPr>
          <w:delText xml:space="preserve">Toxin </w:delText>
        </w:r>
      </w:del>
      <w:ins w:id="818" w:author="Reviewer" w:date="2026-06-04T07:42:00Z" w16du:dateUtc="2026-06-04T12:42:00Z">
        <w:r w:rsidR="00765946">
          <w:rPr>
            <w:rFonts w:ascii="Arial" w:eastAsia="Times New Roman" w:hAnsi="Arial" w:cs="Arial"/>
            <w:i/>
            <w:iCs/>
            <w:color w:val="000000"/>
            <w:kern w:val="0"/>
            <w14:ligatures w14:val="none"/>
          </w:rPr>
          <w:t>Contaminant</w:t>
        </w:r>
        <w:r w:rsidR="00765946">
          <w:rPr>
            <w:rFonts w:ascii="Arial" w:eastAsia="Times New Roman" w:hAnsi="Arial" w:cs="Arial"/>
            <w:i/>
            <w:iCs/>
            <w:color w:val="000000"/>
            <w:kern w:val="0"/>
            <w14:ligatures w14:val="none"/>
          </w:rPr>
          <w:t xml:space="preserve"> </w:t>
        </w:r>
      </w:ins>
      <w:r w:rsidR="000B2425">
        <w:rPr>
          <w:rFonts w:ascii="Arial" w:eastAsia="Times New Roman" w:hAnsi="Arial" w:cs="Arial"/>
          <w:i/>
          <w:iCs/>
          <w:color w:val="000000"/>
          <w:kern w:val="0"/>
          <w14:ligatures w14:val="none"/>
        </w:rPr>
        <w:t>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35354A20"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w:t>
      </w:r>
      <w:ins w:id="819" w:author="Reviewer" w:date="2026-06-04T07:44:00Z" w16du:dateUtc="2026-06-04T12:44:00Z">
        <w:r w:rsidR="00765946">
          <w:rPr>
            <w:rFonts w:ascii="Arial" w:eastAsia="Times New Roman" w:hAnsi="Arial" w:cs="Arial"/>
            <w:color w:val="000000"/>
            <w:kern w:val="0"/>
            <w14:ligatures w14:val="none"/>
          </w:rPr>
          <w:t>may alter leukocyte-based</w:t>
        </w:r>
      </w:ins>
      <w:del w:id="820" w:author="Reviewer" w:date="2026-06-04T07:44:00Z" w16du:dateUtc="2026-06-04T12:44:00Z">
        <w:r w:rsidR="000B2425" w:rsidDel="00765946">
          <w:rPr>
            <w:rFonts w:ascii="Arial" w:eastAsia="Times New Roman" w:hAnsi="Arial" w:cs="Arial"/>
            <w:color w:val="000000"/>
            <w:kern w:val="0"/>
            <w14:ligatures w14:val="none"/>
          </w:rPr>
          <w:delText>can elevate</w:delText>
        </w:r>
      </w:del>
      <w:r w:rsidR="000B2425">
        <w:rPr>
          <w:rFonts w:ascii="Arial" w:eastAsia="Times New Roman" w:hAnsi="Arial" w:cs="Arial"/>
          <w:color w:val="000000"/>
          <w:kern w:val="0"/>
          <w14:ligatures w14:val="none"/>
        </w:rPr>
        <w:t xml:space="preserve"> stress</w:t>
      </w:r>
      <w:ins w:id="821" w:author="Reviewer" w:date="2026-06-04T07:44:00Z" w16du:dateUtc="2026-06-04T12:44:00Z">
        <w:r w:rsidR="00765946">
          <w:rPr>
            <w:rFonts w:ascii="Arial" w:eastAsia="Times New Roman" w:hAnsi="Arial" w:cs="Arial"/>
            <w:color w:val="000000"/>
            <w:kern w:val="0"/>
            <w14:ligatures w14:val="none"/>
          </w:rPr>
          <w:t xml:space="preserve"> responses</w:t>
        </w:r>
      </w:ins>
      <w:r w:rsidR="000B2425">
        <w:rPr>
          <w:rFonts w:ascii="Arial" w:eastAsia="Times New Roman" w:hAnsi="Arial" w:cs="Arial"/>
          <w:color w:val="000000"/>
          <w:kern w:val="0"/>
          <w14:ligatures w14:val="none"/>
        </w:rPr>
        <w:t xml:space="preserve"> in freshwater fishes</w:t>
      </w:r>
      <w:r w:rsidR="005032D7">
        <w:rPr>
          <w:rFonts w:ascii="Arial" w:eastAsia="Times New Roman" w:hAnsi="Arial" w:cs="Arial"/>
          <w:color w:val="000000"/>
          <w:kern w:val="0"/>
          <w14:ligatures w14:val="none"/>
        </w:rPr>
        <w:t xml:space="preserve"> and </w:t>
      </w:r>
      <w:ins w:id="822" w:author="Reviewer" w:date="2026-06-04T07:44:00Z" w16du:dateUtc="2026-06-04T12:44:00Z">
        <w:r w:rsidR="00765946">
          <w:rPr>
            <w:rFonts w:ascii="Arial" w:eastAsia="Times New Roman" w:hAnsi="Arial" w:cs="Arial"/>
            <w:color w:val="000000"/>
            <w:kern w:val="0"/>
            <w14:ligatures w14:val="none"/>
          </w:rPr>
          <w:t xml:space="preserve">further supports the utility </w:t>
        </w:r>
        <w:r w:rsidR="00944D34">
          <w:rPr>
            <w:rFonts w:ascii="Arial" w:eastAsia="Times New Roman" w:hAnsi="Arial" w:cs="Arial"/>
            <w:color w:val="000000"/>
            <w:kern w:val="0"/>
            <w14:ligatures w14:val="none"/>
          </w:rPr>
          <w:t>o</w:t>
        </w:r>
      </w:ins>
      <w:ins w:id="823" w:author="Reviewer" w:date="2026-06-04T07:45:00Z" w16du:dateUtc="2026-06-04T12:45:00Z">
        <w:r w:rsidR="00944D34">
          <w:rPr>
            <w:rFonts w:ascii="Arial" w:eastAsia="Times New Roman" w:hAnsi="Arial" w:cs="Arial"/>
            <w:color w:val="000000"/>
            <w:kern w:val="0"/>
            <w14:ligatures w14:val="none"/>
          </w:rPr>
          <w:t xml:space="preserve">f </w:t>
        </w:r>
      </w:ins>
      <w:del w:id="824" w:author="Reviewer" w:date="2026-06-04T07:45:00Z" w16du:dateUtc="2026-06-04T12:45:00Z">
        <w:r w:rsidR="000B2425" w:rsidDel="00944D34">
          <w:rPr>
            <w:rFonts w:ascii="Arial" w:eastAsia="Times New Roman" w:hAnsi="Arial" w:cs="Arial"/>
            <w:color w:val="000000"/>
            <w:kern w:val="0"/>
            <w14:ligatures w14:val="none"/>
          </w:rPr>
          <w:delText>reinforces</w:delText>
        </w:r>
        <w:r w:rsidR="005032D7" w:rsidDel="00944D34">
          <w:rPr>
            <w:rFonts w:ascii="Arial" w:eastAsia="Times New Roman" w:hAnsi="Arial" w:cs="Arial"/>
            <w:color w:val="000000"/>
            <w:kern w:val="0"/>
            <w14:ligatures w14:val="none"/>
          </w:rPr>
          <w:delText xml:space="preserve"> </w:delText>
        </w:r>
      </w:del>
      <w:r w:rsidR="005032D7">
        <w:rPr>
          <w:rFonts w:ascii="Arial" w:eastAsia="Times New Roman" w:hAnsi="Arial" w:cs="Arial"/>
          <w:color w:val="000000"/>
          <w:kern w:val="0"/>
          <w14:ligatures w14:val="none"/>
        </w:rPr>
        <w:t xml:space="preserve">NLR as a </w:t>
      </w:r>
      <w:ins w:id="825" w:author="Reviewer" w:date="2026-06-04T07:45:00Z" w16du:dateUtc="2026-06-04T12:45:00Z">
        <w:r w:rsidR="00944D34">
          <w:rPr>
            <w:rFonts w:ascii="Arial" w:eastAsia="Times New Roman" w:hAnsi="Arial" w:cs="Arial"/>
            <w:color w:val="000000"/>
            <w:kern w:val="0"/>
            <w14:ligatures w14:val="none"/>
          </w:rPr>
          <w:t xml:space="preserve">physiological </w:t>
        </w:r>
      </w:ins>
      <w:del w:id="826" w:author="Reviewer" w:date="2026-06-04T07:45:00Z" w16du:dateUtc="2026-06-04T12:45:00Z">
        <w:r w:rsidR="00CA091B" w:rsidDel="00944D34">
          <w:rPr>
            <w:rFonts w:ascii="Arial" w:eastAsia="Times New Roman" w:hAnsi="Arial" w:cs="Arial"/>
            <w:color w:val="000000"/>
            <w:kern w:val="0"/>
            <w14:ligatures w14:val="none"/>
          </w:rPr>
          <w:delText xml:space="preserve">reliable stress </w:delText>
        </w:r>
      </w:del>
      <w:r w:rsidR="00CA091B">
        <w:rPr>
          <w:rFonts w:ascii="Arial" w:eastAsia="Times New Roman" w:hAnsi="Arial" w:cs="Arial"/>
          <w:color w:val="000000"/>
          <w:kern w:val="0"/>
          <w14:ligatures w14:val="none"/>
        </w:rPr>
        <w:t>biomarker</w:t>
      </w:r>
      <w:ins w:id="827" w:author="Reviewer" w:date="2026-06-04T07:45:00Z" w16du:dateUtc="2026-06-04T12:45:00Z">
        <w:r w:rsidR="00944D34">
          <w:rPr>
            <w:rFonts w:ascii="Arial" w:eastAsia="Times New Roman" w:hAnsi="Arial" w:cs="Arial"/>
            <w:color w:val="000000"/>
            <w:kern w:val="0"/>
            <w14:ligatures w14:val="none"/>
          </w:rPr>
          <w:t xml:space="preserve"> associated with stress responses</w:t>
        </w:r>
      </w:ins>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w:t>
      </w:r>
      <w:del w:id="828" w:author="Reviewer" w:date="2026-06-04T07:45:00Z" w16du:dateUtc="2026-06-04T12:45:00Z">
        <w:r w:rsidR="00F57B95" w:rsidDel="00944D34">
          <w:rPr>
            <w:rFonts w:ascii="Arial" w:eastAsia="Times New Roman" w:hAnsi="Arial" w:cs="Arial"/>
            <w:color w:val="000000"/>
            <w:kern w:val="0"/>
            <w14:ligatures w14:val="none"/>
          </w:rPr>
          <w:delText>toxins</w:delText>
        </w:r>
      </w:del>
      <w:ins w:id="829" w:author="Reviewer" w:date="2026-06-04T07:45:00Z" w16du:dateUtc="2026-06-04T12:45:00Z">
        <w:r w:rsidR="00944D34">
          <w:rPr>
            <w:rFonts w:ascii="Arial" w:eastAsia="Times New Roman" w:hAnsi="Arial" w:cs="Arial"/>
            <w:color w:val="000000"/>
            <w:kern w:val="0"/>
            <w14:ligatures w14:val="none"/>
          </w:rPr>
          <w:t>contaminants</w:t>
        </w:r>
      </w:ins>
      <w:r w:rsidR="00F57B95">
        <w:rPr>
          <w:rFonts w:ascii="Arial" w:eastAsia="Times New Roman" w:hAnsi="Arial" w:cs="Arial"/>
          <w:color w:val="000000"/>
          <w:kern w:val="0"/>
          <w14:ligatures w14:val="none"/>
        </w:rPr>
        <w:t xml:space="preserve">,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ed</w:t>
      </w:r>
      <w:ins w:id="830" w:author="Reviewer" w:date="2026-06-04T07:45:00Z" w16du:dateUtc="2026-06-04T12:45:00Z">
        <w:r w:rsidR="00944D34">
          <w:rPr>
            <w:rFonts w:ascii="Arial" w:eastAsia="Times New Roman" w:hAnsi="Arial" w:cs="Arial"/>
            <w:color w:val="000000"/>
            <w:kern w:val="0"/>
            <w14:ligatures w14:val="none"/>
          </w:rPr>
          <w:t xml:space="preserve"> </w:t>
        </w:r>
      </w:ins>
      <w:ins w:id="831" w:author="Reviewer" w:date="2026-06-04T07:46:00Z" w16du:dateUtc="2026-06-04T12:46:00Z">
        <w:r w:rsidR="00944D34">
          <w:rPr>
            <w:rFonts w:ascii="Arial" w:eastAsia="Times New Roman" w:hAnsi="Arial" w:cs="Arial"/>
            <w:color w:val="000000"/>
            <w:kern w:val="0"/>
            <w14:ligatures w14:val="none"/>
          </w:rPr>
          <w:t>sustained NLR elevation in</w:t>
        </w:r>
      </w:ins>
      <w:del w:id="832" w:author="Reviewer" w:date="2026-06-04T07:46:00Z" w16du:dateUtc="2026-06-04T12:46:00Z">
        <w:r w:rsidR="00F57B95" w:rsidDel="00944D34">
          <w:rPr>
            <w:rFonts w:ascii="Arial" w:eastAsia="Times New Roman" w:hAnsi="Arial" w:cs="Arial"/>
            <w:color w:val="000000"/>
            <w:kern w:val="0"/>
            <w14:ligatures w14:val="none"/>
          </w:rPr>
          <w:delText xml:space="preserve"> a </w:delText>
        </w:r>
        <w:r w:rsidR="00CA091B" w:rsidDel="00944D34">
          <w:rPr>
            <w:rFonts w:ascii="Arial" w:eastAsia="Times New Roman" w:hAnsi="Arial" w:cs="Arial"/>
            <w:color w:val="000000"/>
            <w:kern w:val="0"/>
            <w14:ligatures w14:val="none"/>
          </w:rPr>
          <w:delText xml:space="preserve">clear </w:delText>
        </w:r>
        <w:r w:rsidR="00F57B95" w:rsidDel="00944D34">
          <w:rPr>
            <w:rFonts w:ascii="Arial" w:eastAsia="Times New Roman" w:hAnsi="Arial" w:cs="Arial"/>
            <w:color w:val="000000"/>
            <w:kern w:val="0"/>
            <w14:ligatures w14:val="none"/>
          </w:rPr>
          <w:delText>stress response in</w:delText>
        </w:r>
      </w:del>
      <w:r w:rsidR="00F57B95">
        <w:rPr>
          <w:rFonts w:ascii="Arial" w:eastAsia="Times New Roman" w:hAnsi="Arial" w:cs="Arial"/>
          <w:color w:val="000000"/>
          <w:kern w:val="0"/>
          <w14:ligatures w14:val="none"/>
        </w:rPr>
        <w:t xml:space="preserve">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t>
      </w:r>
      <w:del w:id="833" w:author="Reviewer" w:date="2026-06-04T07:46:00Z" w16du:dateUtc="2026-06-04T12:46:00Z">
        <w:r w:rsidR="00CA091B" w:rsidDel="00944D34">
          <w:rPr>
            <w:rFonts w:ascii="Arial" w:eastAsia="Times New Roman" w:hAnsi="Arial" w:cs="Arial"/>
            <w:color w:val="000000"/>
            <w:kern w:val="0"/>
            <w14:ligatures w14:val="none"/>
          </w:rPr>
          <w:delText xml:space="preserve">while </w:delText>
        </w:r>
      </w:del>
      <w:ins w:id="834" w:author="Reviewer" w:date="2026-06-04T07:46:00Z" w16du:dateUtc="2026-06-04T12:46:00Z">
        <w:r w:rsidR="00944D34">
          <w:rPr>
            <w:rFonts w:ascii="Arial" w:eastAsia="Times New Roman" w:hAnsi="Arial" w:cs="Arial"/>
            <w:color w:val="000000"/>
            <w:kern w:val="0"/>
            <w14:ligatures w14:val="none"/>
          </w:rPr>
          <w:t>whereas NLR remained comparatively stable in</w:t>
        </w:r>
        <w:r w:rsidR="00944D34">
          <w:rPr>
            <w:rFonts w:ascii="Arial" w:eastAsia="Times New Roman" w:hAnsi="Arial" w:cs="Arial"/>
            <w:color w:val="000000"/>
            <w:kern w:val="0"/>
            <w14:ligatures w14:val="none"/>
          </w:rPr>
          <w:t xml:space="preserve"> </w:t>
        </w:r>
      </w:ins>
      <w:r w:rsidR="00CA091B">
        <w:rPr>
          <w:rFonts w:ascii="Arial" w:eastAsia="Times New Roman" w:hAnsi="Arial" w:cs="Arial"/>
          <w:color w:val="000000"/>
          <w:kern w:val="0"/>
          <w14:ligatures w14:val="none"/>
        </w:rPr>
        <w:t>the</w:t>
      </w:r>
      <w:ins w:id="835" w:author="Reviewer" w:date="2026-06-04T07:46:00Z" w16du:dateUtc="2026-06-04T12:46:00Z">
        <w:r w:rsidR="00944D34">
          <w:rPr>
            <w:rFonts w:ascii="Arial" w:eastAsia="Times New Roman" w:hAnsi="Arial" w:cs="Arial"/>
            <w:color w:val="000000"/>
            <w:kern w:val="0"/>
            <w14:ligatures w14:val="none"/>
          </w:rPr>
          <w:t xml:space="preserve"> </w:t>
        </w:r>
      </w:ins>
      <w:del w:id="836" w:author="Reviewer" w:date="2026-06-04T07:46:00Z" w16du:dateUtc="2026-06-04T12:46:00Z">
        <w:r w:rsidR="00CA091B" w:rsidDel="00944D34">
          <w:rPr>
            <w:rFonts w:ascii="Arial" w:eastAsia="Times New Roman" w:hAnsi="Arial" w:cs="Arial"/>
            <w:color w:val="000000"/>
            <w:kern w:val="0"/>
            <w14:ligatures w14:val="none"/>
          </w:rPr>
          <w:delText xml:space="preserve"> </w:delText>
        </w:r>
        <w:r w:rsidR="00F57B95" w:rsidDel="00944D34">
          <w:rPr>
            <w:rFonts w:ascii="Arial" w:eastAsia="Times New Roman" w:hAnsi="Arial" w:cs="Arial"/>
            <w:color w:val="000000"/>
            <w:kern w:val="0"/>
            <w14:ligatures w14:val="none"/>
          </w:rPr>
          <w:delText>other groups</w:delText>
        </w:r>
        <w:r w:rsidR="00C77121" w:rsidDel="00944D34">
          <w:rPr>
            <w:rFonts w:ascii="Arial" w:eastAsia="Times New Roman" w:hAnsi="Arial" w:cs="Arial"/>
            <w:color w:val="000000"/>
            <w:kern w:val="0"/>
            <w14:ligatures w14:val="none"/>
          </w:rPr>
          <w:delText>—</w:delText>
        </w:r>
      </w:del>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low</w:t>
      </w:r>
      <w:ins w:id="837" w:author="Reviewer" w:date="2026-06-04T07:47:00Z" w16du:dateUtc="2026-06-04T12:47:00Z">
        <w:r w:rsidR="00944D34">
          <w:rPr>
            <w:rFonts w:ascii="Arial" w:eastAsia="Times New Roman" w:hAnsi="Arial" w:cs="Arial"/>
            <w:color w:val="000000"/>
            <w:kern w:val="0"/>
            <w14:ligatures w14:val="none"/>
          </w:rPr>
          <w:t xml:space="preserve">, Cd </w:t>
        </w:r>
      </w:ins>
      <w:del w:id="838" w:author="Reviewer" w:date="2026-06-04T07:46:00Z" w16du:dateUtc="2026-06-04T12:46:00Z">
        <w:r w:rsidR="00C77121" w:rsidDel="00944D34">
          <w:rPr>
            <w:rFonts w:ascii="Arial" w:eastAsia="Times New Roman" w:hAnsi="Arial" w:cs="Arial"/>
            <w:color w:val="000000"/>
            <w:kern w:val="0"/>
            <w14:ligatures w14:val="none"/>
          </w:rPr>
          <w:delText xml:space="preserve"> and </w:delText>
        </w:r>
      </w:del>
      <w:r w:rsidR="00C77121">
        <w:rPr>
          <w:rFonts w:ascii="Arial" w:eastAsia="Times New Roman" w:hAnsi="Arial" w:cs="Arial"/>
          <w:color w:val="000000"/>
          <w:kern w:val="0"/>
          <w14:ligatures w14:val="none"/>
        </w:rPr>
        <w:t xml:space="preserve">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del w:id="839" w:author="Reviewer" w:date="2026-06-04T07:47:00Z" w16du:dateUtc="2026-06-04T12:47:00Z">
        <w:r w:rsidR="00C77121" w:rsidDel="00944D34">
          <w:rPr>
            <w:rFonts w:ascii="Arial" w:eastAsia="Times New Roman" w:hAnsi="Arial" w:cs="Arial"/>
            <w:color w:val="000000"/>
            <w:kern w:val="0"/>
            <w14:ligatures w14:val="none"/>
          </w:rPr>
          <w:delText>—</w:delText>
        </w:r>
        <w:r w:rsidR="00F57B95" w:rsidDel="00944D34">
          <w:rPr>
            <w:rFonts w:ascii="Arial" w:eastAsia="Times New Roman" w:hAnsi="Arial" w:cs="Arial"/>
            <w:color w:val="000000"/>
            <w:kern w:val="0"/>
            <w14:ligatures w14:val="none"/>
          </w:rPr>
          <w:delText>remained at baseline levels</w:delText>
        </w:r>
      </w:del>
      <w:ins w:id="840" w:author="Reviewer" w:date="2026-06-04T07:47:00Z" w16du:dateUtc="2026-06-04T12:47:00Z">
        <w:r w:rsidR="00944D34">
          <w:rPr>
            <w:rFonts w:ascii="Arial" w:eastAsia="Times New Roman" w:hAnsi="Arial" w:cs="Arial"/>
            <w:color w:val="000000"/>
            <w:kern w:val="0"/>
            <w14:ligatures w14:val="none"/>
          </w:rPr>
          <w:t xml:space="preserve"> groups</w:t>
        </w:r>
      </w:ins>
      <w:r w:rsidR="00F57B95">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w:t>
      </w:r>
      <w:del w:id="841" w:author="Reviewer" w:date="2026-06-04T07:50:00Z" w16du:dateUtc="2026-06-04T12:50:00Z">
        <w:r w:rsidR="00CA091B" w:rsidDel="00944D34">
          <w:rPr>
            <w:rFonts w:ascii="Arial" w:eastAsia="Times New Roman" w:hAnsi="Arial" w:cs="Arial"/>
            <w:color w:val="000000"/>
            <w:kern w:val="0"/>
            <w14:ligatures w14:val="none"/>
          </w:rPr>
          <w:delText>levels</w:delText>
        </w:r>
        <w:r w:rsidR="003A5F48" w:rsidDel="00944D34">
          <w:rPr>
            <w:rFonts w:ascii="Arial" w:eastAsia="Times New Roman" w:hAnsi="Arial" w:cs="Arial"/>
            <w:color w:val="000000"/>
            <w:kern w:val="0"/>
            <w14:ligatures w14:val="none"/>
          </w:rPr>
          <w:delText xml:space="preserve"> </w:delText>
        </w:r>
      </w:del>
      <w:ins w:id="842" w:author="Reviewer" w:date="2026-06-04T07:50:00Z" w16du:dateUtc="2026-06-04T12:50:00Z">
        <w:r w:rsidR="00944D34">
          <w:rPr>
            <w:rFonts w:ascii="Arial" w:eastAsia="Times New Roman" w:hAnsi="Arial" w:cs="Arial"/>
            <w:color w:val="000000"/>
            <w:kern w:val="0"/>
            <w14:ligatures w14:val="none"/>
          </w:rPr>
          <w:t>concentrations</w:t>
        </w:r>
        <w:r w:rsidR="00944D34">
          <w:rPr>
            <w:rFonts w:ascii="Arial" w:eastAsia="Times New Roman" w:hAnsi="Arial" w:cs="Arial"/>
            <w:color w:val="000000"/>
            <w:kern w:val="0"/>
            <w14:ligatures w14:val="none"/>
          </w:rPr>
          <w:t xml:space="preserve"> </w:t>
        </w:r>
      </w:ins>
      <w:r w:rsidR="003A5F48">
        <w:rPr>
          <w:rFonts w:ascii="Arial" w:eastAsia="Times New Roman" w:hAnsi="Arial" w:cs="Arial"/>
          <w:color w:val="000000"/>
          <w:kern w:val="0"/>
          <w14:ligatures w14:val="none"/>
        </w:rPr>
        <w:t>currently detected in natural</w:t>
      </w:r>
      <w:ins w:id="843" w:author="Reviewer" w:date="2026-06-04T07:50:00Z" w16du:dateUtc="2026-06-04T12:50:00Z">
        <w:r w:rsidR="00944D34">
          <w:rPr>
            <w:rFonts w:ascii="Arial" w:eastAsia="Times New Roman" w:hAnsi="Arial" w:cs="Arial"/>
            <w:color w:val="000000"/>
            <w:kern w:val="0"/>
            <w14:ligatures w14:val="none"/>
          </w:rPr>
          <w:t xml:space="preserve"> aquatic</w:t>
        </w:r>
      </w:ins>
      <w:r w:rsidR="003A5F48">
        <w:rPr>
          <w:rFonts w:ascii="Arial" w:eastAsia="Times New Roman" w:hAnsi="Arial" w:cs="Arial"/>
          <w:color w:val="000000"/>
          <w:kern w:val="0"/>
          <w14:ligatures w14:val="none"/>
        </w:rPr>
        <w:t xml:space="preserve"> systems.</w:t>
      </w:r>
      <w:ins w:id="844" w:author="Reviewer" w:date="2026-06-04T07:50:00Z" w16du:dateUtc="2026-06-04T12:50:00Z">
        <w:r w:rsidR="00944D34">
          <w:rPr>
            <w:rFonts w:ascii="Arial" w:eastAsia="Times New Roman" w:hAnsi="Arial" w:cs="Arial"/>
            <w:color w:val="000000"/>
            <w:kern w:val="0"/>
            <w14:ligatures w14:val="none"/>
          </w:rPr>
          <w:t xml:space="preserve"> We </w:t>
        </w:r>
      </w:ins>
      <w:ins w:id="845" w:author="Reviewer" w:date="2026-06-04T07:51:00Z" w16du:dateUtc="2026-06-04T12:51:00Z">
        <w:r w:rsidR="00944D34">
          <w:rPr>
            <w:rFonts w:ascii="Arial" w:eastAsia="Times New Roman" w:hAnsi="Arial" w:cs="Arial"/>
            <w:color w:val="000000"/>
            <w:kern w:val="0"/>
            <w14:ligatures w14:val="none"/>
          </w:rPr>
          <w:t>intentionally incorporated an</w:t>
        </w:r>
      </w:ins>
      <w:del w:id="846" w:author="Reviewer" w:date="2026-06-04T07:51:00Z" w16du:dateUtc="2026-06-04T12:51:00Z">
        <w:r w:rsidR="003A5F48" w:rsidDel="00944D34">
          <w:rPr>
            <w:rFonts w:ascii="Arial" w:eastAsia="Times New Roman" w:hAnsi="Arial" w:cs="Arial"/>
            <w:color w:val="000000"/>
            <w:kern w:val="0"/>
            <w14:ligatures w14:val="none"/>
          </w:rPr>
          <w:delText xml:space="preserve"> </w:delText>
        </w:r>
        <w:r w:rsidR="00CA091B" w:rsidDel="00944D34">
          <w:rPr>
            <w:rFonts w:ascii="Arial" w:eastAsia="Times New Roman" w:hAnsi="Arial" w:cs="Arial"/>
            <w:color w:val="000000"/>
            <w:kern w:val="0"/>
            <w14:ligatures w14:val="none"/>
          </w:rPr>
          <w:delText>The</w:delText>
        </w:r>
      </w:del>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ins w:id="847" w:author="Reviewer" w:date="2026-06-04T07:51:00Z" w16du:dateUtc="2026-06-04T12:51:00Z">
        <w:r w:rsidR="00944D34">
          <w:rPr>
            <w:rFonts w:ascii="Arial" w:eastAsia="Times New Roman" w:hAnsi="Arial" w:cs="Arial"/>
            <w:color w:val="000000"/>
            <w:kern w:val="0"/>
            <w14:ligatures w14:val="none"/>
          </w:rPr>
          <w:t xml:space="preserve"> to evaluate physiological responses across a </w:t>
        </w:r>
      </w:ins>
      <w:ins w:id="848" w:author="Reviewer" w:date="2026-06-04T07:52:00Z" w16du:dateUtc="2026-06-04T12:52:00Z">
        <w:r w:rsidR="00944D34">
          <w:rPr>
            <w:rFonts w:ascii="Arial" w:eastAsia="Times New Roman" w:hAnsi="Arial" w:cs="Arial"/>
            <w:color w:val="000000"/>
            <w:kern w:val="0"/>
            <w14:ligatures w14:val="none"/>
          </w:rPr>
          <w:t>range of contaminant concentrations under</w:t>
        </w:r>
      </w:ins>
      <w:del w:id="849" w:author="Reviewer" w:date="2026-06-04T07:52:00Z" w16du:dateUtc="2026-06-04T12:52:00Z">
        <w:r w:rsidR="003A5F48" w:rsidDel="00944D34">
          <w:rPr>
            <w:rFonts w:ascii="Arial" w:eastAsia="Times New Roman" w:hAnsi="Arial" w:cs="Arial"/>
            <w:color w:val="000000"/>
            <w:kern w:val="0"/>
            <w14:ligatures w14:val="none"/>
          </w:rPr>
          <w:delText xml:space="preserve"> in our</w:delText>
        </w:r>
      </w:del>
      <w:r w:rsidR="003A5F48">
        <w:rPr>
          <w:rFonts w:ascii="Arial" w:eastAsia="Times New Roman" w:hAnsi="Arial" w:cs="Arial"/>
          <w:color w:val="000000"/>
          <w:kern w:val="0"/>
          <w14:ligatures w14:val="none"/>
        </w:rPr>
        <w:t xml:space="preserve"> controlled</w:t>
      </w:r>
      <w:ins w:id="850" w:author="Reviewer" w:date="2026-06-04T07:52:00Z" w16du:dateUtc="2026-06-04T12:52:00Z">
        <w:r w:rsidR="00944D34">
          <w:rPr>
            <w:rFonts w:ascii="Arial" w:eastAsia="Times New Roman" w:hAnsi="Arial" w:cs="Arial"/>
            <w:color w:val="000000"/>
            <w:kern w:val="0"/>
            <w14:ligatures w14:val="none"/>
          </w:rPr>
          <w:t xml:space="preserve"> laboratory conditions. Such approaches are</w:t>
        </w:r>
      </w:ins>
      <w:del w:id="851" w:author="Reviewer" w:date="2026-06-04T07:52:00Z" w16du:dateUtc="2026-06-04T12:52:00Z">
        <w:r w:rsidR="003A5F48" w:rsidDel="00944D34">
          <w:rPr>
            <w:rFonts w:ascii="Arial" w:eastAsia="Times New Roman" w:hAnsi="Arial" w:cs="Arial"/>
            <w:color w:val="000000"/>
            <w:kern w:val="0"/>
            <w14:ligatures w14:val="none"/>
          </w:rPr>
          <w:delText xml:space="preserve"> setting </w:delText>
        </w:r>
        <w:r w:rsidR="00CA091B" w:rsidDel="00944D34">
          <w:rPr>
            <w:rFonts w:ascii="Arial" w:eastAsia="Times New Roman" w:hAnsi="Arial" w:cs="Arial"/>
            <w:color w:val="000000"/>
            <w:kern w:val="0"/>
            <w14:ligatures w14:val="none"/>
          </w:rPr>
          <w:delText xml:space="preserve">is </w:delText>
        </w:r>
        <w:r w:rsidR="003A5F48" w:rsidDel="00944D34">
          <w:rPr>
            <w:rFonts w:ascii="Arial" w:eastAsia="Times New Roman" w:hAnsi="Arial" w:cs="Arial"/>
            <w:color w:val="000000"/>
            <w:kern w:val="0"/>
            <w14:ligatures w14:val="none"/>
          </w:rPr>
          <w:delText>a</w:delText>
        </w:r>
      </w:del>
      <w:r w:rsidR="003A5F48">
        <w:rPr>
          <w:rFonts w:ascii="Arial" w:eastAsia="Times New Roman" w:hAnsi="Arial" w:cs="Arial"/>
          <w:color w:val="000000"/>
          <w:kern w:val="0"/>
          <w14:ligatures w14:val="none"/>
        </w:rPr>
        <w:t xml:space="preserve"> common </w:t>
      </w:r>
      <w:del w:id="852" w:author="Reviewer" w:date="2026-06-04T07:52:00Z" w16du:dateUtc="2026-06-04T12:52:00Z">
        <w:r w:rsidR="003A5F48" w:rsidDel="00944D34">
          <w:rPr>
            <w:rFonts w:ascii="Arial" w:eastAsia="Times New Roman" w:hAnsi="Arial" w:cs="Arial"/>
            <w:color w:val="000000"/>
            <w:kern w:val="0"/>
            <w14:ligatures w14:val="none"/>
          </w:rPr>
          <w:delText xml:space="preserve">strategy </w:delText>
        </w:r>
      </w:del>
      <w:ins w:id="853" w:author="Reviewer" w:date="2026-06-04T07:52:00Z" w16du:dateUtc="2026-06-04T12:52:00Z">
        <w:r w:rsidR="00944D34">
          <w:rPr>
            <w:rFonts w:ascii="Arial" w:eastAsia="Times New Roman" w:hAnsi="Arial" w:cs="Arial"/>
            <w:color w:val="000000"/>
            <w:kern w:val="0"/>
            <w14:ligatures w14:val="none"/>
          </w:rPr>
          <w:t>in explor</w:t>
        </w:r>
      </w:ins>
      <w:ins w:id="854" w:author="Reviewer" w:date="2026-06-04T07:53:00Z" w16du:dateUtc="2026-06-04T12:53:00Z">
        <w:r w:rsidR="00944D34">
          <w:rPr>
            <w:rFonts w:ascii="Arial" w:eastAsia="Times New Roman" w:hAnsi="Arial" w:cs="Arial"/>
            <w:color w:val="000000"/>
            <w:kern w:val="0"/>
            <w14:ligatures w14:val="none"/>
          </w:rPr>
          <w:t>atory</w:t>
        </w:r>
      </w:ins>
      <w:ins w:id="855" w:author="Reviewer" w:date="2026-06-04T07:56:00Z" w16du:dateUtc="2026-06-04T12:56:00Z">
        <w:r w:rsidR="001452D5">
          <w:rPr>
            <w:rFonts w:ascii="Arial" w:eastAsia="Times New Roman" w:hAnsi="Arial" w:cs="Arial"/>
            <w:color w:val="000000"/>
            <w:kern w:val="0"/>
            <w14:ligatures w14:val="none"/>
          </w:rPr>
          <w:t xml:space="preserve"> toxicology because physiological thresholds and biomarker res</w:t>
        </w:r>
      </w:ins>
      <w:ins w:id="856" w:author="Reviewer" w:date="2026-06-04T07:57:00Z" w16du:dateUtc="2026-06-04T12:57:00Z">
        <w:r w:rsidR="001452D5">
          <w:rPr>
            <w:rFonts w:ascii="Arial" w:eastAsia="Times New Roman" w:hAnsi="Arial" w:cs="Arial"/>
            <w:color w:val="000000"/>
            <w:kern w:val="0"/>
            <w14:ligatures w14:val="none"/>
          </w:rPr>
          <w:t>ponses are often poorly understood, especially</w:t>
        </w:r>
      </w:ins>
      <w:ins w:id="857" w:author="Reviewer" w:date="2026-06-04T07:52:00Z" w16du:dateUtc="2026-06-04T12:52:00Z">
        <w:r w:rsidR="00944D34">
          <w:rPr>
            <w:rFonts w:ascii="Arial" w:eastAsia="Times New Roman" w:hAnsi="Arial" w:cs="Arial"/>
            <w:color w:val="000000"/>
            <w:kern w:val="0"/>
            <w14:ligatures w14:val="none"/>
          </w:rPr>
          <w:t xml:space="preserve"> </w:t>
        </w:r>
      </w:ins>
      <w:del w:id="858" w:author="Reviewer" w:date="2026-06-04T07:58:00Z" w16du:dateUtc="2026-06-04T12:58:00Z">
        <w:r w:rsidR="00C77121" w:rsidDel="001452D5">
          <w:rPr>
            <w:rFonts w:ascii="Arial" w:eastAsia="Times New Roman" w:hAnsi="Arial" w:cs="Arial"/>
            <w:color w:val="000000"/>
            <w:kern w:val="0"/>
            <w14:ligatures w14:val="none"/>
          </w:rPr>
          <w:delText>for</w:delText>
        </w:r>
        <w:r w:rsidR="003A5F48" w:rsidDel="001452D5">
          <w:rPr>
            <w:rFonts w:ascii="Arial" w:eastAsia="Times New Roman" w:hAnsi="Arial" w:cs="Arial"/>
            <w:color w:val="000000"/>
            <w:kern w:val="0"/>
            <w14:ligatures w14:val="none"/>
          </w:rPr>
          <w:delText xml:space="preserve"> </w:delText>
        </w:r>
      </w:del>
      <w:ins w:id="859" w:author="Reviewer" w:date="2026-06-04T07:58:00Z" w16du:dateUtc="2026-06-04T12:58:00Z">
        <w:r w:rsidR="001452D5">
          <w:rPr>
            <w:rFonts w:ascii="Arial" w:eastAsia="Times New Roman" w:hAnsi="Arial" w:cs="Arial"/>
            <w:color w:val="000000"/>
            <w:kern w:val="0"/>
            <w14:ligatures w14:val="none"/>
          </w:rPr>
          <w:t>when</w:t>
        </w:r>
        <w:r w:rsidR="001452D5">
          <w:rPr>
            <w:rFonts w:ascii="Arial" w:eastAsia="Times New Roman" w:hAnsi="Arial" w:cs="Arial"/>
            <w:color w:val="000000"/>
            <w:kern w:val="0"/>
            <w14:ligatures w14:val="none"/>
          </w:rPr>
          <w:t xml:space="preserve"> </w:t>
        </w:r>
      </w:ins>
      <w:r w:rsidR="003A5F48">
        <w:rPr>
          <w:rFonts w:ascii="Arial" w:eastAsia="Times New Roman" w:hAnsi="Arial" w:cs="Arial"/>
          <w:color w:val="000000"/>
          <w:kern w:val="0"/>
          <w14:ligatures w14:val="none"/>
        </w:rPr>
        <w:t>investigat</w:t>
      </w:r>
      <w:r w:rsidR="00C77121">
        <w:rPr>
          <w:rFonts w:ascii="Arial" w:eastAsia="Times New Roman" w:hAnsi="Arial" w:cs="Arial"/>
          <w:color w:val="000000"/>
          <w:kern w:val="0"/>
          <w14:ligatures w14:val="none"/>
        </w:rPr>
        <w:t>ing</w:t>
      </w:r>
      <w:ins w:id="860" w:author="Reviewer" w:date="2026-06-04T07:58:00Z" w16du:dateUtc="2026-06-04T12:58:00Z">
        <w:r w:rsidR="001452D5">
          <w:rPr>
            <w:rFonts w:ascii="Arial" w:eastAsia="Times New Roman" w:hAnsi="Arial" w:cs="Arial"/>
            <w:color w:val="000000"/>
            <w:kern w:val="0"/>
            <w14:ligatures w14:val="none"/>
          </w:rPr>
          <w:t xml:space="preserve"> understudied compounds, such as short-chain PFASs.</w:t>
        </w:r>
      </w:ins>
      <w:ins w:id="861" w:author="Reviewer" w:date="2026-06-04T07:59:00Z" w16du:dateUtc="2026-06-04T12:59:00Z">
        <w:r w:rsidR="001452D5">
          <w:rPr>
            <w:rFonts w:ascii="Arial" w:eastAsia="Times New Roman" w:hAnsi="Arial" w:cs="Arial"/>
            <w:color w:val="000000"/>
            <w:kern w:val="0"/>
            <w14:ligatures w14:val="none"/>
          </w:rPr>
          <w:t xml:space="preserve"> These order-of-magnitude approaches</w:t>
        </w:r>
      </w:ins>
      <w:del w:id="862" w:author="Reviewer" w:date="2026-06-04T07:58:00Z" w16du:dateUtc="2026-06-04T12:58:00Z">
        <w:r w:rsidR="003A5F48" w:rsidDel="001452D5">
          <w:rPr>
            <w:rFonts w:ascii="Arial" w:eastAsia="Times New Roman" w:hAnsi="Arial" w:cs="Arial"/>
            <w:color w:val="000000"/>
            <w:kern w:val="0"/>
            <w14:ligatures w14:val="none"/>
          </w:rPr>
          <w:delText xml:space="preserve"> the potential effects of toxin exposure on animal stress responses and</w:delText>
        </w:r>
      </w:del>
      <w:r w:rsidR="003A5F48">
        <w:rPr>
          <w:rFonts w:ascii="Arial" w:eastAsia="Times New Roman" w:hAnsi="Arial" w:cs="Arial"/>
          <w:color w:val="000000"/>
          <w:kern w:val="0"/>
          <w14:ligatures w14:val="none"/>
        </w:rPr>
        <w:t xml:space="preserve"> enhance</w:t>
      </w:r>
      <w:del w:id="863" w:author="Reviewer" w:date="2026-06-04T07:59:00Z" w16du:dateUtc="2026-06-04T12:59:00Z">
        <w:r w:rsidR="003A5F48" w:rsidDel="001452D5">
          <w:rPr>
            <w:rFonts w:ascii="Arial" w:eastAsia="Times New Roman" w:hAnsi="Arial" w:cs="Arial"/>
            <w:color w:val="000000"/>
            <w:kern w:val="0"/>
            <w14:ligatures w14:val="none"/>
          </w:rPr>
          <w:delText>s</w:delText>
        </w:r>
      </w:del>
      <w:r w:rsidR="003A5F48">
        <w:rPr>
          <w:rFonts w:ascii="Arial" w:eastAsia="Times New Roman" w:hAnsi="Arial" w:cs="Arial"/>
          <w:color w:val="000000"/>
          <w:kern w:val="0"/>
          <w14:ligatures w14:val="none"/>
        </w:rPr>
        <w:t xml:space="preserve">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53E5334B"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 increases physiological</w:t>
      </w:r>
      <w:r w:rsidR="00C77121">
        <w:rPr>
          <w:rFonts w:ascii="Arial" w:eastAsia="Times New Roman" w:hAnsi="Arial" w:cs="Arial"/>
          <w:color w:val="000000"/>
          <w:kern w:val="0"/>
          <w14:ligatures w14:val="none"/>
        </w:rPr>
        <w:t xml:space="preserve"> stress 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2024)","dontUpdate":true,"noteIndex":0},"citationItems":[{"id":267,"uris":["http://zotero.org/users/4161640/items/DLBFZ6CQ"],"itemData":{"id":267,"type":"article-journal","container-title":"Chemosphere","note":"publisher: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ins w:id="864" w:author="Reviewer" w:date="2026-06-04T08:00:00Z" w16du:dateUtc="2026-06-04T13:00:00Z">
        <w:r w:rsidR="001452D5">
          <w:rPr>
            <w:rFonts w:ascii="Arial" w:eastAsia="Times New Roman" w:hAnsi="Arial" w:cs="Arial"/>
            <w:color w:val="000000"/>
            <w:kern w:val="0"/>
            <w14:ligatures w14:val="none"/>
          </w:rPr>
          <w:t xml:space="preserve">a </w:t>
        </w:r>
      </w:ins>
      <w:r w:rsidR="004D1032">
        <w:rPr>
          <w:rFonts w:ascii="Arial" w:eastAsia="Times New Roman" w:hAnsi="Arial" w:cs="Arial"/>
          <w:color w:val="000000"/>
          <w:kern w:val="0"/>
          <w14:ligatures w14:val="none"/>
        </w:rPr>
        <w:t>PFAS</w:t>
      </w:r>
      <w:ins w:id="865" w:author="Reviewer" w:date="2026-06-04T08:00:00Z" w16du:dateUtc="2026-06-04T13:00:00Z">
        <w:r w:rsidR="001452D5">
          <w:rPr>
            <w:rFonts w:ascii="Arial" w:eastAsia="Times New Roman" w:hAnsi="Arial" w:cs="Arial"/>
            <w:color w:val="000000"/>
            <w:kern w:val="0"/>
            <w14:ligatures w14:val="none"/>
          </w:rPr>
          <w:t xml:space="preserve"> compound’s</w:t>
        </w:r>
      </w:ins>
      <w:del w:id="866" w:author="Reviewer" w:date="2026-06-04T08:00:00Z" w16du:dateUtc="2026-06-04T13:00:00Z">
        <w:r w:rsidR="004D1032" w:rsidDel="001452D5">
          <w:rPr>
            <w:rFonts w:ascii="Arial" w:eastAsia="Times New Roman" w:hAnsi="Arial" w:cs="Arial"/>
            <w:color w:val="000000"/>
            <w:kern w:val="0"/>
            <w14:ligatures w14:val="none"/>
          </w:rPr>
          <w:delText>'s</w:delText>
        </w:r>
      </w:del>
      <w:r w:rsidR="004D1032">
        <w:rPr>
          <w:rFonts w:ascii="Arial" w:eastAsia="Times New Roman" w:hAnsi="Arial" w:cs="Arial"/>
          <w:color w:val="000000"/>
          <w:kern w:val="0"/>
          <w14:ligatures w14:val="none"/>
        </w:rPr>
        <w:t xml:space="preserve"> potential to influence stress may pose a significant challenge for fisheries conservation and management, as chronic </w:t>
      </w:r>
      <w:r w:rsidR="004D1032">
        <w:rPr>
          <w:rFonts w:ascii="Arial" w:eastAsia="Times New Roman" w:hAnsi="Arial" w:cs="Arial"/>
          <w:color w:val="000000"/>
          <w:kern w:val="0"/>
          <w14:ligatures w14:val="none"/>
        </w:rPr>
        <w:lastRenderedPageBreak/>
        <w:t>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79493D02"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2022)","noteIndex":0},"citationItems":[{"id":269,"uris":["http://zotero.org/users/4161640/items/29RP7VTN"],"itemData":{"id":269,"type":"article-journal","container-title":"Fish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268,"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Seriani</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1985)","dontUpdate":true,"noteIndex":0},"citationItems":[{"id":271,"uris":["http://zotero.org/users/4161640/items/LJNQABG2"],"itemData":{"id":271,"type":"article-journal","abstract":"Chronically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1C65FA">
        <w:rPr>
          <w:rFonts w:ascii="Arial" w:eastAsia="Times New Roman" w:hAnsi="Arial" w:cs="Arial"/>
          <w:color w:val="000000"/>
          <w:kern w:val="0"/>
          <w14:ligatures w14:val="none"/>
        </w:rPr>
        <w:t>imply</w:t>
      </w:r>
      <w:r w:rsidR="002A1E95">
        <w:rPr>
          <w:rFonts w:ascii="Arial" w:eastAsia="Times New Roman" w:hAnsi="Arial" w:cs="Arial"/>
          <w:color w:val="000000"/>
          <w:kern w:val="0"/>
          <w14:ligatures w14:val="none"/>
        </w:rPr>
        <w:t xml:space="preserve"> that</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 xml:space="preserve">a </w:t>
      </w:r>
      <w:r w:rsidR="00F433B8">
        <w:rPr>
          <w:rFonts w:ascii="Arial" w:eastAsia="Times New Roman" w:hAnsi="Arial" w:cs="Arial"/>
          <w:color w:val="000000"/>
          <w:kern w:val="0"/>
          <w14:ligatures w14:val="none"/>
        </w:rPr>
        <w:t>Cd</w:t>
      </w:r>
      <w:r w:rsidR="00C73E19">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stress response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C73E19">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given our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heavy 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7549CF">
        <w:rPr>
          <w:rFonts w:ascii="Arial" w:eastAsia="Times New Roman" w:hAnsi="Arial" w:cs="Arial"/>
          <w:color w:val="000000"/>
          <w:kern w:val="0"/>
          <w14:ligatures w14:val="none"/>
        </w:rPr>
        <w:t xml:space="preserve"> that </w:t>
      </w:r>
      <w:r w:rsidR="002A1E95">
        <w:rPr>
          <w:rFonts w:ascii="Arial" w:eastAsia="Times New Roman" w:hAnsi="Arial" w:cs="Arial"/>
          <w:color w:val="000000"/>
          <w:kern w:val="0"/>
          <w14:ligatures w14:val="none"/>
        </w:rPr>
        <w:t>require</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686E119E"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4.4. </w:t>
      </w:r>
      <w:r w:rsidR="00FB2272">
        <w:rPr>
          <w:rFonts w:ascii="Arial" w:hAnsi="Arial" w:cs="Arial"/>
          <w:i/>
          <w:iCs/>
        </w:rPr>
        <w:t>Interaction with an Environmental Stressor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60FB0241"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w:t>
      </w:r>
      <w:r w:rsidR="000430F0">
        <w:rPr>
          <w:rFonts w:ascii="Arial" w:eastAsia="Times New Roman" w:hAnsi="Arial" w:cs="Arial"/>
          <w:color w:val="000000"/>
          <w:kern w:val="0"/>
          <w14:ligatures w14:val="none"/>
        </w:rPr>
        <w:t xml:space="preserve">freshwater, estuarine, and coastal </w:t>
      </w:r>
      <w:r w:rsidRPr="003E7284">
        <w:rPr>
          <w:rFonts w:ascii="Arial" w:eastAsia="Times New Roman" w:hAnsi="Arial" w:cs="Arial"/>
          <w:color w:val="000000"/>
          <w:kern w:val="0"/>
          <w14:ligatures w14:val="none"/>
        </w:rPr>
        <w:t xml:space="preserve">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2024)","noteIndex":0},"citationItems":[{"id":275,"uris":["http://zotero.org/users/4161640/items/XATR2V8B"],"itemData":{"id":275,"type":"article-journal","container-title":"Hydrogeology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G"}],"issued":{"date-parts":[["2010"]]}}},{"id":276,"uris":["http://zotero.org/users/4161640/items/9A6AXFHZ"],"itemData":{"id":276,"type":"article-journal","container-title":"Journal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Miguel"},{"family":"Marcos","given":"Concepción"}],"issued":{"date-parts":[["2018"]]}}},{"id":273,"uris":["http://zotero.org/users/4161640/items/FB74CL2E"],"itemData":{"id":273,"type":"article-journal","container-title":"Natural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L"}],"issued":{"date-parts":[["2019"]]}}},{"id":274,"uris":["http://zotero.org/users/4161640/items/VGN2DCC7"],"itemData":{"id":274,"type":"article-journal","container-title":"BioScience","issue":"5","journalAbbreviation":"Biosci","note":"publisher: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C"},{"literal":"others"}],"issued":{"date-parts":[["2019"]]}}},{"id":272,"uris":["http://zotero.org/users/4161640/items/LS9KWK44"],"itemData":{"id":272,"type":"article-journal","container-title":"Water","issue":"23","journalAbbreviation":"Water","note":"publisher: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w:t>
      </w:r>
      <w:proofErr w:type="spellStart"/>
      <w:r w:rsidR="002838B7" w:rsidRPr="002838B7">
        <w:rPr>
          <w:rFonts w:ascii="Arial" w:hAnsi="Arial" w:cs="Arial"/>
          <w:color w:val="000000"/>
          <w:kern w:val="0"/>
        </w:rPr>
        <w:t>Bhattachan</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salinity increase</w:t>
      </w:r>
      <w:r w:rsidR="00A713E8">
        <w:rPr>
          <w:rFonts w:ascii="Arial" w:eastAsia="Times New Roman" w:hAnsi="Arial" w:cs="Arial"/>
          <w:color w:val="000000"/>
          <w:kern w:val="0"/>
          <w14:ligatures w14:val="none"/>
        </w:rPr>
        <w:t xml:space="preserve"> to induce a stress response</w:t>
      </w:r>
      <w:r w:rsidR="00FB2272">
        <w:rPr>
          <w:rFonts w:ascii="Arial" w:eastAsia="Times New Roman" w:hAnsi="Arial" w:cs="Arial"/>
          <w:color w:val="000000"/>
          <w:kern w:val="0"/>
          <w14:ligatures w14:val="none"/>
        </w:rPr>
        <w:t xml:space="preserve"> and simulate saltwater intrusion</w:t>
      </w:r>
      <w:r w:rsidR="00A713E8">
        <w:rPr>
          <w:rFonts w:ascii="Arial" w:eastAsia="Times New Roman" w:hAnsi="Arial" w:cs="Arial"/>
          <w:color w:val="000000"/>
          <w:kern w:val="0"/>
          <w14:ligatures w14:val="none"/>
        </w:rPr>
        <w:t xml:space="preserve">, allowing </w:t>
      </w:r>
      <w:r w:rsidR="00A713E8">
        <w:rPr>
          <w:rFonts w:ascii="Arial" w:eastAsia="Times New Roman" w:hAnsi="Arial" w:cs="Arial"/>
          <w:color w:val="000000"/>
          <w:kern w:val="0"/>
          <w14:ligatures w14:val="none"/>
        </w:rPr>
        <w:lastRenderedPageBreak/>
        <w:t>us to assess the potential effects of toxins interacting with a natural environmental stressor</w:t>
      </w:r>
      <w:r w:rsidRPr="003E7284">
        <w:rPr>
          <w:rFonts w:ascii="Arial" w:eastAsia="Times New Roman" w:hAnsi="Arial" w:cs="Arial"/>
          <w:color w:val="000000"/>
          <w:kern w:val="0"/>
          <w14:ligatures w14:val="none"/>
        </w:rPr>
        <w:t xml:space="preserve">. </w:t>
      </w:r>
    </w:p>
    <w:p w14:paraId="64698740" w14:textId="3D913F4D"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trigger</w:t>
      </w:r>
      <w:r w:rsidRPr="003E7284">
        <w:rPr>
          <w:rFonts w:ascii="Arial" w:eastAsia="Times New Roman" w:hAnsi="Arial" w:cs="Arial"/>
          <w:color w:val="000000"/>
          <w:kern w:val="0"/>
          <w14:ligatures w14:val="none"/>
        </w:rPr>
        <w:t>ed a</w:t>
      </w:r>
      <w:r w:rsidR="00FB2272">
        <w:rPr>
          <w:rFonts w:ascii="Arial" w:eastAsia="Times New Roman" w:hAnsi="Arial" w:cs="Arial"/>
          <w:color w:val="000000"/>
          <w:kern w:val="0"/>
          <w14:ligatures w14:val="none"/>
        </w:rPr>
        <w:t>n acute</w:t>
      </w:r>
      <w:r w:rsidRPr="003E7284">
        <w:rPr>
          <w:rFonts w:ascii="Arial" w:eastAsia="Times New Roman" w:hAnsi="Arial" w:cs="Arial"/>
          <w:color w:val="000000"/>
          <w:kern w:val="0"/>
          <w14:ligatures w14:val="none"/>
        </w:rPr>
        <w:t xml:space="preserve"> stress response in all </w:t>
      </w:r>
      <w:r w:rsidR="007549CF">
        <w:rPr>
          <w:rFonts w:ascii="Arial" w:eastAsia="Times New Roman" w:hAnsi="Arial" w:cs="Arial"/>
          <w:color w:val="000000"/>
          <w:kern w:val="0"/>
          <w14:ligatures w14:val="none"/>
        </w:rPr>
        <w:t>bass</w:t>
      </w:r>
      <w:r w:rsidR="00FB27A1">
        <w:rPr>
          <w:rFonts w:ascii="Arial" w:eastAsia="Times New Roman" w:hAnsi="Arial" w:cs="Arial"/>
          <w:color w:val="000000"/>
          <w:kern w:val="0"/>
          <w14:ligatures w14:val="none"/>
        </w:rPr>
        <w:t>.</w:t>
      </w:r>
      <w:r w:rsidR="00FB2272">
        <w:rPr>
          <w:rFonts w:ascii="Arial" w:eastAsia="Times New Roman" w:hAnsi="Arial" w:cs="Arial"/>
          <w:color w:val="000000"/>
          <w:kern w:val="0"/>
          <w14:ligatures w14:val="none"/>
        </w:rPr>
        <w:t xml:space="preserve"> 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varied 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r w:rsidR="003A0468">
        <w:rPr>
          <w:rFonts w:ascii="Arial" w:eastAsia="Times New Roman" w:hAnsi="Arial" w:cs="Arial"/>
          <w:color w:val="000000"/>
          <w:kern w:val="0"/>
          <w14:ligatures w14:val="none"/>
        </w:rPr>
        <w:t>Our results</w:t>
      </w:r>
      <w:r w:rsidR="00BB30DD">
        <w:rPr>
          <w:rFonts w:ascii="Arial" w:eastAsia="Times New Roman" w:hAnsi="Arial" w:cs="Arial"/>
          <w:color w:val="000000"/>
          <w:kern w:val="0"/>
          <w14:ligatures w14:val="none"/>
        </w:rPr>
        <w:t xml:space="preserve"> could </w:t>
      </w:r>
      <w:r w:rsidR="003A0468">
        <w:rPr>
          <w:rFonts w:ascii="Arial" w:eastAsia="Times New Roman" w:hAnsi="Arial" w:cs="Arial"/>
          <w:color w:val="000000"/>
          <w:kern w:val="0"/>
          <w14:ligatures w14:val="none"/>
        </w:rPr>
        <w:t>indicate</w:t>
      </w:r>
      <w:r w:rsidR="00BB30DD">
        <w:rPr>
          <w:rFonts w:ascii="Arial" w:eastAsia="Times New Roman" w:hAnsi="Arial" w:cs="Arial"/>
          <w:color w:val="000000"/>
          <w:kern w:val="0"/>
          <w14:ligatures w14:val="none"/>
        </w:rPr>
        <w:t xml:space="preserve"> that fish already experiencing elevated stress may not</w:t>
      </w:r>
      <w:r w:rsidR="003A0468">
        <w:rPr>
          <w:rFonts w:ascii="Arial" w:eastAsia="Times New Roman" w:hAnsi="Arial" w:cs="Arial"/>
          <w:color w:val="000000"/>
          <w:kern w:val="0"/>
          <w14:ligatures w14:val="none"/>
        </w:rPr>
        <w:t xml:space="preserve"> mount an expected response to an additional stressor, or may not</w:t>
      </w:r>
      <w:r w:rsidR="00BB30DD">
        <w:rPr>
          <w:rFonts w:ascii="Arial" w:eastAsia="Times New Roman" w:hAnsi="Arial" w:cs="Arial"/>
          <w:color w:val="000000"/>
          <w:kern w:val="0"/>
          <w14:ligatures w14:val="none"/>
        </w:rPr>
        <w:t xml:space="preserve"> be able to support a proportional response </w:t>
      </w:r>
      <w:r w:rsidR="003A0468">
        <w:rPr>
          <w:rFonts w:ascii="Arial" w:eastAsia="Times New Roman" w:hAnsi="Arial" w:cs="Arial"/>
          <w:color w:val="000000"/>
          <w:kern w:val="0"/>
          <w14:ligatures w14:val="none"/>
        </w:rPr>
        <w:t>when initial responses are robust</w:t>
      </w:r>
      <w:r w:rsidR="00BB30DD">
        <w:rPr>
          <w:rFonts w:ascii="Arial" w:eastAsia="Times New Roman" w:hAnsi="Arial" w:cs="Arial"/>
          <w:color w:val="000000"/>
          <w:kern w:val="0"/>
          <w14:ligatures w14:val="none"/>
        </w:rPr>
        <w:t>.</w:t>
      </w:r>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stress levels, displayed more substantial but temporary 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Our observed patterns suggest that high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exposure not only increases baseline stress but also reduces an individual's capacity to respond to new environmental challenges. Such impairment may reduce resilience in natural populations exposed to chronic PFAS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3531C499"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r w:rsidR="00CD225C">
        <w:rPr>
          <w:rFonts w:ascii="Arial" w:hAnsi="Arial" w:cs="Arial"/>
          <w:i/>
          <w:iCs/>
        </w:rPr>
        <w:t>Recovery Phase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3B10AC0C" w:rsidR="00CD225C" w:rsidRDefault="00E2531B"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Seven days after the environmental stressor was introduced, all groups except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habituated to the increased salinity, as NLR returned to baseline levels. The persistent rise in stress indicates that high doses of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may alter the stress response in bass and that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along with other PFAS compounds, may impair a fish's ability to adapt to various stressors. Our findings suggest that PFAS exposure can prolong stress responses and disrupt physiological allostasis. Previous research supports this view, as PFAS exposure has altered fish leukocyte counts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(Guillette </w:t>
      </w:r>
      <w:r>
        <w:rPr>
          <w:rFonts w:ascii="Arial" w:hAnsi="Arial" w:cs="Arial"/>
          <w:i/>
          <w:iCs/>
          <w:color w:val="000000"/>
          <w:kern w:val="0"/>
          <w14:ligatures w14:val="none"/>
        </w:rPr>
        <w:t>et al.</w:t>
      </w:r>
      <w:r>
        <w:rPr>
          <w:rFonts w:ascii="Arial" w:hAnsi="Arial" w:cs="Arial"/>
          <w:color w:val="000000"/>
          <w:kern w:val="0"/>
          <w14:ligatures w14:val="none"/>
        </w:rPr>
        <w:t>, 2020)</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affected other physiological processes, including liver morphology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2022)","noteIndex":0},"citationItems":[{"id":278,"uris":["http://zotero.org/users/4161640/items/PQGMQWLL"],"itemData":{"id":278,"type":"article-journal","abstract":"In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(Piva </w:t>
      </w:r>
      <w:r>
        <w:rPr>
          <w:rFonts w:ascii="Arial" w:hAnsi="Arial" w:cs="Arial"/>
          <w:i/>
          <w:iCs/>
          <w:color w:val="000000"/>
          <w:kern w:val="0"/>
          <w14:ligatures w14:val="none"/>
        </w:rPr>
        <w:t xml:space="preserve">et </w:t>
      </w:r>
      <w:r>
        <w:rPr>
          <w:rFonts w:ascii="Arial" w:hAnsi="Arial" w:cs="Arial"/>
          <w:i/>
          <w:iCs/>
          <w:color w:val="000000"/>
          <w:kern w:val="0"/>
          <w14:ligatures w14:val="none"/>
        </w:rPr>
        <w:lastRenderedPageBreak/>
        <w:t>al.</w:t>
      </w:r>
      <w:r>
        <w:rPr>
          <w:rFonts w:ascii="Arial" w:hAnsi="Arial" w:cs="Arial"/>
          <w:color w:val="000000"/>
          <w:kern w:val="0"/>
          <w14:ligatures w14:val="none"/>
        </w:rPr>
        <w:t>, 2022)</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thyroid function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2021)","noteIndex":0},"citationItems":[{"id":280,"uris":["http://zotero.org/users/4161640/items/D4FIILIQ"],"itemData":{"id":280,"type":"article-journal","container-title":"Environmental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Wing"}],"issued":{"date-parts":[["2021"]]}}},{"id":277,"uris":["http://zotero.org/users/4161640/items/L62NXY5B"],"itemData":{"id":277,"type":"article-journal","container-title":"Ecotoxicology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(Ask </w:t>
      </w:r>
      <w:r>
        <w:rPr>
          <w:rFonts w:ascii="Arial" w:hAnsi="Arial" w:cs="Arial"/>
          <w:i/>
          <w:iCs/>
          <w:color w:val="000000"/>
          <w:kern w:val="0"/>
          <w14:ligatures w14:val="none"/>
        </w:rPr>
        <w:t>et al.</w:t>
      </w:r>
      <w:r>
        <w:rPr>
          <w:rFonts w:ascii="Arial" w:hAnsi="Arial" w:cs="Arial"/>
          <w:color w:val="000000"/>
          <w:kern w:val="0"/>
          <w14:ligatures w14:val="none"/>
        </w:rPr>
        <w:t xml:space="preserve">, 2021; Birgersson </w:t>
      </w:r>
      <w:r>
        <w:rPr>
          <w:rFonts w:ascii="Arial" w:hAnsi="Arial" w:cs="Arial"/>
          <w:i/>
          <w:iCs/>
          <w:color w:val="000000"/>
          <w:kern w:val="0"/>
          <w14:ligatures w14:val="none"/>
        </w:rPr>
        <w:t>et al.</w:t>
      </w:r>
      <w:r>
        <w:rPr>
          <w:rFonts w:ascii="Arial" w:hAnsi="Arial" w:cs="Arial"/>
          <w:color w:val="000000"/>
          <w:kern w:val="0"/>
          <w14:ligatures w14:val="none"/>
        </w:rPr>
        <w:t>, 2021)</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across different species. Our study extends those findings by demonstrating that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can sustain elevated NLR in freshwater fishes.</w:t>
      </w:r>
    </w:p>
    <w:p w14:paraId="5F888BF7" w14:textId="2FC94E81"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indicates that a salinity increase of 5 ppt is an acute but recoverable perturbation for bass. This aligns with previous research showing that bass tolerate moderate salinity (5–10 ppt;</w:t>
      </w:r>
      <w:r w:rsidR="00EC2B98">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fldChar w:fldCharType="begin"/>
      </w:r>
      <w:r w:rsidR="00E25081">
        <w:rPr>
          <w:rFonts w:ascii="Arial" w:eastAsia="Times New Roman" w:hAnsi="Arial" w:cs="Arial"/>
          <w:color w:val="000000"/>
          <w:kern w:val="0"/>
          <w14:ligatures w14:val="none"/>
        </w:rPr>
        <w:instrText xml:space="preserve"> ADDIN ZOTERO_ITEM CSL_CITATION {"citationID":"NiHWWrT3","properties":{"formattedCitation":"(Yi {\\i{}et al.}, 2021)","plainCitation":"(Yi et al., 2021)","dontUpdate":true,"noteIndex":0},"citationItems":[{"id":281,"uris":["http://zotero.org/users/4161640/items/8GZ355TZ"],"itemData":{"id":281,"type":"article-journal","container-title":"Aquaculture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proofErr w:type="spellStart"/>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2025)","dontUpdate":true,"noteIndex":0},"citationItems":[{"id":283,"uris":["http://zotero.org/users/4161640/items/RMHPRX4T"],"itemData":{"id":283,"type":"article-journal","container-title":"Estuaries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Viadero</w:t>
      </w:r>
      <w:proofErr w:type="spellEnd"/>
      <w:r w:rsidR="00632BB6" w:rsidRPr="00632BB6">
        <w:rPr>
          <w:rFonts w:ascii="Arial" w:hAnsi="Arial" w:cs="Arial"/>
          <w:color w:val="000000"/>
          <w:kern w:val="0"/>
        </w:rPr>
        <w:t xml:space="preserve"> </w:t>
      </w:r>
      <w:r w:rsidR="00632BB6" w:rsidRPr="00632BB6">
        <w:rPr>
          <w:rFonts w:ascii="Arial" w:hAnsi="Arial" w:cs="Arial"/>
          <w:i/>
          <w:iCs/>
          <w:color w:val="000000"/>
          <w:kern w:val="0"/>
        </w:rPr>
        <w:t>et al.</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2010)","noteIndex":0},"citationItems":[{"id":282,"uris":["http://zotero.org/users/4161640/items/9I25F7CQ"],"itemData":{"id":282,"type":"article-journal","container-title":"Transactions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the consistent </w:t>
      </w:r>
      <w:r w:rsidR="002F7ACA">
        <w:rPr>
          <w:rFonts w:ascii="Arial" w:eastAsia="Times New Roman" w:hAnsi="Arial" w:cs="Arial"/>
          <w:color w:val="000000"/>
          <w:kern w:val="0"/>
          <w14:ligatures w14:val="none"/>
        </w:rPr>
        <w:t>decline</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Pr>
          <w:rFonts w:ascii="Arial" w:eastAsia="Times New Roman" w:hAnsi="Arial" w:cs="Arial"/>
          <w:color w:val="000000"/>
          <w:kern w:val="0"/>
          <w14:ligatures w14:val="none"/>
        </w:rPr>
        <w:t xml:space="preserve">s </w:t>
      </w:r>
      <w:r w:rsidR="00632BB6">
        <w:rPr>
          <w:rFonts w:ascii="Arial" w:eastAsia="Times New Roman" w:hAnsi="Arial" w:cs="Arial"/>
          <w:color w:val="000000"/>
          <w:kern w:val="0"/>
          <w14:ligatures w14:val="none"/>
        </w:rPr>
        <w:t xml:space="preserve">that there </w:t>
      </w:r>
      <w:r w:rsidR="000F3223">
        <w:rPr>
          <w:rFonts w:ascii="Arial" w:eastAsia="Times New Roman" w:hAnsi="Arial" w:cs="Arial"/>
          <w:color w:val="000000"/>
          <w:kern w:val="0"/>
          <w14:ligatures w14:val="none"/>
        </w:rPr>
        <w:t>may be</w:t>
      </w:r>
      <w:r w:rsidR="00632BB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no interactive effect between </w:t>
      </w:r>
      <w:r w:rsidR="000F3223">
        <w:rPr>
          <w:rFonts w:ascii="Arial" w:eastAsia="Times New Roman" w:hAnsi="Arial" w:cs="Arial"/>
          <w:color w:val="000000"/>
          <w:kern w:val="0"/>
          <w14:ligatures w14:val="none"/>
        </w:rPr>
        <w:t xml:space="preserve">Cd and </w:t>
      </w:r>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and </w:t>
      </w:r>
      <w:r w:rsidR="008B31E8">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salinity increase</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The recovery we observed suggests that moderate salinity alone does not cause chronic stress, but its effects may intensify when combined with chemical pollutants.</w:t>
      </w:r>
    </w:p>
    <w:p w14:paraId="7C163F75" w14:textId="77777777" w:rsidR="00D8586B" w:rsidRDefault="00D8586B" w:rsidP="00207381">
      <w:pPr>
        <w:spacing w:line="480" w:lineRule="auto"/>
        <w:ind w:firstLine="720"/>
        <w:rPr>
          <w:rFonts w:ascii="Arial" w:eastAsia="Times New Roman" w:hAnsi="Arial" w:cs="Arial"/>
          <w:color w:val="000000"/>
          <w:kern w:val="0"/>
          <w14:ligatures w14:val="none"/>
        </w:rPr>
      </w:pPr>
    </w:p>
    <w:p w14:paraId="354D2210" w14:textId="27774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27639B9B"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influence vertebrate stress physiology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the NLR,</w:t>
      </w:r>
      <w:r>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serv</w:t>
      </w:r>
      <w:r>
        <w:rPr>
          <w:rFonts w:ascii="Arial" w:eastAsia="Times New Roman" w:hAnsi="Arial" w:cs="Arial"/>
          <w:color w:val="000000"/>
          <w:kern w:val="0"/>
          <w14:ligatures w14:val="none"/>
        </w:rPr>
        <w:t>e</w:t>
      </w:r>
      <w:r w:rsidR="00D0262C" w:rsidRPr="003E7284">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as</w:t>
      </w:r>
      <w:r w:rsidR="00D0262C" w:rsidRPr="003E7284">
        <w:rPr>
          <w:rFonts w:ascii="Arial" w:eastAsia="Times New Roman" w:hAnsi="Arial" w:cs="Arial"/>
          <w:color w:val="000000"/>
          <w:kern w:val="0"/>
          <w14:ligatures w14:val="none"/>
        </w:rPr>
        <w:t xml:space="preserve"> a r</w:t>
      </w:r>
      <w:r w:rsidR="00115EDC">
        <w:rPr>
          <w:rFonts w:ascii="Arial" w:eastAsia="Times New Roman" w:hAnsi="Arial" w:cs="Arial"/>
          <w:color w:val="000000"/>
          <w:kern w:val="0"/>
          <w14:ligatures w14:val="none"/>
        </w:rPr>
        <w:t>eliable</w:t>
      </w:r>
      <w:r w:rsidR="00D0262C" w:rsidRPr="003E7284">
        <w:rPr>
          <w:rFonts w:ascii="Arial" w:eastAsia="Times New Roman" w:hAnsi="Arial" w:cs="Arial"/>
          <w:color w:val="000000"/>
          <w:kern w:val="0"/>
          <w14:ligatures w14:val="none"/>
        </w:rPr>
        <w:t xml:space="preserve"> proxy for stress and can be used across </w:t>
      </w:r>
      <w:r>
        <w:rPr>
          <w:rFonts w:ascii="Arial" w:eastAsia="Times New Roman" w:hAnsi="Arial" w:cs="Arial"/>
          <w:color w:val="000000"/>
          <w:kern w:val="0"/>
          <w14:ligatures w14:val="none"/>
        </w:rPr>
        <w:t>various</w:t>
      </w:r>
      <w:r w:rsidR="00D0262C" w:rsidRPr="003E7284">
        <w:rPr>
          <w:rFonts w:ascii="Arial" w:eastAsia="Times New Roman" w:hAnsi="Arial" w:cs="Arial"/>
          <w:color w:val="000000"/>
          <w:kern w:val="0"/>
          <w14:ligatures w14:val="none"/>
        </w:rPr>
        <w:t xml:space="preserve"> vertebrate taxa </w:t>
      </w:r>
      <w:r w:rsidR="00115EDC">
        <w:rPr>
          <w:rFonts w:ascii="Arial" w:eastAsia="Times New Roman" w:hAnsi="Arial" w:cs="Arial"/>
          <w:color w:val="000000"/>
          <w:kern w:val="0"/>
          <w14:ligatures w14:val="none"/>
        </w:rPr>
        <w:t>du</w:t>
      </w:r>
      <w:r w:rsidR="00D0262C" w:rsidRPr="003E7284">
        <w:rPr>
          <w:rFonts w:ascii="Arial" w:eastAsia="Times New Roman" w:hAnsi="Arial" w:cs="Arial"/>
          <w:color w:val="000000"/>
          <w:kern w:val="0"/>
          <w14:ligatures w14:val="none"/>
        </w:rPr>
        <w:t xml:space="preserve">e </w:t>
      </w:r>
      <w:r w:rsidR="00115EDC">
        <w:rPr>
          <w:rFonts w:ascii="Arial" w:eastAsia="Times New Roman" w:hAnsi="Arial" w:cs="Arial"/>
          <w:color w:val="000000"/>
          <w:kern w:val="0"/>
          <w14:ligatures w14:val="none"/>
        </w:rPr>
        <w:t>to</w:t>
      </w:r>
      <w:r w:rsidR="00D0262C" w:rsidRPr="003E7284">
        <w:rPr>
          <w:rFonts w:ascii="Arial" w:eastAsia="Times New Roman" w:hAnsi="Arial" w:cs="Arial"/>
          <w:color w:val="000000"/>
          <w:kern w:val="0"/>
          <w14:ligatures w14:val="none"/>
        </w:rPr>
        <w:t xml:space="preserve"> the conservative nature of the stress response</w:t>
      </w:r>
      <w:r w:rsidR="00B57896">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w:t>
      </w:r>
      <w:r w:rsidR="00E2531B">
        <w:rPr>
          <w:rFonts w:ascii="Arial" w:eastAsia="Times New Roman" w:hAnsi="Arial" w:cs="Arial"/>
          <w:color w:val="000000"/>
          <w:kern w:val="0"/>
          <w14:ligatures w14:val="none"/>
        </w:rPr>
        <w:t xml:space="preserve"> including short-chain PFAS isomers,</w:t>
      </w:r>
      <w:r w:rsidR="00D0262C" w:rsidRPr="003E7284">
        <w:rPr>
          <w:rFonts w:ascii="Arial" w:eastAsia="Times New Roman" w:hAnsi="Arial" w:cs="Arial"/>
          <w:color w:val="000000"/>
          <w:kern w:val="0"/>
          <w14:ligatures w14:val="none"/>
        </w:rPr>
        <w:t xml:space="preserve"> </w:t>
      </w:r>
      <w:r w:rsidR="00E2531B">
        <w:rPr>
          <w:rFonts w:ascii="Arial" w:eastAsia="Times New Roman" w:hAnsi="Arial" w:cs="Arial"/>
          <w:color w:val="000000"/>
          <w:kern w:val="0"/>
          <w14:ligatures w14:val="none"/>
        </w:rPr>
        <w:t>may</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alter stress dynamics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other </w:t>
      </w:r>
      <w:r w:rsidR="00D0262C" w:rsidRPr="003E7284">
        <w:rPr>
          <w:rFonts w:ascii="Arial" w:eastAsia="Times New Roman" w:hAnsi="Arial" w:cs="Arial"/>
          <w:color w:val="000000"/>
          <w:kern w:val="0"/>
          <w14:ligatures w14:val="none"/>
        </w:rPr>
        <w:t xml:space="preserve">species. </w:t>
      </w:r>
    </w:p>
    <w:p w14:paraId="431DD770" w14:textId="5AD9393F" w:rsidR="008B31E8"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 including</w:t>
      </w:r>
      <w:r w:rsidR="00B57896" w:rsidRPr="003E7284">
        <w:rPr>
          <w:rFonts w:ascii="Arial" w:eastAsia="Times New Roman" w:hAnsi="Arial" w:cs="Arial"/>
          <w:color w:val="000000"/>
          <w:kern w:val="0"/>
          <w14:ligatures w14:val="none"/>
        </w:rPr>
        <w:t xml:space="preserve"> mice</w:t>
      </w:r>
      <w:r>
        <w:rPr>
          <w:rFonts w:ascii="Arial" w:eastAsia="Times New Roman" w:hAnsi="Arial" w:cs="Arial"/>
          <w:color w:val="000000"/>
          <w:kern w:val="0"/>
          <w14:ligatures w14:val="none"/>
        </w:rPr>
        <w:t>,</w:t>
      </w:r>
      <w:r w:rsidR="00B57896"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2009)","noteIndex":0},"citationItems":[{"id":284,"uris":["http://zotero.org/users/4161640/items/K9ARJ2KM"],"itemData":{"id":284,"type":"article-journal","container-title":"Toxicology","issue":"3","journalAbbreviation":"Toxicol.","note":"publisher: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lastRenderedPageBreak/>
        <w:t>Combined with our results, this evidence emphasizes that PFAS toxicity extends beyond endocrine disruption to include immune variation</w:t>
      </w:r>
      <w:r>
        <w:rPr>
          <w:rFonts w:ascii="Arial" w:eastAsia="Times New Roman" w:hAnsi="Arial" w:cs="Arial"/>
          <w:color w:val="000000"/>
          <w:kern w:val="0"/>
          <w14:ligatures w14:val="none"/>
        </w:rPr>
        <w:t xml:space="preserve">. </w:t>
      </w:r>
      <w:r w:rsidRPr="00716A81">
        <w:rPr>
          <w:rFonts w:ascii="Arial" w:eastAsia="Times New Roman" w:hAnsi="Arial" w:cs="Arial"/>
          <w:color w:val="000000"/>
          <w:kern w:val="0"/>
          <w14:ligatures w14:val="none"/>
        </w:rPr>
        <w:t>However, it is crucial to exercise caution when drawing broad conclusions about the relationship between xenobiotics and leukocytes, as our study was conducted over a short timeframe and involved relatively few individuals per group within a single species. Future research should explore the relationship between various xenobiotic substances and leukocyte profiles over extended exposure periods. Studies should also investigate the effects of PFAS compounds and Cd using finer-scale dosing increments and concentrations that reflect environmental conditions.</w:t>
      </w:r>
    </w:p>
    <w:p w14:paraId="0E12F624" w14:textId="3FB504A2"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natural experiments using stress proxies to test hypotheses </w:t>
      </w:r>
      <w:r>
        <w:rPr>
          <w:rFonts w:ascii="Arial" w:eastAsia="Times New Roman" w:hAnsi="Arial" w:cs="Arial"/>
          <w:i/>
          <w:iCs/>
          <w:color w:val="000000"/>
          <w:kern w:val="0"/>
          <w14:ligatures w14:val="none"/>
        </w:rPr>
        <w:t xml:space="preserve">in </w:t>
      </w:r>
      <w:r w:rsidRPr="00A34BAC">
        <w:rPr>
          <w:rFonts w:ascii="Arial" w:eastAsia="Times New Roman" w:hAnsi="Arial" w:cs="Arial"/>
          <w:i/>
          <w:iCs/>
          <w:color w:val="000000"/>
          <w:kern w:val="0"/>
          <w14:ligatures w14:val="none"/>
        </w:rPr>
        <w:t>vivo</w:t>
      </w:r>
      <w:r>
        <w:rPr>
          <w:rFonts w:ascii="Arial" w:eastAsia="Times New Roman" w:hAnsi="Arial" w:cs="Arial"/>
          <w:color w:val="000000"/>
          <w:kern w:val="0"/>
          <w14:ligatures w14:val="none"/>
        </w:rPr>
        <w:t xml:space="preserve">, these data highlight the confounding effects of exogenous pollutant cocktails among replicate systems. PFAS compounds, in particular, may bias stress proxies and lead to inaccurate conservation and management conclusions pertaining to less enigmatic perturbations. </w:t>
      </w:r>
      <w:r w:rsidR="00D62511">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 xml:space="preserve"> have been</w:t>
      </w:r>
      <w:r w:rsidR="00716A81">
        <w:rPr>
          <w:rFonts w:ascii="Arial" w:eastAsia="Times New Roman" w:hAnsi="Arial" w:cs="Arial"/>
          <w:color w:val="000000"/>
          <w:kern w:val="0"/>
          <w14:ligatures w14:val="none"/>
        </w:rPr>
        <w:t>—and continue to be—</w:t>
      </w:r>
      <w:r w:rsidR="00D0262C" w:rsidRPr="003E7284">
        <w:rPr>
          <w:rFonts w:ascii="Arial" w:eastAsia="Times New Roman" w:hAnsi="Arial" w:cs="Arial"/>
          <w:color w:val="000000"/>
          <w:kern w:val="0"/>
          <w14:ligatures w14:val="none"/>
        </w:rPr>
        <w:t xml:space="preserve">detected globally </w:t>
      </w:r>
      <w:r w:rsidR="00D62511">
        <w:rPr>
          <w:rFonts w:ascii="Arial" w:eastAsia="Times New Roman" w:hAnsi="Arial" w:cs="Arial"/>
          <w:color w:val="000000"/>
          <w:kern w:val="0"/>
          <w14:ligatures w14:val="none"/>
        </w:rPr>
        <w:t xml:space="preserve">in our natural ecosystems, </w:t>
      </w:r>
      <w:r w:rsidR="00115EDC">
        <w:rPr>
          <w:rFonts w:ascii="Arial" w:eastAsia="Times New Roman" w:hAnsi="Arial" w:cs="Arial"/>
          <w:color w:val="000000"/>
          <w:kern w:val="0"/>
          <w14:ligatures w14:val="none"/>
        </w:rPr>
        <w:t>po</w:t>
      </w:r>
      <w:r w:rsidR="00D62511">
        <w:rPr>
          <w:rFonts w:ascii="Arial" w:eastAsia="Times New Roman" w:hAnsi="Arial" w:cs="Arial"/>
          <w:color w:val="000000"/>
          <w:kern w:val="0"/>
          <w14:ligatures w14:val="none"/>
        </w:rPr>
        <w:t xml:space="preserve">sing conservation </w:t>
      </w:r>
      <w:r w:rsidR="00115EDC">
        <w:rPr>
          <w:rFonts w:ascii="Arial" w:eastAsia="Times New Roman" w:hAnsi="Arial" w:cs="Arial"/>
          <w:color w:val="000000"/>
          <w:kern w:val="0"/>
          <w14:ligatures w14:val="none"/>
        </w:rPr>
        <w:t>challenges</w:t>
      </w:r>
      <w:r w:rsidR="00D62511">
        <w:rPr>
          <w:rFonts w:ascii="Arial" w:eastAsia="Times New Roman" w:hAnsi="Arial" w:cs="Arial"/>
          <w:color w:val="000000"/>
          <w:kern w:val="0"/>
          <w14:ligatures w14:val="none"/>
        </w:rPr>
        <w:t xml:space="preserve"> that </w:t>
      </w:r>
      <w:r w:rsidR="00115EDC">
        <w:rPr>
          <w:rFonts w:ascii="Arial" w:eastAsia="Times New Roman" w:hAnsi="Arial" w:cs="Arial"/>
          <w:color w:val="000000"/>
          <w:kern w:val="0"/>
          <w14:ligatures w14:val="none"/>
        </w:rPr>
        <w:t>are</w:t>
      </w:r>
      <w:r w:rsidR="00D62511">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rare</w:t>
      </w:r>
      <w:r w:rsidR="00D62511">
        <w:rPr>
          <w:rFonts w:ascii="Arial" w:eastAsia="Times New Roman" w:hAnsi="Arial" w:cs="Arial"/>
          <w:color w:val="000000"/>
          <w:kern w:val="0"/>
          <w14:ligatures w14:val="none"/>
        </w:rPr>
        <w:t xml:space="preserve">ly </w:t>
      </w:r>
      <w:r w:rsidR="00115EDC">
        <w:rPr>
          <w:rFonts w:ascii="Arial" w:eastAsia="Times New Roman" w:hAnsi="Arial" w:cs="Arial"/>
          <w:color w:val="000000"/>
          <w:kern w:val="0"/>
          <w14:ligatures w14:val="none"/>
        </w:rPr>
        <w:t>addressed</w:t>
      </w:r>
      <w:r w:rsidR="00D62511">
        <w:rPr>
          <w:rFonts w:ascii="Arial" w:eastAsia="Times New Roman" w:hAnsi="Arial" w:cs="Arial"/>
          <w:color w:val="000000"/>
          <w:kern w:val="0"/>
          <w14:ligatures w14:val="none"/>
        </w:rPr>
        <w:t xml:space="preserve"> </w:t>
      </w:r>
      <w:r w:rsidR="005E1EB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E1EBB">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Kurwadkar</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5E1EBB">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w:t>
      </w:r>
      <w:r w:rsidR="00D62511">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understanding organismal health and </w:t>
      </w:r>
      <w:r w:rsidR="002F7ACA">
        <w:rPr>
          <w:rFonts w:ascii="Arial" w:eastAsia="Times New Roman" w:hAnsi="Arial" w:cs="Arial"/>
          <w:color w:val="000000"/>
          <w:kern w:val="0"/>
          <w14:ligatures w14:val="none"/>
        </w:rPr>
        <w:t>resilience</w:t>
      </w:r>
      <w:r w:rsidR="005E1EBB">
        <w:rPr>
          <w:rFonts w:ascii="Arial" w:eastAsia="Times New Roman" w:hAnsi="Arial" w:cs="Arial"/>
          <w:color w:val="000000"/>
          <w:kern w:val="0"/>
          <w14:ligatures w14:val="none"/>
        </w:rPr>
        <w:t>,</w:t>
      </w:r>
      <w:r w:rsidR="002F7ACA">
        <w:rPr>
          <w:rFonts w:ascii="Arial" w:eastAsia="Times New Roman" w:hAnsi="Arial" w:cs="Arial"/>
          <w:color w:val="000000"/>
          <w:kern w:val="0"/>
          <w14:ligatures w14:val="none"/>
        </w:rPr>
        <w:t xml:space="preserve"> t</w:t>
      </w:r>
      <w:r w:rsidR="005E1EBB">
        <w:rPr>
          <w:rFonts w:ascii="Arial" w:eastAsia="Times New Roman" w:hAnsi="Arial" w:cs="Arial"/>
          <w:color w:val="000000"/>
          <w:kern w:val="0"/>
          <w14:ligatures w14:val="none"/>
        </w:rPr>
        <w:t>hereby</w:t>
      </w:r>
      <w:r w:rsidR="002F7ACA">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enhanc</w:t>
      </w:r>
      <w:r w:rsidR="005E1EBB">
        <w:rPr>
          <w:rFonts w:ascii="Arial" w:eastAsia="Times New Roman" w:hAnsi="Arial" w:cs="Arial"/>
          <w:color w:val="000000"/>
          <w:kern w:val="0"/>
          <w14:ligatures w14:val="none"/>
        </w:rPr>
        <w:t>ing</w:t>
      </w:r>
      <w:r w:rsidR="002F7ACA">
        <w:rPr>
          <w:rFonts w:ascii="Arial" w:eastAsia="Times New Roman" w:hAnsi="Arial" w:cs="Arial"/>
          <w:color w:val="000000"/>
          <w:kern w:val="0"/>
          <w14:ligatures w14:val="none"/>
        </w:rPr>
        <w:t xml:space="preserve"> global conservation efforts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3046666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w:t>
      </w:r>
      <w:r w:rsidR="0043715D">
        <w:rPr>
          <w:rFonts w:ascii="Arial" w:hAnsi="Arial" w:cs="Arial"/>
          <w:b/>
          <w:bCs/>
        </w:rPr>
        <w:t>Ethical Declarations</w:t>
      </w:r>
    </w:p>
    <w:p w14:paraId="497644FA" w14:textId="73B9C9D7" w:rsidR="007B242C" w:rsidRPr="007B242C" w:rsidRDefault="0043715D" w:rsidP="00122893">
      <w:pPr>
        <w:spacing w:line="480" w:lineRule="auto"/>
        <w:rPr>
          <w:rFonts w:ascii="Arial" w:hAnsi="Arial" w:cs="Arial"/>
        </w:rPr>
      </w:pPr>
      <w:r>
        <w:rPr>
          <w:rFonts w:ascii="Arial" w:hAnsi="Arial" w:cs="Arial"/>
        </w:rPr>
        <w:t xml:space="preserve">Southeastern Louisiana University Institutional Animal Care and Use Committee (IACUC) approved all procedures used herein, and we confirm that we performed all procedures in accordance with the approved IACUC </w:t>
      </w:r>
      <w:r w:rsidR="006F2404">
        <w:rPr>
          <w:rFonts w:ascii="Arial" w:hAnsi="Arial" w:cs="Arial"/>
        </w:rPr>
        <w:t>0093</w:t>
      </w:r>
      <w:r w:rsidR="007C0C20" w:rsidRPr="007C0C20">
        <w:rPr>
          <w:rFonts w:ascii="Arial" w:hAnsi="Arial" w:cs="Arial"/>
        </w:rPr>
        <w:t>.</w:t>
      </w:r>
    </w:p>
    <w:p w14:paraId="340EF716" w14:textId="77777777" w:rsidR="0043715D" w:rsidRDefault="0043715D" w:rsidP="0043715D">
      <w:pPr>
        <w:spacing w:line="480" w:lineRule="auto"/>
        <w:rPr>
          <w:rFonts w:ascii="Arial" w:hAnsi="Arial" w:cs="Arial"/>
          <w:b/>
          <w:bCs/>
        </w:rPr>
      </w:pPr>
    </w:p>
    <w:p w14:paraId="3BF333D1" w14:textId="7DA67AE1" w:rsidR="0043715D" w:rsidRDefault="0043715D" w:rsidP="0043715D">
      <w:pPr>
        <w:spacing w:line="480" w:lineRule="auto"/>
        <w:rPr>
          <w:rFonts w:ascii="Arial" w:hAnsi="Arial" w:cs="Arial"/>
        </w:rPr>
      </w:pPr>
      <w:r>
        <w:rPr>
          <w:rFonts w:ascii="Arial" w:hAnsi="Arial" w:cs="Arial"/>
          <w:b/>
          <w:bCs/>
        </w:rPr>
        <w:t>6.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79E2BDD3" w:rsidR="007B242C" w:rsidRDefault="0043715D"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6026A704" w:rsidR="007B242C" w:rsidRDefault="0043715D" w:rsidP="007B242C">
      <w:pPr>
        <w:spacing w:line="480" w:lineRule="auto"/>
        <w:rPr>
          <w:rFonts w:ascii="Arial" w:hAnsi="Arial" w:cs="Arial"/>
        </w:rPr>
      </w:pPr>
      <w:r>
        <w:rPr>
          <w:rFonts w:ascii="Arial" w:hAnsi="Arial" w:cs="Arial"/>
          <w:b/>
          <w:bCs/>
        </w:rPr>
        <w:t>8</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4FB8FEFE" w:rsidR="004D3F45" w:rsidRDefault="0043715D" w:rsidP="00122893">
      <w:pPr>
        <w:spacing w:line="480" w:lineRule="auto"/>
        <w:rPr>
          <w:rFonts w:ascii="Arial" w:hAnsi="Arial" w:cs="Arial"/>
        </w:rPr>
      </w:pPr>
      <w:r>
        <w:rPr>
          <w:rFonts w:ascii="Arial" w:hAnsi="Arial" w:cs="Arial"/>
          <w:b/>
          <w:bCs/>
        </w:rPr>
        <w:lastRenderedPageBreak/>
        <w:t>9</w:t>
      </w:r>
      <w:r w:rsidR="004D3F45">
        <w:rPr>
          <w:rFonts w:ascii="Arial" w:hAnsi="Arial" w:cs="Arial"/>
          <w:b/>
          <w:bCs/>
        </w:rPr>
        <w:t xml:space="preserve">. Funding </w:t>
      </w:r>
    </w:p>
    <w:p w14:paraId="310E0509" w14:textId="4DFD223E"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Schlieder Endowed Professorship</w:t>
      </w:r>
      <w:r>
        <w:rPr>
          <w:rFonts w:ascii="Arial" w:hAnsi="Arial" w:cs="Arial"/>
        </w:rPr>
        <w:t xml:space="preserve"> [to CMM and KRP]</w:t>
      </w:r>
      <w:r w:rsidR="00EA5D19">
        <w:rPr>
          <w:rFonts w:ascii="Arial" w:hAnsi="Arial" w:cs="Arial"/>
        </w:rPr>
        <w:t xml:space="preserve"> and Southeastern Louisiana University’s Center for Environmental </w:t>
      </w:r>
      <w:r w:rsidR="00E2531B">
        <w:rPr>
          <w:rFonts w:ascii="Arial" w:hAnsi="Arial" w:cs="Arial"/>
        </w:rPr>
        <w:t>Research</w:t>
      </w:r>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42BB3FB" w:rsidR="002F400A" w:rsidRDefault="0043715D" w:rsidP="00122893">
      <w:pPr>
        <w:spacing w:line="480" w:lineRule="auto"/>
        <w:rPr>
          <w:rFonts w:ascii="Arial" w:hAnsi="Arial" w:cs="Arial"/>
        </w:rPr>
      </w:pPr>
      <w:r>
        <w:rPr>
          <w:rFonts w:ascii="Arial" w:hAnsi="Arial" w:cs="Arial"/>
          <w:b/>
          <w:bCs/>
        </w:rPr>
        <w:t>10</w:t>
      </w:r>
      <w:r w:rsidR="002F400A">
        <w:rPr>
          <w:rFonts w:ascii="Arial" w:hAnsi="Arial" w:cs="Arial"/>
          <w:b/>
          <w:bCs/>
        </w:rPr>
        <w:t>. Data Availability</w:t>
      </w:r>
    </w:p>
    <w:p w14:paraId="33127829" w14:textId="7C233AA0" w:rsidR="002F400A" w:rsidRPr="002F400A"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 xml:space="preserve">supporting this study's findings, following the standards set out by </w:t>
      </w:r>
      <w:r w:rsidR="00E95E6A">
        <w:rPr>
          <w:rFonts w:ascii="Arial" w:hAnsi="Arial" w:cs="Arial"/>
        </w:rPr>
        <w:fldChar w:fldCharType="begin"/>
      </w:r>
      <w:r w:rsidR="00E25081">
        <w:rPr>
          <w:rFonts w:ascii="Arial" w:hAnsi="Arial" w:cs="Arial"/>
        </w:rPr>
        <w:instrText xml:space="preserve"> ADDIN ZOTERO_ITEM CSL_CITATION {"citationID":"ViELvxj8","properties":{"formattedCitation":"(Jenkins {\\i{}et al.}, 2023)","plainCitation":"(Jenkins et al., 2023)","dontUpdate":true,"noteIndex":0},"citationItems":[{"id":493,"uris":["http://zotero.org/users/4161640/items/S62WWTT2"],"itemData":{"id":493,"type":"article-journal","abstract":"We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 xml:space="preserve">are openly available on GitHub: </w:t>
      </w:r>
      <w:r w:rsidRPr="002F400A">
        <w:rPr>
          <w:rFonts w:ascii="Arial" w:hAnsi="Arial" w:cs="Arial"/>
          <w:i/>
          <w:iCs/>
        </w:rPr>
        <w:t xml:space="preserve">a </w:t>
      </w:r>
      <w:r>
        <w:rPr>
          <w:rFonts w:ascii="Arial" w:hAnsi="Arial" w:cs="Arial"/>
          <w:i/>
          <w:iCs/>
        </w:rPr>
        <w:t>link will be provided after the manuscript is accepted</w:t>
      </w:r>
      <w:r>
        <w:rPr>
          <w:rFonts w:ascii="Arial" w:hAnsi="Arial" w:cs="Arial"/>
        </w:rPr>
        <w:t>.</w:t>
      </w:r>
      <w:r w:rsidR="00CC348A">
        <w:rPr>
          <w:rFonts w:ascii="Arial" w:hAnsi="Arial" w:cs="Arial"/>
        </w:rPr>
        <w:t xml:space="preserve"> A Dryad Digital Repository will also be created and available after manuscript acceptance.</w:t>
      </w:r>
    </w:p>
    <w:p w14:paraId="0F4D1F3A" w14:textId="77777777" w:rsidR="002F400A" w:rsidRDefault="002F400A" w:rsidP="00122893">
      <w:pPr>
        <w:spacing w:line="480" w:lineRule="auto"/>
        <w:rPr>
          <w:rFonts w:ascii="Arial" w:hAnsi="Arial" w:cs="Arial"/>
        </w:rPr>
      </w:pPr>
    </w:p>
    <w:p w14:paraId="191DADA6" w14:textId="30969A32" w:rsidR="00E26807" w:rsidRDefault="007C0C20" w:rsidP="00E26807">
      <w:pPr>
        <w:spacing w:line="480" w:lineRule="auto"/>
        <w:rPr>
          <w:rFonts w:ascii="Arial" w:hAnsi="Arial" w:cs="Arial"/>
        </w:rPr>
      </w:pPr>
      <w:r>
        <w:rPr>
          <w:rFonts w:ascii="Arial" w:hAnsi="Arial" w:cs="Arial"/>
          <w:b/>
          <w:bCs/>
        </w:rPr>
        <w:t>1</w:t>
      </w:r>
      <w:r w:rsidR="0043715D">
        <w:rPr>
          <w:rFonts w:ascii="Arial" w:hAnsi="Arial" w:cs="Arial"/>
          <w:b/>
          <w:bCs/>
        </w:rPr>
        <w:t>1</w:t>
      </w:r>
      <w:r w:rsidR="007B242C">
        <w:rPr>
          <w:rFonts w:ascii="Arial" w:hAnsi="Arial" w:cs="Arial"/>
          <w:b/>
          <w:bCs/>
        </w:rPr>
        <w:t>. References</w:t>
      </w:r>
    </w:p>
    <w:p w14:paraId="74DB7790" w14:textId="77777777" w:rsidR="000430F0" w:rsidRPr="00E2531B" w:rsidRDefault="00CD6FE5" w:rsidP="000430F0">
      <w:pPr>
        <w:pStyle w:val="Bibliography"/>
        <w:rPr>
          <w:rFonts w:ascii="Arial" w:hAnsi="Arial" w:cs="Arial"/>
        </w:rPr>
      </w:pPr>
      <w:r w:rsidRPr="009C312A">
        <w:rPr>
          <w:rFonts w:ascii="Arial" w:hAnsi="Arial" w:cs="Arial"/>
        </w:rPr>
        <w:fldChar w:fldCharType="begin"/>
      </w:r>
      <w:r w:rsidRPr="009C312A">
        <w:rPr>
          <w:rFonts w:ascii="Arial" w:hAnsi="Arial" w:cs="Arial"/>
        </w:rPr>
        <w:instrText xml:space="preserve"> ADDIN ZOTERO_BIBL {"uncited":[],"omitted":[],"custom":[]} CSL_BIBLIOGRAPHY </w:instrText>
      </w:r>
      <w:r w:rsidRPr="009C312A">
        <w:rPr>
          <w:rFonts w:ascii="Arial" w:hAnsi="Arial" w:cs="Arial"/>
        </w:rPr>
        <w:fldChar w:fldCharType="separate"/>
      </w:r>
      <w:proofErr w:type="spellStart"/>
      <w:r w:rsidR="000430F0" w:rsidRPr="00E2531B">
        <w:rPr>
          <w:rFonts w:ascii="Arial" w:hAnsi="Arial" w:cs="Arial"/>
        </w:rPr>
        <w:t>Abunada</w:t>
      </w:r>
      <w:proofErr w:type="spellEnd"/>
      <w:r w:rsidR="000430F0" w:rsidRPr="00E2531B">
        <w:rPr>
          <w:rFonts w:ascii="Arial" w:hAnsi="Arial" w:cs="Arial"/>
        </w:rPr>
        <w:t xml:space="preserve"> Z, </w:t>
      </w:r>
      <w:proofErr w:type="spellStart"/>
      <w:r w:rsidR="000430F0" w:rsidRPr="00E2531B">
        <w:rPr>
          <w:rFonts w:ascii="Arial" w:hAnsi="Arial" w:cs="Arial"/>
        </w:rPr>
        <w:t>Alazaiza</w:t>
      </w:r>
      <w:proofErr w:type="spellEnd"/>
      <w:r w:rsidR="000430F0" w:rsidRPr="00E2531B">
        <w:rPr>
          <w:rFonts w:ascii="Arial" w:hAnsi="Arial" w:cs="Arial"/>
        </w:rPr>
        <w:t xml:space="preserve"> MYD, Bashir MJK (2020) An overview of per- and polyfluoroalkyl substances (PFAS) in the environment: source, fate, risk and regulations. </w:t>
      </w:r>
      <w:r w:rsidR="000430F0" w:rsidRPr="00E2531B">
        <w:rPr>
          <w:rFonts w:ascii="Arial" w:hAnsi="Arial" w:cs="Arial"/>
          <w:i/>
          <w:iCs/>
        </w:rPr>
        <w:t>Water</w:t>
      </w:r>
      <w:r w:rsidR="000430F0" w:rsidRPr="00E2531B">
        <w:rPr>
          <w:rFonts w:ascii="Arial" w:hAnsi="Arial" w:cs="Arial"/>
        </w:rPr>
        <w:t xml:space="preserve"> 12: 3590.</w:t>
      </w:r>
    </w:p>
    <w:p w14:paraId="2286C8EC" w14:textId="77777777" w:rsidR="000430F0" w:rsidRPr="00E2531B" w:rsidRDefault="000430F0" w:rsidP="000430F0">
      <w:pPr>
        <w:pStyle w:val="Bibliography"/>
        <w:rPr>
          <w:rFonts w:ascii="Arial" w:hAnsi="Arial" w:cs="Arial"/>
        </w:rPr>
      </w:pPr>
      <w:r w:rsidRPr="00E2531B">
        <w:rPr>
          <w:rFonts w:ascii="Arial" w:hAnsi="Arial" w:cs="Arial"/>
        </w:rPr>
        <w:t xml:space="preserve">Aerts J, Metz JR, Ampe B, </w:t>
      </w:r>
      <w:proofErr w:type="spellStart"/>
      <w:r w:rsidRPr="00E2531B">
        <w:rPr>
          <w:rFonts w:ascii="Arial" w:hAnsi="Arial" w:cs="Arial"/>
        </w:rPr>
        <w:t>Decostere</w:t>
      </w:r>
      <w:proofErr w:type="spellEnd"/>
      <w:r w:rsidRPr="00E2531B">
        <w:rPr>
          <w:rFonts w:ascii="Arial" w:hAnsi="Arial" w:cs="Arial"/>
        </w:rPr>
        <w:t xml:space="preserve"> A, Flik G, De Saeger S (2015) Scales tell a story on the stress history of fish. </w:t>
      </w:r>
      <w:proofErr w:type="spellStart"/>
      <w:r w:rsidRPr="00E2531B">
        <w:rPr>
          <w:rFonts w:ascii="Arial" w:hAnsi="Arial" w:cs="Arial"/>
          <w:i/>
          <w:iCs/>
        </w:rPr>
        <w:t>PLoS</w:t>
      </w:r>
      <w:proofErr w:type="spellEnd"/>
      <w:r w:rsidRPr="00E2531B">
        <w:rPr>
          <w:rFonts w:ascii="Arial" w:hAnsi="Arial" w:cs="Arial"/>
          <w:i/>
          <w:iCs/>
        </w:rPr>
        <w:t xml:space="preserve"> One</w:t>
      </w:r>
      <w:r w:rsidRPr="00E2531B">
        <w:rPr>
          <w:rFonts w:ascii="Arial" w:hAnsi="Arial" w:cs="Arial"/>
        </w:rPr>
        <w:t xml:space="preserve"> 10: e0123411.</w:t>
      </w:r>
    </w:p>
    <w:p w14:paraId="27D6D815" w14:textId="77777777" w:rsidR="000430F0" w:rsidRPr="00E2531B" w:rsidRDefault="000430F0" w:rsidP="000430F0">
      <w:pPr>
        <w:pStyle w:val="Bibliography"/>
        <w:rPr>
          <w:rFonts w:ascii="Arial" w:hAnsi="Arial" w:cs="Arial"/>
        </w:rPr>
      </w:pPr>
      <w:r w:rsidRPr="00E2531B">
        <w:rPr>
          <w:rFonts w:ascii="Arial" w:hAnsi="Arial" w:cs="Arial"/>
        </w:rPr>
        <w:t xml:space="preserve">Ali H, Khan E, Ilahi I (2019) Environmental chemistry and ecotoxicology of hazardous heavy metals: environmental persistence, toxicity, and bioaccumulation. </w:t>
      </w:r>
      <w:r w:rsidRPr="00E2531B">
        <w:rPr>
          <w:rFonts w:ascii="Arial" w:hAnsi="Arial" w:cs="Arial"/>
          <w:i/>
          <w:iCs/>
        </w:rPr>
        <w:t>J Chem</w:t>
      </w:r>
      <w:r w:rsidRPr="00E2531B">
        <w:rPr>
          <w:rFonts w:ascii="Arial" w:hAnsi="Arial" w:cs="Arial"/>
        </w:rPr>
        <w:t xml:space="preserve"> 2019: 1–14.</w:t>
      </w:r>
    </w:p>
    <w:p w14:paraId="782C6901" w14:textId="77777777" w:rsidR="000430F0" w:rsidRPr="00E2531B" w:rsidRDefault="000430F0" w:rsidP="000430F0">
      <w:pPr>
        <w:pStyle w:val="Bibliography"/>
        <w:rPr>
          <w:rFonts w:ascii="Arial" w:hAnsi="Arial" w:cs="Arial"/>
        </w:rPr>
      </w:pPr>
      <w:r w:rsidRPr="00E2531B">
        <w:rPr>
          <w:rFonts w:ascii="Arial" w:hAnsi="Arial" w:cs="Arial"/>
        </w:rPr>
        <w:t xml:space="preserve">Alloway BJ, Jackson AP (1991) The </w:t>
      </w:r>
      <w:proofErr w:type="spellStart"/>
      <w:r w:rsidRPr="00E2531B">
        <w:rPr>
          <w:rFonts w:ascii="Arial" w:hAnsi="Arial" w:cs="Arial"/>
        </w:rPr>
        <w:t>behaviour</w:t>
      </w:r>
      <w:proofErr w:type="spellEnd"/>
      <w:r w:rsidRPr="00E2531B">
        <w:rPr>
          <w:rFonts w:ascii="Arial" w:hAnsi="Arial" w:cs="Arial"/>
        </w:rPr>
        <w:t xml:space="preserve"> of heavy metals in sewage sludge-amended soils. </w:t>
      </w:r>
      <w:r w:rsidRPr="00E2531B">
        <w:rPr>
          <w:rFonts w:ascii="Arial" w:hAnsi="Arial" w:cs="Arial"/>
          <w:i/>
          <w:iCs/>
        </w:rPr>
        <w:t>Sci Total Environ</w:t>
      </w:r>
      <w:r w:rsidRPr="00E2531B">
        <w:rPr>
          <w:rFonts w:ascii="Arial" w:hAnsi="Arial" w:cs="Arial"/>
        </w:rPr>
        <w:t xml:space="preserve"> 100: 151–176.</w:t>
      </w:r>
    </w:p>
    <w:p w14:paraId="5AC54139" w14:textId="77777777" w:rsidR="000430F0" w:rsidRPr="00E2531B" w:rsidRDefault="000430F0" w:rsidP="000430F0">
      <w:pPr>
        <w:pStyle w:val="Bibliography"/>
        <w:rPr>
          <w:rFonts w:ascii="Arial" w:hAnsi="Arial" w:cs="Arial"/>
        </w:rPr>
      </w:pPr>
      <w:r w:rsidRPr="00E2531B">
        <w:rPr>
          <w:rFonts w:ascii="Arial" w:hAnsi="Arial" w:cs="Arial"/>
        </w:rPr>
        <w:t>Anderson RO, Neumann RM (1996) Length, weight, and associated structural indices. In: Murphy BR, Willis DW, eds. Fisheries Techniques, 2nd Edition. Edition. American Fisheries Society, Bethesda, Maryland, USA, pp 447–482.</w:t>
      </w:r>
    </w:p>
    <w:p w14:paraId="5C641D45" w14:textId="77777777" w:rsidR="000430F0" w:rsidRPr="00E2531B" w:rsidRDefault="000430F0" w:rsidP="000430F0">
      <w:pPr>
        <w:pStyle w:val="Bibliography"/>
        <w:rPr>
          <w:rFonts w:ascii="Arial" w:hAnsi="Arial" w:cs="Arial"/>
        </w:rPr>
      </w:pPr>
      <w:proofErr w:type="spellStart"/>
      <w:r w:rsidRPr="00E2531B">
        <w:rPr>
          <w:rFonts w:ascii="Arial" w:hAnsi="Arial" w:cs="Arial"/>
        </w:rPr>
        <w:t>Anzecc</w:t>
      </w:r>
      <w:proofErr w:type="spellEnd"/>
      <w:r w:rsidRPr="00E2531B">
        <w:rPr>
          <w:rFonts w:ascii="Arial" w:hAnsi="Arial" w:cs="Arial"/>
        </w:rPr>
        <w:t xml:space="preserve"> A (2000) Australian and New Zealand guidelines for fresh and marine water quality. </w:t>
      </w:r>
      <w:r w:rsidRPr="00E2531B">
        <w:rPr>
          <w:rFonts w:ascii="Arial" w:hAnsi="Arial" w:cs="Arial"/>
          <w:i/>
          <w:iCs/>
        </w:rPr>
        <w:t xml:space="preserve">Australian and New Zealand Environment and Conservation Council and </w:t>
      </w:r>
      <w:r w:rsidRPr="00E2531B">
        <w:rPr>
          <w:rFonts w:ascii="Arial" w:hAnsi="Arial" w:cs="Arial"/>
          <w:i/>
          <w:iCs/>
        </w:rPr>
        <w:lastRenderedPageBreak/>
        <w:t>Agriculture and Resource Management Council of Australia and New Zealand, Canberra</w:t>
      </w:r>
      <w:r w:rsidRPr="00E2531B">
        <w:rPr>
          <w:rFonts w:ascii="Arial" w:hAnsi="Arial" w:cs="Arial"/>
        </w:rPr>
        <w:t xml:space="preserve"> 1: 1–314.</w:t>
      </w:r>
    </w:p>
    <w:p w14:paraId="07C3B9AF" w14:textId="77777777" w:rsidR="000430F0" w:rsidRDefault="000430F0" w:rsidP="000430F0">
      <w:pPr>
        <w:pStyle w:val="Bibliography"/>
        <w:rPr>
          <w:ins w:id="867" w:author="Reviewer" w:date="2026-06-01T15:38:00Z" w16du:dateUtc="2026-06-01T20:38:00Z"/>
          <w:rFonts w:ascii="Arial" w:hAnsi="Arial" w:cs="Arial"/>
        </w:rPr>
      </w:pPr>
      <w:r w:rsidRPr="00E2531B">
        <w:rPr>
          <w:rFonts w:ascii="Arial" w:hAnsi="Arial" w:cs="Arial"/>
        </w:rPr>
        <w:t xml:space="preserve">Ask AV, Jenssen BM, Tartu S, Angelier F, </w:t>
      </w:r>
      <w:proofErr w:type="spellStart"/>
      <w:r w:rsidRPr="00E2531B">
        <w:rPr>
          <w:rFonts w:ascii="Arial" w:hAnsi="Arial" w:cs="Arial"/>
        </w:rPr>
        <w:t>Chastel</w:t>
      </w:r>
      <w:proofErr w:type="spellEnd"/>
      <w:r w:rsidRPr="00E2531B">
        <w:rPr>
          <w:rFonts w:ascii="Arial" w:hAnsi="Arial" w:cs="Arial"/>
        </w:rPr>
        <w:t xml:space="preserve"> O, Gabrielsen GW (2021) Per-and polyfluoroalkyl substances are positively associated with thyroid hormones in an arctic seabird. </w:t>
      </w:r>
      <w:r w:rsidRPr="00E2531B">
        <w:rPr>
          <w:rFonts w:ascii="Arial" w:hAnsi="Arial" w:cs="Arial"/>
          <w:i/>
          <w:iCs/>
        </w:rPr>
        <w:t xml:space="preserve">Environ </w:t>
      </w:r>
      <w:proofErr w:type="spellStart"/>
      <w:r w:rsidRPr="00E2531B">
        <w:rPr>
          <w:rFonts w:ascii="Arial" w:hAnsi="Arial" w:cs="Arial"/>
          <w:i/>
          <w:iCs/>
        </w:rPr>
        <w:t>Toxicol</w:t>
      </w:r>
      <w:proofErr w:type="spellEnd"/>
      <w:r w:rsidRPr="00E2531B">
        <w:rPr>
          <w:rFonts w:ascii="Arial" w:hAnsi="Arial" w:cs="Arial"/>
          <w:i/>
          <w:iCs/>
        </w:rPr>
        <w:t xml:space="preserve"> Chem</w:t>
      </w:r>
      <w:r w:rsidRPr="00E2531B">
        <w:rPr>
          <w:rFonts w:ascii="Arial" w:hAnsi="Arial" w:cs="Arial"/>
        </w:rPr>
        <w:t xml:space="preserve"> 40: 820–831.</w:t>
      </w:r>
    </w:p>
    <w:p w14:paraId="621FFA56" w14:textId="0CADD2ED" w:rsidR="00366BC8" w:rsidRPr="00366BC8" w:rsidRDefault="00366BC8" w:rsidP="00366BC8">
      <w:pPr>
        <w:pStyle w:val="Bibliography"/>
        <w:rPr>
          <w:rFonts w:ascii="Arial" w:hAnsi="Arial" w:cs="Arial"/>
        </w:rPr>
      </w:pPr>
      <w:ins w:id="868" w:author="Reviewer" w:date="2026-06-01T15:38:00Z" w16du:dateUtc="2026-06-01T20:38:00Z">
        <w:r w:rsidRPr="00E2531B">
          <w:rPr>
            <w:rFonts w:ascii="Arial" w:hAnsi="Arial" w:cs="Arial"/>
          </w:rPr>
          <w:t>A</w:t>
        </w:r>
        <w:r>
          <w:rPr>
            <w:rFonts w:ascii="Arial" w:hAnsi="Arial" w:cs="Arial"/>
          </w:rPr>
          <w:t>tli G, Canli M.</w:t>
        </w:r>
        <w:r w:rsidRPr="00E2531B">
          <w:rPr>
            <w:rFonts w:ascii="Arial" w:hAnsi="Arial" w:cs="Arial"/>
          </w:rPr>
          <w:t xml:space="preserve"> (</w:t>
        </w:r>
        <w:r>
          <w:rPr>
            <w:rFonts w:ascii="Arial" w:hAnsi="Arial" w:cs="Arial"/>
          </w:rPr>
          <w:t>2010</w:t>
        </w:r>
        <w:r w:rsidRPr="00E2531B">
          <w:rPr>
            <w:rFonts w:ascii="Arial" w:hAnsi="Arial" w:cs="Arial"/>
          </w:rPr>
          <w:t xml:space="preserve">) </w:t>
        </w:r>
        <w:r>
          <w:rPr>
            <w:rFonts w:ascii="Arial" w:hAnsi="Arial" w:cs="Arial"/>
          </w:rPr>
          <w:t xml:space="preserve">Response of antioxidant system of freshwater fish </w:t>
        </w:r>
        <w:r>
          <w:rPr>
            <w:rFonts w:ascii="Arial" w:hAnsi="Arial" w:cs="Arial"/>
            <w:i/>
            <w:iCs/>
          </w:rPr>
          <w:t>Oreochromis niloticu</w:t>
        </w:r>
      </w:ins>
      <w:ins w:id="869" w:author="Reviewer" w:date="2026-06-01T15:39:00Z" w16du:dateUtc="2026-06-01T20:39:00Z">
        <w:r>
          <w:rPr>
            <w:rFonts w:ascii="Arial" w:hAnsi="Arial" w:cs="Arial"/>
            <w:i/>
            <w:iCs/>
          </w:rPr>
          <w:t xml:space="preserve">s </w:t>
        </w:r>
        <w:r>
          <w:rPr>
            <w:rFonts w:ascii="Arial" w:hAnsi="Arial" w:cs="Arial"/>
          </w:rPr>
          <w:t>to acute and chronic metal (Cd, Cu, Cr, Zn, Fe) exposures</w:t>
        </w:r>
      </w:ins>
      <w:ins w:id="870" w:author="Reviewer" w:date="2026-06-01T15:38:00Z" w16du:dateUtc="2026-06-01T20:38:00Z">
        <w:r w:rsidRPr="00E2531B">
          <w:rPr>
            <w:rFonts w:ascii="Arial" w:hAnsi="Arial" w:cs="Arial"/>
          </w:rPr>
          <w:t xml:space="preserve">. </w:t>
        </w:r>
      </w:ins>
      <w:proofErr w:type="spellStart"/>
      <w:ins w:id="871" w:author="Reviewer" w:date="2026-06-01T15:39:00Z" w16du:dateUtc="2026-06-01T20:39:00Z">
        <w:r>
          <w:rPr>
            <w:rFonts w:ascii="Arial" w:hAnsi="Arial" w:cs="Arial"/>
            <w:i/>
            <w:iCs/>
          </w:rPr>
          <w:t>Ecotox</w:t>
        </w:r>
      </w:ins>
      <w:ins w:id="872" w:author="Reviewer" w:date="2026-06-01T15:40:00Z" w16du:dateUtc="2026-06-01T20:40:00Z">
        <w:r>
          <w:rPr>
            <w:rFonts w:ascii="Arial" w:hAnsi="Arial" w:cs="Arial"/>
            <w:i/>
            <w:iCs/>
          </w:rPr>
          <w:t>icol</w:t>
        </w:r>
        <w:proofErr w:type="spellEnd"/>
        <w:r>
          <w:rPr>
            <w:rFonts w:ascii="Arial" w:hAnsi="Arial" w:cs="Arial"/>
            <w:i/>
            <w:iCs/>
          </w:rPr>
          <w:t>. Environ. Saf.</w:t>
        </w:r>
      </w:ins>
      <w:ins w:id="873" w:author="Reviewer" w:date="2026-06-01T15:38:00Z" w16du:dateUtc="2026-06-01T20:38:00Z">
        <w:r w:rsidRPr="00E2531B">
          <w:rPr>
            <w:rFonts w:ascii="Arial" w:hAnsi="Arial" w:cs="Arial"/>
          </w:rPr>
          <w:t xml:space="preserve"> </w:t>
        </w:r>
      </w:ins>
      <w:ins w:id="874" w:author="Reviewer" w:date="2026-06-01T15:40:00Z" w16du:dateUtc="2026-06-01T20:40:00Z">
        <w:r>
          <w:rPr>
            <w:rFonts w:ascii="Arial" w:hAnsi="Arial" w:cs="Arial"/>
          </w:rPr>
          <w:t>73</w:t>
        </w:r>
      </w:ins>
      <w:ins w:id="875" w:author="Reviewer" w:date="2026-06-01T15:38:00Z" w16du:dateUtc="2026-06-01T20:38:00Z">
        <w:r w:rsidRPr="00E2531B">
          <w:rPr>
            <w:rFonts w:ascii="Arial" w:hAnsi="Arial" w:cs="Arial"/>
          </w:rPr>
          <w:t xml:space="preserve">: </w:t>
        </w:r>
      </w:ins>
      <w:ins w:id="876" w:author="Reviewer" w:date="2026-06-01T15:40:00Z" w16du:dateUtc="2026-06-01T20:40:00Z">
        <w:r>
          <w:rPr>
            <w:rFonts w:ascii="Arial" w:hAnsi="Arial" w:cs="Arial"/>
          </w:rPr>
          <w:t>1884</w:t>
        </w:r>
      </w:ins>
      <w:ins w:id="877" w:author="Reviewer" w:date="2026-06-01T15:38:00Z" w16du:dateUtc="2026-06-01T20:38:00Z">
        <w:r w:rsidRPr="00E2531B">
          <w:rPr>
            <w:rFonts w:ascii="Arial" w:hAnsi="Arial" w:cs="Arial"/>
          </w:rPr>
          <w:t>–</w:t>
        </w:r>
      </w:ins>
      <w:ins w:id="878" w:author="Reviewer" w:date="2026-06-01T15:40:00Z" w16du:dateUtc="2026-06-01T20:40:00Z">
        <w:r>
          <w:rPr>
            <w:rFonts w:ascii="Arial" w:hAnsi="Arial" w:cs="Arial"/>
          </w:rPr>
          <w:t>1889</w:t>
        </w:r>
      </w:ins>
      <w:ins w:id="879" w:author="Reviewer" w:date="2026-06-01T15:38:00Z" w16du:dateUtc="2026-06-01T20:38:00Z">
        <w:r w:rsidRPr="00E2531B">
          <w:rPr>
            <w:rFonts w:ascii="Arial" w:hAnsi="Arial" w:cs="Arial"/>
          </w:rPr>
          <w:t>.</w:t>
        </w:r>
      </w:ins>
    </w:p>
    <w:p w14:paraId="7AB72B56" w14:textId="77777777" w:rsidR="000430F0" w:rsidRPr="00E2531B" w:rsidRDefault="000430F0" w:rsidP="000430F0">
      <w:pPr>
        <w:pStyle w:val="Bibliography"/>
        <w:rPr>
          <w:rFonts w:ascii="Arial" w:hAnsi="Arial" w:cs="Arial"/>
        </w:rPr>
      </w:pPr>
      <w:r w:rsidRPr="00E2531B">
        <w:rPr>
          <w:rFonts w:ascii="Arial" w:hAnsi="Arial" w:cs="Arial"/>
        </w:rPr>
        <w:t xml:space="preserve">Baker MR, </w:t>
      </w:r>
      <w:proofErr w:type="spellStart"/>
      <w:r w:rsidRPr="00E2531B">
        <w:rPr>
          <w:rFonts w:ascii="Arial" w:hAnsi="Arial" w:cs="Arial"/>
        </w:rPr>
        <w:t>Gobush</w:t>
      </w:r>
      <w:proofErr w:type="spellEnd"/>
      <w:r w:rsidRPr="00E2531B">
        <w:rPr>
          <w:rFonts w:ascii="Arial" w:hAnsi="Arial" w:cs="Arial"/>
        </w:rPr>
        <w:t xml:space="preserve"> KS, Vynne CH (2013) Review of factors influencing stress hormones in fish and wildlife. </w:t>
      </w:r>
      <w:r w:rsidRPr="00E2531B">
        <w:rPr>
          <w:rFonts w:ascii="Arial" w:hAnsi="Arial" w:cs="Arial"/>
          <w:i/>
          <w:iCs/>
        </w:rPr>
        <w:t xml:space="preserve">J Nat </w:t>
      </w:r>
      <w:proofErr w:type="spellStart"/>
      <w:r w:rsidRPr="00E2531B">
        <w:rPr>
          <w:rFonts w:ascii="Arial" w:hAnsi="Arial" w:cs="Arial"/>
          <w:i/>
          <w:iCs/>
        </w:rPr>
        <w:t>Conserv</w:t>
      </w:r>
      <w:proofErr w:type="spellEnd"/>
      <w:r w:rsidRPr="00E2531B">
        <w:rPr>
          <w:rFonts w:ascii="Arial" w:hAnsi="Arial" w:cs="Arial"/>
        </w:rPr>
        <w:t xml:space="preserve"> 21: 309–318.</w:t>
      </w:r>
    </w:p>
    <w:p w14:paraId="60068E5B" w14:textId="77777777" w:rsidR="000430F0" w:rsidRPr="00E2531B" w:rsidRDefault="000430F0" w:rsidP="000430F0">
      <w:pPr>
        <w:pStyle w:val="Bibliography"/>
        <w:rPr>
          <w:rFonts w:ascii="Arial" w:hAnsi="Arial" w:cs="Arial"/>
        </w:rPr>
      </w:pPr>
      <w:r w:rsidRPr="00E2531B">
        <w:rPr>
          <w:rFonts w:ascii="Arial" w:hAnsi="Arial" w:cs="Arial"/>
        </w:rPr>
        <w:t xml:space="preserve">Bard S (2000) </w:t>
      </w:r>
      <w:proofErr w:type="spellStart"/>
      <w:r w:rsidRPr="00E2531B">
        <w:rPr>
          <w:rFonts w:ascii="Arial" w:hAnsi="Arial" w:cs="Arial"/>
        </w:rPr>
        <w:t>Multixenobiotic</w:t>
      </w:r>
      <w:proofErr w:type="spellEnd"/>
      <w:r w:rsidRPr="00E2531B">
        <w:rPr>
          <w:rFonts w:ascii="Arial" w:hAnsi="Arial" w:cs="Arial"/>
        </w:rPr>
        <w:t xml:space="preserve"> resistance as a cellular defense mechanism in aquatic organisms. </w:t>
      </w:r>
      <w:proofErr w:type="spellStart"/>
      <w:r w:rsidRPr="00E2531B">
        <w:rPr>
          <w:rFonts w:ascii="Arial" w:hAnsi="Arial" w:cs="Arial"/>
          <w:i/>
          <w:iCs/>
        </w:rPr>
        <w:t>Aquat</w:t>
      </w:r>
      <w:proofErr w:type="spellEnd"/>
      <w:r w:rsidRPr="00E2531B">
        <w:rPr>
          <w:rFonts w:ascii="Arial" w:hAnsi="Arial" w:cs="Arial"/>
          <w:i/>
          <w:iCs/>
        </w:rPr>
        <w:t xml:space="preserve"> </w:t>
      </w:r>
      <w:proofErr w:type="spellStart"/>
      <w:r w:rsidRPr="00E2531B">
        <w:rPr>
          <w:rFonts w:ascii="Arial" w:hAnsi="Arial" w:cs="Arial"/>
          <w:i/>
          <w:iCs/>
        </w:rPr>
        <w:t>Toxicol</w:t>
      </w:r>
      <w:proofErr w:type="spellEnd"/>
      <w:r w:rsidRPr="00E2531B">
        <w:rPr>
          <w:rFonts w:ascii="Arial" w:hAnsi="Arial" w:cs="Arial"/>
        </w:rPr>
        <w:t xml:space="preserve"> 48: 357–389.</w:t>
      </w:r>
    </w:p>
    <w:p w14:paraId="76902C85" w14:textId="77777777" w:rsidR="000430F0" w:rsidRDefault="000430F0" w:rsidP="000430F0">
      <w:pPr>
        <w:pStyle w:val="Bibliography"/>
        <w:rPr>
          <w:ins w:id="880" w:author="Reviewer" w:date="2026-06-02T12:34:00Z" w16du:dateUtc="2026-06-02T17:34:00Z"/>
          <w:rFonts w:ascii="Arial" w:hAnsi="Arial" w:cs="Arial"/>
        </w:rPr>
      </w:pPr>
      <w:r w:rsidRPr="00E2531B">
        <w:rPr>
          <w:rFonts w:ascii="Arial" w:hAnsi="Arial" w:cs="Arial"/>
        </w:rPr>
        <w:t xml:space="preserve">Barlow PM, Reichard EG (2010) Saltwater intrusion in coastal regions of North America. </w:t>
      </w:r>
      <w:proofErr w:type="spellStart"/>
      <w:r w:rsidRPr="00E2531B">
        <w:rPr>
          <w:rFonts w:ascii="Arial" w:hAnsi="Arial" w:cs="Arial"/>
          <w:i/>
          <w:iCs/>
        </w:rPr>
        <w:t>Hydrogeol</w:t>
      </w:r>
      <w:proofErr w:type="spellEnd"/>
      <w:r w:rsidRPr="00E2531B">
        <w:rPr>
          <w:rFonts w:ascii="Arial" w:hAnsi="Arial" w:cs="Arial"/>
          <w:i/>
          <w:iCs/>
        </w:rPr>
        <w:t xml:space="preserve"> J</w:t>
      </w:r>
      <w:r w:rsidRPr="00E2531B">
        <w:rPr>
          <w:rFonts w:ascii="Arial" w:hAnsi="Arial" w:cs="Arial"/>
        </w:rPr>
        <w:t xml:space="preserve"> 18: 247–260.</w:t>
      </w:r>
    </w:p>
    <w:p w14:paraId="0F800A37" w14:textId="2357C57D" w:rsidR="00961D66" w:rsidRDefault="00961D66" w:rsidP="00961D66">
      <w:pPr>
        <w:pStyle w:val="Bibliography"/>
        <w:rPr>
          <w:ins w:id="881" w:author="Reviewer" w:date="2026-06-02T12:34:00Z" w16du:dateUtc="2026-06-02T17:34:00Z"/>
          <w:rFonts w:ascii="Arial" w:hAnsi="Arial" w:cs="Arial"/>
        </w:rPr>
      </w:pPr>
      <w:ins w:id="882" w:author="Reviewer" w:date="2026-06-02T12:34:00Z" w16du:dateUtc="2026-06-02T17:34:00Z">
        <w:r w:rsidRPr="00E2531B">
          <w:rPr>
            <w:rFonts w:ascii="Arial" w:hAnsi="Arial" w:cs="Arial"/>
          </w:rPr>
          <w:t>Bar</w:t>
        </w:r>
        <w:r>
          <w:rPr>
            <w:rFonts w:ascii="Arial" w:hAnsi="Arial" w:cs="Arial"/>
          </w:rPr>
          <w:t>ton BA</w:t>
        </w:r>
        <w:r w:rsidRPr="00E2531B">
          <w:rPr>
            <w:rFonts w:ascii="Arial" w:hAnsi="Arial" w:cs="Arial"/>
          </w:rPr>
          <w:t xml:space="preserve"> (</w:t>
        </w:r>
        <w:r>
          <w:rPr>
            <w:rFonts w:ascii="Arial" w:hAnsi="Arial" w:cs="Arial"/>
          </w:rPr>
          <w:t>2002</w:t>
        </w:r>
        <w:r w:rsidRPr="00E2531B">
          <w:rPr>
            <w:rFonts w:ascii="Arial" w:hAnsi="Arial" w:cs="Arial"/>
          </w:rPr>
          <w:t xml:space="preserve">) </w:t>
        </w:r>
        <w:r>
          <w:rPr>
            <w:rFonts w:ascii="Arial" w:hAnsi="Arial" w:cs="Arial"/>
          </w:rPr>
          <w:t xml:space="preserve">Stress in fishes: a diversity of responses with particular reference to changes </w:t>
        </w:r>
      </w:ins>
      <w:ins w:id="883" w:author="Reviewer" w:date="2026-06-02T12:35:00Z" w16du:dateUtc="2026-06-02T17:35:00Z">
        <w:r>
          <w:rPr>
            <w:rFonts w:ascii="Arial" w:hAnsi="Arial" w:cs="Arial"/>
          </w:rPr>
          <w:t>in cir</w:t>
        </w:r>
      </w:ins>
      <w:ins w:id="884" w:author="Reviewer" w:date="2026-06-02T12:37:00Z" w16du:dateUtc="2026-06-02T17:37:00Z">
        <w:r>
          <w:rPr>
            <w:rFonts w:ascii="Arial" w:hAnsi="Arial" w:cs="Arial"/>
          </w:rPr>
          <w:t>culating co</w:t>
        </w:r>
      </w:ins>
      <w:ins w:id="885" w:author="Reviewer" w:date="2026-06-02T12:38:00Z" w16du:dateUtc="2026-06-02T17:38:00Z">
        <w:r>
          <w:rPr>
            <w:rFonts w:ascii="Arial" w:hAnsi="Arial" w:cs="Arial"/>
          </w:rPr>
          <w:t>rticosteroids</w:t>
        </w:r>
      </w:ins>
      <w:ins w:id="886" w:author="Reviewer" w:date="2026-06-02T12:34:00Z" w16du:dateUtc="2026-06-02T17:34:00Z">
        <w:r w:rsidRPr="00E2531B">
          <w:rPr>
            <w:rFonts w:ascii="Arial" w:hAnsi="Arial" w:cs="Arial"/>
          </w:rPr>
          <w:t xml:space="preserve">. </w:t>
        </w:r>
      </w:ins>
      <w:proofErr w:type="spellStart"/>
      <w:ins w:id="887" w:author="Reviewer" w:date="2026-06-02T12:38:00Z" w16du:dateUtc="2026-06-02T17:38:00Z">
        <w:r>
          <w:rPr>
            <w:rFonts w:ascii="Arial" w:hAnsi="Arial" w:cs="Arial"/>
            <w:i/>
            <w:iCs/>
          </w:rPr>
          <w:t>Integr</w:t>
        </w:r>
        <w:proofErr w:type="spellEnd"/>
        <w:r>
          <w:rPr>
            <w:rFonts w:ascii="Arial" w:hAnsi="Arial" w:cs="Arial"/>
            <w:i/>
            <w:iCs/>
          </w:rPr>
          <w:t xml:space="preserve"> Comp Biol</w:t>
        </w:r>
      </w:ins>
      <w:ins w:id="888" w:author="Reviewer" w:date="2026-06-02T12:34:00Z" w16du:dateUtc="2026-06-02T17:34:00Z">
        <w:r w:rsidRPr="00E2531B">
          <w:rPr>
            <w:rFonts w:ascii="Arial" w:hAnsi="Arial" w:cs="Arial"/>
          </w:rPr>
          <w:t xml:space="preserve"> </w:t>
        </w:r>
      </w:ins>
      <w:ins w:id="889" w:author="Reviewer" w:date="2026-06-02T12:38:00Z" w16du:dateUtc="2026-06-02T17:38:00Z">
        <w:r>
          <w:rPr>
            <w:rFonts w:ascii="Arial" w:hAnsi="Arial" w:cs="Arial"/>
          </w:rPr>
          <w:t>42(3)</w:t>
        </w:r>
      </w:ins>
      <w:ins w:id="890" w:author="Reviewer" w:date="2026-06-02T12:34:00Z" w16du:dateUtc="2026-06-02T17:34:00Z">
        <w:r w:rsidRPr="00E2531B">
          <w:rPr>
            <w:rFonts w:ascii="Arial" w:hAnsi="Arial" w:cs="Arial"/>
          </w:rPr>
          <w:t xml:space="preserve">: </w:t>
        </w:r>
      </w:ins>
      <w:ins w:id="891" w:author="Reviewer" w:date="2026-06-02T12:38:00Z" w16du:dateUtc="2026-06-02T17:38:00Z">
        <w:r>
          <w:rPr>
            <w:rFonts w:ascii="Arial" w:hAnsi="Arial" w:cs="Arial"/>
          </w:rPr>
          <w:t>517–525</w:t>
        </w:r>
      </w:ins>
      <w:ins w:id="892" w:author="Reviewer" w:date="2026-06-02T12:34:00Z" w16du:dateUtc="2026-06-02T17:34:00Z">
        <w:r w:rsidRPr="00E2531B">
          <w:rPr>
            <w:rFonts w:ascii="Arial" w:hAnsi="Arial" w:cs="Arial"/>
          </w:rPr>
          <w:t>.</w:t>
        </w:r>
      </w:ins>
    </w:p>
    <w:p w14:paraId="733FD2A1" w14:textId="77BED10A" w:rsidR="00A20B51" w:rsidRPr="00E2531B" w:rsidRDefault="00A20B51" w:rsidP="00A20B51">
      <w:pPr>
        <w:pStyle w:val="Bibliography"/>
        <w:rPr>
          <w:ins w:id="893" w:author="Reviewer" w:date="2026-06-02T12:11:00Z" w16du:dateUtc="2026-06-02T17:11:00Z"/>
          <w:rFonts w:ascii="Arial" w:hAnsi="Arial" w:cs="Arial"/>
        </w:rPr>
      </w:pPr>
      <w:ins w:id="894" w:author="Reviewer" w:date="2026-06-02T12:11:00Z" w16du:dateUtc="2026-06-02T17:11:00Z">
        <w:r w:rsidRPr="00E2531B">
          <w:rPr>
            <w:rFonts w:ascii="Arial" w:hAnsi="Arial" w:cs="Arial"/>
          </w:rPr>
          <w:t>B</w:t>
        </w:r>
      </w:ins>
      <w:ins w:id="895" w:author="Reviewer" w:date="2026-06-02T12:13:00Z" w16du:dateUtc="2026-06-02T17:13:00Z">
        <w:r>
          <w:rPr>
            <w:rFonts w:ascii="Arial" w:hAnsi="Arial" w:cs="Arial"/>
          </w:rPr>
          <w:t>era T,</w:t>
        </w:r>
      </w:ins>
      <w:ins w:id="896" w:author="Reviewer" w:date="2026-06-02T12:14:00Z" w16du:dateUtc="2026-06-02T17:14:00Z">
        <w:r>
          <w:rPr>
            <w:rFonts w:ascii="Arial" w:hAnsi="Arial" w:cs="Arial"/>
          </w:rPr>
          <w:t xml:space="preserve"> Kumar SV, Devi MS, Kumar V, Behe</w:t>
        </w:r>
      </w:ins>
      <w:ins w:id="897" w:author="Reviewer" w:date="2026-06-02T12:15:00Z" w16du:dateUtc="2026-06-02T17:15:00Z">
        <w:r>
          <w:rPr>
            <w:rFonts w:ascii="Arial" w:hAnsi="Arial" w:cs="Arial"/>
          </w:rPr>
          <w:t>ra BK, Das BK (2022) Effect of heavy metals in fish reproduction: a review</w:t>
        </w:r>
      </w:ins>
      <w:ins w:id="898" w:author="Reviewer" w:date="2026-06-02T12:11:00Z" w16du:dateUtc="2026-06-02T17:11:00Z">
        <w:r w:rsidRPr="00E2531B">
          <w:rPr>
            <w:rFonts w:ascii="Arial" w:hAnsi="Arial" w:cs="Arial"/>
          </w:rPr>
          <w:t xml:space="preserve">. </w:t>
        </w:r>
      </w:ins>
      <w:ins w:id="899" w:author="Reviewer" w:date="2026-06-02T12:15:00Z" w16du:dateUtc="2026-06-02T17:15:00Z">
        <w:r>
          <w:rPr>
            <w:rFonts w:ascii="Arial" w:hAnsi="Arial" w:cs="Arial"/>
            <w:i/>
            <w:iCs/>
          </w:rPr>
          <w:t>J Environ Biol</w:t>
        </w:r>
      </w:ins>
      <w:ins w:id="900" w:author="Reviewer" w:date="2026-06-02T12:11:00Z" w16du:dateUtc="2026-06-02T17:11:00Z">
        <w:r w:rsidRPr="00E2531B">
          <w:rPr>
            <w:rFonts w:ascii="Arial" w:hAnsi="Arial" w:cs="Arial"/>
          </w:rPr>
          <w:t xml:space="preserve"> </w:t>
        </w:r>
      </w:ins>
      <w:ins w:id="901" w:author="Reviewer" w:date="2026-06-02T12:16:00Z" w16du:dateUtc="2026-06-02T17:16:00Z">
        <w:r>
          <w:rPr>
            <w:rFonts w:ascii="Arial" w:hAnsi="Arial" w:cs="Arial"/>
          </w:rPr>
          <w:t>43: 631–642</w:t>
        </w:r>
      </w:ins>
      <w:ins w:id="902" w:author="Reviewer" w:date="2026-06-02T12:11:00Z" w16du:dateUtc="2026-06-02T17:11:00Z">
        <w:r w:rsidRPr="00E2531B">
          <w:rPr>
            <w:rFonts w:ascii="Arial" w:hAnsi="Arial" w:cs="Arial"/>
          </w:rPr>
          <w:t>.</w:t>
        </w:r>
      </w:ins>
    </w:p>
    <w:p w14:paraId="71BAC023" w14:textId="2D70CBA7" w:rsidR="00A20B51" w:rsidRPr="00A20B51" w:rsidDel="00A20B51" w:rsidRDefault="00A20B51" w:rsidP="00A20B51">
      <w:pPr>
        <w:rPr>
          <w:del w:id="903" w:author="Reviewer" w:date="2026-06-02T12:11:00Z" w16du:dateUtc="2026-06-02T17:11:00Z"/>
          <w:rPrChange w:id="904" w:author="Reviewer" w:date="2026-06-02T12:11:00Z" w16du:dateUtc="2026-06-02T17:11:00Z">
            <w:rPr>
              <w:del w:id="905" w:author="Reviewer" w:date="2026-06-02T12:11:00Z" w16du:dateUtc="2026-06-02T17:11:00Z"/>
              <w:rFonts w:ascii="Arial" w:hAnsi="Arial" w:cs="Arial"/>
            </w:rPr>
          </w:rPrChange>
        </w:rPr>
        <w:pPrChange w:id="906" w:author="Reviewer" w:date="2026-06-02T12:11:00Z" w16du:dateUtc="2026-06-02T17:11:00Z">
          <w:pPr>
            <w:pStyle w:val="Bibliography"/>
          </w:pPr>
        </w:pPrChange>
      </w:pPr>
    </w:p>
    <w:p w14:paraId="1408E700" w14:textId="77777777" w:rsidR="000430F0" w:rsidRPr="00E2531B" w:rsidRDefault="000430F0" w:rsidP="000430F0">
      <w:pPr>
        <w:pStyle w:val="Bibliography"/>
        <w:rPr>
          <w:rFonts w:ascii="Arial" w:hAnsi="Arial" w:cs="Arial"/>
        </w:rPr>
      </w:pPr>
      <w:proofErr w:type="spellStart"/>
      <w:r w:rsidRPr="00E2531B">
        <w:rPr>
          <w:rFonts w:ascii="Arial" w:hAnsi="Arial" w:cs="Arial"/>
        </w:rPr>
        <w:t>Bhattachan</w:t>
      </w:r>
      <w:proofErr w:type="spellEnd"/>
      <w:r w:rsidRPr="00E2531B">
        <w:rPr>
          <w:rFonts w:ascii="Arial" w:hAnsi="Arial" w:cs="Arial"/>
        </w:rPr>
        <w:t xml:space="preserve"> A, </w:t>
      </w:r>
      <w:proofErr w:type="spellStart"/>
      <w:r w:rsidRPr="00E2531B">
        <w:rPr>
          <w:rFonts w:ascii="Arial" w:hAnsi="Arial" w:cs="Arial"/>
        </w:rPr>
        <w:t>Jurjonas</w:t>
      </w:r>
      <w:proofErr w:type="spellEnd"/>
      <w:r w:rsidRPr="00E2531B">
        <w:rPr>
          <w:rFonts w:ascii="Arial" w:hAnsi="Arial" w:cs="Arial"/>
        </w:rPr>
        <w:t xml:space="preserve"> MD, Morris PR, </w:t>
      </w:r>
      <w:proofErr w:type="spellStart"/>
      <w:r w:rsidRPr="00E2531B">
        <w:rPr>
          <w:rFonts w:ascii="Arial" w:hAnsi="Arial" w:cs="Arial"/>
        </w:rPr>
        <w:t>Taillie</w:t>
      </w:r>
      <w:proofErr w:type="spellEnd"/>
      <w:r w:rsidRPr="00E2531B">
        <w:rPr>
          <w:rFonts w:ascii="Arial" w:hAnsi="Arial" w:cs="Arial"/>
        </w:rPr>
        <w:t xml:space="preserve"> PJ, Smart LS, Emanuel RE, Seekamp EL (2019) Linking residential saltwater intrusion risk perceptions to physical exposure of climate change impacts in rural coastal communities of North Carolina. </w:t>
      </w:r>
      <w:r w:rsidRPr="00E2531B">
        <w:rPr>
          <w:rFonts w:ascii="Arial" w:hAnsi="Arial" w:cs="Arial"/>
          <w:i/>
          <w:iCs/>
        </w:rPr>
        <w:t>Nat Hazards</w:t>
      </w:r>
      <w:r w:rsidRPr="00E2531B">
        <w:rPr>
          <w:rFonts w:ascii="Arial" w:hAnsi="Arial" w:cs="Arial"/>
        </w:rPr>
        <w:t xml:space="preserve"> 97: 1277–1295.</w:t>
      </w:r>
    </w:p>
    <w:p w14:paraId="3492A811" w14:textId="77777777" w:rsidR="000430F0" w:rsidRPr="00E2531B" w:rsidRDefault="000430F0" w:rsidP="000430F0">
      <w:pPr>
        <w:pStyle w:val="Bibliography"/>
        <w:rPr>
          <w:rFonts w:ascii="Arial" w:hAnsi="Arial" w:cs="Arial"/>
        </w:rPr>
      </w:pPr>
      <w:r w:rsidRPr="00E2531B">
        <w:rPr>
          <w:rFonts w:ascii="Arial" w:hAnsi="Arial" w:cs="Arial"/>
        </w:rPr>
        <w:t xml:space="preserve">Bibi M, Samiullah FB, Saba Afzal S (2023) Essential and non-essential heavy metals sources and impacts on human health and plants. </w:t>
      </w:r>
      <w:r w:rsidRPr="00E2531B">
        <w:rPr>
          <w:rFonts w:ascii="Arial" w:hAnsi="Arial" w:cs="Arial"/>
          <w:i/>
          <w:iCs/>
        </w:rPr>
        <w:t>Pure Appl Biol</w:t>
      </w:r>
      <w:r w:rsidRPr="00E2531B">
        <w:rPr>
          <w:rFonts w:ascii="Arial" w:hAnsi="Arial" w:cs="Arial"/>
        </w:rPr>
        <w:t xml:space="preserve"> 12: 835–847.</w:t>
      </w:r>
    </w:p>
    <w:p w14:paraId="79466F6F" w14:textId="77777777" w:rsidR="000430F0" w:rsidRPr="00E2531B" w:rsidRDefault="000430F0" w:rsidP="000430F0">
      <w:pPr>
        <w:pStyle w:val="Bibliography"/>
        <w:rPr>
          <w:rFonts w:ascii="Arial" w:hAnsi="Arial" w:cs="Arial"/>
        </w:rPr>
      </w:pPr>
      <w:r w:rsidRPr="00E2531B">
        <w:rPr>
          <w:rFonts w:ascii="Arial" w:hAnsi="Arial" w:cs="Arial"/>
        </w:rPr>
        <w:t xml:space="preserve">Birgersson L, Jouve J, Jönsson E, Asker N, Andreasson F, Golovko O, Ahrens L, </w:t>
      </w:r>
      <w:proofErr w:type="spellStart"/>
      <w:r w:rsidRPr="00E2531B">
        <w:rPr>
          <w:rFonts w:ascii="Arial" w:hAnsi="Arial" w:cs="Arial"/>
        </w:rPr>
        <w:t>Sturve</w:t>
      </w:r>
      <w:proofErr w:type="spellEnd"/>
      <w:r w:rsidRPr="00E2531B">
        <w:rPr>
          <w:rFonts w:ascii="Arial" w:hAnsi="Arial" w:cs="Arial"/>
        </w:rPr>
        <w:t xml:space="preserve"> J (2021) Thyroid function and immune status in perch (</w:t>
      </w:r>
      <w:r w:rsidRPr="00E2531B">
        <w:rPr>
          <w:rFonts w:ascii="Arial" w:hAnsi="Arial" w:cs="Arial"/>
          <w:i/>
          <w:iCs/>
        </w:rPr>
        <w:t>Perca fluviatilis</w:t>
      </w:r>
      <w:r w:rsidRPr="00E2531B">
        <w:rPr>
          <w:rFonts w:ascii="Arial" w:hAnsi="Arial" w:cs="Arial"/>
        </w:rPr>
        <w:t xml:space="preserve">) from lakes contaminated with PFASs or PCBs. </w:t>
      </w:r>
      <w:proofErr w:type="spellStart"/>
      <w:r w:rsidRPr="00E2531B">
        <w:rPr>
          <w:rFonts w:ascii="Arial" w:hAnsi="Arial" w:cs="Arial"/>
          <w:i/>
          <w:iCs/>
        </w:rPr>
        <w:t>Ecotoxicol</w:t>
      </w:r>
      <w:proofErr w:type="spellEnd"/>
      <w:r w:rsidRPr="00E2531B">
        <w:rPr>
          <w:rFonts w:ascii="Arial" w:hAnsi="Arial" w:cs="Arial"/>
          <w:i/>
          <w:iCs/>
        </w:rPr>
        <w:t xml:space="preserve"> Environ Saf</w:t>
      </w:r>
      <w:r w:rsidRPr="00E2531B">
        <w:rPr>
          <w:rFonts w:ascii="Arial" w:hAnsi="Arial" w:cs="Arial"/>
        </w:rPr>
        <w:t xml:space="preserve"> 222: 112495.</w:t>
      </w:r>
    </w:p>
    <w:p w14:paraId="1E2DFEAC" w14:textId="133408B9" w:rsidR="000430F0" w:rsidRDefault="000430F0" w:rsidP="000430F0">
      <w:pPr>
        <w:pStyle w:val="Bibliography"/>
        <w:rPr>
          <w:ins w:id="907" w:author="Reviewer" w:date="2026-06-01T16:55:00Z" w16du:dateUtc="2026-06-01T21:55:00Z"/>
          <w:rFonts w:ascii="Arial" w:hAnsi="Arial" w:cs="Arial"/>
        </w:rPr>
      </w:pPr>
      <w:r w:rsidRPr="00E2531B">
        <w:rPr>
          <w:rFonts w:ascii="Arial" w:hAnsi="Arial" w:cs="Arial"/>
        </w:rPr>
        <w:t>B</w:t>
      </w:r>
      <w:ins w:id="908" w:author="Reviewer" w:date="2026-06-01T16:55:00Z" w16du:dateUtc="2026-06-01T21:55:00Z">
        <w:r w:rsidR="007069B9">
          <w:rPr>
            <w:rFonts w:ascii="Arial" w:hAnsi="Arial" w:cs="Arial"/>
          </w:rPr>
          <w:t>oeuf G, Pa</w:t>
        </w:r>
      </w:ins>
      <w:ins w:id="909" w:author="Reviewer" w:date="2026-06-01T16:56:00Z" w16du:dateUtc="2026-06-01T21:56:00Z">
        <w:r w:rsidR="007069B9">
          <w:rPr>
            <w:rFonts w:ascii="Arial" w:hAnsi="Arial" w:cs="Arial"/>
          </w:rPr>
          <w:t xml:space="preserve">yan P (2001) How should salinity influence fish growth? </w:t>
        </w:r>
      </w:ins>
      <w:ins w:id="910" w:author="Reviewer" w:date="2026-06-01T16:58:00Z" w16du:dateUtc="2026-06-01T21:58:00Z">
        <w:r w:rsidR="007069B9" w:rsidRPr="007069B9">
          <w:rPr>
            <w:rFonts w:ascii="Arial" w:hAnsi="Arial" w:cs="Arial"/>
            <w:i/>
            <w:iCs/>
            <w:rPrChange w:id="911" w:author="Reviewer" w:date="2026-06-01T16:58:00Z" w16du:dateUtc="2026-06-01T21:58:00Z">
              <w:rPr>
                <w:rFonts w:ascii="Arial" w:hAnsi="Arial" w:cs="Arial"/>
              </w:rPr>
            </w:rPrChange>
          </w:rPr>
          <w:t xml:space="preserve">Comp </w:t>
        </w:r>
        <w:proofErr w:type="spellStart"/>
        <w:r w:rsidR="007069B9" w:rsidRPr="007069B9">
          <w:rPr>
            <w:rFonts w:ascii="Arial" w:hAnsi="Arial" w:cs="Arial"/>
            <w:i/>
            <w:iCs/>
            <w:rPrChange w:id="912" w:author="Reviewer" w:date="2026-06-01T16:58:00Z" w16du:dateUtc="2026-06-01T21:58:00Z">
              <w:rPr>
                <w:rFonts w:ascii="Arial" w:hAnsi="Arial" w:cs="Arial"/>
              </w:rPr>
            </w:rPrChange>
          </w:rPr>
          <w:t>Biochem</w:t>
        </w:r>
        <w:proofErr w:type="spellEnd"/>
        <w:r w:rsidR="007069B9" w:rsidRPr="007069B9">
          <w:rPr>
            <w:rFonts w:ascii="Arial" w:hAnsi="Arial" w:cs="Arial"/>
            <w:i/>
            <w:iCs/>
            <w:rPrChange w:id="913" w:author="Reviewer" w:date="2026-06-01T16:58:00Z" w16du:dateUtc="2026-06-01T21:58:00Z">
              <w:rPr>
                <w:rFonts w:ascii="Arial" w:hAnsi="Arial" w:cs="Arial"/>
              </w:rPr>
            </w:rPrChange>
          </w:rPr>
          <w:t xml:space="preserve"> </w:t>
        </w:r>
        <w:proofErr w:type="spellStart"/>
        <w:r w:rsidR="007069B9" w:rsidRPr="007069B9">
          <w:rPr>
            <w:rFonts w:ascii="Arial" w:hAnsi="Arial" w:cs="Arial"/>
            <w:i/>
            <w:iCs/>
            <w:rPrChange w:id="914" w:author="Reviewer" w:date="2026-06-01T16:58:00Z" w16du:dateUtc="2026-06-01T21:58:00Z">
              <w:rPr>
                <w:rFonts w:ascii="Arial" w:hAnsi="Arial" w:cs="Arial"/>
              </w:rPr>
            </w:rPrChange>
          </w:rPr>
          <w:t>Physiol</w:t>
        </w:r>
        <w:proofErr w:type="spellEnd"/>
        <w:r w:rsidR="007069B9" w:rsidRPr="007069B9">
          <w:rPr>
            <w:rFonts w:ascii="Arial" w:hAnsi="Arial" w:cs="Arial"/>
            <w:i/>
            <w:iCs/>
            <w:rPrChange w:id="915" w:author="Reviewer" w:date="2026-06-01T16:58:00Z" w16du:dateUtc="2026-06-01T21:58:00Z">
              <w:rPr>
                <w:rFonts w:ascii="Arial" w:hAnsi="Arial" w:cs="Arial"/>
              </w:rPr>
            </w:rPrChange>
          </w:rPr>
          <w:t xml:space="preserve"> C </w:t>
        </w:r>
        <w:proofErr w:type="spellStart"/>
        <w:r w:rsidR="007069B9" w:rsidRPr="007069B9">
          <w:rPr>
            <w:rFonts w:ascii="Arial" w:hAnsi="Arial" w:cs="Arial"/>
            <w:i/>
            <w:iCs/>
            <w:rPrChange w:id="916" w:author="Reviewer" w:date="2026-06-01T16:58:00Z" w16du:dateUtc="2026-06-01T21:58:00Z">
              <w:rPr>
                <w:rFonts w:ascii="Arial" w:hAnsi="Arial" w:cs="Arial"/>
              </w:rPr>
            </w:rPrChange>
          </w:rPr>
          <w:t>Toxicol</w:t>
        </w:r>
        <w:proofErr w:type="spellEnd"/>
        <w:r w:rsidR="007069B9" w:rsidRPr="007069B9">
          <w:rPr>
            <w:rFonts w:ascii="Arial" w:hAnsi="Arial" w:cs="Arial"/>
            <w:i/>
            <w:iCs/>
            <w:rPrChange w:id="917" w:author="Reviewer" w:date="2026-06-01T16:58:00Z" w16du:dateUtc="2026-06-01T21:58:00Z">
              <w:rPr>
                <w:rFonts w:ascii="Arial" w:hAnsi="Arial" w:cs="Arial"/>
              </w:rPr>
            </w:rPrChange>
          </w:rPr>
          <w:t xml:space="preserve"> </w:t>
        </w:r>
        <w:proofErr w:type="spellStart"/>
        <w:r w:rsidR="007069B9" w:rsidRPr="007069B9">
          <w:rPr>
            <w:rFonts w:ascii="Arial" w:hAnsi="Arial" w:cs="Arial"/>
            <w:i/>
            <w:iCs/>
            <w:rPrChange w:id="918" w:author="Reviewer" w:date="2026-06-01T16:58:00Z" w16du:dateUtc="2026-06-01T21:58:00Z">
              <w:rPr>
                <w:rFonts w:ascii="Arial" w:hAnsi="Arial" w:cs="Arial"/>
              </w:rPr>
            </w:rPrChange>
          </w:rPr>
          <w:t>Pharmacol</w:t>
        </w:r>
      </w:ins>
      <w:proofErr w:type="spellEnd"/>
      <w:del w:id="919" w:author="Reviewer" w:date="2026-06-01T16:56:00Z" w16du:dateUtc="2026-06-01T21:56:00Z">
        <w:r w:rsidRPr="007069B9" w:rsidDel="007069B9">
          <w:rPr>
            <w:rFonts w:ascii="Arial" w:hAnsi="Arial" w:cs="Arial"/>
            <w:i/>
            <w:iCs/>
            <w:rPrChange w:id="920" w:author="Reviewer" w:date="2026-06-01T16:58:00Z" w16du:dateUtc="2026-06-01T21:58:00Z">
              <w:rPr>
                <w:rFonts w:ascii="Arial" w:hAnsi="Arial" w:cs="Arial"/>
              </w:rPr>
            </w:rPrChange>
          </w:rPr>
          <w:delText>rendel S, Fetter É, Staude C, Vierke L, Biegel-Engler A (2018) Short-chain perfluoroalkyl acids: environmental concerns and a regulatory strategy under REACH</w:delText>
        </w:r>
      </w:del>
      <w:del w:id="921" w:author="Reviewer" w:date="2026-06-01T16:57:00Z" w16du:dateUtc="2026-06-01T21:57:00Z">
        <w:r w:rsidRPr="007069B9" w:rsidDel="007069B9">
          <w:rPr>
            <w:rFonts w:ascii="Arial" w:hAnsi="Arial" w:cs="Arial"/>
            <w:i/>
            <w:iCs/>
            <w:rPrChange w:id="922" w:author="Reviewer" w:date="2026-06-01T16:58:00Z" w16du:dateUtc="2026-06-01T21:58:00Z">
              <w:rPr>
                <w:rFonts w:ascii="Arial" w:hAnsi="Arial" w:cs="Arial"/>
              </w:rPr>
            </w:rPrChange>
          </w:rPr>
          <w:delText xml:space="preserve">. </w:delText>
        </w:r>
        <w:r w:rsidRPr="007069B9" w:rsidDel="007069B9">
          <w:rPr>
            <w:rFonts w:ascii="Arial" w:hAnsi="Arial" w:cs="Arial"/>
            <w:i/>
            <w:iCs/>
          </w:rPr>
          <w:delText>Environ Sci Eur</w:delText>
        </w:r>
        <w:r w:rsidRPr="007069B9" w:rsidDel="007069B9">
          <w:rPr>
            <w:rFonts w:ascii="Arial" w:hAnsi="Arial" w:cs="Arial"/>
            <w:i/>
            <w:iCs/>
            <w:rPrChange w:id="923" w:author="Reviewer" w:date="2026-06-01T16:58:00Z" w16du:dateUtc="2026-06-01T21:58:00Z">
              <w:rPr>
                <w:rFonts w:ascii="Arial" w:hAnsi="Arial" w:cs="Arial"/>
              </w:rPr>
            </w:rPrChange>
          </w:rPr>
          <w:delText xml:space="preserve"> 30: 9</w:delText>
        </w:r>
      </w:del>
      <w:del w:id="924" w:author="Reviewer" w:date="2026-06-01T16:58:00Z" w16du:dateUtc="2026-06-01T21:58:00Z">
        <w:r w:rsidRPr="007069B9" w:rsidDel="007069B9">
          <w:rPr>
            <w:rFonts w:ascii="Arial" w:hAnsi="Arial" w:cs="Arial"/>
            <w:i/>
            <w:iCs/>
            <w:rPrChange w:id="925" w:author="Reviewer" w:date="2026-06-01T16:58:00Z" w16du:dateUtc="2026-06-01T21:58:00Z">
              <w:rPr>
                <w:rFonts w:ascii="Arial" w:hAnsi="Arial" w:cs="Arial"/>
              </w:rPr>
            </w:rPrChange>
          </w:rPr>
          <w:delText>.</w:delText>
        </w:r>
      </w:del>
      <w:ins w:id="926" w:author="Reviewer" w:date="2026-06-01T16:57:00Z" w16du:dateUtc="2026-06-01T21:57:00Z">
        <w:r w:rsidR="007069B9" w:rsidRPr="007069B9">
          <w:rPr>
            <w:rFonts w:ascii="Arial" w:hAnsi="Arial" w:cs="Arial"/>
            <w:i/>
            <w:iCs/>
            <w:rPrChange w:id="927" w:author="Reviewer" w:date="2026-06-01T16:58:00Z" w16du:dateUtc="2026-06-01T21:58:00Z">
              <w:rPr>
                <w:rFonts w:ascii="Arial" w:hAnsi="Arial" w:cs="Arial"/>
              </w:rPr>
            </w:rPrChange>
          </w:rPr>
          <w:t xml:space="preserve"> </w:t>
        </w:r>
        <w:r w:rsidR="007069B9">
          <w:rPr>
            <w:rFonts w:ascii="Arial" w:hAnsi="Arial" w:cs="Arial"/>
          </w:rPr>
          <w:t>4(130): 411–423.</w:t>
        </w:r>
      </w:ins>
    </w:p>
    <w:p w14:paraId="05A653F2" w14:textId="60A5CF11" w:rsidR="007069B9" w:rsidRPr="007069B9" w:rsidRDefault="007069B9" w:rsidP="007069B9">
      <w:pPr>
        <w:pStyle w:val="Bibliography"/>
        <w:rPr>
          <w:rFonts w:ascii="Arial" w:hAnsi="Arial" w:cs="Arial"/>
        </w:rPr>
      </w:pPr>
      <w:ins w:id="928" w:author="Reviewer" w:date="2026-06-01T16:55:00Z" w16du:dateUtc="2026-06-01T21:55:00Z">
        <w:r w:rsidRPr="00E2531B">
          <w:rPr>
            <w:rFonts w:ascii="Arial" w:hAnsi="Arial" w:cs="Arial"/>
          </w:rPr>
          <w:t xml:space="preserve">Brendel S, Fetter É, Staude C, </w:t>
        </w:r>
        <w:proofErr w:type="spellStart"/>
        <w:r w:rsidRPr="00E2531B">
          <w:rPr>
            <w:rFonts w:ascii="Arial" w:hAnsi="Arial" w:cs="Arial"/>
          </w:rPr>
          <w:t>Vierke</w:t>
        </w:r>
        <w:proofErr w:type="spellEnd"/>
        <w:r w:rsidRPr="00E2531B">
          <w:rPr>
            <w:rFonts w:ascii="Arial" w:hAnsi="Arial" w:cs="Arial"/>
          </w:rPr>
          <w:t xml:space="preserve"> L, Biegel-Engler A (2018) Short-chain perfluoroalkyl acids: environmental concerns and a regulatory strategy under REACH. </w:t>
        </w:r>
        <w:r w:rsidRPr="00E2531B">
          <w:rPr>
            <w:rFonts w:ascii="Arial" w:hAnsi="Arial" w:cs="Arial"/>
            <w:i/>
            <w:iCs/>
          </w:rPr>
          <w:t xml:space="preserve">Environ Sci </w:t>
        </w:r>
        <w:proofErr w:type="spellStart"/>
        <w:r w:rsidRPr="00E2531B">
          <w:rPr>
            <w:rFonts w:ascii="Arial" w:hAnsi="Arial" w:cs="Arial"/>
            <w:i/>
            <w:iCs/>
          </w:rPr>
          <w:t>Eur</w:t>
        </w:r>
        <w:proofErr w:type="spellEnd"/>
        <w:r w:rsidRPr="00E2531B">
          <w:rPr>
            <w:rFonts w:ascii="Arial" w:hAnsi="Arial" w:cs="Arial"/>
          </w:rPr>
          <w:t xml:space="preserve"> 30: 9.</w:t>
        </w:r>
      </w:ins>
    </w:p>
    <w:p w14:paraId="658FBE03" w14:textId="77777777" w:rsidR="000430F0" w:rsidRPr="00E2531B" w:rsidRDefault="000430F0" w:rsidP="000430F0">
      <w:pPr>
        <w:pStyle w:val="Bibliography"/>
        <w:rPr>
          <w:rFonts w:ascii="Arial" w:hAnsi="Arial" w:cs="Arial"/>
        </w:rPr>
      </w:pPr>
      <w:proofErr w:type="spellStart"/>
      <w:r w:rsidRPr="00E2531B">
        <w:rPr>
          <w:rFonts w:ascii="Arial" w:hAnsi="Arial" w:cs="Arial"/>
        </w:rPr>
        <w:t>Brosset</w:t>
      </w:r>
      <w:proofErr w:type="spellEnd"/>
      <w:r w:rsidRPr="00E2531B">
        <w:rPr>
          <w:rFonts w:ascii="Arial" w:hAnsi="Arial" w:cs="Arial"/>
        </w:rPr>
        <w:t xml:space="preserve"> P, Cooke SJ, Schull Q, </w:t>
      </w:r>
      <w:proofErr w:type="spellStart"/>
      <w:r w:rsidRPr="00E2531B">
        <w:rPr>
          <w:rFonts w:ascii="Arial" w:hAnsi="Arial" w:cs="Arial"/>
        </w:rPr>
        <w:t>Trenkel</w:t>
      </w:r>
      <w:proofErr w:type="spellEnd"/>
      <w:r w:rsidRPr="00E2531B">
        <w:rPr>
          <w:rFonts w:ascii="Arial" w:hAnsi="Arial" w:cs="Arial"/>
        </w:rPr>
        <w:t xml:space="preserve"> VM, </w:t>
      </w:r>
      <w:proofErr w:type="spellStart"/>
      <w:r w:rsidRPr="00E2531B">
        <w:rPr>
          <w:rFonts w:ascii="Arial" w:hAnsi="Arial" w:cs="Arial"/>
        </w:rPr>
        <w:t>Soudant</w:t>
      </w:r>
      <w:proofErr w:type="spellEnd"/>
      <w:r w:rsidRPr="00E2531B">
        <w:rPr>
          <w:rFonts w:ascii="Arial" w:hAnsi="Arial" w:cs="Arial"/>
        </w:rPr>
        <w:t xml:space="preserve"> P, </w:t>
      </w:r>
      <w:proofErr w:type="spellStart"/>
      <w:r w:rsidRPr="00E2531B">
        <w:rPr>
          <w:rFonts w:ascii="Arial" w:hAnsi="Arial" w:cs="Arial"/>
        </w:rPr>
        <w:t>Lebigre</w:t>
      </w:r>
      <w:proofErr w:type="spellEnd"/>
      <w:r w:rsidRPr="00E2531B">
        <w:rPr>
          <w:rFonts w:ascii="Arial" w:hAnsi="Arial" w:cs="Arial"/>
        </w:rPr>
        <w:t xml:space="preserve"> C (2021) Physiological biomarkers and fisheries management. </w:t>
      </w:r>
      <w:r w:rsidRPr="00E2531B">
        <w:rPr>
          <w:rFonts w:ascii="Arial" w:hAnsi="Arial" w:cs="Arial"/>
          <w:i/>
          <w:iCs/>
        </w:rPr>
        <w:t>Rev Fish Biol Fisheries</w:t>
      </w:r>
      <w:r w:rsidRPr="00E2531B">
        <w:rPr>
          <w:rFonts w:ascii="Arial" w:hAnsi="Arial" w:cs="Arial"/>
        </w:rPr>
        <w:t xml:space="preserve"> 31: 797–819.</w:t>
      </w:r>
    </w:p>
    <w:p w14:paraId="56795567"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Buck RC, Franklin J, Berger U, Conder JM, Cousins IT, De Voogt P, Jensen AA, Kannan K, </w:t>
      </w:r>
      <w:proofErr w:type="spellStart"/>
      <w:r w:rsidRPr="00E2531B">
        <w:rPr>
          <w:rFonts w:ascii="Arial" w:hAnsi="Arial" w:cs="Arial"/>
        </w:rPr>
        <w:t>Mabury</w:t>
      </w:r>
      <w:proofErr w:type="spellEnd"/>
      <w:r w:rsidRPr="00E2531B">
        <w:rPr>
          <w:rFonts w:ascii="Arial" w:hAnsi="Arial" w:cs="Arial"/>
        </w:rPr>
        <w:t xml:space="preserve"> SA, Van Leeuwen SP (2011) Perfluoroalkyl and polyfluoroalkyl substances in the environment: terminology, classification, and origins. </w:t>
      </w:r>
      <w:r w:rsidRPr="00E2531B">
        <w:rPr>
          <w:rFonts w:ascii="Arial" w:hAnsi="Arial" w:cs="Arial"/>
          <w:i/>
          <w:iCs/>
        </w:rPr>
        <w:t>IEAM</w:t>
      </w:r>
      <w:r w:rsidRPr="00E2531B">
        <w:rPr>
          <w:rFonts w:ascii="Arial" w:hAnsi="Arial" w:cs="Arial"/>
        </w:rPr>
        <w:t xml:space="preserve"> 7: 513–541.</w:t>
      </w:r>
    </w:p>
    <w:p w14:paraId="07CE21DE" w14:textId="77777777" w:rsidR="000430F0" w:rsidRPr="00E2531B" w:rsidRDefault="000430F0" w:rsidP="000430F0">
      <w:pPr>
        <w:pStyle w:val="Bibliography"/>
        <w:rPr>
          <w:rFonts w:ascii="Arial" w:hAnsi="Arial" w:cs="Arial"/>
        </w:rPr>
      </w:pPr>
      <w:r w:rsidRPr="00E2531B">
        <w:rPr>
          <w:rFonts w:ascii="Arial" w:hAnsi="Arial" w:cs="Arial"/>
        </w:rPr>
        <w:t xml:space="preserve">Buck RC, Korzeniowski SH, </w:t>
      </w:r>
      <w:proofErr w:type="spellStart"/>
      <w:r w:rsidRPr="00E2531B">
        <w:rPr>
          <w:rFonts w:ascii="Arial" w:hAnsi="Arial" w:cs="Arial"/>
        </w:rPr>
        <w:t>Laganis</w:t>
      </w:r>
      <w:proofErr w:type="spellEnd"/>
      <w:r w:rsidRPr="00E2531B">
        <w:rPr>
          <w:rFonts w:ascii="Arial" w:hAnsi="Arial" w:cs="Arial"/>
        </w:rPr>
        <w:t xml:space="preserve"> E, Adamsky F (2021) Identification and classification of commercially relevant per- and poly-fluoroalkyl substances (PFAS). </w:t>
      </w:r>
      <w:r w:rsidRPr="00E2531B">
        <w:rPr>
          <w:rFonts w:ascii="Arial" w:hAnsi="Arial" w:cs="Arial"/>
          <w:i/>
          <w:iCs/>
        </w:rPr>
        <w:t>IEAM</w:t>
      </w:r>
      <w:r w:rsidRPr="00E2531B">
        <w:rPr>
          <w:rFonts w:ascii="Arial" w:hAnsi="Arial" w:cs="Arial"/>
        </w:rPr>
        <w:t xml:space="preserve"> 17: 1045–1055.</w:t>
      </w:r>
    </w:p>
    <w:p w14:paraId="09F60623" w14:textId="77777777" w:rsidR="000430F0" w:rsidRPr="00E2531B" w:rsidRDefault="000430F0" w:rsidP="000430F0">
      <w:pPr>
        <w:pStyle w:val="Bibliography"/>
        <w:rPr>
          <w:rFonts w:ascii="Arial" w:hAnsi="Arial" w:cs="Arial"/>
        </w:rPr>
      </w:pPr>
      <w:r w:rsidRPr="00E2531B">
        <w:rPr>
          <w:rFonts w:ascii="Arial" w:hAnsi="Arial" w:cs="Arial"/>
        </w:rPr>
        <w:t xml:space="preserve">Cai Y, Yin Y, Li Yueru, Guan L, Zhang P, Qin Y, Wang Y, Li </w:t>
      </w:r>
      <w:proofErr w:type="spellStart"/>
      <w:r w:rsidRPr="00E2531B">
        <w:rPr>
          <w:rFonts w:ascii="Arial" w:hAnsi="Arial" w:cs="Arial"/>
        </w:rPr>
        <w:t>Yuehong</w:t>
      </w:r>
      <w:proofErr w:type="spellEnd"/>
      <w:r w:rsidRPr="00E2531B">
        <w:rPr>
          <w:rFonts w:ascii="Arial" w:hAnsi="Arial" w:cs="Arial"/>
        </w:rPr>
        <w:t xml:space="preserve"> (2020) Cadmium exposure affects growth performance, energy metabolism, and neuropeptide expression in Carassius auratus </w:t>
      </w:r>
      <w:proofErr w:type="spellStart"/>
      <w:r w:rsidRPr="00E2531B">
        <w:rPr>
          <w:rFonts w:ascii="Arial" w:hAnsi="Arial" w:cs="Arial"/>
        </w:rPr>
        <w:t>gibelio</w:t>
      </w:r>
      <w:proofErr w:type="spellEnd"/>
      <w:r w:rsidRPr="00E2531B">
        <w:rPr>
          <w:rFonts w:ascii="Arial" w:hAnsi="Arial" w:cs="Arial"/>
        </w:rPr>
        <w:t xml:space="preserve">. </w:t>
      </w:r>
      <w:r w:rsidRPr="00E2531B">
        <w:rPr>
          <w:rFonts w:ascii="Arial" w:hAnsi="Arial" w:cs="Arial"/>
          <w:i/>
          <w:iCs/>
        </w:rPr>
        <w:t>FPB</w:t>
      </w:r>
      <w:r w:rsidRPr="00E2531B">
        <w:rPr>
          <w:rFonts w:ascii="Arial" w:hAnsi="Arial" w:cs="Arial"/>
        </w:rPr>
        <w:t xml:space="preserve"> 46: 187–197.</w:t>
      </w:r>
    </w:p>
    <w:p w14:paraId="3E5620F1" w14:textId="77777777" w:rsidR="000430F0" w:rsidRPr="00E2531B" w:rsidRDefault="000430F0" w:rsidP="000430F0">
      <w:pPr>
        <w:pStyle w:val="Bibliography"/>
        <w:rPr>
          <w:rFonts w:ascii="Arial" w:hAnsi="Arial" w:cs="Arial"/>
        </w:rPr>
      </w:pPr>
      <w:r w:rsidRPr="00E2531B">
        <w:rPr>
          <w:rFonts w:ascii="Arial" w:hAnsi="Arial" w:cs="Arial"/>
        </w:rPr>
        <w:t xml:space="preserve">Cambray JA (2003) Impact on indigenous species biodiversity caused by the </w:t>
      </w:r>
      <w:proofErr w:type="spellStart"/>
      <w:r w:rsidRPr="00E2531B">
        <w:rPr>
          <w:rFonts w:ascii="Arial" w:hAnsi="Arial" w:cs="Arial"/>
        </w:rPr>
        <w:t>globalisation</w:t>
      </w:r>
      <w:proofErr w:type="spellEnd"/>
      <w:r w:rsidRPr="00E2531B">
        <w:rPr>
          <w:rFonts w:ascii="Arial" w:hAnsi="Arial" w:cs="Arial"/>
        </w:rPr>
        <w:t xml:space="preserve"> of alien recreational freshwater fisheries. </w:t>
      </w:r>
      <w:proofErr w:type="spellStart"/>
      <w:r w:rsidRPr="00E2531B">
        <w:rPr>
          <w:rFonts w:ascii="Arial" w:hAnsi="Arial" w:cs="Arial"/>
          <w:i/>
          <w:iCs/>
        </w:rPr>
        <w:t>Hydrobiologia</w:t>
      </w:r>
      <w:proofErr w:type="spellEnd"/>
      <w:r w:rsidRPr="00E2531B">
        <w:rPr>
          <w:rFonts w:ascii="Arial" w:hAnsi="Arial" w:cs="Arial"/>
        </w:rPr>
        <w:t xml:space="preserve"> 500: 217–230.</w:t>
      </w:r>
    </w:p>
    <w:p w14:paraId="093A882F" w14:textId="77777777" w:rsidR="000430F0" w:rsidRPr="00E2531B" w:rsidRDefault="000430F0" w:rsidP="000430F0">
      <w:pPr>
        <w:pStyle w:val="Bibliography"/>
        <w:rPr>
          <w:rFonts w:ascii="Arial" w:hAnsi="Arial" w:cs="Arial"/>
        </w:rPr>
      </w:pPr>
      <w:r w:rsidRPr="00E2531B">
        <w:rPr>
          <w:rFonts w:ascii="Arial" w:hAnsi="Arial" w:cs="Arial"/>
        </w:rPr>
        <w:t xml:space="preserve">Cao X, Guo Q, Liu W (2024) Research on the patterns of seawater intrusion in coastal aquifers induced by sea level rise under the influence of multiple factors. </w:t>
      </w:r>
      <w:r w:rsidRPr="00E2531B">
        <w:rPr>
          <w:rFonts w:ascii="Arial" w:hAnsi="Arial" w:cs="Arial"/>
          <w:i/>
          <w:iCs/>
        </w:rPr>
        <w:t>Water</w:t>
      </w:r>
      <w:r w:rsidRPr="00E2531B">
        <w:rPr>
          <w:rFonts w:ascii="Arial" w:hAnsi="Arial" w:cs="Arial"/>
        </w:rPr>
        <w:t xml:space="preserve"> 16: 3457.</w:t>
      </w:r>
    </w:p>
    <w:p w14:paraId="25872341" w14:textId="77777777" w:rsidR="000430F0" w:rsidRPr="00E2531B" w:rsidRDefault="000430F0" w:rsidP="000430F0">
      <w:pPr>
        <w:pStyle w:val="Bibliography"/>
        <w:rPr>
          <w:rFonts w:ascii="Arial" w:hAnsi="Arial" w:cs="Arial"/>
        </w:rPr>
      </w:pPr>
      <w:r w:rsidRPr="00E2531B">
        <w:rPr>
          <w:rFonts w:ascii="Arial" w:hAnsi="Arial" w:cs="Arial"/>
        </w:rPr>
        <w:t xml:space="preserve">Carlson AJ, Isermann DA (2010) Mandatory catch and release and maximum length limits for largemouth bass in Minnesota: is exploitation still a relevant concern? </w:t>
      </w:r>
      <w:r w:rsidRPr="00E2531B">
        <w:rPr>
          <w:rFonts w:ascii="Arial" w:hAnsi="Arial" w:cs="Arial"/>
          <w:i/>
          <w:iCs/>
        </w:rPr>
        <w:t>N Am J Fish Manag</w:t>
      </w:r>
      <w:r w:rsidRPr="00E2531B">
        <w:rPr>
          <w:rFonts w:ascii="Arial" w:hAnsi="Arial" w:cs="Arial"/>
        </w:rPr>
        <w:t xml:space="preserve"> 30: 209–220.</w:t>
      </w:r>
    </w:p>
    <w:p w14:paraId="4C604696" w14:textId="77777777" w:rsidR="000430F0" w:rsidRPr="00E2531B" w:rsidRDefault="000430F0" w:rsidP="000430F0">
      <w:pPr>
        <w:pStyle w:val="Bibliography"/>
        <w:rPr>
          <w:rFonts w:ascii="Arial" w:hAnsi="Arial" w:cs="Arial"/>
        </w:rPr>
      </w:pPr>
      <w:r w:rsidRPr="00E2531B">
        <w:rPr>
          <w:rFonts w:ascii="Arial" w:hAnsi="Arial" w:cs="Arial"/>
        </w:rPr>
        <w:t xml:space="preserve">Carlson AK, Leonard NJ, Munawar M, Taylor WW (2024) Assessing and implementing the concept of Blue Economy in Laurentian Great Lakes fisheries: Lessons from coupled human and natural systems. </w:t>
      </w:r>
      <w:r w:rsidRPr="00E2531B">
        <w:rPr>
          <w:rFonts w:ascii="Arial" w:hAnsi="Arial" w:cs="Arial"/>
          <w:i/>
          <w:iCs/>
        </w:rPr>
        <w:t>AEHM</w:t>
      </w:r>
      <w:r w:rsidRPr="00E2531B">
        <w:rPr>
          <w:rFonts w:ascii="Arial" w:hAnsi="Arial" w:cs="Arial"/>
        </w:rPr>
        <w:t xml:space="preserve"> 27: 74–84.</w:t>
      </w:r>
    </w:p>
    <w:p w14:paraId="2480B765" w14:textId="77777777" w:rsidR="000430F0" w:rsidRPr="00E2531B" w:rsidRDefault="000430F0" w:rsidP="000430F0">
      <w:pPr>
        <w:pStyle w:val="Bibliography"/>
        <w:rPr>
          <w:rFonts w:ascii="Arial" w:hAnsi="Arial" w:cs="Arial"/>
        </w:rPr>
      </w:pPr>
      <w:r w:rsidRPr="00E2531B">
        <w:rPr>
          <w:rFonts w:ascii="Arial" w:hAnsi="Arial" w:cs="Arial"/>
        </w:rPr>
        <w:t xml:space="preserve">Chambers WS, Hopkins JG, Richards SM (2021) A review of per-and polyfluorinated alkyl substance impairment of reproduction. </w:t>
      </w:r>
      <w:r w:rsidRPr="00E2531B">
        <w:rPr>
          <w:rFonts w:ascii="Arial" w:hAnsi="Arial" w:cs="Arial"/>
          <w:i/>
          <w:iCs/>
        </w:rPr>
        <w:t xml:space="preserve">Front </w:t>
      </w:r>
      <w:proofErr w:type="spellStart"/>
      <w:r w:rsidRPr="00E2531B">
        <w:rPr>
          <w:rFonts w:ascii="Arial" w:hAnsi="Arial" w:cs="Arial"/>
          <w:i/>
          <w:iCs/>
        </w:rPr>
        <w:t>Toxicol</w:t>
      </w:r>
      <w:proofErr w:type="spellEnd"/>
      <w:r w:rsidRPr="00E2531B">
        <w:rPr>
          <w:rFonts w:ascii="Arial" w:hAnsi="Arial" w:cs="Arial"/>
        </w:rPr>
        <w:t xml:space="preserve"> 3: 732436.</w:t>
      </w:r>
    </w:p>
    <w:p w14:paraId="79085B6E" w14:textId="77777777" w:rsidR="000430F0" w:rsidRPr="00E2531B" w:rsidRDefault="000430F0" w:rsidP="000430F0">
      <w:pPr>
        <w:pStyle w:val="Bibliography"/>
        <w:rPr>
          <w:rFonts w:ascii="Arial" w:hAnsi="Arial" w:cs="Arial"/>
        </w:rPr>
      </w:pPr>
      <w:r w:rsidRPr="00E2531B">
        <w:rPr>
          <w:rFonts w:ascii="Arial" w:hAnsi="Arial" w:cs="Arial"/>
        </w:rPr>
        <w:t xml:space="preserve">Claussen JE (2015) Largemouth Bass </w:t>
      </w:r>
      <w:r w:rsidRPr="00E2531B">
        <w:rPr>
          <w:rFonts w:ascii="Arial" w:hAnsi="Arial" w:cs="Arial"/>
          <w:i/>
          <w:iCs/>
        </w:rPr>
        <w:t>Micropterus salmoides</w:t>
      </w:r>
      <w:r w:rsidRPr="00E2531B">
        <w:rPr>
          <w:rFonts w:ascii="Arial" w:hAnsi="Arial" w:cs="Arial"/>
        </w:rPr>
        <w:t xml:space="preserve"> (</w:t>
      </w:r>
      <w:proofErr w:type="spellStart"/>
      <w:r w:rsidRPr="00E2531B">
        <w:rPr>
          <w:rFonts w:ascii="Arial" w:hAnsi="Arial" w:cs="Arial"/>
        </w:rPr>
        <w:t>Lacepède</w:t>
      </w:r>
      <w:proofErr w:type="spellEnd"/>
      <w:r w:rsidRPr="00E2531B">
        <w:rPr>
          <w:rFonts w:ascii="Arial" w:hAnsi="Arial" w:cs="Arial"/>
        </w:rPr>
        <w:t>, 1802). In: Tringali MD, Long JM, Birdsong TW, Allen MS, eds. Black Bass Diversity: Multidisciplinary Science for Conservation. American Fisheries Society, Bethesda, Maryland, USA, pp 27–34.</w:t>
      </w:r>
    </w:p>
    <w:p w14:paraId="50A87E93" w14:textId="77777777" w:rsidR="000430F0" w:rsidRPr="00E2531B" w:rsidRDefault="000430F0" w:rsidP="000430F0">
      <w:pPr>
        <w:pStyle w:val="Bibliography"/>
        <w:rPr>
          <w:rFonts w:ascii="Arial" w:hAnsi="Arial" w:cs="Arial"/>
        </w:rPr>
      </w:pPr>
      <w:r w:rsidRPr="00E2531B">
        <w:rPr>
          <w:rFonts w:ascii="Arial" w:hAnsi="Arial" w:cs="Arial"/>
        </w:rPr>
        <w:t xml:space="preserve">Coleman TS, Eckelbecker RW, Carlson AK, DeVries DR, Wright RA, Staton BA, Parker SW, Chittam CR, Lovell RG, Catalano MJ (2024) Evaluation of shoreline rotenone application to control largemouth bass recruitment in small impoundments. </w:t>
      </w:r>
      <w:r w:rsidRPr="00E2531B">
        <w:rPr>
          <w:rFonts w:ascii="Arial" w:hAnsi="Arial" w:cs="Arial"/>
          <w:i/>
          <w:iCs/>
        </w:rPr>
        <w:t>N Am J Fish Manag</w:t>
      </w:r>
      <w:r w:rsidRPr="00E2531B">
        <w:rPr>
          <w:rFonts w:ascii="Arial" w:hAnsi="Arial" w:cs="Arial"/>
        </w:rPr>
        <w:t xml:space="preserve"> 44: 57–69.</w:t>
      </w:r>
    </w:p>
    <w:p w14:paraId="6B0CB1BB" w14:textId="77777777" w:rsidR="000430F0" w:rsidRPr="00E2531B" w:rsidRDefault="000430F0" w:rsidP="000430F0">
      <w:pPr>
        <w:pStyle w:val="Bibliography"/>
        <w:rPr>
          <w:rFonts w:ascii="Arial" w:hAnsi="Arial" w:cs="Arial"/>
        </w:rPr>
      </w:pPr>
      <w:r w:rsidRPr="00E2531B">
        <w:rPr>
          <w:rFonts w:ascii="Arial" w:hAnsi="Arial" w:cs="Arial"/>
        </w:rPr>
        <w:t>Contreras-Sánchez WM, Schreck CB, Fitzpatrick MS, Pereira CB (1998) Effects of stress on the reproductive performance of rainbow trout (</w:t>
      </w:r>
      <w:r w:rsidRPr="00E2531B">
        <w:rPr>
          <w:rFonts w:ascii="Arial" w:hAnsi="Arial" w:cs="Arial"/>
          <w:i/>
          <w:iCs/>
        </w:rPr>
        <w:t>Oncorhynchus mykiss</w:t>
      </w:r>
      <w:r w:rsidRPr="00E2531B">
        <w:rPr>
          <w:rFonts w:ascii="Arial" w:hAnsi="Arial" w:cs="Arial"/>
        </w:rPr>
        <w:t xml:space="preserve">). </w:t>
      </w:r>
      <w:r w:rsidRPr="00E2531B">
        <w:rPr>
          <w:rFonts w:ascii="Arial" w:hAnsi="Arial" w:cs="Arial"/>
          <w:i/>
          <w:iCs/>
        </w:rPr>
        <w:t xml:space="preserve">Biol </w:t>
      </w:r>
      <w:proofErr w:type="spellStart"/>
      <w:r w:rsidRPr="00E2531B">
        <w:rPr>
          <w:rFonts w:ascii="Arial" w:hAnsi="Arial" w:cs="Arial"/>
          <w:i/>
          <w:iCs/>
        </w:rPr>
        <w:t>Reprod</w:t>
      </w:r>
      <w:proofErr w:type="spellEnd"/>
      <w:r w:rsidRPr="00E2531B">
        <w:rPr>
          <w:rFonts w:ascii="Arial" w:hAnsi="Arial" w:cs="Arial"/>
        </w:rPr>
        <w:t xml:space="preserve"> 58: 439–447.</w:t>
      </w:r>
    </w:p>
    <w:p w14:paraId="610B3517"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Cooke SJ, Blumstein DT, Buchholz R, Caro T, Fernandez-Juricic E, Franklin CE, Metcalfe J, O’Connor CM, St. Clair CC, Sutherland WJ, </w:t>
      </w:r>
      <w:r w:rsidRPr="00E2531B">
        <w:rPr>
          <w:rFonts w:ascii="Arial" w:hAnsi="Arial" w:cs="Arial"/>
          <w:i/>
          <w:iCs/>
        </w:rPr>
        <w:t>et al.</w:t>
      </w:r>
      <w:r w:rsidRPr="00E2531B">
        <w:rPr>
          <w:rFonts w:ascii="Arial" w:hAnsi="Arial" w:cs="Arial"/>
        </w:rPr>
        <w:t xml:space="preserve"> (2014) Physiology, behavior, and conservation. </w:t>
      </w:r>
      <w:proofErr w:type="spellStart"/>
      <w:r w:rsidRPr="00E2531B">
        <w:rPr>
          <w:rFonts w:ascii="Arial" w:hAnsi="Arial" w:cs="Arial"/>
          <w:i/>
          <w:iCs/>
        </w:rPr>
        <w:t>Physiol</w:t>
      </w:r>
      <w:proofErr w:type="spellEnd"/>
      <w:r w:rsidRPr="00E2531B">
        <w:rPr>
          <w:rFonts w:ascii="Arial" w:hAnsi="Arial" w:cs="Arial"/>
          <w:i/>
          <w:iCs/>
        </w:rPr>
        <w:t xml:space="preserve"> </w:t>
      </w:r>
      <w:proofErr w:type="spellStart"/>
      <w:r w:rsidRPr="00E2531B">
        <w:rPr>
          <w:rFonts w:ascii="Arial" w:hAnsi="Arial" w:cs="Arial"/>
          <w:i/>
          <w:iCs/>
        </w:rPr>
        <w:t>Biochem</w:t>
      </w:r>
      <w:proofErr w:type="spellEnd"/>
      <w:r w:rsidRPr="00E2531B">
        <w:rPr>
          <w:rFonts w:ascii="Arial" w:hAnsi="Arial" w:cs="Arial"/>
          <w:i/>
          <w:iCs/>
        </w:rPr>
        <w:t xml:space="preserve"> </w:t>
      </w:r>
      <w:proofErr w:type="spellStart"/>
      <w:r w:rsidRPr="00E2531B">
        <w:rPr>
          <w:rFonts w:ascii="Arial" w:hAnsi="Arial" w:cs="Arial"/>
          <w:i/>
          <w:iCs/>
        </w:rPr>
        <w:t>Zool</w:t>
      </w:r>
      <w:proofErr w:type="spellEnd"/>
      <w:r w:rsidRPr="00E2531B">
        <w:rPr>
          <w:rFonts w:ascii="Arial" w:hAnsi="Arial" w:cs="Arial"/>
        </w:rPr>
        <w:t xml:space="preserve"> 87: 1–14.</w:t>
      </w:r>
    </w:p>
    <w:p w14:paraId="06008B40" w14:textId="77777777" w:rsidR="000430F0" w:rsidRPr="00E2531B" w:rsidRDefault="000430F0" w:rsidP="000430F0">
      <w:pPr>
        <w:pStyle w:val="Bibliography"/>
        <w:rPr>
          <w:rFonts w:ascii="Arial" w:hAnsi="Arial" w:cs="Arial"/>
        </w:rPr>
      </w:pPr>
      <w:r w:rsidRPr="00E2531B">
        <w:rPr>
          <w:rFonts w:ascii="Arial" w:hAnsi="Arial" w:cs="Arial"/>
        </w:rPr>
        <w:t xml:space="preserve">Cooke SJ, Sack L, Franklin CE, Farrell AP, Beardall J, </w:t>
      </w:r>
      <w:proofErr w:type="spellStart"/>
      <w:r w:rsidRPr="00E2531B">
        <w:rPr>
          <w:rFonts w:ascii="Arial" w:hAnsi="Arial" w:cs="Arial"/>
        </w:rPr>
        <w:t>Wikelski</w:t>
      </w:r>
      <w:proofErr w:type="spellEnd"/>
      <w:r w:rsidRPr="00E2531B">
        <w:rPr>
          <w:rFonts w:ascii="Arial" w:hAnsi="Arial" w:cs="Arial"/>
        </w:rPr>
        <w:t xml:space="preserve"> M, Chown SL (2013) What is conservation physiology? Perspectives on an increasingly integrated and essential science. </w:t>
      </w:r>
      <w:proofErr w:type="spellStart"/>
      <w:r w:rsidRPr="00E2531B">
        <w:rPr>
          <w:rFonts w:ascii="Arial" w:hAnsi="Arial" w:cs="Arial"/>
          <w:i/>
          <w:iCs/>
        </w:rPr>
        <w:t>Conserv</w:t>
      </w:r>
      <w:proofErr w:type="spellEnd"/>
      <w:r w:rsidRPr="00E2531B">
        <w:rPr>
          <w:rFonts w:ascii="Arial" w:hAnsi="Arial" w:cs="Arial"/>
          <w:i/>
          <w:iCs/>
        </w:rPr>
        <w:t xml:space="preserve"> </w:t>
      </w:r>
      <w:proofErr w:type="spellStart"/>
      <w:r w:rsidRPr="00E2531B">
        <w:rPr>
          <w:rFonts w:ascii="Arial" w:hAnsi="Arial" w:cs="Arial"/>
          <w:i/>
          <w:iCs/>
        </w:rPr>
        <w:t>Physiol</w:t>
      </w:r>
      <w:proofErr w:type="spellEnd"/>
      <w:r w:rsidRPr="00E2531B">
        <w:rPr>
          <w:rFonts w:ascii="Arial" w:hAnsi="Arial" w:cs="Arial"/>
        </w:rPr>
        <w:t xml:space="preserve"> 1: cot001–cot001.</w:t>
      </w:r>
    </w:p>
    <w:p w14:paraId="5DEACC32" w14:textId="77777777" w:rsidR="000430F0" w:rsidRPr="00E2531B" w:rsidRDefault="000430F0" w:rsidP="000430F0">
      <w:pPr>
        <w:pStyle w:val="Bibliography"/>
        <w:rPr>
          <w:rFonts w:ascii="Arial" w:hAnsi="Arial" w:cs="Arial"/>
        </w:rPr>
      </w:pPr>
      <w:proofErr w:type="spellStart"/>
      <w:r w:rsidRPr="00E2531B">
        <w:rPr>
          <w:rFonts w:ascii="Arial" w:hAnsi="Arial" w:cs="Arial"/>
        </w:rPr>
        <w:t>Coperchini</w:t>
      </w:r>
      <w:proofErr w:type="spellEnd"/>
      <w:r w:rsidRPr="00E2531B">
        <w:rPr>
          <w:rFonts w:ascii="Arial" w:hAnsi="Arial" w:cs="Arial"/>
        </w:rPr>
        <w:t xml:space="preserve"> F, Croce L, Ricci G, Magri F, Rotondi M, Imbriani M, </w:t>
      </w:r>
      <w:proofErr w:type="spellStart"/>
      <w:r w:rsidRPr="00E2531B">
        <w:rPr>
          <w:rFonts w:ascii="Arial" w:hAnsi="Arial" w:cs="Arial"/>
        </w:rPr>
        <w:t>Chiovato</w:t>
      </w:r>
      <w:proofErr w:type="spellEnd"/>
      <w:r w:rsidRPr="00E2531B">
        <w:rPr>
          <w:rFonts w:ascii="Arial" w:hAnsi="Arial" w:cs="Arial"/>
        </w:rPr>
        <w:t xml:space="preserve"> L (2021) Thyroid disrupting effects of old and new generation PFAS. </w:t>
      </w:r>
      <w:r w:rsidRPr="00E2531B">
        <w:rPr>
          <w:rFonts w:ascii="Arial" w:hAnsi="Arial" w:cs="Arial"/>
          <w:i/>
          <w:iCs/>
        </w:rPr>
        <w:t>Front Endocrinol</w:t>
      </w:r>
      <w:r w:rsidRPr="00E2531B">
        <w:rPr>
          <w:rFonts w:ascii="Arial" w:hAnsi="Arial" w:cs="Arial"/>
        </w:rPr>
        <w:t xml:space="preserve"> 11. doi:10.3389/fendo.2020.612320</w:t>
      </w:r>
    </w:p>
    <w:p w14:paraId="13A891FA" w14:textId="77777777" w:rsidR="000430F0" w:rsidRPr="00E2531B" w:rsidRDefault="000430F0" w:rsidP="000430F0">
      <w:pPr>
        <w:pStyle w:val="Bibliography"/>
        <w:rPr>
          <w:rFonts w:ascii="Arial" w:hAnsi="Arial" w:cs="Arial"/>
        </w:rPr>
      </w:pPr>
      <w:proofErr w:type="spellStart"/>
      <w:r w:rsidRPr="00E2531B">
        <w:rPr>
          <w:rFonts w:ascii="Arial" w:hAnsi="Arial" w:cs="Arial"/>
        </w:rPr>
        <w:t>Coperchini</w:t>
      </w:r>
      <w:proofErr w:type="spellEnd"/>
      <w:r w:rsidRPr="00E2531B">
        <w:rPr>
          <w:rFonts w:ascii="Arial" w:hAnsi="Arial" w:cs="Arial"/>
        </w:rPr>
        <w:t xml:space="preserve"> F, </w:t>
      </w:r>
      <w:proofErr w:type="spellStart"/>
      <w:r w:rsidRPr="00E2531B">
        <w:rPr>
          <w:rFonts w:ascii="Arial" w:hAnsi="Arial" w:cs="Arial"/>
        </w:rPr>
        <w:t>Teliti</w:t>
      </w:r>
      <w:proofErr w:type="spellEnd"/>
      <w:r w:rsidRPr="00E2531B">
        <w:rPr>
          <w:rFonts w:ascii="Arial" w:hAnsi="Arial" w:cs="Arial"/>
        </w:rPr>
        <w:t xml:space="preserve"> M, Greco A, Croce L, Rotondi M (2024) Per-polyfluoroalkyl substances (PFAS) as thyroid disruptors: is there evidence for multi-transgenerational effects? </w:t>
      </w:r>
      <w:r w:rsidRPr="00E2531B">
        <w:rPr>
          <w:rFonts w:ascii="Arial" w:hAnsi="Arial" w:cs="Arial"/>
          <w:i/>
          <w:iCs/>
        </w:rPr>
        <w:t xml:space="preserve">Expert Rev Endocrinol </w:t>
      </w:r>
      <w:proofErr w:type="spellStart"/>
      <w:r w:rsidRPr="00E2531B">
        <w:rPr>
          <w:rFonts w:ascii="Arial" w:hAnsi="Arial" w:cs="Arial"/>
          <w:i/>
          <w:iCs/>
        </w:rPr>
        <w:t>Metab</w:t>
      </w:r>
      <w:proofErr w:type="spellEnd"/>
      <w:r w:rsidRPr="00E2531B">
        <w:rPr>
          <w:rFonts w:ascii="Arial" w:hAnsi="Arial" w:cs="Arial"/>
        </w:rPr>
        <w:t xml:space="preserve"> 19: 307–315.</w:t>
      </w:r>
    </w:p>
    <w:p w14:paraId="44F4E84E" w14:textId="77777777" w:rsidR="000430F0" w:rsidRPr="00E2531B" w:rsidRDefault="000430F0" w:rsidP="000430F0">
      <w:pPr>
        <w:pStyle w:val="Bibliography"/>
        <w:rPr>
          <w:rFonts w:ascii="Arial" w:hAnsi="Arial" w:cs="Arial"/>
        </w:rPr>
      </w:pPr>
      <w:r w:rsidRPr="00E2531B">
        <w:rPr>
          <w:rFonts w:ascii="Arial" w:hAnsi="Arial" w:cs="Arial"/>
        </w:rPr>
        <w:t xml:space="preserve">Cornelius Ruhs E, Becker DJ, Oakey SJ, </w:t>
      </w:r>
      <w:proofErr w:type="spellStart"/>
      <w:r w:rsidRPr="00E2531B">
        <w:rPr>
          <w:rFonts w:ascii="Arial" w:hAnsi="Arial" w:cs="Arial"/>
        </w:rPr>
        <w:t>Ogunsina</w:t>
      </w:r>
      <w:proofErr w:type="spellEnd"/>
      <w:r w:rsidRPr="00E2531B">
        <w:rPr>
          <w:rFonts w:ascii="Arial" w:hAnsi="Arial" w:cs="Arial"/>
        </w:rPr>
        <w:t xml:space="preserve"> O, Fenton MB, Simmons NB, Martin LB, Downs CJ (2021) Body size affects immune cell proportions in birds and non-volant mammals, but not bats. </w:t>
      </w:r>
      <w:r w:rsidRPr="00E2531B">
        <w:rPr>
          <w:rFonts w:ascii="Arial" w:hAnsi="Arial" w:cs="Arial"/>
          <w:i/>
          <w:iCs/>
        </w:rPr>
        <w:t>J Exp Biol</w:t>
      </w:r>
      <w:r w:rsidRPr="00E2531B">
        <w:rPr>
          <w:rFonts w:ascii="Arial" w:hAnsi="Arial" w:cs="Arial"/>
        </w:rPr>
        <w:t xml:space="preserve"> 224: jeb241109.</w:t>
      </w:r>
    </w:p>
    <w:p w14:paraId="0280D2EE" w14:textId="77777777" w:rsidR="000430F0" w:rsidRPr="00E2531B" w:rsidRDefault="000430F0" w:rsidP="000430F0">
      <w:pPr>
        <w:pStyle w:val="Bibliography"/>
        <w:rPr>
          <w:rFonts w:ascii="Arial" w:hAnsi="Arial" w:cs="Arial"/>
        </w:rPr>
      </w:pPr>
      <w:r w:rsidRPr="00E2531B">
        <w:rPr>
          <w:rFonts w:ascii="Arial" w:hAnsi="Arial" w:cs="Arial"/>
        </w:rPr>
        <w:t xml:space="preserve">Corrêa SADS, Abessa DMDS, Santos LGD, Da Silva EB, </w:t>
      </w:r>
      <w:proofErr w:type="spellStart"/>
      <w:r w:rsidRPr="00E2531B">
        <w:rPr>
          <w:rFonts w:ascii="Arial" w:hAnsi="Arial" w:cs="Arial"/>
        </w:rPr>
        <w:t>Seriani</w:t>
      </w:r>
      <w:proofErr w:type="spellEnd"/>
      <w:r w:rsidRPr="00E2531B">
        <w:rPr>
          <w:rFonts w:ascii="Arial" w:hAnsi="Arial" w:cs="Arial"/>
        </w:rPr>
        <w:t xml:space="preserve"> R (2017) Differential blood counting in fish as a non-destructive biomarker of water contamination exposure. </w:t>
      </w:r>
      <w:proofErr w:type="spellStart"/>
      <w:r w:rsidRPr="00E2531B">
        <w:rPr>
          <w:rFonts w:ascii="Arial" w:hAnsi="Arial" w:cs="Arial"/>
          <w:i/>
          <w:iCs/>
        </w:rPr>
        <w:t>Toxicol</w:t>
      </w:r>
      <w:proofErr w:type="spellEnd"/>
      <w:r w:rsidRPr="00E2531B">
        <w:rPr>
          <w:rFonts w:ascii="Arial" w:hAnsi="Arial" w:cs="Arial"/>
          <w:i/>
          <w:iCs/>
        </w:rPr>
        <w:t xml:space="preserve"> Environ Chem</w:t>
      </w:r>
      <w:r w:rsidRPr="00E2531B">
        <w:rPr>
          <w:rFonts w:ascii="Arial" w:hAnsi="Arial" w:cs="Arial"/>
        </w:rPr>
        <w:t xml:space="preserve"> 99: 482–491.</w:t>
      </w:r>
    </w:p>
    <w:p w14:paraId="232898BA" w14:textId="77777777" w:rsidR="000430F0" w:rsidRPr="00E2531B" w:rsidRDefault="000430F0" w:rsidP="000430F0">
      <w:pPr>
        <w:pStyle w:val="Bibliography"/>
        <w:rPr>
          <w:rFonts w:ascii="Arial" w:hAnsi="Arial" w:cs="Arial"/>
        </w:rPr>
      </w:pPr>
      <w:r w:rsidRPr="00E2531B">
        <w:rPr>
          <w:rFonts w:ascii="Arial" w:hAnsi="Arial" w:cs="Arial"/>
        </w:rPr>
        <w:t xml:space="preserve">Correia AT, Rebelo D, Marques J, Nunes B (2019) Effects of the chronic exposure to cerium dioxide nanoparticles in Oncorhynchus mykiss: Assessment of oxidative stress, neurotoxicity and histological alterations. </w:t>
      </w:r>
      <w:r w:rsidRPr="00E2531B">
        <w:rPr>
          <w:rFonts w:ascii="Arial" w:hAnsi="Arial" w:cs="Arial"/>
          <w:i/>
          <w:iCs/>
        </w:rPr>
        <w:t xml:space="preserve">Environ </w:t>
      </w:r>
      <w:proofErr w:type="spellStart"/>
      <w:r w:rsidRPr="00E2531B">
        <w:rPr>
          <w:rFonts w:ascii="Arial" w:hAnsi="Arial" w:cs="Arial"/>
          <w:i/>
          <w:iCs/>
        </w:rPr>
        <w:t>Toxicol</w:t>
      </w:r>
      <w:proofErr w:type="spellEnd"/>
      <w:r w:rsidRPr="00E2531B">
        <w:rPr>
          <w:rFonts w:ascii="Arial" w:hAnsi="Arial" w:cs="Arial"/>
          <w:i/>
          <w:iCs/>
        </w:rPr>
        <w:t xml:space="preserve"> </w:t>
      </w:r>
      <w:proofErr w:type="spellStart"/>
      <w:r w:rsidRPr="00E2531B">
        <w:rPr>
          <w:rFonts w:ascii="Arial" w:hAnsi="Arial" w:cs="Arial"/>
          <w:i/>
          <w:iCs/>
        </w:rPr>
        <w:t>Pharmacol</w:t>
      </w:r>
      <w:proofErr w:type="spellEnd"/>
      <w:r w:rsidRPr="00E2531B">
        <w:rPr>
          <w:rFonts w:ascii="Arial" w:hAnsi="Arial" w:cs="Arial"/>
        </w:rPr>
        <w:t xml:space="preserve"> 68: 27–36.</w:t>
      </w:r>
    </w:p>
    <w:p w14:paraId="6777EE1D" w14:textId="77777777" w:rsidR="000430F0" w:rsidRPr="00E2531B" w:rsidRDefault="000430F0" w:rsidP="000430F0">
      <w:pPr>
        <w:pStyle w:val="Bibliography"/>
        <w:rPr>
          <w:rFonts w:ascii="Arial" w:hAnsi="Arial" w:cs="Arial"/>
        </w:rPr>
      </w:pPr>
      <w:r w:rsidRPr="00E2531B">
        <w:rPr>
          <w:rFonts w:ascii="Arial" w:hAnsi="Arial" w:cs="Arial"/>
        </w:rPr>
        <w:t xml:space="preserve">Cossa D (1988) Cadmium in </w:t>
      </w:r>
      <w:r w:rsidRPr="00E2531B">
        <w:rPr>
          <w:rFonts w:ascii="Arial" w:hAnsi="Arial" w:cs="Arial"/>
          <w:i/>
          <w:iCs/>
        </w:rPr>
        <w:t>Mytilus</w:t>
      </w:r>
      <w:r w:rsidRPr="00E2531B">
        <w:rPr>
          <w:rFonts w:ascii="Arial" w:hAnsi="Arial" w:cs="Arial"/>
        </w:rPr>
        <w:t xml:space="preserve"> spp.: worldwide survey and relationship between seawater and mussel content. </w:t>
      </w:r>
      <w:r w:rsidRPr="00E2531B">
        <w:rPr>
          <w:rFonts w:ascii="Arial" w:hAnsi="Arial" w:cs="Arial"/>
          <w:i/>
          <w:iCs/>
        </w:rPr>
        <w:t>Mar Environ Res</w:t>
      </w:r>
      <w:r w:rsidRPr="00E2531B">
        <w:rPr>
          <w:rFonts w:ascii="Arial" w:hAnsi="Arial" w:cs="Arial"/>
        </w:rPr>
        <w:t xml:space="preserve"> 26: 265–284.</w:t>
      </w:r>
    </w:p>
    <w:p w14:paraId="7EF6B782" w14:textId="77777777" w:rsidR="000430F0" w:rsidRPr="00E2531B" w:rsidRDefault="000430F0" w:rsidP="000430F0">
      <w:pPr>
        <w:pStyle w:val="Bibliography"/>
        <w:rPr>
          <w:rFonts w:ascii="Arial" w:hAnsi="Arial" w:cs="Arial"/>
        </w:rPr>
      </w:pPr>
      <w:r w:rsidRPr="00E2531B">
        <w:rPr>
          <w:rFonts w:ascii="Arial" w:hAnsi="Arial" w:cs="Arial"/>
        </w:rPr>
        <w:t xml:space="preserve">Costello E, Rock S, Stratakis N, Eckel SP, Walker DI, Valvi D, </w:t>
      </w:r>
      <w:proofErr w:type="spellStart"/>
      <w:r w:rsidRPr="00E2531B">
        <w:rPr>
          <w:rFonts w:ascii="Arial" w:hAnsi="Arial" w:cs="Arial"/>
        </w:rPr>
        <w:t>Cserbik</w:t>
      </w:r>
      <w:proofErr w:type="spellEnd"/>
      <w:r w:rsidRPr="00E2531B">
        <w:rPr>
          <w:rFonts w:ascii="Arial" w:hAnsi="Arial" w:cs="Arial"/>
        </w:rPr>
        <w:t xml:space="preserve"> D, Jenkins T, </w:t>
      </w:r>
      <w:proofErr w:type="spellStart"/>
      <w:r w:rsidRPr="00E2531B">
        <w:rPr>
          <w:rFonts w:ascii="Arial" w:hAnsi="Arial" w:cs="Arial"/>
        </w:rPr>
        <w:t>Xanthakos</w:t>
      </w:r>
      <w:proofErr w:type="spellEnd"/>
      <w:r w:rsidRPr="00E2531B">
        <w:rPr>
          <w:rFonts w:ascii="Arial" w:hAnsi="Arial" w:cs="Arial"/>
        </w:rPr>
        <w:t xml:space="preserve"> SA, Kohli R, </w:t>
      </w:r>
      <w:r w:rsidRPr="00E2531B">
        <w:rPr>
          <w:rFonts w:ascii="Arial" w:hAnsi="Arial" w:cs="Arial"/>
          <w:i/>
          <w:iCs/>
        </w:rPr>
        <w:t>et al.</w:t>
      </w:r>
      <w:r w:rsidRPr="00E2531B">
        <w:rPr>
          <w:rFonts w:ascii="Arial" w:hAnsi="Arial" w:cs="Arial"/>
        </w:rPr>
        <w:t xml:space="preserve"> (2022) Exposure to per-and polyfluoroalkyl substances and markers of liver injury: a systematic review and meta-analysis. </w:t>
      </w:r>
      <w:r w:rsidRPr="00E2531B">
        <w:rPr>
          <w:rFonts w:ascii="Arial" w:hAnsi="Arial" w:cs="Arial"/>
          <w:i/>
          <w:iCs/>
        </w:rPr>
        <w:t xml:space="preserve">Environ Health </w:t>
      </w:r>
      <w:proofErr w:type="spellStart"/>
      <w:r w:rsidRPr="00E2531B">
        <w:rPr>
          <w:rFonts w:ascii="Arial" w:hAnsi="Arial" w:cs="Arial"/>
          <w:i/>
          <w:iCs/>
        </w:rPr>
        <w:t>Perspect</w:t>
      </w:r>
      <w:proofErr w:type="spellEnd"/>
      <w:r w:rsidRPr="00E2531B">
        <w:rPr>
          <w:rFonts w:ascii="Arial" w:hAnsi="Arial" w:cs="Arial"/>
        </w:rPr>
        <w:t xml:space="preserve"> 130: 046001.</w:t>
      </w:r>
    </w:p>
    <w:p w14:paraId="59EAE26C" w14:textId="77777777" w:rsidR="000430F0" w:rsidRPr="00E2531B" w:rsidRDefault="000430F0" w:rsidP="000430F0">
      <w:pPr>
        <w:pStyle w:val="Bibliography"/>
        <w:rPr>
          <w:rFonts w:ascii="Arial" w:hAnsi="Arial" w:cs="Arial"/>
        </w:rPr>
      </w:pPr>
      <w:r w:rsidRPr="00E2531B">
        <w:rPr>
          <w:rFonts w:ascii="Arial" w:hAnsi="Arial" w:cs="Arial"/>
        </w:rPr>
        <w:t xml:space="preserve">Croteau M-N, Luoma SN, Stewart AR (2005) Trophic transfer of metals along freshwater food webs: evidence of cadmium biomagnification in nature. </w:t>
      </w:r>
      <w:proofErr w:type="spellStart"/>
      <w:r w:rsidRPr="00E2531B">
        <w:rPr>
          <w:rFonts w:ascii="Arial" w:hAnsi="Arial" w:cs="Arial"/>
          <w:i/>
          <w:iCs/>
        </w:rPr>
        <w:t>Limnol</w:t>
      </w:r>
      <w:proofErr w:type="spellEnd"/>
      <w:r w:rsidRPr="00E2531B">
        <w:rPr>
          <w:rFonts w:ascii="Arial" w:hAnsi="Arial" w:cs="Arial"/>
          <w:i/>
          <w:iCs/>
        </w:rPr>
        <w:t xml:space="preserve"> </w:t>
      </w:r>
      <w:proofErr w:type="spellStart"/>
      <w:r w:rsidRPr="00E2531B">
        <w:rPr>
          <w:rFonts w:ascii="Arial" w:hAnsi="Arial" w:cs="Arial"/>
          <w:i/>
          <w:iCs/>
        </w:rPr>
        <w:t>Oceanogr</w:t>
      </w:r>
      <w:proofErr w:type="spellEnd"/>
      <w:r w:rsidRPr="00E2531B">
        <w:rPr>
          <w:rFonts w:ascii="Arial" w:hAnsi="Arial" w:cs="Arial"/>
        </w:rPr>
        <w:t xml:space="preserve"> 50: 1511–1519.</w:t>
      </w:r>
    </w:p>
    <w:p w14:paraId="22FD2E2A" w14:textId="77777777" w:rsidR="000430F0" w:rsidRPr="00E2531B" w:rsidRDefault="000430F0" w:rsidP="000430F0">
      <w:pPr>
        <w:pStyle w:val="Bibliography"/>
        <w:rPr>
          <w:rFonts w:ascii="Arial" w:hAnsi="Arial" w:cs="Arial"/>
        </w:rPr>
      </w:pPr>
      <w:r w:rsidRPr="00E2531B">
        <w:rPr>
          <w:rFonts w:ascii="Arial" w:hAnsi="Arial" w:cs="Arial"/>
        </w:rPr>
        <w:t xml:space="preserve">Davis AK (2005) Effect of handling time and repeated sampling on avian white blood cell counts. </w:t>
      </w:r>
      <w:r w:rsidRPr="00E2531B">
        <w:rPr>
          <w:rFonts w:ascii="Arial" w:hAnsi="Arial" w:cs="Arial"/>
          <w:i/>
          <w:iCs/>
        </w:rPr>
        <w:t xml:space="preserve">J Field </w:t>
      </w:r>
      <w:proofErr w:type="spellStart"/>
      <w:r w:rsidRPr="00E2531B">
        <w:rPr>
          <w:rFonts w:ascii="Arial" w:hAnsi="Arial" w:cs="Arial"/>
          <w:i/>
          <w:iCs/>
        </w:rPr>
        <w:t>Ornithol</w:t>
      </w:r>
      <w:proofErr w:type="spellEnd"/>
      <w:r w:rsidRPr="00E2531B">
        <w:rPr>
          <w:rFonts w:ascii="Arial" w:hAnsi="Arial" w:cs="Arial"/>
        </w:rPr>
        <w:t xml:space="preserve"> 76: 334–338.</w:t>
      </w:r>
    </w:p>
    <w:p w14:paraId="65E0CE6F" w14:textId="77777777" w:rsidR="000430F0" w:rsidRPr="00E2531B" w:rsidRDefault="000430F0" w:rsidP="000430F0">
      <w:pPr>
        <w:pStyle w:val="Bibliography"/>
        <w:rPr>
          <w:rFonts w:ascii="Arial" w:hAnsi="Arial" w:cs="Arial"/>
        </w:rPr>
      </w:pPr>
      <w:r w:rsidRPr="00E2531B">
        <w:rPr>
          <w:rFonts w:ascii="Arial" w:hAnsi="Arial" w:cs="Arial"/>
        </w:rPr>
        <w:t xml:space="preserve">Davis AK, Maney DL, Maerz JC (2008) The use of leukocyte profiles to measure stress in vertebrates: a review for ecologists. </w:t>
      </w:r>
      <w:proofErr w:type="spellStart"/>
      <w:r w:rsidRPr="00E2531B">
        <w:rPr>
          <w:rFonts w:ascii="Arial" w:hAnsi="Arial" w:cs="Arial"/>
          <w:i/>
          <w:iCs/>
        </w:rPr>
        <w:t>Funct</w:t>
      </w:r>
      <w:proofErr w:type="spellEnd"/>
      <w:r w:rsidRPr="00E2531B">
        <w:rPr>
          <w:rFonts w:ascii="Arial" w:hAnsi="Arial" w:cs="Arial"/>
          <w:i/>
          <w:iCs/>
        </w:rPr>
        <w:t xml:space="preserve"> </w:t>
      </w:r>
      <w:proofErr w:type="spellStart"/>
      <w:r w:rsidRPr="00E2531B">
        <w:rPr>
          <w:rFonts w:ascii="Arial" w:hAnsi="Arial" w:cs="Arial"/>
          <w:i/>
          <w:iCs/>
        </w:rPr>
        <w:t>Ecol</w:t>
      </w:r>
      <w:proofErr w:type="spellEnd"/>
      <w:r w:rsidRPr="00E2531B">
        <w:rPr>
          <w:rFonts w:ascii="Arial" w:hAnsi="Arial" w:cs="Arial"/>
        </w:rPr>
        <w:t xml:space="preserve"> 22: 760–772.</w:t>
      </w:r>
    </w:p>
    <w:p w14:paraId="7C5C559B" w14:textId="77777777" w:rsidR="000430F0" w:rsidRPr="00E2531B" w:rsidRDefault="000430F0" w:rsidP="000430F0">
      <w:pPr>
        <w:pStyle w:val="Bibliography"/>
        <w:rPr>
          <w:rFonts w:ascii="Arial" w:hAnsi="Arial" w:cs="Arial"/>
        </w:rPr>
      </w:pPr>
      <w:proofErr w:type="spellStart"/>
      <w:r w:rsidRPr="00E2531B">
        <w:rPr>
          <w:rFonts w:ascii="Arial" w:hAnsi="Arial" w:cs="Arial"/>
        </w:rPr>
        <w:lastRenderedPageBreak/>
        <w:t>Delignette</w:t>
      </w:r>
      <w:proofErr w:type="spellEnd"/>
      <w:r w:rsidRPr="00E2531B">
        <w:rPr>
          <w:rFonts w:ascii="Arial" w:hAnsi="Arial" w:cs="Arial"/>
        </w:rPr>
        <w:t xml:space="preserve">-Muller ML, </w:t>
      </w:r>
      <w:proofErr w:type="spellStart"/>
      <w:r w:rsidRPr="00E2531B">
        <w:rPr>
          <w:rFonts w:ascii="Arial" w:hAnsi="Arial" w:cs="Arial"/>
        </w:rPr>
        <w:t>Dutang</w:t>
      </w:r>
      <w:proofErr w:type="spellEnd"/>
      <w:r w:rsidRPr="00E2531B">
        <w:rPr>
          <w:rFonts w:ascii="Arial" w:hAnsi="Arial" w:cs="Arial"/>
        </w:rPr>
        <w:t xml:space="preserve"> C (2015) </w:t>
      </w:r>
      <w:proofErr w:type="spellStart"/>
      <w:r w:rsidRPr="00E2531B">
        <w:rPr>
          <w:rFonts w:ascii="Arial" w:hAnsi="Arial" w:cs="Arial"/>
        </w:rPr>
        <w:t>fitdistrplus</w:t>
      </w:r>
      <w:proofErr w:type="spellEnd"/>
      <w:r w:rsidRPr="00E2531B">
        <w:rPr>
          <w:rFonts w:ascii="Arial" w:hAnsi="Arial" w:cs="Arial"/>
        </w:rPr>
        <w:t xml:space="preserve">: an R package for fitting distributions. </w:t>
      </w:r>
      <w:r w:rsidRPr="00E2531B">
        <w:rPr>
          <w:rFonts w:ascii="Arial" w:hAnsi="Arial" w:cs="Arial"/>
          <w:i/>
          <w:iCs/>
        </w:rPr>
        <w:t xml:space="preserve">J Stat </w:t>
      </w:r>
      <w:proofErr w:type="spellStart"/>
      <w:r w:rsidRPr="00E2531B">
        <w:rPr>
          <w:rFonts w:ascii="Arial" w:hAnsi="Arial" w:cs="Arial"/>
          <w:i/>
          <w:iCs/>
        </w:rPr>
        <w:t>Softw</w:t>
      </w:r>
      <w:proofErr w:type="spellEnd"/>
      <w:r w:rsidRPr="00E2531B">
        <w:rPr>
          <w:rFonts w:ascii="Arial" w:hAnsi="Arial" w:cs="Arial"/>
        </w:rPr>
        <w:t xml:space="preserve"> 64: 1–34.</w:t>
      </w:r>
    </w:p>
    <w:p w14:paraId="7D4D20FA" w14:textId="77777777" w:rsidR="000430F0" w:rsidRPr="00E2531B" w:rsidRDefault="000430F0" w:rsidP="000430F0">
      <w:pPr>
        <w:pStyle w:val="Bibliography"/>
        <w:rPr>
          <w:rFonts w:ascii="Arial" w:hAnsi="Arial" w:cs="Arial"/>
        </w:rPr>
      </w:pPr>
      <w:r w:rsidRPr="00E2531B">
        <w:rPr>
          <w:rFonts w:ascii="Arial" w:hAnsi="Arial" w:cs="Arial"/>
        </w:rPr>
        <w:t xml:space="preserve">Devi M, Fingerman M, others (1995) Inhibition of acetylcholinesterase activity in the central nervous system of the red swamp crayfish, </w:t>
      </w:r>
      <w:r w:rsidRPr="00E2531B">
        <w:rPr>
          <w:rFonts w:ascii="Arial" w:hAnsi="Arial" w:cs="Arial"/>
          <w:i/>
          <w:iCs/>
        </w:rPr>
        <w:t>Procambarus clarkii</w:t>
      </w:r>
      <w:r w:rsidRPr="00E2531B">
        <w:rPr>
          <w:rFonts w:ascii="Arial" w:hAnsi="Arial" w:cs="Arial"/>
        </w:rPr>
        <w:t xml:space="preserve">, by mercury, cadmium, and lead. </w:t>
      </w:r>
      <w:r w:rsidRPr="00E2531B">
        <w:rPr>
          <w:rFonts w:ascii="Arial" w:hAnsi="Arial" w:cs="Arial"/>
          <w:i/>
          <w:iCs/>
        </w:rPr>
        <w:t xml:space="preserve">Bull Environ </w:t>
      </w:r>
      <w:proofErr w:type="spellStart"/>
      <w:r w:rsidRPr="00E2531B">
        <w:rPr>
          <w:rFonts w:ascii="Arial" w:hAnsi="Arial" w:cs="Arial"/>
          <w:i/>
          <w:iCs/>
        </w:rPr>
        <w:t>Contam</w:t>
      </w:r>
      <w:proofErr w:type="spellEnd"/>
      <w:r w:rsidRPr="00E2531B">
        <w:rPr>
          <w:rFonts w:ascii="Arial" w:hAnsi="Arial" w:cs="Arial"/>
          <w:i/>
          <w:iCs/>
        </w:rPr>
        <w:t xml:space="preserve"> </w:t>
      </w:r>
      <w:proofErr w:type="spellStart"/>
      <w:r w:rsidRPr="00E2531B">
        <w:rPr>
          <w:rFonts w:ascii="Arial" w:hAnsi="Arial" w:cs="Arial"/>
          <w:i/>
          <w:iCs/>
        </w:rPr>
        <w:t>Toxicol</w:t>
      </w:r>
      <w:proofErr w:type="spellEnd"/>
      <w:r w:rsidRPr="00E2531B">
        <w:rPr>
          <w:rFonts w:ascii="Arial" w:hAnsi="Arial" w:cs="Arial"/>
        </w:rPr>
        <w:t xml:space="preserve"> 55: 746–750.</w:t>
      </w:r>
    </w:p>
    <w:p w14:paraId="12F718D3" w14:textId="77777777" w:rsidR="000430F0" w:rsidRPr="00E2531B" w:rsidRDefault="000430F0" w:rsidP="000430F0">
      <w:pPr>
        <w:pStyle w:val="Bibliography"/>
        <w:rPr>
          <w:rFonts w:ascii="Arial" w:hAnsi="Arial" w:cs="Arial"/>
        </w:rPr>
      </w:pPr>
      <w:r w:rsidRPr="00E2531B">
        <w:rPr>
          <w:rFonts w:ascii="Arial" w:hAnsi="Arial" w:cs="Arial"/>
        </w:rPr>
        <w:t xml:space="preserve">Downs CJ, </w:t>
      </w:r>
      <w:proofErr w:type="spellStart"/>
      <w:r w:rsidRPr="00E2531B">
        <w:rPr>
          <w:rFonts w:ascii="Arial" w:hAnsi="Arial" w:cs="Arial"/>
        </w:rPr>
        <w:t>Dochtermann</w:t>
      </w:r>
      <w:proofErr w:type="spellEnd"/>
      <w:r w:rsidRPr="00E2531B">
        <w:rPr>
          <w:rFonts w:ascii="Arial" w:hAnsi="Arial" w:cs="Arial"/>
        </w:rPr>
        <w:t xml:space="preserve"> NA, Ball R, Klasing KC, Martin LB (2020) The effects of body mass on immune cell concentrations of mammals. </w:t>
      </w:r>
      <w:r w:rsidRPr="00E2531B">
        <w:rPr>
          <w:rFonts w:ascii="Arial" w:hAnsi="Arial" w:cs="Arial"/>
          <w:i/>
          <w:iCs/>
        </w:rPr>
        <w:t>Am Nat</w:t>
      </w:r>
      <w:r w:rsidRPr="00E2531B">
        <w:rPr>
          <w:rFonts w:ascii="Arial" w:hAnsi="Arial" w:cs="Arial"/>
        </w:rPr>
        <w:t xml:space="preserve"> 195: 107–114.</w:t>
      </w:r>
    </w:p>
    <w:p w14:paraId="2C800FD3" w14:textId="77777777" w:rsidR="000430F0" w:rsidRPr="00E2531B" w:rsidRDefault="000430F0" w:rsidP="000430F0">
      <w:pPr>
        <w:pStyle w:val="Bibliography"/>
        <w:rPr>
          <w:rFonts w:ascii="Arial" w:hAnsi="Arial" w:cs="Arial"/>
        </w:rPr>
      </w:pPr>
      <w:r w:rsidRPr="00E2531B">
        <w:rPr>
          <w:rFonts w:ascii="Arial" w:hAnsi="Arial" w:cs="Arial"/>
        </w:rPr>
        <w:t xml:space="preserve">Dudgeon D, Arthington AH, Gessner MO, Kawabata Z-I, Knowler DJ, Lévêque C, Naiman RJ, Prieur-Richard A-H, Soto D, Stiassny ML, </w:t>
      </w:r>
      <w:r w:rsidRPr="00E2531B">
        <w:rPr>
          <w:rFonts w:ascii="Arial" w:hAnsi="Arial" w:cs="Arial"/>
          <w:i/>
          <w:iCs/>
        </w:rPr>
        <w:t>et al.</w:t>
      </w:r>
      <w:r w:rsidRPr="00E2531B">
        <w:rPr>
          <w:rFonts w:ascii="Arial" w:hAnsi="Arial" w:cs="Arial"/>
        </w:rPr>
        <w:t xml:space="preserve"> (2006) Freshwater biodiversity: importance, threats, status and conservation challenges. </w:t>
      </w:r>
      <w:r w:rsidRPr="00E2531B">
        <w:rPr>
          <w:rFonts w:ascii="Arial" w:hAnsi="Arial" w:cs="Arial"/>
          <w:i/>
          <w:iCs/>
        </w:rPr>
        <w:t>Biol Rev</w:t>
      </w:r>
      <w:r w:rsidRPr="00E2531B">
        <w:rPr>
          <w:rFonts w:ascii="Arial" w:hAnsi="Arial" w:cs="Arial"/>
        </w:rPr>
        <w:t xml:space="preserve"> 81: 163–182.</w:t>
      </w:r>
    </w:p>
    <w:p w14:paraId="47EBDBD5" w14:textId="77777777" w:rsidR="000430F0" w:rsidRPr="00E2531B" w:rsidRDefault="000430F0" w:rsidP="000430F0">
      <w:pPr>
        <w:pStyle w:val="Bibliography"/>
        <w:rPr>
          <w:rFonts w:ascii="Arial" w:hAnsi="Arial" w:cs="Arial"/>
        </w:rPr>
      </w:pPr>
      <w:r w:rsidRPr="00E2531B">
        <w:rPr>
          <w:rFonts w:ascii="Arial" w:hAnsi="Arial" w:cs="Arial"/>
        </w:rPr>
        <w:t xml:space="preserve">Edo GI, Samuel PO, </w:t>
      </w:r>
      <w:proofErr w:type="spellStart"/>
      <w:r w:rsidRPr="00E2531B">
        <w:rPr>
          <w:rFonts w:ascii="Arial" w:hAnsi="Arial" w:cs="Arial"/>
        </w:rPr>
        <w:t>Oloni</w:t>
      </w:r>
      <w:proofErr w:type="spellEnd"/>
      <w:r w:rsidRPr="00E2531B">
        <w:rPr>
          <w:rFonts w:ascii="Arial" w:hAnsi="Arial" w:cs="Arial"/>
        </w:rPr>
        <w:t xml:space="preserve"> GO, Ezekiel GO, </w:t>
      </w:r>
      <w:proofErr w:type="spellStart"/>
      <w:r w:rsidRPr="00E2531B">
        <w:rPr>
          <w:rFonts w:ascii="Arial" w:hAnsi="Arial" w:cs="Arial"/>
        </w:rPr>
        <w:t>Ikpekoro</w:t>
      </w:r>
      <w:proofErr w:type="spellEnd"/>
      <w:r w:rsidRPr="00E2531B">
        <w:rPr>
          <w:rFonts w:ascii="Arial" w:hAnsi="Arial" w:cs="Arial"/>
        </w:rPr>
        <w:t xml:space="preserve"> VO, Obasohan P, </w:t>
      </w:r>
      <w:proofErr w:type="spellStart"/>
      <w:r w:rsidRPr="00E2531B">
        <w:rPr>
          <w:rFonts w:ascii="Arial" w:hAnsi="Arial" w:cs="Arial"/>
        </w:rPr>
        <w:t>Ongulu</w:t>
      </w:r>
      <w:proofErr w:type="spellEnd"/>
      <w:r w:rsidRPr="00E2531B">
        <w:rPr>
          <w:rFonts w:ascii="Arial" w:hAnsi="Arial" w:cs="Arial"/>
        </w:rPr>
        <w:t xml:space="preserve"> J, </w:t>
      </w:r>
      <w:proofErr w:type="spellStart"/>
      <w:r w:rsidRPr="00E2531B">
        <w:rPr>
          <w:rFonts w:ascii="Arial" w:hAnsi="Arial" w:cs="Arial"/>
        </w:rPr>
        <w:t>Otunuya</w:t>
      </w:r>
      <w:proofErr w:type="spellEnd"/>
      <w:r w:rsidRPr="00E2531B">
        <w:rPr>
          <w:rFonts w:ascii="Arial" w:hAnsi="Arial" w:cs="Arial"/>
        </w:rPr>
        <w:t xml:space="preserve"> CF, </w:t>
      </w:r>
      <w:proofErr w:type="spellStart"/>
      <w:r w:rsidRPr="00E2531B">
        <w:rPr>
          <w:rFonts w:ascii="Arial" w:hAnsi="Arial" w:cs="Arial"/>
        </w:rPr>
        <w:t>Opiti</w:t>
      </w:r>
      <w:proofErr w:type="spellEnd"/>
      <w:r w:rsidRPr="00E2531B">
        <w:rPr>
          <w:rFonts w:ascii="Arial" w:hAnsi="Arial" w:cs="Arial"/>
        </w:rPr>
        <w:t xml:space="preserve"> AR, </w:t>
      </w:r>
      <w:proofErr w:type="spellStart"/>
      <w:r w:rsidRPr="00E2531B">
        <w:rPr>
          <w:rFonts w:ascii="Arial" w:hAnsi="Arial" w:cs="Arial"/>
        </w:rPr>
        <w:t>Ajakaye</w:t>
      </w:r>
      <w:proofErr w:type="spellEnd"/>
      <w:r w:rsidRPr="00E2531B">
        <w:rPr>
          <w:rFonts w:ascii="Arial" w:hAnsi="Arial" w:cs="Arial"/>
        </w:rPr>
        <w:t xml:space="preserve"> RS, </w:t>
      </w:r>
      <w:r w:rsidRPr="00E2531B">
        <w:rPr>
          <w:rFonts w:ascii="Arial" w:hAnsi="Arial" w:cs="Arial"/>
          <w:i/>
          <w:iCs/>
        </w:rPr>
        <w:t>et al.</w:t>
      </w:r>
      <w:r w:rsidRPr="00E2531B">
        <w:rPr>
          <w:rFonts w:ascii="Arial" w:hAnsi="Arial" w:cs="Arial"/>
        </w:rPr>
        <w:t xml:space="preserve"> (2024) Environmental persistence, bioaccumulation, and ecotoxicology of heavy metals. </w:t>
      </w:r>
      <w:r w:rsidRPr="00E2531B">
        <w:rPr>
          <w:rFonts w:ascii="Arial" w:hAnsi="Arial" w:cs="Arial"/>
          <w:i/>
          <w:iCs/>
        </w:rPr>
        <w:t xml:space="preserve">Chem </w:t>
      </w:r>
      <w:proofErr w:type="spellStart"/>
      <w:r w:rsidRPr="00E2531B">
        <w:rPr>
          <w:rFonts w:ascii="Arial" w:hAnsi="Arial" w:cs="Arial"/>
          <w:i/>
          <w:iCs/>
        </w:rPr>
        <w:t>Ecol</w:t>
      </w:r>
      <w:proofErr w:type="spellEnd"/>
      <w:r w:rsidRPr="00E2531B">
        <w:rPr>
          <w:rFonts w:ascii="Arial" w:hAnsi="Arial" w:cs="Arial"/>
        </w:rPr>
        <w:t xml:space="preserve"> 40: 322–349.</w:t>
      </w:r>
    </w:p>
    <w:p w14:paraId="3E5D4D7A" w14:textId="77777777" w:rsidR="000430F0" w:rsidRPr="00E2531B" w:rsidRDefault="000430F0" w:rsidP="000430F0">
      <w:pPr>
        <w:pStyle w:val="Bibliography"/>
        <w:rPr>
          <w:rFonts w:ascii="Arial" w:hAnsi="Arial" w:cs="Arial"/>
        </w:rPr>
      </w:pPr>
      <w:proofErr w:type="spellStart"/>
      <w:r w:rsidRPr="00E2531B">
        <w:rPr>
          <w:rFonts w:ascii="Arial" w:hAnsi="Arial" w:cs="Arial"/>
        </w:rPr>
        <w:t>Everds</w:t>
      </w:r>
      <w:proofErr w:type="spellEnd"/>
      <w:r w:rsidRPr="00E2531B">
        <w:rPr>
          <w:rFonts w:ascii="Arial" w:hAnsi="Arial" w:cs="Arial"/>
        </w:rPr>
        <w:t xml:space="preserve"> NE, Snyder PW, Bailey KL, Bolon B, Creasy DM, Foley GL, Rosol TJ, Sellers T (2013) Interpreting stress responses during routine toxicity studies: a review of the biology, impact, and assessment. </w:t>
      </w:r>
      <w:proofErr w:type="spellStart"/>
      <w:r w:rsidRPr="00E2531B">
        <w:rPr>
          <w:rFonts w:ascii="Arial" w:hAnsi="Arial" w:cs="Arial"/>
          <w:i/>
          <w:iCs/>
        </w:rPr>
        <w:t>Toxicol</w:t>
      </w:r>
      <w:proofErr w:type="spellEnd"/>
      <w:r w:rsidRPr="00E2531B">
        <w:rPr>
          <w:rFonts w:ascii="Arial" w:hAnsi="Arial" w:cs="Arial"/>
          <w:i/>
          <w:iCs/>
        </w:rPr>
        <w:t xml:space="preserve"> </w:t>
      </w:r>
      <w:proofErr w:type="spellStart"/>
      <w:r w:rsidRPr="00E2531B">
        <w:rPr>
          <w:rFonts w:ascii="Arial" w:hAnsi="Arial" w:cs="Arial"/>
          <w:i/>
          <w:iCs/>
        </w:rPr>
        <w:t>Pathol</w:t>
      </w:r>
      <w:proofErr w:type="spellEnd"/>
      <w:r w:rsidRPr="00E2531B">
        <w:rPr>
          <w:rFonts w:ascii="Arial" w:hAnsi="Arial" w:cs="Arial"/>
        </w:rPr>
        <w:t xml:space="preserve"> 41: 560–614.</w:t>
      </w:r>
    </w:p>
    <w:p w14:paraId="1C7205A8" w14:textId="77777777" w:rsidR="000430F0" w:rsidRPr="00E2531B" w:rsidRDefault="000430F0" w:rsidP="000430F0">
      <w:pPr>
        <w:pStyle w:val="Bibliography"/>
        <w:rPr>
          <w:rFonts w:ascii="Arial" w:hAnsi="Arial" w:cs="Arial"/>
        </w:rPr>
      </w:pPr>
      <w:r w:rsidRPr="00E2531B">
        <w:rPr>
          <w:rFonts w:ascii="Arial" w:hAnsi="Arial" w:cs="Arial"/>
        </w:rPr>
        <w:t xml:space="preserve">Fang C, Huang Q, Ye T, Chen Y, Liu L, Kang M, Lin Y, Shen H, Dong S (2013) Embryonic exposure to PFOS induces immunosuppression in the fish larvae of marine medaka. </w:t>
      </w:r>
      <w:proofErr w:type="spellStart"/>
      <w:r w:rsidRPr="00E2531B">
        <w:rPr>
          <w:rFonts w:ascii="Arial" w:hAnsi="Arial" w:cs="Arial"/>
          <w:i/>
          <w:iCs/>
        </w:rPr>
        <w:t>Ecotoxicol</w:t>
      </w:r>
      <w:proofErr w:type="spellEnd"/>
      <w:r w:rsidRPr="00E2531B">
        <w:rPr>
          <w:rFonts w:ascii="Arial" w:hAnsi="Arial" w:cs="Arial"/>
          <w:i/>
          <w:iCs/>
        </w:rPr>
        <w:t xml:space="preserve"> Environ Saf</w:t>
      </w:r>
      <w:r w:rsidRPr="00E2531B">
        <w:rPr>
          <w:rFonts w:ascii="Arial" w:hAnsi="Arial" w:cs="Arial"/>
        </w:rPr>
        <w:t xml:space="preserve"> 92: 104–111.</w:t>
      </w:r>
    </w:p>
    <w:p w14:paraId="5D4FCAAE" w14:textId="77777777" w:rsidR="000430F0" w:rsidRPr="00E2531B" w:rsidRDefault="000430F0" w:rsidP="000430F0">
      <w:pPr>
        <w:pStyle w:val="Bibliography"/>
        <w:rPr>
          <w:rFonts w:ascii="Arial" w:hAnsi="Arial" w:cs="Arial"/>
        </w:rPr>
      </w:pPr>
      <w:r w:rsidRPr="00E2531B">
        <w:rPr>
          <w:rFonts w:ascii="Arial" w:hAnsi="Arial" w:cs="Arial"/>
        </w:rPr>
        <w:t xml:space="preserve">Fang Q, Yuan M, Sun Z, Xue Y, Chong C-M, Wang X (2026) Temporal effects of </w:t>
      </w:r>
      <w:proofErr w:type="spellStart"/>
      <w:r w:rsidRPr="00E2531B">
        <w:rPr>
          <w:rFonts w:ascii="Arial" w:hAnsi="Arial" w:cs="Arial"/>
        </w:rPr>
        <w:t>perfluorononanoic</w:t>
      </w:r>
      <w:proofErr w:type="spellEnd"/>
      <w:r w:rsidRPr="00E2531B">
        <w:rPr>
          <w:rFonts w:ascii="Arial" w:hAnsi="Arial" w:cs="Arial"/>
        </w:rPr>
        <w:t xml:space="preserve"> acid (PFNA) exposure on metabolic disorders and gut-liver axis injury in large yellow croaker (</w:t>
      </w:r>
      <w:proofErr w:type="spellStart"/>
      <w:r w:rsidRPr="00E2531B">
        <w:rPr>
          <w:rFonts w:ascii="Arial" w:hAnsi="Arial" w:cs="Arial"/>
          <w:i/>
          <w:iCs/>
        </w:rPr>
        <w:t>Larimichthys</w:t>
      </w:r>
      <w:proofErr w:type="spellEnd"/>
      <w:r w:rsidRPr="00E2531B">
        <w:rPr>
          <w:rFonts w:ascii="Arial" w:hAnsi="Arial" w:cs="Arial"/>
          <w:i/>
          <w:iCs/>
        </w:rPr>
        <w:t xml:space="preserve"> </w:t>
      </w:r>
      <w:proofErr w:type="spellStart"/>
      <w:r w:rsidRPr="00E2531B">
        <w:rPr>
          <w:rFonts w:ascii="Arial" w:hAnsi="Arial" w:cs="Arial"/>
          <w:i/>
          <w:iCs/>
        </w:rPr>
        <w:t>crocea</w:t>
      </w:r>
      <w:proofErr w:type="spellEnd"/>
      <w:r w:rsidRPr="00E2531B">
        <w:rPr>
          <w:rFonts w:ascii="Arial" w:hAnsi="Arial" w:cs="Arial"/>
        </w:rPr>
        <w:t xml:space="preserve">). </w:t>
      </w:r>
      <w:r w:rsidRPr="00E2531B">
        <w:rPr>
          <w:rFonts w:ascii="Arial" w:hAnsi="Arial" w:cs="Arial"/>
          <w:i/>
          <w:iCs/>
        </w:rPr>
        <w:t>Environ Res</w:t>
      </w:r>
      <w:r w:rsidRPr="00E2531B">
        <w:rPr>
          <w:rFonts w:ascii="Arial" w:hAnsi="Arial" w:cs="Arial"/>
        </w:rPr>
        <w:t xml:space="preserve"> 288: 123211.</w:t>
      </w:r>
    </w:p>
    <w:p w14:paraId="591F6E72" w14:textId="77777777" w:rsidR="000430F0" w:rsidRPr="00E2531B" w:rsidRDefault="000430F0" w:rsidP="000430F0">
      <w:pPr>
        <w:pStyle w:val="Bibliography"/>
        <w:rPr>
          <w:rFonts w:ascii="Arial" w:hAnsi="Arial" w:cs="Arial"/>
        </w:rPr>
      </w:pPr>
      <w:r w:rsidRPr="00E2531B">
        <w:rPr>
          <w:rFonts w:ascii="Arial" w:hAnsi="Arial" w:cs="Arial"/>
        </w:rPr>
        <w:t xml:space="preserve">Farah MA, Ateeq B, Ali MN, Sabir R, Ahmad W (2004) Studies on lethal concentrations and toxicity stress of some xenobiotics on aquatic organisms. </w:t>
      </w:r>
      <w:r w:rsidRPr="00E2531B">
        <w:rPr>
          <w:rFonts w:ascii="Arial" w:hAnsi="Arial" w:cs="Arial"/>
          <w:i/>
          <w:iCs/>
        </w:rPr>
        <w:t>Chemosphere</w:t>
      </w:r>
      <w:r w:rsidRPr="00E2531B">
        <w:rPr>
          <w:rFonts w:ascii="Arial" w:hAnsi="Arial" w:cs="Arial"/>
        </w:rPr>
        <w:t xml:space="preserve"> 55: 257–265.</w:t>
      </w:r>
    </w:p>
    <w:p w14:paraId="25DCE135" w14:textId="77777777" w:rsidR="000430F0" w:rsidRPr="00E2531B" w:rsidRDefault="000430F0" w:rsidP="000430F0">
      <w:pPr>
        <w:pStyle w:val="Bibliography"/>
        <w:rPr>
          <w:rFonts w:ascii="Arial" w:hAnsi="Arial" w:cs="Arial"/>
        </w:rPr>
      </w:pPr>
      <w:r w:rsidRPr="00E2531B">
        <w:rPr>
          <w:rFonts w:ascii="Arial" w:hAnsi="Arial" w:cs="Arial"/>
        </w:rPr>
        <w:t>Feder ME (1987) New Directions in Ecological Physiology. Cambridge University Press.</w:t>
      </w:r>
    </w:p>
    <w:p w14:paraId="25B88745" w14:textId="77777777" w:rsidR="000430F0" w:rsidRPr="00E2531B" w:rsidRDefault="000430F0" w:rsidP="000430F0">
      <w:pPr>
        <w:pStyle w:val="Bibliography"/>
        <w:rPr>
          <w:rFonts w:ascii="Arial" w:hAnsi="Arial" w:cs="Arial"/>
        </w:rPr>
      </w:pPr>
      <w:r w:rsidRPr="00E2531B">
        <w:rPr>
          <w:rFonts w:ascii="Arial" w:hAnsi="Arial" w:cs="Arial"/>
        </w:rPr>
        <w:t xml:space="preserve">Frehse FDA, Hargrove JS, Weyl OLF, </w:t>
      </w:r>
      <w:proofErr w:type="spellStart"/>
      <w:r w:rsidRPr="00E2531B">
        <w:rPr>
          <w:rFonts w:ascii="Arial" w:hAnsi="Arial" w:cs="Arial"/>
        </w:rPr>
        <w:t>Vitule</w:t>
      </w:r>
      <w:proofErr w:type="spellEnd"/>
      <w:r w:rsidRPr="00E2531B">
        <w:rPr>
          <w:rFonts w:ascii="Arial" w:hAnsi="Arial" w:cs="Arial"/>
        </w:rPr>
        <w:t xml:space="preserve"> JRS (2020) The genetic characteristics of invasive largemouth bass in southern Brazil. </w:t>
      </w:r>
      <w:r w:rsidRPr="00E2531B">
        <w:rPr>
          <w:rFonts w:ascii="Arial" w:hAnsi="Arial" w:cs="Arial"/>
          <w:i/>
          <w:iCs/>
        </w:rPr>
        <w:t>J Appl Ichthyol</w:t>
      </w:r>
      <w:r w:rsidRPr="00E2531B">
        <w:rPr>
          <w:rFonts w:ascii="Arial" w:hAnsi="Arial" w:cs="Arial"/>
        </w:rPr>
        <w:t xml:space="preserve"> 36: 46–54.</w:t>
      </w:r>
    </w:p>
    <w:p w14:paraId="332A33D0" w14:textId="77777777" w:rsidR="000430F0" w:rsidRPr="00E2531B" w:rsidRDefault="000430F0" w:rsidP="000430F0">
      <w:pPr>
        <w:pStyle w:val="Bibliography"/>
        <w:rPr>
          <w:rFonts w:ascii="Arial" w:hAnsi="Arial" w:cs="Arial"/>
        </w:rPr>
      </w:pPr>
      <w:r w:rsidRPr="00E2531B">
        <w:rPr>
          <w:rFonts w:ascii="Arial" w:hAnsi="Arial" w:cs="Arial"/>
        </w:rPr>
        <w:t>Gaines LGT (2023) Historical and current usage of per</w:t>
      </w:r>
      <w:r w:rsidRPr="00E2531B">
        <w:rPr>
          <w:rFonts w:ascii="Cambria Math" w:hAnsi="Cambria Math" w:cs="Cambria Math"/>
        </w:rPr>
        <w:t>‐</w:t>
      </w:r>
      <w:r w:rsidRPr="00E2531B">
        <w:rPr>
          <w:rFonts w:ascii="Arial" w:hAnsi="Arial" w:cs="Arial"/>
        </w:rPr>
        <w:t xml:space="preserve"> and polyfluoroalkyl substances (PFAS): a literature review. </w:t>
      </w:r>
      <w:r w:rsidRPr="00E2531B">
        <w:rPr>
          <w:rFonts w:ascii="Arial" w:hAnsi="Arial" w:cs="Arial"/>
          <w:i/>
          <w:iCs/>
        </w:rPr>
        <w:t>American J Industrial Med</w:t>
      </w:r>
      <w:r w:rsidRPr="00E2531B">
        <w:rPr>
          <w:rFonts w:ascii="Arial" w:hAnsi="Arial" w:cs="Arial"/>
        </w:rPr>
        <w:t xml:space="preserve"> 66: 353–378.</w:t>
      </w:r>
    </w:p>
    <w:p w14:paraId="751292EB" w14:textId="77777777" w:rsidR="000430F0" w:rsidRPr="00E2531B" w:rsidRDefault="000430F0" w:rsidP="000430F0">
      <w:pPr>
        <w:pStyle w:val="Bibliography"/>
        <w:rPr>
          <w:rFonts w:ascii="Arial" w:hAnsi="Arial" w:cs="Arial"/>
        </w:rPr>
      </w:pPr>
      <w:r w:rsidRPr="00E2531B">
        <w:rPr>
          <w:rFonts w:ascii="Arial" w:hAnsi="Arial" w:cs="Arial"/>
        </w:rPr>
        <w:t xml:space="preserve">Gangloff MM, Edgar GJ, Wilson B (2016) </w:t>
      </w:r>
      <w:proofErr w:type="spellStart"/>
      <w:r w:rsidRPr="00E2531B">
        <w:rPr>
          <w:rFonts w:ascii="Arial" w:hAnsi="Arial" w:cs="Arial"/>
        </w:rPr>
        <w:t>Imperilled</w:t>
      </w:r>
      <w:proofErr w:type="spellEnd"/>
      <w:r w:rsidRPr="00E2531B">
        <w:rPr>
          <w:rFonts w:ascii="Arial" w:hAnsi="Arial" w:cs="Arial"/>
        </w:rPr>
        <w:t xml:space="preserve"> species in aquatic ecosystems: emerging threats, management and future prognoses. </w:t>
      </w:r>
      <w:proofErr w:type="spellStart"/>
      <w:r w:rsidRPr="00E2531B">
        <w:rPr>
          <w:rFonts w:ascii="Arial" w:hAnsi="Arial" w:cs="Arial"/>
          <w:i/>
          <w:iCs/>
        </w:rPr>
        <w:t>Aquat</w:t>
      </w:r>
      <w:proofErr w:type="spellEnd"/>
      <w:r w:rsidRPr="00E2531B">
        <w:rPr>
          <w:rFonts w:ascii="Arial" w:hAnsi="Arial" w:cs="Arial"/>
          <w:i/>
          <w:iCs/>
        </w:rPr>
        <w:t xml:space="preserve"> </w:t>
      </w:r>
      <w:proofErr w:type="spellStart"/>
      <w:r w:rsidRPr="00E2531B">
        <w:rPr>
          <w:rFonts w:ascii="Arial" w:hAnsi="Arial" w:cs="Arial"/>
          <w:i/>
          <w:iCs/>
        </w:rPr>
        <w:t>Conserv</w:t>
      </w:r>
      <w:proofErr w:type="spellEnd"/>
      <w:r w:rsidRPr="00E2531B">
        <w:rPr>
          <w:rFonts w:ascii="Arial" w:hAnsi="Arial" w:cs="Arial"/>
          <w:i/>
          <w:iCs/>
        </w:rPr>
        <w:t xml:space="preserve"> Mar </w:t>
      </w:r>
      <w:proofErr w:type="spellStart"/>
      <w:r w:rsidRPr="00E2531B">
        <w:rPr>
          <w:rFonts w:ascii="Arial" w:hAnsi="Arial" w:cs="Arial"/>
          <w:i/>
          <w:iCs/>
        </w:rPr>
        <w:t>Freshw</w:t>
      </w:r>
      <w:proofErr w:type="spellEnd"/>
      <w:r w:rsidRPr="00E2531B">
        <w:rPr>
          <w:rFonts w:ascii="Arial" w:hAnsi="Arial" w:cs="Arial"/>
          <w:i/>
          <w:iCs/>
        </w:rPr>
        <w:t xml:space="preserve"> </w:t>
      </w:r>
      <w:proofErr w:type="spellStart"/>
      <w:r w:rsidRPr="00E2531B">
        <w:rPr>
          <w:rFonts w:ascii="Arial" w:hAnsi="Arial" w:cs="Arial"/>
          <w:i/>
          <w:iCs/>
        </w:rPr>
        <w:t>Ecosyst</w:t>
      </w:r>
      <w:proofErr w:type="spellEnd"/>
      <w:r w:rsidRPr="00E2531B">
        <w:rPr>
          <w:rFonts w:ascii="Arial" w:hAnsi="Arial" w:cs="Arial"/>
        </w:rPr>
        <w:t xml:space="preserve"> 26: 858–871.</w:t>
      </w:r>
    </w:p>
    <w:p w14:paraId="649B31D6"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Gill TS, Pant JC (1985) Erythrocytic and leukocytic responses to cadmium poisoning in a freshwater fish, </w:t>
      </w:r>
      <w:r w:rsidRPr="00E2531B">
        <w:rPr>
          <w:rFonts w:ascii="Arial" w:hAnsi="Arial" w:cs="Arial"/>
          <w:i/>
          <w:iCs/>
        </w:rPr>
        <w:t xml:space="preserve">Puntius </w:t>
      </w:r>
      <w:proofErr w:type="spellStart"/>
      <w:r w:rsidRPr="00E2531B">
        <w:rPr>
          <w:rFonts w:ascii="Arial" w:hAnsi="Arial" w:cs="Arial"/>
          <w:i/>
          <w:iCs/>
        </w:rPr>
        <w:t>conchonius</w:t>
      </w:r>
      <w:proofErr w:type="spellEnd"/>
      <w:r w:rsidRPr="00E2531B">
        <w:rPr>
          <w:rFonts w:ascii="Arial" w:hAnsi="Arial" w:cs="Arial"/>
        </w:rPr>
        <w:t xml:space="preserve"> ham. </w:t>
      </w:r>
      <w:r w:rsidRPr="00E2531B">
        <w:rPr>
          <w:rFonts w:ascii="Arial" w:hAnsi="Arial" w:cs="Arial"/>
          <w:i/>
          <w:iCs/>
        </w:rPr>
        <w:t>Environ Res</w:t>
      </w:r>
      <w:r w:rsidRPr="00E2531B">
        <w:rPr>
          <w:rFonts w:ascii="Arial" w:hAnsi="Arial" w:cs="Arial"/>
        </w:rPr>
        <w:t xml:space="preserve"> 36: 327–337.</w:t>
      </w:r>
    </w:p>
    <w:p w14:paraId="30D3D14F" w14:textId="77777777" w:rsidR="000430F0" w:rsidRPr="00E2531B" w:rsidRDefault="000430F0" w:rsidP="000430F0">
      <w:pPr>
        <w:pStyle w:val="Bibliography"/>
        <w:rPr>
          <w:rFonts w:ascii="Arial" w:hAnsi="Arial" w:cs="Arial"/>
        </w:rPr>
      </w:pPr>
      <w:r w:rsidRPr="00E2531B">
        <w:rPr>
          <w:rFonts w:ascii="Arial" w:hAnsi="Arial" w:cs="Arial"/>
        </w:rPr>
        <w:t xml:space="preserve">Goessling JM, Kennedy H, Mendonça MT, Wilson AE (2015) A meta-analysis of plasma corticosterone and heterophil : lymphocyte ratios – is there conservation of physiological stress responses over time? </w:t>
      </w:r>
      <w:proofErr w:type="spellStart"/>
      <w:r w:rsidRPr="00E2531B">
        <w:rPr>
          <w:rFonts w:ascii="Arial" w:hAnsi="Arial" w:cs="Arial"/>
          <w:i/>
          <w:iCs/>
        </w:rPr>
        <w:t>Funct</w:t>
      </w:r>
      <w:proofErr w:type="spellEnd"/>
      <w:r w:rsidRPr="00E2531B">
        <w:rPr>
          <w:rFonts w:ascii="Arial" w:hAnsi="Arial" w:cs="Arial"/>
          <w:i/>
          <w:iCs/>
        </w:rPr>
        <w:t xml:space="preserve"> </w:t>
      </w:r>
      <w:proofErr w:type="spellStart"/>
      <w:r w:rsidRPr="00E2531B">
        <w:rPr>
          <w:rFonts w:ascii="Arial" w:hAnsi="Arial" w:cs="Arial"/>
          <w:i/>
          <w:iCs/>
        </w:rPr>
        <w:t>Ecol</w:t>
      </w:r>
      <w:proofErr w:type="spellEnd"/>
      <w:r w:rsidRPr="00E2531B">
        <w:rPr>
          <w:rFonts w:ascii="Arial" w:hAnsi="Arial" w:cs="Arial"/>
        </w:rPr>
        <w:t xml:space="preserve"> 29: 1189–1196.</w:t>
      </w:r>
    </w:p>
    <w:p w14:paraId="4911931F" w14:textId="77777777" w:rsidR="000430F0" w:rsidRPr="00E2531B" w:rsidRDefault="000430F0" w:rsidP="000430F0">
      <w:pPr>
        <w:pStyle w:val="Bibliography"/>
        <w:rPr>
          <w:rFonts w:ascii="Arial" w:hAnsi="Arial" w:cs="Arial"/>
        </w:rPr>
      </w:pPr>
      <w:proofErr w:type="spellStart"/>
      <w:r w:rsidRPr="00E2531B">
        <w:rPr>
          <w:rFonts w:ascii="Arial" w:hAnsi="Arial" w:cs="Arial"/>
        </w:rPr>
        <w:t>Gratwicke</w:t>
      </w:r>
      <w:proofErr w:type="spellEnd"/>
      <w:r w:rsidRPr="00E2531B">
        <w:rPr>
          <w:rFonts w:ascii="Arial" w:hAnsi="Arial" w:cs="Arial"/>
        </w:rPr>
        <w:t xml:space="preserve"> B, Marshall BE (2001) The relationship between the exotic predators </w:t>
      </w:r>
      <w:r w:rsidRPr="00E2531B">
        <w:rPr>
          <w:rFonts w:ascii="Arial" w:hAnsi="Arial" w:cs="Arial"/>
          <w:i/>
          <w:iCs/>
        </w:rPr>
        <w:t>Micropterus salmoides</w:t>
      </w:r>
      <w:r w:rsidRPr="00E2531B">
        <w:rPr>
          <w:rFonts w:ascii="Arial" w:hAnsi="Arial" w:cs="Arial"/>
        </w:rPr>
        <w:t xml:space="preserve"> and </w:t>
      </w:r>
      <w:proofErr w:type="spellStart"/>
      <w:r w:rsidRPr="00E2531B">
        <w:rPr>
          <w:rFonts w:ascii="Arial" w:hAnsi="Arial" w:cs="Arial"/>
          <w:i/>
          <w:iCs/>
        </w:rPr>
        <w:t>Serranochromis</w:t>
      </w:r>
      <w:proofErr w:type="spellEnd"/>
      <w:r w:rsidRPr="00E2531B">
        <w:rPr>
          <w:rFonts w:ascii="Arial" w:hAnsi="Arial" w:cs="Arial"/>
          <w:i/>
          <w:iCs/>
        </w:rPr>
        <w:t xml:space="preserve"> robustus</w:t>
      </w:r>
      <w:r w:rsidRPr="00E2531B">
        <w:rPr>
          <w:rFonts w:ascii="Arial" w:hAnsi="Arial" w:cs="Arial"/>
        </w:rPr>
        <w:t xml:space="preserve"> and native stream fishes in Zimbabwe. </w:t>
      </w:r>
      <w:r w:rsidRPr="00E2531B">
        <w:rPr>
          <w:rFonts w:ascii="Arial" w:hAnsi="Arial" w:cs="Arial"/>
          <w:i/>
          <w:iCs/>
        </w:rPr>
        <w:t>J Fish Biol</w:t>
      </w:r>
      <w:r w:rsidRPr="00E2531B">
        <w:rPr>
          <w:rFonts w:ascii="Arial" w:hAnsi="Arial" w:cs="Arial"/>
        </w:rPr>
        <w:t xml:space="preserve"> 58: 68–75.</w:t>
      </w:r>
    </w:p>
    <w:p w14:paraId="4245FAC8" w14:textId="77777777" w:rsidR="000430F0" w:rsidRPr="00E2531B" w:rsidRDefault="000430F0" w:rsidP="000430F0">
      <w:pPr>
        <w:pStyle w:val="Bibliography"/>
        <w:rPr>
          <w:rFonts w:ascii="Arial" w:hAnsi="Arial" w:cs="Arial"/>
        </w:rPr>
      </w:pPr>
      <w:r w:rsidRPr="00E2531B">
        <w:rPr>
          <w:rFonts w:ascii="Arial" w:hAnsi="Arial" w:cs="Arial"/>
        </w:rPr>
        <w:t xml:space="preserve">Guillette Jr. LJ (2006) Endocrine disrupting contaminants—beyond the dogma. </w:t>
      </w:r>
      <w:r w:rsidRPr="00E2531B">
        <w:rPr>
          <w:rFonts w:ascii="Arial" w:hAnsi="Arial" w:cs="Arial"/>
          <w:i/>
          <w:iCs/>
        </w:rPr>
        <w:t xml:space="preserve">Environ Health </w:t>
      </w:r>
      <w:proofErr w:type="spellStart"/>
      <w:r w:rsidRPr="00E2531B">
        <w:rPr>
          <w:rFonts w:ascii="Arial" w:hAnsi="Arial" w:cs="Arial"/>
          <w:i/>
          <w:iCs/>
        </w:rPr>
        <w:t>Perspect</w:t>
      </w:r>
      <w:proofErr w:type="spellEnd"/>
      <w:r w:rsidRPr="00E2531B">
        <w:rPr>
          <w:rFonts w:ascii="Arial" w:hAnsi="Arial" w:cs="Arial"/>
        </w:rPr>
        <w:t xml:space="preserve"> 114: 9–12.</w:t>
      </w:r>
    </w:p>
    <w:p w14:paraId="11B2A16D" w14:textId="77777777" w:rsidR="000430F0" w:rsidRPr="00E2531B" w:rsidRDefault="000430F0" w:rsidP="000430F0">
      <w:pPr>
        <w:pStyle w:val="Bibliography"/>
        <w:rPr>
          <w:rFonts w:ascii="Arial" w:hAnsi="Arial" w:cs="Arial"/>
        </w:rPr>
      </w:pPr>
      <w:r w:rsidRPr="00E2531B">
        <w:rPr>
          <w:rFonts w:ascii="Arial" w:hAnsi="Arial" w:cs="Arial"/>
        </w:rPr>
        <w:t xml:space="preserve">Guillette TC, McCord J, Guillette M, Polera ME, Rachels KT, Morgeson C, Kotlarz N, Knappe DRU, Reading BJ, </w:t>
      </w:r>
      <w:proofErr w:type="spellStart"/>
      <w:r w:rsidRPr="00E2531B">
        <w:rPr>
          <w:rFonts w:ascii="Arial" w:hAnsi="Arial" w:cs="Arial"/>
        </w:rPr>
        <w:t>Strynar</w:t>
      </w:r>
      <w:proofErr w:type="spellEnd"/>
      <w:r w:rsidRPr="00E2531B">
        <w:rPr>
          <w:rFonts w:ascii="Arial" w:hAnsi="Arial" w:cs="Arial"/>
        </w:rPr>
        <w:t xml:space="preserve"> M, </w:t>
      </w:r>
      <w:r w:rsidRPr="00E2531B">
        <w:rPr>
          <w:rFonts w:ascii="Arial" w:hAnsi="Arial" w:cs="Arial"/>
          <w:i/>
          <w:iCs/>
        </w:rPr>
        <w:t>et al.</w:t>
      </w:r>
      <w:r w:rsidRPr="00E2531B">
        <w:rPr>
          <w:rFonts w:ascii="Arial" w:hAnsi="Arial" w:cs="Arial"/>
        </w:rPr>
        <w:t xml:space="preserve"> (2020) Elevated levels of per- and polyfluoroalkyl substances in Cape Fear River Striped Bass (</w:t>
      </w:r>
      <w:r w:rsidRPr="00E2531B">
        <w:rPr>
          <w:rFonts w:ascii="Arial" w:hAnsi="Arial" w:cs="Arial"/>
          <w:i/>
          <w:iCs/>
        </w:rPr>
        <w:t>Morone saxatilis</w:t>
      </w:r>
      <w:r w:rsidRPr="00E2531B">
        <w:rPr>
          <w:rFonts w:ascii="Arial" w:hAnsi="Arial" w:cs="Arial"/>
        </w:rPr>
        <w:t xml:space="preserve">) are associated with biomarkers of altered immune and liver function. </w:t>
      </w:r>
      <w:r w:rsidRPr="00E2531B">
        <w:rPr>
          <w:rFonts w:ascii="Arial" w:hAnsi="Arial" w:cs="Arial"/>
          <w:i/>
          <w:iCs/>
        </w:rPr>
        <w:t>Environ Int</w:t>
      </w:r>
      <w:r w:rsidRPr="00E2531B">
        <w:rPr>
          <w:rFonts w:ascii="Arial" w:hAnsi="Arial" w:cs="Arial"/>
        </w:rPr>
        <w:t xml:space="preserve"> 136: 105358.</w:t>
      </w:r>
    </w:p>
    <w:p w14:paraId="0CE7931D" w14:textId="77777777" w:rsidR="000430F0" w:rsidRDefault="000430F0" w:rsidP="000430F0">
      <w:pPr>
        <w:pStyle w:val="Bibliography"/>
        <w:rPr>
          <w:ins w:id="929" w:author="Reviewer" w:date="2026-06-02T13:24:00Z" w16du:dateUtc="2026-06-02T18:24:00Z"/>
          <w:rFonts w:ascii="Arial" w:hAnsi="Arial" w:cs="Arial"/>
        </w:rPr>
      </w:pPr>
      <w:r w:rsidRPr="00E2531B">
        <w:rPr>
          <w:rFonts w:ascii="Arial" w:hAnsi="Arial" w:cs="Arial"/>
        </w:rPr>
        <w:t xml:space="preserve">Hamlin HJ, Guillette Jr. LJ (2010) Birth defects in wildlife: the role of environmental contaminants as inducers of reproductive and developmental dysfunction. </w:t>
      </w:r>
      <w:r w:rsidRPr="00E2531B">
        <w:rPr>
          <w:rFonts w:ascii="Arial" w:hAnsi="Arial" w:cs="Arial"/>
          <w:i/>
          <w:iCs/>
        </w:rPr>
        <w:t xml:space="preserve">Syst Biol </w:t>
      </w:r>
      <w:proofErr w:type="spellStart"/>
      <w:r w:rsidRPr="00E2531B">
        <w:rPr>
          <w:rFonts w:ascii="Arial" w:hAnsi="Arial" w:cs="Arial"/>
          <w:i/>
          <w:iCs/>
        </w:rPr>
        <w:t>Reprod</w:t>
      </w:r>
      <w:proofErr w:type="spellEnd"/>
      <w:r w:rsidRPr="00E2531B">
        <w:rPr>
          <w:rFonts w:ascii="Arial" w:hAnsi="Arial" w:cs="Arial"/>
        </w:rPr>
        <w:t xml:space="preserve"> 56: 113–121.</w:t>
      </w:r>
    </w:p>
    <w:p w14:paraId="5EADFAA7" w14:textId="4AB141CB" w:rsidR="00FE164D" w:rsidRPr="00E2531B" w:rsidRDefault="00FE164D" w:rsidP="00FE164D">
      <w:pPr>
        <w:pStyle w:val="Bibliography"/>
        <w:rPr>
          <w:ins w:id="930" w:author="Reviewer" w:date="2026-06-02T13:24:00Z" w16du:dateUtc="2026-06-02T18:24:00Z"/>
          <w:rFonts w:ascii="Arial" w:hAnsi="Arial" w:cs="Arial"/>
        </w:rPr>
      </w:pPr>
      <w:ins w:id="931" w:author="Reviewer" w:date="2026-06-02T13:24:00Z" w16du:dateUtc="2026-06-02T18:24:00Z">
        <w:r w:rsidRPr="00E2531B">
          <w:rPr>
            <w:rFonts w:ascii="Arial" w:hAnsi="Arial" w:cs="Arial"/>
          </w:rPr>
          <w:t>Ha</w:t>
        </w:r>
        <w:r>
          <w:rPr>
            <w:rFonts w:ascii="Arial" w:hAnsi="Arial" w:cs="Arial"/>
          </w:rPr>
          <w:t xml:space="preserve">nson KC, Cooke SJ </w:t>
        </w:r>
        <w:r w:rsidRPr="00E2531B">
          <w:rPr>
            <w:rFonts w:ascii="Arial" w:hAnsi="Arial" w:cs="Arial"/>
          </w:rPr>
          <w:t>(</w:t>
        </w:r>
        <w:r>
          <w:rPr>
            <w:rFonts w:ascii="Arial" w:hAnsi="Arial" w:cs="Arial"/>
          </w:rPr>
          <w:t>2009</w:t>
        </w:r>
        <w:r w:rsidRPr="00E2531B">
          <w:rPr>
            <w:rFonts w:ascii="Arial" w:hAnsi="Arial" w:cs="Arial"/>
          </w:rPr>
          <w:t xml:space="preserve">) </w:t>
        </w:r>
      </w:ins>
      <w:ins w:id="932" w:author="Reviewer" w:date="2026-06-02T13:25:00Z" w16du:dateUtc="2026-06-02T18:25:00Z">
        <w:r w:rsidRPr="00FE164D">
          <w:rPr>
            <w:rFonts w:ascii="Arial" w:hAnsi="Arial" w:cs="Arial"/>
          </w:rPr>
          <w:t>Nutritional condition and physiology of paternal care in two congeneric species of black bass (</w:t>
        </w:r>
        <w:r w:rsidRPr="00FE164D">
          <w:rPr>
            <w:rFonts w:ascii="Arial" w:hAnsi="Arial" w:cs="Arial"/>
            <w:i/>
            <w:iCs/>
            <w:rPrChange w:id="933" w:author="Reviewer" w:date="2026-06-02T13:25:00Z" w16du:dateUtc="2026-06-02T18:25:00Z">
              <w:rPr>
                <w:rFonts w:ascii="Arial" w:hAnsi="Arial" w:cs="Arial"/>
              </w:rPr>
            </w:rPrChange>
          </w:rPr>
          <w:t>Micropterus</w:t>
        </w:r>
        <w:r w:rsidRPr="00FE164D">
          <w:rPr>
            <w:rFonts w:ascii="Arial" w:hAnsi="Arial" w:cs="Arial"/>
          </w:rPr>
          <w:t xml:space="preserve"> spp.) relative to stage of offspring development. </w:t>
        </w:r>
        <w:r w:rsidRPr="00FE164D">
          <w:rPr>
            <w:rFonts w:ascii="Arial" w:hAnsi="Arial" w:cs="Arial"/>
            <w:i/>
            <w:iCs/>
            <w:rPrChange w:id="934" w:author="Reviewer" w:date="2026-06-02T13:25:00Z" w16du:dateUtc="2026-06-02T18:25:00Z">
              <w:rPr>
                <w:rFonts w:ascii="Arial" w:hAnsi="Arial" w:cs="Arial"/>
              </w:rPr>
            </w:rPrChange>
          </w:rPr>
          <w:t xml:space="preserve">J Comp </w:t>
        </w:r>
        <w:proofErr w:type="spellStart"/>
        <w:r w:rsidRPr="00FE164D">
          <w:rPr>
            <w:rFonts w:ascii="Arial" w:hAnsi="Arial" w:cs="Arial"/>
            <w:i/>
            <w:iCs/>
            <w:rPrChange w:id="935" w:author="Reviewer" w:date="2026-06-02T13:25:00Z" w16du:dateUtc="2026-06-02T18:25:00Z">
              <w:rPr>
                <w:rFonts w:ascii="Arial" w:hAnsi="Arial" w:cs="Arial"/>
              </w:rPr>
            </w:rPrChange>
          </w:rPr>
          <w:t>Physiol</w:t>
        </w:r>
        <w:proofErr w:type="spellEnd"/>
        <w:r w:rsidRPr="00FE164D">
          <w:rPr>
            <w:rFonts w:ascii="Arial" w:hAnsi="Arial" w:cs="Arial"/>
            <w:i/>
            <w:iCs/>
            <w:rPrChange w:id="936" w:author="Reviewer" w:date="2026-06-02T13:25:00Z" w16du:dateUtc="2026-06-02T18:25:00Z">
              <w:rPr>
                <w:rFonts w:ascii="Arial" w:hAnsi="Arial" w:cs="Arial"/>
              </w:rPr>
            </w:rPrChange>
          </w:rPr>
          <w:t xml:space="preserve"> B</w:t>
        </w:r>
        <w:r w:rsidRPr="00FE164D">
          <w:rPr>
            <w:rFonts w:ascii="Arial" w:hAnsi="Arial" w:cs="Arial"/>
          </w:rPr>
          <w:t xml:space="preserve"> 179</w:t>
        </w:r>
        <w:r>
          <w:rPr>
            <w:rFonts w:ascii="Arial" w:hAnsi="Arial" w:cs="Arial"/>
          </w:rPr>
          <w:t xml:space="preserve">: </w:t>
        </w:r>
        <w:r w:rsidRPr="00FE164D">
          <w:rPr>
            <w:rFonts w:ascii="Arial" w:hAnsi="Arial" w:cs="Arial"/>
          </w:rPr>
          <w:t>253–266</w:t>
        </w:r>
      </w:ins>
      <w:ins w:id="937" w:author="Reviewer" w:date="2026-06-02T13:24:00Z" w16du:dateUtc="2026-06-02T18:24:00Z">
        <w:r w:rsidRPr="00E2531B">
          <w:rPr>
            <w:rFonts w:ascii="Arial" w:hAnsi="Arial" w:cs="Arial"/>
          </w:rPr>
          <w:t>.</w:t>
        </w:r>
      </w:ins>
    </w:p>
    <w:p w14:paraId="63B1C78C" w14:textId="624EC706" w:rsidR="00FE164D" w:rsidRPr="00FE164D" w:rsidDel="00FE164D" w:rsidRDefault="00FE164D" w:rsidP="00FE164D">
      <w:pPr>
        <w:rPr>
          <w:del w:id="938" w:author="Reviewer" w:date="2026-06-02T13:24:00Z" w16du:dateUtc="2026-06-02T18:24:00Z"/>
          <w:rPrChange w:id="939" w:author="Reviewer" w:date="2026-06-02T13:24:00Z" w16du:dateUtc="2026-06-02T18:24:00Z">
            <w:rPr>
              <w:del w:id="940" w:author="Reviewer" w:date="2026-06-02T13:24:00Z" w16du:dateUtc="2026-06-02T18:24:00Z"/>
              <w:rFonts w:ascii="Arial" w:hAnsi="Arial" w:cs="Arial"/>
            </w:rPr>
          </w:rPrChange>
        </w:rPr>
        <w:pPrChange w:id="941" w:author="Reviewer" w:date="2026-06-02T13:24:00Z" w16du:dateUtc="2026-06-02T18:24:00Z">
          <w:pPr>
            <w:pStyle w:val="Bibliography"/>
          </w:pPr>
        </w:pPrChange>
      </w:pPr>
    </w:p>
    <w:p w14:paraId="2B038213" w14:textId="77777777" w:rsidR="000430F0" w:rsidRPr="00E2531B" w:rsidRDefault="000430F0" w:rsidP="000430F0">
      <w:pPr>
        <w:pStyle w:val="Bibliography"/>
        <w:rPr>
          <w:rFonts w:ascii="Arial" w:hAnsi="Arial" w:cs="Arial"/>
        </w:rPr>
      </w:pPr>
      <w:proofErr w:type="spellStart"/>
      <w:r w:rsidRPr="00E2531B">
        <w:rPr>
          <w:rFonts w:ascii="Arial" w:hAnsi="Arial" w:cs="Arial"/>
        </w:rPr>
        <w:t>Hertika</w:t>
      </w:r>
      <w:proofErr w:type="spellEnd"/>
      <w:r w:rsidRPr="00E2531B">
        <w:rPr>
          <w:rFonts w:ascii="Arial" w:hAnsi="Arial" w:cs="Arial"/>
        </w:rPr>
        <w:t xml:space="preserve"> AMS, </w:t>
      </w:r>
      <w:proofErr w:type="spellStart"/>
      <w:r w:rsidRPr="00E2531B">
        <w:rPr>
          <w:rFonts w:ascii="Arial" w:hAnsi="Arial" w:cs="Arial"/>
        </w:rPr>
        <w:t>Arfiati</w:t>
      </w:r>
      <w:proofErr w:type="spellEnd"/>
      <w:r w:rsidRPr="00E2531B">
        <w:rPr>
          <w:rFonts w:ascii="Arial" w:hAnsi="Arial" w:cs="Arial"/>
        </w:rPr>
        <w:t xml:space="preserve"> D, Lusiana ED, Putra RB (2022) Effect of environmental factors on blood counts of Gambusia </w:t>
      </w:r>
      <w:proofErr w:type="spellStart"/>
      <w:r w:rsidRPr="00E2531B">
        <w:rPr>
          <w:rFonts w:ascii="Arial" w:hAnsi="Arial" w:cs="Arial"/>
        </w:rPr>
        <w:t>affinis</w:t>
      </w:r>
      <w:proofErr w:type="spellEnd"/>
      <w:r w:rsidRPr="00E2531B">
        <w:rPr>
          <w:rFonts w:ascii="Arial" w:hAnsi="Arial" w:cs="Arial"/>
        </w:rPr>
        <w:t xml:space="preserve"> caught at </w:t>
      </w:r>
      <w:proofErr w:type="spellStart"/>
      <w:r w:rsidRPr="00E2531B">
        <w:rPr>
          <w:rFonts w:ascii="Arial" w:hAnsi="Arial" w:cs="Arial"/>
        </w:rPr>
        <w:t>brantas</w:t>
      </w:r>
      <w:proofErr w:type="spellEnd"/>
      <w:r w:rsidRPr="00E2531B">
        <w:rPr>
          <w:rFonts w:ascii="Arial" w:hAnsi="Arial" w:cs="Arial"/>
        </w:rPr>
        <w:t xml:space="preserve"> river watershed, Indonesia. </w:t>
      </w:r>
      <w:r w:rsidRPr="00E2531B">
        <w:rPr>
          <w:rFonts w:ascii="Arial" w:hAnsi="Arial" w:cs="Arial"/>
          <w:i/>
          <w:iCs/>
        </w:rPr>
        <w:t>F1000Research</w:t>
      </w:r>
      <w:r w:rsidRPr="00E2531B">
        <w:rPr>
          <w:rFonts w:ascii="Arial" w:hAnsi="Arial" w:cs="Arial"/>
        </w:rPr>
        <w:t xml:space="preserve"> 10: 1169.</w:t>
      </w:r>
    </w:p>
    <w:p w14:paraId="40A1D1C4" w14:textId="77777777" w:rsidR="000430F0" w:rsidRPr="00E2531B" w:rsidRDefault="000430F0" w:rsidP="000430F0">
      <w:pPr>
        <w:pStyle w:val="Bibliography"/>
        <w:rPr>
          <w:rFonts w:ascii="Arial" w:hAnsi="Arial" w:cs="Arial"/>
        </w:rPr>
      </w:pPr>
      <w:proofErr w:type="spellStart"/>
      <w:r w:rsidRPr="00E2531B">
        <w:rPr>
          <w:rFonts w:ascii="Arial" w:hAnsi="Arial" w:cs="Arial"/>
        </w:rPr>
        <w:t>Hertika</w:t>
      </w:r>
      <w:proofErr w:type="spellEnd"/>
      <w:r w:rsidRPr="00E2531B">
        <w:rPr>
          <w:rFonts w:ascii="Arial" w:hAnsi="Arial" w:cs="Arial"/>
        </w:rPr>
        <w:t xml:space="preserve"> AMS, Musa M, Amron K, Putra RBDS, </w:t>
      </w:r>
      <w:proofErr w:type="spellStart"/>
      <w:r w:rsidRPr="00E2531B">
        <w:rPr>
          <w:rFonts w:ascii="Arial" w:hAnsi="Arial" w:cs="Arial"/>
        </w:rPr>
        <w:t>Alfarisi</w:t>
      </w:r>
      <w:proofErr w:type="spellEnd"/>
      <w:r w:rsidRPr="00E2531B">
        <w:rPr>
          <w:rFonts w:ascii="Arial" w:hAnsi="Arial" w:cs="Arial"/>
        </w:rPr>
        <w:t xml:space="preserve"> MA, Putra AFR, Halimah MF, </w:t>
      </w:r>
      <w:proofErr w:type="spellStart"/>
      <w:r w:rsidRPr="00E2531B">
        <w:rPr>
          <w:rFonts w:ascii="Arial" w:hAnsi="Arial" w:cs="Arial"/>
        </w:rPr>
        <w:t>Wijanata</w:t>
      </w:r>
      <w:proofErr w:type="spellEnd"/>
      <w:r w:rsidRPr="00E2531B">
        <w:rPr>
          <w:rFonts w:ascii="Arial" w:hAnsi="Arial" w:cs="Arial"/>
        </w:rPr>
        <w:t xml:space="preserve"> IBP (2025) Analysis of fish hematological profiles as bioindicators of water pollution in fish conservation areas, East Java, Indonesia. </w:t>
      </w:r>
      <w:r w:rsidRPr="00E2531B">
        <w:rPr>
          <w:rFonts w:ascii="Arial" w:hAnsi="Arial" w:cs="Arial"/>
          <w:i/>
          <w:iCs/>
        </w:rPr>
        <w:t>Water Environ Res</w:t>
      </w:r>
      <w:r w:rsidRPr="00E2531B">
        <w:rPr>
          <w:rFonts w:ascii="Arial" w:hAnsi="Arial" w:cs="Arial"/>
        </w:rPr>
        <w:t xml:space="preserve"> 97: e70126.</w:t>
      </w:r>
    </w:p>
    <w:p w14:paraId="1AF93541" w14:textId="77777777" w:rsidR="000430F0" w:rsidRPr="00E2531B" w:rsidRDefault="000430F0" w:rsidP="000430F0">
      <w:pPr>
        <w:pStyle w:val="Bibliography"/>
        <w:rPr>
          <w:rFonts w:ascii="Arial" w:hAnsi="Arial" w:cs="Arial"/>
        </w:rPr>
      </w:pPr>
      <w:proofErr w:type="spellStart"/>
      <w:r w:rsidRPr="00E2531B">
        <w:rPr>
          <w:rFonts w:ascii="Arial" w:hAnsi="Arial" w:cs="Arial"/>
        </w:rPr>
        <w:t>Hontela</w:t>
      </w:r>
      <w:proofErr w:type="spellEnd"/>
      <w:r w:rsidRPr="00E2531B">
        <w:rPr>
          <w:rFonts w:ascii="Arial" w:hAnsi="Arial" w:cs="Arial"/>
        </w:rPr>
        <w:t xml:space="preserve"> A, Rasmussen JB, Audet C, Chevalier G (1992) Impaired cortisol stress response in fish from environments polluted by PAHs, PCBs, and mercury. </w:t>
      </w:r>
      <w:r w:rsidRPr="00E2531B">
        <w:rPr>
          <w:rFonts w:ascii="Arial" w:hAnsi="Arial" w:cs="Arial"/>
          <w:i/>
          <w:iCs/>
        </w:rPr>
        <w:t xml:space="preserve">Arch Environ </w:t>
      </w:r>
      <w:proofErr w:type="spellStart"/>
      <w:r w:rsidRPr="00E2531B">
        <w:rPr>
          <w:rFonts w:ascii="Arial" w:hAnsi="Arial" w:cs="Arial"/>
          <w:i/>
          <w:iCs/>
        </w:rPr>
        <w:t>Contam</w:t>
      </w:r>
      <w:proofErr w:type="spellEnd"/>
      <w:r w:rsidRPr="00E2531B">
        <w:rPr>
          <w:rFonts w:ascii="Arial" w:hAnsi="Arial" w:cs="Arial"/>
          <w:i/>
          <w:iCs/>
        </w:rPr>
        <w:t xml:space="preserve"> </w:t>
      </w:r>
      <w:proofErr w:type="spellStart"/>
      <w:r w:rsidRPr="00E2531B">
        <w:rPr>
          <w:rFonts w:ascii="Arial" w:hAnsi="Arial" w:cs="Arial"/>
          <w:i/>
          <w:iCs/>
        </w:rPr>
        <w:t>Toxicol</w:t>
      </w:r>
      <w:proofErr w:type="spellEnd"/>
      <w:r w:rsidRPr="00E2531B">
        <w:rPr>
          <w:rFonts w:ascii="Arial" w:hAnsi="Arial" w:cs="Arial"/>
        </w:rPr>
        <w:t xml:space="preserve"> 22: 278–283.</w:t>
      </w:r>
    </w:p>
    <w:p w14:paraId="657CCB6A" w14:textId="77777777" w:rsidR="000430F0" w:rsidRPr="00E2531B" w:rsidRDefault="000430F0" w:rsidP="000430F0">
      <w:pPr>
        <w:pStyle w:val="Bibliography"/>
        <w:rPr>
          <w:rFonts w:ascii="Arial" w:hAnsi="Arial" w:cs="Arial"/>
        </w:rPr>
      </w:pPr>
      <w:proofErr w:type="spellStart"/>
      <w:r w:rsidRPr="00E2531B">
        <w:rPr>
          <w:rFonts w:ascii="Arial" w:hAnsi="Arial" w:cs="Arial"/>
        </w:rPr>
        <w:t>Houwen</w:t>
      </w:r>
      <w:proofErr w:type="spellEnd"/>
      <w:r w:rsidRPr="00E2531B">
        <w:rPr>
          <w:rFonts w:ascii="Arial" w:hAnsi="Arial" w:cs="Arial"/>
        </w:rPr>
        <w:t xml:space="preserve"> B (2002) Blood film preparation and staining procedures. </w:t>
      </w:r>
      <w:r w:rsidRPr="00E2531B">
        <w:rPr>
          <w:rFonts w:ascii="Arial" w:hAnsi="Arial" w:cs="Arial"/>
          <w:i/>
          <w:iCs/>
        </w:rPr>
        <w:t>Clin Lab Med</w:t>
      </w:r>
      <w:r w:rsidRPr="00E2531B">
        <w:rPr>
          <w:rFonts w:ascii="Arial" w:hAnsi="Arial" w:cs="Arial"/>
        </w:rPr>
        <w:t xml:space="preserve"> 22: 1–14.</w:t>
      </w:r>
    </w:p>
    <w:p w14:paraId="7F948250" w14:textId="77777777" w:rsidR="000430F0" w:rsidRPr="00E2531B" w:rsidRDefault="000430F0" w:rsidP="000430F0">
      <w:pPr>
        <w:pStyle w:val="Bibliography"/>
        <w:rPr>
          <w:rFonts w:ascii="Arial" w:hAnsi="Arial" w:cs="Arial"/>
        </w:rPr>
      </w:pPr>
      <w:r w:rsidRPr="00E2531B">
        <w:rPr>
          <w:rFonts w:ascii="Arial" w:hAnsi="Arial" w:cs="Arial"/>
        </w:rPr>
        <w:t xml:space="preserve">Hu F, Yin L, Dong F, Zheng M, Zhao Y, Fu S, Zhang W, Chen X (2021) Effects of long-term cadmium exposure on growth, antioxidant defense and DNA methylation in juvenile Nile tilapia (Oreochromis niloticus). </w:t>
      </w:r>
      <w:proofErr w:type="spellStart"/>
      <w:r w:rsidRPr="00E2531B">
        <w:rPr>
          <w:rFonts w:ascii="Arial" w:hAnsi="Arial" w:cs="Arial"/>
          <w:i/>
          <w:iCs/>
        </w:rPr>
        <w:t>Aquat</w:t>
      </w:r>
      <w:proofErr w:type="spellEnd"/>
      <w:r w:rsidRPr="00E2531B">
        <w:rPr>
          <w:rFonts w:ascii="Arial" w:hAnsi="Arial" w:cs="Arial"/>
          <w:i/>
          <w:iCs/>
        </w:rPr>
        <w:t xml:space="preserve"> </w:t>
      </w:r>
      <w:proofErr w:type="spellStart"/>
      <w:r w:rsidRPr="00E2531B">
        <w:rPr>
          <w:rFonts w:ascii="Arial" w:hAnsi="Arial" w:cs="Arial"/>
          <w:i/>
          <w:iCs/>
        </w:rPr>
        <w:t>Toxicol</w:t>
      </w:r>
      <w:proofErr w:type="spellEnd"/>
      <w:r w:rsidRPr="00E2531B">
        <w:rPr>
          <w:rFonts w:ascii="Arial" w:hAnsi="Arial" w:cs="Arial"/>
        </w:rPr>
        <w:t xml:space="preserve"> 241: 106014.</w:t>
      </w:r>
    </w:p>
    <w:p w14:paraId="7F582AF9"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Jackson AP, Alloway BJ (1991) The bioavailability of cadmium to lettuce and cabbage in soils previously treated with sewage sludges. </w:t>
      </w:r>
      <w:r w:rsidRPr="00E2531B">
        <w:rPr>
          <w:rFonts w:ascii="Arial" w:hAnsi="Arial" w:cs="Arial"/>
          <w:i/>
          <w:iCs/>
        </w:rPr>
        <w:t>Plant Soil</w:t>
      </w:r>
      <w:r w:rsidRPr="00E2531B">
        <w:rPr>
          <w:rFonts w:ascii="Arial" w:hAnsi="Arial" w:cs="Arial"/>
        </w:rPr>
        <w:t xml:space="preserve"> 132: 179–186.</w:t>
      </w:r>
    </w:p>
    <w:p w14:paraId="747592A8" w14:textId="77777777" w:rsidR="000430F0" w:rsidRPr="00E2531B" w:rsidRDefault="000430F0" w:rsidP="000430F0">
      <w:pPr>
        <w:pStyle w:val="Bibliography"/>
        <w:rPr>
          <w:rFonts w:ascii="Arial" w:hAnsi="Arial" w:cs="Arial"/>
        </w:rPr>
      </w:pPr>
      <w:proofErr w:type="spellStart"/>
      <w:r w:rsidRPr="00E2531B">
        <w:rPr>
          <w:rFonts w:ascii="Arial" w:hAnsi="Arial" w:cs="Arial"/>
        </w:rPr>
        <w:t>Jadaa</w:t>
      </w:r>
      <w:proofErr w:type="spellEnd"/>
      <w:r w:rsidRPr="00E2531B">
        <w:rPr>
          <w:rFonts w:ascii="Arial" w:hAnsi="Arial" w:cs="Arial"/>
        </w:rPr>
        <w:t xml:space="preserve"> W, Mohammed H (2023) Heavy metals–definition, natural and anthropogenic sources of releasing into ecosystems, toxicity, and removal methods–an overview study. </w:t>
      </w:r>
      <w:r w:rsidRPr="00E2531B">
        <w:rPr>
          <w:rFonts w:ascii="Arial" w:hAnsi="Arial" w:cs="Arial"/>
          <w:i/>
          <w:iCs/>
        </w:rPr>
        <w:t>Journal of Ecological Engineering</w:t>
      </w:r>
      <w:r w:rsidRPr="00E2531B">
        <w:rPr>
          <w:rFonts w:ascii="Arial" w:hAnsi="Arial" w:cs="Arial"/>
        </w:rPr>
        <w:t xml:space="preserve"> 24: 249–271.</w:t>
      </w:r>
    </w:p>
    <w:p w14:paraId="5D882F24" w14:textId="77777777" w:rsidR="000430F0" w:rsidRDefault="000430F0" w:rsidP="000430F0">
      <w:pPr>
        <w:pStyle w:val="Bibliography"/>
        <w:rPr>
          <w:ins w:id="942" w:author="Reviewer" w:date="2026-06-01T15:41:00Z" w16du:dateUtc="2026-06-01T20:41:00Z"/>
          <w:rFonts w:ascii="Arial" w:hAnsi="Arial" w:cs="Arial"/>
        </w:rPr>
      </w:pPr>
      <w:r w:rsidRPr="00E2531B">
        <w:rPr>
          <w:rFonts w:ascii="Arial" w:hAnsi="Arial" w:cs="Arial"/>
        </w:rPr>
        <w:t xml:space="preserve">Jaffer NS, Rabee AM, Al-Chalabi SMM (2017) Biochemical and hematological parameters and histological alterations in fish Cyprinus carpio L. as biomarkers for water pollution with chlorpyrifos. </w:t>
      </w:r>
      <w:r w:rsidRPr="00E2531B">
        <w:rPr>
          <w:rFonts w:ascii="Arial" w:hAnsi="Arial" w:cs="Arial"/>
          <w:i/>
          <w:iCs/>
        </w:rPr>
        <w:t xml:space="preserve">Hum </w:t>
      </w:r>
      <w:proofErr w:type="spellStart"/>
      <w:r w:rsidRPr="00E2531B">
        <w:rPr>
          <w:rFonts w:ascii="Arial" w:hAnsi="Arial" w:cs="Arial"/>
          <w:i/>
          <w:iCs/>
        </w:rPr>
        <w:t>Ecol</w:t>
      </w:r>
      <w:proofErr w:type="spellEnd"/>
      <w:r w:rsidRPr="00E2531B">
        <w:rPr>
          <w:rFonts w:ascii="Arial" w:hAnsi="Arial" w:cs="Arial"/>
          <w:i/>
          <w:iCs/>
        </w:rPr>
        <w:t xml:space="preserve"> Risk Assess</w:t>
      </w:r>
      <w:r w:rsidRPr="00E2531B">
        <w:rPr>
          <w:rFonts w:ascii="Arial" w:hAnsi="Arial" w:cs="Arial"/>
        </w:rPr>
        <w:t xml:space="preserve"> 23: 605–616.</w:t>
      </w:r>
    </w:p>
    <w:p w14:paraId="2AB71699" w14:textId="36DA2550" w:rsidR="00C357C4" w:rsidRDefault="00C357C4" w:rsidP="00C357C4">
      <w:pPr>
        <w:pStyle w:val="Bibliography"/>
        <w:rPr>
          <w:ins w:id="943" w:author="Reviewer" w:date="2026-06-02T12:25:00Z" w16du:dateUtc="2026-06-02T17:25:00Z"/>
          <w:rFonts w:ascii="Arial" w:hAnsi="Arial" w:cs="Arial"/>
        </w:rPr>
      </w:pPr>
      <w:ins w:id="944" w:author="Reviewer" w:date="2026-06-02T12:25:00Z" w16du:dateUtc="2026-06-02T17:25:00Z">
        <w:r w:rsidRPr="00E2531B">
          <w:rPr>
            <w:rFonts w:ascii="Arial" w:hAnsi="Arial" w:cs="Arial"/>
          </w:rPr>
          <w:t>J</w:t>
        </w:r>
        <w:r w:rsidRPr="00C357C4">
          <w:rPr>
            <w:rFonts w:ascii="Arial" w:hAnsi="Arial" w:cs="Arial"/>
          </w:rPr>
          <w:t>aved M, Usmani N</w:t>
        </w:r>
        <w:r>
          <w:rPr>
            <w:rFonts w:ascii="Arial" w:hAnsi="Arial" w:cs="Arial"/>
          </w:rPr>
          <w:t xml:space="preserve"> (2019)</w:t>
        </w:r>
        <w:r w:rsidRPr="00C357C4">
          <w:rPr>
            <w:rFonts w:ascii="Arial" w:hAnsi="Arial" w:cs="Arial"/>
          </w:rPr>
          <w:t xml:space="preserve"> An </w:t>
        </w:r>
      </w:ins>
      <w:ins w:id="945" w:author="Reviewer" w:date="2026-06-02T12:26:00Z" w16du:dateUtc="2026-06-02T17:26:00Z">
        <w:r>
          <w:rPr>
            <w:rFonts w:ascii="Arial" w:hAnsi="Arial" w:cs="Arial"/>
          </w:rPr>
          <w:t>o</w:t>
        </w:r>
      </w:ins>
      <w:ins w:id="946" w:author="Reviewer" w:date="2026-06-02T12:25:00Z" w16du:dateUtc="2026-06-02T17:25:00Z">
        <w:r w:rsidRPr="00C357C4">
          <w:rPr>
            <w:rFonts w:ascii="Arial" w:hAnsi="Arial" w:cs="Arial"/>
          </w:rPr>
          <w:t xml:space="preserve">verview of the </w:t>
        </w:r>
      </w:ins>
      <w:ins w:id="947" w:author="Reviewer" w:date="2026-06-02T12:26:00Z" w16du:dateUtc="2026-06-02T17:26:00Z">
        <w:r>
          <w:rPr>
            <w:rFonts w:ascii="Arial" w:hAnsi="Arial" w:cs="Arial"/>
          </w:rPr>
          <w:t>a</w:t>
        </w:r>
      </w:ins>
      <w:ins w:id="948" w:author="Reviewer" w:date="2026-06-02T12:25:00Z" w16du:dateUtc="2026-06-02T17:25:00Z">
        <w:r w:rsidRPr="00C357C4">
          <w:rPr>
            <w:rFonts w:ascii="Arial" w:hAnsi="Arial" w:cs="Arial"/>
          </w:rPr>
          <w:t xml:space="preserve">dverse </w:t>
        </w:r>
      </w:ins>
      <w:ins w:id="949" w:author="Reviewer" w:date="2026-06-02T12:26:00Z" w16du:dateUtc="2026-06-02T17:26:00Z">
        <w:r>
          <w:rPr>
            <w:rFonts w:ascii="Arial" w:hAnsi="Arial" w:cs="Arial"/>
          </w:rPr>
          <w:t>e</w:t>
        </w:r>
      </w:ins>
      <w:ins w:id="950" w:author="Reviewer" w:date="2026-06-02T12:25:00Z" w16du:dateUtc="2026-06-02T17:25:00Z">
        <w:r w:rsidRPr="00C357C4">
          <w:rPr>
            <w:rFonts w:ascii="Arial" w:hAnsi="Arial" w:cs="Arial"/>
          </w:rPr>
          <w:t xml:space="preserve">ffects of </w:t>
        </w:r>
      </w:ins>
      <w:ins w:id="951" w:author="Reviewer" w:date="2026-06-02T12:26:00Z" w16du:dateUtc="2026-06-02T17:26:00Z">
        <w:r>
          <w:rPr>
            <w:rFonts w:ascii="Arial" w:hAnsi="Arial" w:cs="Arial"/>
          </w:rPr>
          <w:t>h</w:t>
        </w:r>
      </w:ins>
      <w:ins w:id="952" w:author="Reviewer" w:date="2026-06-02T12:25:00Z" w16du:dateUtc="2026-06-02T17:25:00Z">
        <w:r w:rsidRPr="00C357C4">
          <w:rPr>
            <w:rFonts w:ascii="Arial" w:hAnsi="Arial" w:cs="Arial"/>
          </w:rPr>
          <w:t xml:space="preserve">eavy </w:t>
        </w:r>
      </w:ins>
      <w:ins w:id="953" w:author="Reviewer" w:date="2026-06-02T12:26:00Z" w16du:dateUtc="2026-06-02T17:26:00Z">
        <w:r>
          <w:rPr>
            <w:rFonts w:ascii="Arial" w:hAnsi="Arial" w:cs="Arial"/>
          </w:rPr>
          <w:t>m</w:t>
        </w:r>
      </w:ins>
      <w:ins w:id="954" w:author="Reviewer" w:date="2026-06-02T12:25:00Z" w16du:dateUtc="2026-06-02T17:25:00Z">
        <w:r w:rsidRPr="00C357C4">
          <w:rPr>
            <w:rFonts w:ascii="Arial" w:hAnsi="Arial" w:cs="Arial"/>
          </w:rPr>
          <w:t xml:space="preserve">etal </w:t>
        </w:r>
      </w:ins>
      <w:ins w:id="955" w:author="Reviewer" w:date="2026-06-02T12:26:00Z" w16du:dateUtc="2026-06-02T17:26:00Z">
        <w:r>
          <w:rPr>
            <w:rFonts w:ascii="Arial" w:hAnsi="Arial" w:cs="Arial"/>
          </w:rPr>
          <w:t>c</w:t>
        </w:r>
      </w:ins>
      <w:ins w:id="956" w:author="Reviewer" w:date="2026-06-02T12:25:00Z" w16du:dateUtc="2026-06-02T17:25:00Z">
        <w:r w:rsidRPr="00C357C4">
          <w:rPr>
            <w:rFonts w:ascii="Arial" w:hAnsi="Arial" w:cs="Arial"/>
          </w:rPr>
          <w:t xml:space="preserve">ontamination on </w:t>
        </w:r>
      </w:ins>
      <w:ins w:id="957" w:author="Reviewer" w:date="2026-06-02T12:26:00Z" w16du:dateUtc="2026-06-02T17:26:00Z">
        <w:r>
          <w:rPr>
            <w:rFonts w:ascii="Arial" w:hAnsi="Arial" w:cs="Arial"/>
          </w:rPr>
          <w:t>f</w:t>
        </w:r>
      </w:ins>
      <w:ins w:id="958" w:author="Reviewer" w:date="2026-06-02T12:25:00Z" w16du:dateUtc="2026-06-02T17:25:00Z">
        <w:r w:rsidRPr="00C357C4">
          <w:rPr>
            <w:rFonts w:ascii="Arial" w:hAnsi="Arial" w:cs="Arial"/>
          </w:rPr>
          <w:t xml:space="preserve">ish </w:t>
        </w:r>
      </w:ins>
      <w:ins w:id="959" w:author="Reviewer" w:date="2026-06-02T12:26:00Z" w16du:dateUtc="2026-06-02T17:26:00Z">
        <w:r>
          <w:rPr>
            <w:rFonts w:ascii="Arial" w:hAnsi="Arial" w:cs="Arial"/>
          </w:rPr>
          <w:t>h</w:t>
        </w:r>
      </w:ins>
      <w:ins w:id="960" w:author="Reviewer" w:date="2026-06-02T12:25:00Z" w16du:dateUtc="2026-06-02T17:25:00Z">
        <w:r w:rsidRPr="00C357C4">
          <w:rPr>
            <w:rFonts w:ascii="Arial" w:hAnsi="Arial" w:cs="Arial"/>
          </w:rPr>
          <w:t xml:space="preserve">ealth. </w:t>
        </w:r>
        <w:r w:rsidRPr="00C357C4">
          <w:rPr>
            <w:rFonts w:ascii="Arial" w:hAnsi="Arial" w:cs="Arial"/>
            <w:i/>
            <w:iCs/>
            <w:rPrChange w:id="961" w:author="Reviewer" w:date="2026-06-02T12:26:00Z" w16du:dateUtc="2026-06-02T17:26:00Z">
              <w:rPr>
                <w:rFonts w:ascii="Arial" w:hAnsi="Arial" w:cs="Arial"/>
              </w:rPr>
            </w:rPrChange>
          </w:rPr>
          <w:t>Proc Natl Acad Sci, India, Sect B Biol Sci</w:t>
        </w:r>
        <w:r w:rsidRPr="00C357C4">
          <w:rPr>
            <w:rFonts w:ascii="Arial" w:hAnsi="Arial" w:cs="Arial"/>
          </w:rPr>
          <w:t xml:space="preserve"> 89, 389–403</w:t>
        </w:r>
        <w:r w:rsidRPr="00E2531B">
          <w:rPr>
            <w:rFonts w:ascii="Arial" w:hAnsi="Arial" w:cs="Arial"/>
          </w:rPr>
          <w:t>.</w:t>
        </w:r>
      </w:ins>
    </w:p>
    <w:p w14:paraId="6AC77D98" w14:textId="56BCC6B3" w:rsidR="00366BC8" w:rsidRPr="00366BC8" w:rsidRDefault="00366BC8" w:rsidP="00366BC8">
      <w:pPr>
        <w:pStyle w:val="Bibliography"/>
        <w:rPr>
          <w:rFonts w:ascii="Arial" w:hAnsi="Arial" w:cs="Arial"/>
        </w:rPr>
      </w:pPr>
      <w:ins w:id="962" w:author="Reviewer" w:date="2026-06-01T15:41:00Z" w16du:dateUtc="2026-06-01T20:41:00Z">
        <w:r w:rsidRPr="00E2531B">
          <w:rPr>
            <w:rFonts w:ascii="Arial" w:hAnsi="Arial" w:cs="Arial"/>
          </w:rPr>
          <w:t xml:space="preserve">Jenkins GB, Beckerman AP, Bellard C, Benítez-López A, Ellison AM, Foote CG, Hufton AL, Lashley MA, Lortie CJ, Ma Z, </w:t>
        </w:r>
        <w:r w:rsidRPr="00E2531B">
          <w:rPr>
            <w:rFonts w:ascii="Arial" w:hAnsi="Arial" w:cs="Arial"/>
            <w:i/>
            <w:iCs/>
          </w:rPr>
          <w:t>et al.</w:t>
        </w:r>
        <w:r w:rsidRPr="00E2531B">
          <w:rPr>
            <w:rFonts w:ascii="Arial" w:hAnsi="Arial" w:cs="Arial"/>
          </w:rPr>
          <w:t xml:space="preserve"> (2023) Reproducibility in ecology and evolution: minimum standards for data and code. </w:t>
        </w:r>
        <w:proofErr w:type="spellStart"/>
        <w:r w:rsidRPr="00E2531B">
          <w:rPr>
            <w:rFonts w:ascii="Arial" w:hAnsi="Arial" w:cs="Arial"/>
            <w:i/>
            <w:iCs/>
          </w:rPr>
          <w:t>Ecol</w:t>
        </w:r>
        <w:proofErr w:type="spellEnd"/>
        <w:r w:rsidRPr="00E2531B">
          <w:rPr>
            <w:rFonts w:ascii="Arial" w:hAnsi="Arial" w:cs="Arial"/>
            <w:i/>
            <w:iCs/>
          </w:rPr>
          <w:t xml:space="preserve"> Evol</w:t>
        </w:r>
        <w:r w:rsidRPr="00E2531B">
          <w:rPr>
            <w:rFonts w:ascii="Arial" w:hAnsi="Arial" w:cs="Arial"/>
          </w:rPr>
          <w:t xml:space="preserve"> 13: e9961.</w:t>
        </w:r>
      </w:ins>
    </w:p>
    <w:p w14:paraId="2EBD5A61" w14:textId="4FFA0B2F" w:rsidR="0092470C" w:rsidRDefault="0092470C" w:rsidP="0092470C">
      <w:pPr>
        <w:pStyle w:val="Bibliography"/>
        <w:rPr>
          <w:ins w:id="963" w:author="Reviewer" w:date="2026-06-01T15:52:00Z" w16du:dateUtc="2026-06-01T20:52:00Z"/>
          <w:rFonts w:ascii="Arial" w:hAnsi="Arial" w:cs="Arial"/>
        </w:rPr>
      </w:pPr>
      <w:ins w:id="964" w:author="Reviewer" w:date="2026-06-01T15:52:00Z" w16du:dateUtc="2026-06-01T20:52:00Z">
        <w:r w:rsidRPr="00E2531B">
          <w:rPr>
            <w:rFonts w:ascii="Arial" w:hAnsi="Arial" w:cs="Arial"/>
          </w:rPr>
          <w:t>Je</w:t>
        </w:r>
        <w:r>
          <w:rPr>
            <w:rFonts w:ascii="Arial" w:hAnsi="Arial" w:cs="Arial"/>
          </w:rPr>
          <w:t>zierska B</w:t>
        </w:r>
        <w:r>
          <w:rPr>
            <w:rFonts w:ascii="Arial" w:hAnsi="Arial" w:cs="Arial"/>
          </w:rPr>
          <w:t>,</w:t>
        </w:r>
        <w:r w:rsidR="00907F96">
          <w:rPr>
            <w:rFonts w:ascii="Arial" w:hAnsi="Arial" w:cs="Arial"/>
          </w:rPr>
          <w:t xml:space="preserve"> </w:t>
        </w:r>
        <w:proofErr w:type="spellStart"/>
        <w:r w:rsidR="00907F96" w:rsidRPr="00907F96">
          <w:rPr>
            <w:rFonts w:ascii="Arial" w:hAnsi="Arial" w:cs="Arial"/>
          </w:rPr>
          <w:t>Ł</w:t>
        </w:r>
        <w:r w:rsidR="00907F96">
          <w:rPr>
            <w:rFonts w:ascii="Arial" w:hAnsi="Arial" w:cs="Arial"/>
          </w:rPr>
          <w:t>ugowska</w:t>
        </w:r>
        <w:proofErr w:type="spellEnd"/>
        <w:r w:rsidR="00907F96">
          <w:rPr>
            <w:rFonts w:ascii="Arial" w:hAnsi="Arial" w:cs="Arial"/>
          </w:rPr>
          <w:t xml:space="preserve"> K</w:t>
        </w:r>
      </w:ins>
      <w:ins w:id="965" w:author="Reviewer" w:date="2026-06-01T15:56:00Z" w16du:dateUtc="2026-06-01T20:56:00Z">
        <w:r w:rsidR="00907F96">
          <w:rPr>
            <w:rFonts w:ascii="Arial" w:hAnsi="Arial" w:cs="Arial"/>
          </w:rPr>
          <w:t xml:space="preserve">, </w:t>
        </w:r>
        <w:proofErr w:type="spellStart"/>
        <w:r w:rsidR="00907F96">
          <w:rPr>
            <w:rFonts w:ascii="Arial" w:hAnsi="Arial" w:cs="Arial"/>
          </w:rPr>
          <w:t>Witeska</w:t>
        </w:r>
        <w:proofErr w:type="spellEnd"/>
        <w:r w:rsidR="00907F96">
          <w:rPr>
            <w:rFonts w:ascii="Arial" w:hAnsi="Arial" w:cs="Arial"/>
          </w:rPr>
          <w:t xml:space="preserve"> M</w:t>
        </w:r>
      </w:ins>
      <w:ins w:id="966" w:author="Reviewer" w:date="2026-06-01T15:52:00Z" w16du:dateUtc="2026-06-01T20:52:00Z">
        <w:r w:rsidRPr="00E2531B">
          <w:rPr>
            <w:rFonts w:ascii="Arial" w:hAnsi="Arial" w:cs="Arial"/>
          </w:rPr>
          <w:t xml:space="preserve"> (2023)</w:t>
        </w:r>
      </w:ins>
      <w:ins w:id="967" w:author="Reviewer" w:date="2026-06-01T15:53:00Z" w16du:dateUtc="2026-06-01T20:53:00Z">
        <w:r w:rsidR="00907F96">
          <w:rPr>
            <w:rFonts w:ascii="Arial" w:hAnsi="Arial" w:cs="Arial"/>
          </w:rPr>
          <w:t xml:space="preserve"> The effects of heavy metals on embryonic development of fish (a review). </w:t>
        </w:r>
        <w:r w:rsidR="00907F96">
          <w:rPr>
            <w:rFonts w:ascii="Arial" w:hAnsi="Arial" w:cs="Arial"/>
            <w:i/>
            <w:iCs/>
          </w:rPr>
          <w:t xml:space="preserve">Fish </w:t>
        </w:r>
        <w:proofErr w:type="spellStart"/>
        <w:r w:rsidR="00907F96">
          <w:rPr>
            <w:rFonts w:ascii="Arial" w:hAnsi="Arial" w:cs="Arial"/>
            <w:i/>
            <w:iCs/>
          </w:rPr>
          <w:t>P</w:t>
        </w:r>
      </w:ins>
      <w:ins w:id="968" w:author="Reviewer" w:date="2026-06-01T15:54:00Z" w16du:dateUtc="2026-06-01T20:54:00Z">
        <w:r w:rsidR="00907F96">
          <w:rPr>
            <w:rFonts w:ascii="Arial" w:hAnsi="Arial" w:cs="Arial"/>
            <w:i/>
            <w:iCs/>
          </w:rPr>
          <w:t>hysiol</w:t>
        </w:r>
        <w:proofErr w:type="spellEnd"/>
        <w:r w:rsidR="00907F96">
          <w:rPr>
            <w:rFonts w:ascii="Arial" w:hAnsi="Arial" w:cs="Arial"/>
            <w:i/>
            <w:iCs/>
          </w:rPr>
          <w:t xml:space="preserve"> </w:t>
        </w:r>
        <w:proofErr w:type="spellStart"/>
        <w:r w:rsidR="00907F96">
          <w:rPr>
            <w:rFonts w:ascii="Arial" w:hAnsi="Arial" w:cs="Arial"/>
            <w:i/>
            <w:iCs/>
          </w:rPr>
          <w:t>Biochem</w:t>
        </w:r>
        <w:proofErr w:type="spellEnd"/>
        <w:r w:rsidR="00907F96">
          <w:rPr>
            <w:rFonts w:ascii="Arial" w:hAnsi="Arial" w:cs="Arial"/>
          </w:rPr>
          <w:t xml:space="preserve"> 35: 625–640</w:t>
        </w:r>
      </w:ins>
      <w:ins w:id="969" w:author="Reviewer" w:date="2026-06-01T15:52:00Z" w16du:dateUtc="2026-06-01T20:52:00Z">
        <w:r w:rsidRPr="00E2531B">
          <w:rPr>
            <w:rFonts w:ascii="Arial" w:hAnsi="Arial" w:cs="Arial"/>
          </w:rPr>
          <w:t>.</w:t>
        </w:r>
      </w:ins>
    </w:p>
    <w:p w14:paraId="4C855883" w14:textId="6BF6C477" w:rsidR="000430F0" w:rsidRDefault="000430F0" w:rsidP="000430F0">
      <w:pPr>
        <w:pStyle w:val="Bibliography"/>
        <w:rPr>
          <w:ins w:id="970" w:author="Reviewer" w:date="2026-06-01T15:35:00Z" w16du:dateUtc="2026-06-01T20:35:00Z"/>
          <w:rFonts w:ascii="Arial" w:hAnsi="Arial" w:cs="Arial"/>
        </w:rPr>
      </w:pPr>
      <w:r w:rsidRPr="00E2531B">
        <w:rPr>
          <w:rFonts w:ascii="Arial" w:hAnsi="Arial" w:cs="Arial"/>
        </w:rPr>
        <w:t>Je</w:t>
      </w:r>
      <w:ins w:id="971" w:author="Reviewer" w:date="2026-06-01T15:41:00Z" w16du:dateUtc="2026-06-01T20:41:00Z">
        <w:r w:rsidR="00366BC8">
          <w:rPr>
            <w:rFonts w:ascii="Arial" w:hAnsi="Arial" w:cs="Arial"/>
          </w:rPr>
          <w:t xml:space="preserve">zierska B, </w:t>
        </w:r>
        <w:proofErr w:type="spellStart"/>
        <w:r w:rsidR="00366BC8">
          <w:rPr>
            <w:rFonts w:ascii="Arial" w:hAnsi="Arial" w:cs="Arial"/>
          </w:rPr>
          <w:t>Witeska</w:t>
        </w:r>
        <w:proofErr w:type="spellEnd"/>
        <w:r w:rsidR="00366BC8">
          <w:rPr>
            <w:rFonts w:ascii="Arial" w:hAnsi="Arial" w:cs="Arial"/>
          </w:rPr>
          <w:t xml:space="preserve"> M</w:t>
        </w:r>
      </w:ins>
      <w:del w:id="972" w:author="Reviewer" w:date="2026-06-01T15:41:00Z" w16du:dateUtc="2026-06-01T20:41:00Z">
        <w:r w:rsidRPr="00E2531B" w:rsidDel="00366BC8">
          <w:rPr>
            <w:rFonts w:ascii="Arial" w:hAnsi="Arial" w:cs="Arial"/>
          </w:rPr>
          <w:delText xml:space="preserve">nkins GB, Beckerman AP, Bellard C, Benítez-López A, Ellison AM, Foote CG, Hufton AL, Lashley MA, Lortie CJ, Ma Z, </w:delText>
        </w:r>
        <w:r w:rsidRPr="00E2531B" w:rsidDel="00366BC8">
          <w:rPr>
            <w:rFonts w:ascii="Arial" w:hAnsi="Arial" w:cs="Arial"/>
            <w:i/>
            <w:iCs/>
          </w:rPr>
          <w:delText>et al.</w:delText>
        </w:r>
      </w:del>
      <w:r w:rsidRPr="00E2531B">
        <w:rPr>
          <w:rFonts w:ascii="Arial" w:hAnsi="Arial" w:cs="Arial"/>
        </w:rPr>
        <w:t xml:space="preserve"> (</w:t>
      </w:r>
      <w:del w:id="973" w:author="Reviewer" w:date="2026-06-01T15:41:00Z" w16du:dateUtc="2026-06-01T20:41:00Z">
        <w:r w:rsidRPr="00E2531B" w:rsidDel="00366BC8">
          <w:rPr>
            <w:rFonts w:ascii="Arial" w:hAnsi="Arial" w:cs="Arial"/>
          </w:rPr>
          <w:delText>2023</w:delText>
        </w:r>
      </w:del>
      <w:ins w:id="974" w:author="Reviewer" w:date="2026-06-01T15:41:00Z" w16du:dateUtc="2026-06-01T20:41:00Z">
        <w:r w:rsidR="00366BC8">
          <w:rPr>
            <w:rFonts w:ascii="Arial" w:hAnsi="Arial" w:cs="Arial"/>
          </w:rPr>
          <w:t>2006</w:t>
        </w:r>
      </w:ins>
      <w:r w:rsidRPr="00E2531B">
        <w:rPr>
          <w:rFonts w:ascii="Arial" w:hAnsi="Arial" w:cs="Arial"/>
        </w:rPr>
        <w:t>)</w:t>
      </w:r>
      <w:ins w:id="975" w:author="Reviewer" w:date="2026-06-01T15:41:00Z" w16du:dateUtc="2026-06-01T20:41:00Z">
        <w:r w:rsidR="00366BC8">
          <w:rPr>
            <w:rFonts w:ascii="Arial" w:hAnsi="Arial" w:cs="Arial"/>
          </w:rPr>
          <w:t xml:space="preserve"> The metal uptake and accumulation in fish living in polluted waters. In Soil and water pol</w:t>
        </w:r>
      </w:ins>
      <w:ins w:id="976" w:author="Reviewer" w:date="2026-06-01T15:42:00Z" w16du:dateUtc="2026-06-01T20:42:00Z">
        <w:r w:rsidR="00366BC8">
          <w:rPr>
            <w:rFonts w:ascii="Arial" w:hAnsi="Arial" w:cs="Arial"/>
          </w:rPr>
          <w:t>lution monitoring, protection and remediation</w:t>
        </w:r>
      </w:ins>
      <w:del w:id="977" w:author="Reviewer" w:date="2026-06-01T15:42:00Z" w16du:dateUtc="2026-06-01T20:42:00Z">
        <w:r w:rsidRPr="00E2531B" w:rsidDel="00366BC8">
          <w:rPr>
            <w:rFonts w:ascii="Arial" w:hAnsi="Arial" w:cs="Arial"/>
          </w:rPr>
          <w:delText xml:space="preserve"> Reproducibility in ecology and evolution: minimum standards for data and code. </w:delText>
        </w:r>
        <w:r w:rsidRPr="00E2531B" w:rsidDel="00366BC8">
          <w:rPr>
            <w:rFonts w:ascii="Arial" w:hAnsi="Arial" w:cs="Arial"/>
            <w:i/>
            <w:iCs/>
          </w:rPr>
          <w:delText>Ecol Evol</w:delText>
        </w:r>
        <w:r w:rsidRPr="00E2531B" w:rsidDel="00366BC8">
          <w:rPr>
            <w:rFonts w:ascii="Arial" w:hAnsi="Arial" w:cs="Arial"/>
          </w:rPr>
          <w:delText xml:space="preserve"> 13: e9961</w:delText>
        </w:r>
      </w:del>
      <w:ins w:id="978" w:author="Reviewer" w:date="2026-06-01T15:42:00Z" w16du:dateUtc="2026-06-01T20:42:00Z">
        <w:r w:rsidR="00366BC8">
          <w:rPr>
            <w:rFonts w:ascii="Arial" w:hAnsi="Arial" w:cs="Arial"/>
          </w:rPr>
          <w:t xml:space="preserve"> </w:t>
        </w:r>
        <w:r w:rsidR="0092470C">
          <w:rPr>
            <w:rFonts w:ascii="Arial" w:hAnsi="Arial" w:cs="Arial"/>
          </w:rPr>
          <w:t>107–114. Dordrecht: Springer Netherlands</w:t>
        </w:r>
      </w:ins>
      <w:r w:rsidRPr="00E2531B">
        <w:rPr>
          <w:rFonts w:ascii="Arial" w:hAnsi="Arial" w:cs="Arial"/>
        </w:rPr>
        <w:t>.</w:t>
      </w:r>
    </w:p>
    <w:p w14:paraId="050E5F17" w14:textId="787ACC2E" w:rsidR="00366BC8" w:rsidRPr="00366BC8" w:rsidDel="0092470C" w:rsidRDefault="00366BC8" w:rsidP="00366BC8">
      <w:pPr>
        <w:rPr>
          <w:del w:id="979" w:author="Reviewer" w:date="2026-06-01T15:42:00Z" w16du:dateUtc="2026-06-01T20:42:00Z"/>
          <w:rPrChange w:id="980" w:author="Reviewer" w:date="2026-06-01T15:35:00Z" w16du:dateUtc="2026-06-01T20:35:00Z">
            <w:rPr>
              <w:del w:id="981" w:author="Reviewer" w:date="2026-06-01T15:42:00Z" w16du:dateUtc="2026-06-01T20:42:00Z"/>
              <w:rFonts w:ascii="Arial" w:hAnsi="Arial" w:cs="Arial"/>
            </w:rPr>
          </w:rPrChange>
        </w:rPr>
        <w:pPrChange w:id="982" w:author="Reviewer" w:date="2026-06-01T15:35:00Z" w16du:dateUtc="2026-06-01T20:35:00Z">
          <w:pPr>
            <w:pStyle w:val="Bibliography"/>
          </w:pPr>
        </w:pPrChange>
      </w:pPr>
    </w:p>
    <w:p w14:paraId="32A16AAA" w14:textId="77777777" w:rsidR="000430F0" w:rsidRPr="00E2531B" w:rsidRDefault="000430F0" w:rsidP="000430F0">
      <w:pPr>
        <w:pStyle w:val="Bibliography"/>
        <w:rPr>
          <w:rFonts w:ascii="Arial" w:hAnsi="Arial" w:cs="Arial"/>
        </w:rPr>
      </w:pPr>
      <w:r w:rsidRPr="00E2531B">
        <w:rPr>
          <w:rFonts w:ascii="Arial" w:hAnsi="Arial" w:cs="Arial"/>
        </w:rPr>
        <w:t xml:space="preserve">Kahlon SK, Sharma G, Julka JM, Kumar A, Sharma S, Stadler FJ (2018) Impact of heavy metals and nanoparticles on aquatic biota. </w:t>
      </w:r>
      <w:r w:rsidRPr="00E2531B">
        <w:rPr>
          <w:rFonts w:ascii="Arial" w:hAnsi="Arial" w:cs="Arial"/>
          <w:i/>
          <w:iCs/>
        </w:rPr>
        <w:t>Environ Chem Lett</w:t>
      </w:r>
      <w:r w:rsidRPr="00E2531B">
        <w:rPr>
          <w:rFonts w:ascii="Arial" w:hAnsi="Arial" w:cs="Arial"/>
        </w:rPr>
        <w:t xml:space="preserve"> 16: 919–946.</w:t>
      </w:r>
    </w:p>
    <w:p w14:paraId="7585C3C3" w14:textId="77777777" w:rsidR="000430F0" w:rsidRDefault="000430F0" w:rsidP="000430F0">
      <w:pPr>
        <w:pStyle w:val="Bibliography"/>
        <w:rPr>
          <w:ins w:id="983" w:author="Reviewer" w:date="2026-06-02T13:22:00Z" w16du:dateUtc="2026-06-02T18:22:00Z"/>
          <w:rFonts w:ascii="Arial" w:hAnsi="Arial" w:cs="Arial"/>
        </w:rPr>
      </w:pPr>
      <w:r w:rsidRPr="00E2531B">
        <w:rPr>
          <w:rFonts w:ascii="Arial" w:hAnsi="Arial" w:cs="Arial"/>
        </w:rPr>
        <w:t xml:space="preserve">Kern EM, Langerhans RB (2019) Urbanization alters swimming performance of a stream fish. </w:t>
      </w:r>
      <w:r w:rsidRPr="00E2531B">
        <w:rPr>
          <w:rFonts w:ascii="Arial" w:hAnsi="Arial" w:cs="Arial"/>
          <w:i/>
          <w:iCs/>
        </w:rPr>
        <w:t xml:space="preserve">Front </w:t>
      </w:r>
      <w:proofErr w:type="spellStart"/>
      <w:r w:rsidRPr="00E2531B">
        <w:rPr>
          <w:rFonts w:ascii="Arial" w:hAnsi="Arial" w:cs="Arial"/>
          <w:i/>
          <w:iCs/>
        </w:rPr>
        <w:t>Ecol</w:t>
      </w:r>
      <w:proofErr w:type="spellEnd"/>
      <w:r w:rsidRPr="00E2531B">
        <w:rPr>
          <w:rFonts w:ascii="Arial" w:hAnsi="Arial" w:cs="Arial"/>
          <w:i/>
          <w:iCs/>
        </w:rPr>
        <w:t xml:space="preserve"> Evol</w:t>
      </w:r>
      <w:r w:rsidRPr="00E2531B">
        <w:rPr>
          <w:rFonts w:ascii="Arial" w:hAnsi="Arial" w:cs="Arial"/>
        </w:rPr>
        <w:t xml:space="preserve"> 6: 229.</w:t>
      </w:r>
    </w:p>
    <w:p w14:paraId="3ED84EFF" w14:textId="0BC92D2A" w:rsidR="00C75FF8" w:rsidRPr="00E2531B" w:rsidRDefault="00C75FF8" w:rsidP="00C75FF8">
      <w:pPr>
        <w:pStyle w:val="Bibliography"/>
        <w:rPr>
          <w:ins w:id="984" w:author="Reviewer" w:date="2026-06-02T13:22:00Z" w16du:dateUtc="2026-06-02T18:22:00Z"/>
          <w:rFonts w:ascii="Arial" w:hAnsi="Arial" w:cs="Arial"/>
        </w:rPr>
      </w:pPr>
      <w:ins w:id="985" w:author="Reviewer" w:date="2026-06-02T13:22:00Z" w16du:dateUtc="2026-06-02T18:22:00Z">
        <w:r w:rsidRPr="00E2531B">
          <w:rPr>
            <w:rFonts w:ascii="Arial" w:hAnsi="Arial" w:cs="Arial"/>
          </w:rPr>
          <w:t>K</w:t>
        </w:r>
      </w:ins>
      <w:ins w:id="986" w:author="Reviewer" w:date="2026-06-02T13:23:00Z" w16du:dateUtc="2026-06-02T18:23:00Z">
        <w:r w:rsidR="00FE164D" w:rsidRPr="00FE164D">
          <w:rPr>
            <w:rFonts w:ascii="Arial" w:hAnsi="Arial" w:cs="Arial"/>
          </w:rPr>
          <w:t>ieffer JD</w:t>
        </w:r>
        <w:r w:rsidR="00FE164D">
          <w:rPr>
            <w:rFonts w:ascii="Arial" w:hAnsi="Arial" w:cs="Arial"/>
          </w:rPr>
          <w:t>,</w:t>
        </w:r>
        <w:r w:rsidR="00FE164D" w:rsidRPr="00FE164D">
          <w:rPr>
            <w:rFonts w:ascii="Arial" w:hAnsi="Arial" w:cs="Arial"/>
          </w:rPr>
          <w:t xml:space="preserve"> Cooke </w:t>
        </w:r>
        <w:r w:rsidR="00FE164D">
          <w:rPr>
            <w:rFonts w:ascii="Arial" w:hAnsi="Arial" w:cs="Arial"/>
          </w:rPr>
          <w:t>S</w:t>
        </w:r>
        <w:r w:rsidR="00FE164D" w:rsidRPr="00FE164D">
          <w:rPr>
            <w:rFonts w:ascii="Arial" w:hAnsi="Arial" w:cs="Arial"/>
          </w:rPr>
          <w:t xml:space="preserve">J (2009) Physiology and organismal performance of centrarchids. </w:t>
        </w:r>
        <w:r w:rsidR="00FE164D" w:rsidRPr="00FE164D">
          <w:rPr>
            <w:rFonts w:ascii="Arial" w:hAnsi="Arial" w:cs="Arial"/>
            <w:i/>
            <w:iCs/>
            <w:rPrChange w:id="987" w:author="Reviewer" w:date="2026-06-02T13:23:00Z" w16du:dateUtc="2026-06-02T18:23:00Z">
              <w:rPr>
                <w:rFonts w:ascii="Arial" w:hAnsi="Arial" w:cs="Arial"/>
              </w:rPr>
            </w:rPrChange>
          </w:rPr>
          <w:t>Centrarchid fishes: Diversity, biology, and conservation</w:t>
        </w:r>
      </w:ins>
      <w:ins w:id="988" w:author="Reviewer" w:date="2026-06-02T13:22:00Z" w16du:dateUtc="2026-06-02T18:22:00Z">
        <w:r w:rsidRPr="00E2531B">
          <w:rPr>
            <w:rFonts w:ascii="Arial" w:hAnsi="Arial" w:cs="Arial"/>
          </w:rPr>
          <w:t>.</w:t>
        </w:r>
      </w:ins>
    </w:p>
    <w:p w14:paraId="4783B20F" w14:textId="016DC62A" w:rsidR="00C75FF8" w:rsidRPr="00C75FF8" w:rsidDel="00C75FF8" w:rsidRDefault="00C75FF8" w:rsidP="00C75FF8">
      <w:pPr>
        <w:rPr>
          <w:del w:id="989" w:author="Reviewer" w:date="2026-06-02T13:22:00Z" w16du:dateUtc="2026-06-02T18:22:00Z"/>
          <w:rPrChange w:id="990" w:author="Reviewer" w:date="2026-06-02T13:22:00Z" w16du:dateUtc="2026-06-02T18:22:00Z">
            <w:rPr>
              <w:del w:id="991" w:author="Reviewer" w:date="2026-06-02T13:22:00Z" w16du:dateUtc="2026-06-02T18:22:00Z"/>
              <w:rFonts w:ascii="Arial" w:hAnsi="Arial" w:cs="Arial"/>
            </w:rPr>
          </w:rPrChange>
        </w:rPr>
        <w:pPrChange w:id="992" w:author="Reviewer" w:date="2026-06-02T13:22:00Z" w16du:dateUtc="2026-06-02T18:22:00Z">
          <w:pPr>
            <w:pStyle w:val="Bibliography"/>
          </w:pPr>
        </w:pPrChange>
      </w:pPr>
    </w:p>
    <w:p w14:paraId="27B3FF09" w14:textId="77777777" w:rsidR="000430F0" w:rsidRPr="00E2531B" w:rsidRDefault="000430F0" w:rsidP="000430F0">
      <w:pPr>
        <w:pStyle w:val="Bibliography"/>
        <w:rPr>
          <w:rFonts w:ascii="Arial" w:hAnsi="Arial" w:cs="Arial"/>
        </w:rPr>
      </w:pPr>
      <w:r w:rsidRPr="00E2531B">
        <w:rPr>
          <w:rFonts w:ascii="Arial" w:hAnsi="Arial" w:cs="Arial"/>
        </w:rPr>
        <w:t xml:space="preserve">Kim D, Taylor AT, Near TJ (2022) </w:t>
      </w:r>
      <w:proofErr w:type="spellStart"/>
      <w:r w:rsidRPr="00E2531B">
        <w:rPr>
          <w:rFonts w:ascii="Arial" w:hAnsi="Arial" w:cs="Arial"/>
        </w:rPr>
        <w:t>Phylogenomics</w:t>
      </w:r>
      <w:proofErr w:type="spellEnd"/>
      <w:r w:rsidRPr="00E2531B">
        <w:rPr>
          <w:rFonts w:ascii="Arial" w:hAnsi="Arial" w:cs="Arial"/>
        </w:rPr>
        <w:t xml:space="preserve"> and species delimitation of the economically important Black Basses (</w:t>
      </w:r>
      <w:r w:rsidRPr="00E2531B">
        <w:rPr>
          <w:rFonts w:ascii="Arial" w:hAnsi="Arial" w:cs="Arial"/>
          <w:i/>
          <w:iCs/>
        </w:rPr>
        <w:t>Micropterus</w:t>
      </w:r>
      <w:r w:rsidRPr="00E2531B">
        <w:rPr>
          <w:rFonts w:ascii="Arial" w:hAnsi="Arial" w:cs="Arial"/>
        </w:rPr>
        <w:t xml:space="preserve">). </w:t>
      </w:r>
      <w:r w:rsidRPr="00E2531B">
        <w:rPr>
          <w:rFonts w:ascii="Arial" w:hAnsi="Arial" w:cs="Arial"/>
          <w:i/>
          <w:iCs/>
        </w:rPr>
        <w:t>Sci Rep</w:t>
      </w:r>
      <w:r w:rsidRPr="00E2531B">
        <w:rPr>
          <w:rFonts w:ascii="Arial" w:hAnsi="Arial" w:cs="Arial"/>
        </w:rPr>
        <w:t xml:space="preserve"> 12: 9113.</w:t>
      </w:r>
    </w:p>
    <w:p w14:paraId="3F4BC506" w14:textId="77777777" w:rsidR="000430F0" w:rsidRPr="00E2531B" w:rsidRDefault="000430F0" w:rsidP="000430F0">
      <w:pPr>
        <w:pStyle w:val="Bibliography"/>
        <w:rPr>
          <w:rFonts w:ascii="Arial" w:hAnsi="Arial" w:cs="Arial"/>
        </w:rPr>
      </w:pPr>
      <w:proofErr w:type="spellStart"/>
      <w:r w:rsidRPr="00E2531B">
        <w:rPr>
          <w:rFonts w:ascii="Arial" w:hAnsi="Arial" w:cs="Arial"/>
        </w:rPr>
        <w:t>Kubier</w:t>
      </w:r>
      <w:proofErr w:type="spellEnd"/>
      <w:r w:rsidRPr="00E2531B">
        <w:rPr>
          <w:rFonts w:ascii="Arial" w:hAnsi="Arial" w:cs="Arial"/>
        </w:rPr>
        <w:t xml:space="preserve"> A, Hamer K, Pichler T (2020) Cadmium background levels in groundwater in an area dominated by agriculture. </w:t>
      </w:r>
      <w:proofErr w:type="spellStart"/>
      <w:r w:rsidRPr="00E2531B">
        <w:rPr>
          <w:rFonts w:ascii="Arial" w:hAnsi="Arial" w:cs="Arial"/>
          <w:i/>
          <w:iCs/>
        </w:rPr>
        <w:t>Integr</w:t>
      </w:r>
      <w:proofErr w:type="spellEnd"/>
      <w:r w:rsidRPr="00E2531B">
        <w:rPr>
          <w:rFonts w:ascii="Arial" w:hAnsi="Arial" w:cs="Arial"/>
          <w:i/>
          <w:iCs/>
        </w:rPr>
        <w:t xml:space="preserve"> Environ Assess Manag</w:t>
      </w:r>
      <w:r w:rsidRPr="00E2531B">
        <w:rPr>
          <w:rFonts w:ascii="Arial" w:hAnsi="Arial" w:cs="Arial"/>
        </w:rPr>
        <w:t xml:space="preserve"> 16: 103–113.</w:t>
      </w:r>
    </w:p>
    <w:p w14:paraId="58D25F54" w14:textId="77777777" w:rsidR="000430F0" w:rsidRPr="00E2531B" w:rsidRDefault="000430F0" w:rsidP="000430F0">
      <w:pPr>
        <w:pStyle w:val="Bibliography"/>
        <w:rPr>
          <w:rFonts w:ascii="Arial" w:hAnsi="Arial" w:cs="Arial"/>
        </w:rPr>
      </w:pPr>
      <w:proofErr w:type="spellStart"/>
      <w:r w:rsidRPr="00E2531B">
        <w:rPr>
          <w:rFonts w:ascii="Arial" w:hAnsi="Arial" w:cs="Arial"/>
        </w:rPr>
        <w:t>Kurwadkar</w:t>
      </w:r>
      <w:proofErr w:type="spellEnd"/>
      <w:r w:rsidRPr="00E2531B">
        <w:rPr>
          <w:rFonts w:ascii="Arial" w:hAnsi="Arial" w:cs="Arial"/>
        </w:rPr>
        <w:t xml:space="preserve"> S, Dane J, Kanel SR, </w:t>
      </w:r>
      <w:proofErr w:type="spellStart"/>
      <w:r w:rsidRPr="00E2531B">
        <w:rPr>
          <w:rFonts w:ascii="Arial" w:hAnsi="Arial" w:cs="Arial"/>
        </w:rPr>
        <w:t>Nadagouda</w:t>
      </w:r>
      <w:proofErr w:type="spellEnd"/>
      <w:r w:rsidRPr="00E2531B">
        <w:rPr>
          <w:rFonts w:ascii="Arial" w:hAnsi="Arial" w:cs="Arial"/>
        </w:rPr>
        <w:t xml:space="preserve"> MN, Cawdrey RW, </w:t>
      </w:r>
      <w:proofErr w:type="spellStart"/>
      <w:r w:rsidRPr="00E2531B">
        <w:rPr>
          <w:rFonts w:ascii="Arial" w:hAnsi="Arial" w:cs="Arial"/>
        </w:rPr>
        <w:t>Ambade</w:t>
      </w:r>
      <w:proofErr w:type="spellEnd"/>
      <w:r w:rsidRPr="00E2531B">
        <w:rPr>
          <w:rFonts w:ascii="Arial" w:hAnsi="Arial" w:cs="Arial"/>
        </w:rPr>
        <w:t xml:space="preserve"> B, Struckhoff GC, Wilkin R (2022) </w:t>
      </w:r>
      <w:r w:rsidRPr="00E2531B">
        <w:rPr>
          <w:rFonts w:ascii="Arial" w:hAnsi="Arial" w:cs="Arial"/>
          <w:i/>
          <w:iCs/>
        </w:rPr>
        <w:t>Per</w:t>
      </w:r>
      <w:r w:rsidRPr="00E2531B">
        <w:rPr>
          <w:rFonts w:ascii="Arial" w:hAnsi="Arial" w:cs="Arial"/>
        </w:rPr>
        <w:t xml:space="preserve">- and polyfluoroalkyl substances in water and wastewater: a critical review of their global occurrence and distribution. </w:t>
      </w:r>
      <w:r w:rsidRPr="00E2531B">
        <w:rPr>
          <w:rFonts w:ascii="Arial" w:hAnsi="Arial" w:cs="Arial"/>
          <w:i/>
          <w:iCs/>
        </w:rPr>
        <w:t>Sci Total Environ</w:t>
      </w:r>
      <w:r w:rsidRPr="00E2531B">
        <w:rPr>
          <w:rFonts w:ascii="Arial" w:hAnsi="Arial" w:cs="Arial"/>
        </w:rPr>
        <w:t xml:space="preserve"> 809: 151003.</w:t>
      </w:r>
    </w:p>
    <w:p w14:paraId="19A005CA" w14:textId="77777777" w:rsidR="000430F0" w:rsidRPr="00E2531B" w:rsidRDefault="000430F0" w:rsidP="000430F0">
      <w:pPr>
        <w:pStyle w:val="Bibliography"/>
        <w:rPr>
          <w:rFonts w:ascii="Arial" w:hAnsi="Arial" w:cs="Arial"/>
        </w:rPr>
      </w:pPr>
      <w:proofErr w:type="spellStart"/>
      <w:r w:rsidRPr="00E2531B">
        <w:rPr>
          <w:rFonts w:ascii="Arial" w:hAnsi="Arial" w:cs="Arial"/>
        </w:rPr>
        <w:t>Lacépède</w:t>
      </w:r>
      <w:proofErr w:type="spellEnd"/>
      <w:r w:rsidRPr="00E2531B">
        <w:rPr>
          <w:rFonts w:ascii="Arial" w:hAnsi="Arial" w:cs="Arial"/>
        </w:rPr>
        <w:t xml:space="preserve"> BGE (1802) </w:t>
      </w:r>
      <w:r w:rsidRPr="00E2531B">
        <w:rPr>
          <w:rFonts w:ascii="Arial" w:hAnsi="Arial" w:cs="Arial"/>
          <w:i/>
          <w:iCs/>
        </w:rPr>
        <w:t xml:space="preserve">Histoire Naturelle Des </w:t>
      </w:r>
      <w:proofErr w:type="spellStart"/>
      <w:r w:rsidRPr="00E2531B">
        <w:rPr>
          <w:rFonts w:ascii="Arial" w:hAnsi="Arial" w:cs="Arial"/>
          <w:i/>
          <w:iCs/>
        </w:rPr>
        <w:t>Poissons</w:t>
      </w:r>
      <w:proofErr w:type="spellEnd"/>
      <w:r w:rsidRPr="00E2531B">
        <w:rPr>
          <w:rFonts w:ascii="Arial" w:hAnsi="Arial" w:cs="Arial"/>
          <w:i/>
          <w:iCs/>
        </w:rPr>
        <w:t xml:space="preserve"> V. 4</w:t>
      </w:r>
      <w:r w:rsidRPr="00E2531B">
        <w:rPr>
          <w:rFonts w:ascii="Arial" w:hAnsi="Arial" w:cs="Arial"/>
        </w:rPr>
        <w:t>.</w:t>
      </w:r>
    </w:p>
    <w:p w14:paraId="2B0ADBEB"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Lawrence MJ, Raby GD, </w:t>
      </w:r>
      <w:proofErr w:type="spellStart"/>
      <w:r w:rsidRPr="00E2531B">
        <w:rPr>
          <w:rFonts w:ascii="Arial" w:hAnsi="Arial" w:cs="Arial"/>
        </w:rPr>
        <w:t>Teffer</w:t>
      </w:r>
      <w:proofErr w:type="spellEnd"/>
      <w:r w:rsidRPr="00E2531B">
        <w:rPr>
          <w:rFonts w:ascii="Arial" w:hAnsi="Arial" w:cs="Arial"/>
        </w:rPr>
        <w:t xml:space="preserve"> AK, Jeffries KM, </w:t>
      </w:r>
      <w:proofErr w:type="spellStart"/>
      <w:r w:rsidRPr="00E2531B">
        <w:rPr>
          <w:rFonts w:ascii="Arial" w:hAnsi="Arial" w:cs="Arial"/>
        </w:rPr>
        <w:t>Danylchuk</w:t>
      </w:r>
      <w:proofErr w:type="spellEnd"/>
      <w:r w:rsidRPr="00E2531B">
        <w:rPr>
          <w:rFonts w:ascii="Arial" w:hAnsi="Arial" w:cs="Arial"/>
        </w:rPr>
        <w:t xml:space="preserve"> AJ, Eliason EJ, Hasler CT, Clark TD, Cooke SJ (2020) Best practices for non-lethal blood sampling of fish via the caudal vasculature. </w:t>
      </w:r>
      <w:r w:rsidRPr="00E2531B">
        <w:rPr>
          <w:rFonts w:ascii="Arial" w:hAnsi="Arial" w:cs="Arial"/>
          <w:i/>
          <w:iCs/>
        </w:rPr>
        <w:t>J Fish Biol</w:t>
      </w:r>
      <w:r w:rsidRPr="00E2531B">
        <w:rPr>
          <w:rFonts w:ascii="Arial" w:hAnsi="Arial" w:cs="Arial"/>
        </w:rPr>
        <w:t xml:space="preserve"> 97: 4–15.</w:t>
      </w:r>
    </w:p>
    <w:p w14:paraId="5AA38F6D" w14:textId="77777777" w:rsidR="000430F0" w:rsidRPr="00E2531B" w:rsidRDefault="000430F0" w:rsidP="000430F0">
      <w:pPr>
        <w:pStyle w:val="Bibliography"/>
        <w:rPr>
          <w:rFonts w:ascii="Arial" w:hAnsi="Arial" w:cs="Arial"/>
        </w:rPr>
      </w:pPr>
      <w:proofErr w:type="spellStart"/>
      <w:r w:rsidRPr="00E2531B">
        <w:rPr>
          <w:rFonts w:ascii="Arial" w:hAnsi="Arial" w:cs="Arial"/>
        </w:rPr>
        <w:t>Lescord</w:t>
      </w:r>
      <w:proofErr w:type="spellEnd"/>
      <w:r w:rsidRPr="00E2531B">
        <w:rPr>
          <w:rFonts w:ascii="Arial" w:hAnsi="Arial" w:cs="Arial"/>
        </w:rPr>
        <w:t xml:space="preserve"> GL, Kidd KA, De Silva AO, Williamson M, Spencer C, Wang X, Muir DCG (2015) Perfluorinated and polyfluorinated compounds in lake food webs from the Canadian High Arctic. </w:t>
      </w:r>
      <w:r w:rsidRPr="00E2531B">
        <w:rPr>
          <w:rFonts w:ascii="Arial" w:hAnsi="Arial" w:cs="Arial"/>
          <w:i/>
          <w:iCs/>
        </w:rPr>
        <w:t>Environ Sci Technol</w:t>
      </w:r>
      <w:r w:rsidRPr="00E2531B">
        <w:rPr>
          <w:rFonts w:ascii="Arial" w:hAnsi="Arial" w:cs="Arial"/>
        </w:rPr>
        <w:t xml:space="preserve"> 49: 2694–2702.</w:t>
      </w:r>
    </w:p>
    <w:p w14:paraId="4FC22642" w14:textId="77777777" w:rsidR="000430F0" w:rsidRPr="00E2531B" w:rsidRDefault="000430F0" w:rsidP="000430F0">
      <w:pPr>
        <w:pStyle w:val="Bibliography"/>
        <w:rPr>
          <w:rFonts w:ascii="Arial" w:hAnsi="Arial" w:cs="Arial"/>
        </w:rPr>
      </w:pPr>
      <w:r w:rsidRPr="00E2531B">
        <w:rPr>
          <w:rFonts w:ascii="Arial" w:hAnsi="Arial" w:cs="Arial"/>
        </w:rPr>
        <w:t xml:space="preserve">Lesueur CA (1822) Descriptions of the five new species of the genus </w:t>
      </w:r>
      <w:r w:rsidRPr="00E2531B">
        <w:rPr>
          <w:rFonts w:ascii="Arial" w:hAnsi="Arial" w:cs="Arial"/>
          <w:i/>
          <w:iCs/>
        </w:rPr>
        <w:t>Cichla</w:t>
      </w:r>
      <w:r w:rsidRPr="00E2531B">
        <w:rPr>
          <w:rFonts w:ascii="Arial" w:hAnsi="Arial" w:cs="Arial"/>
        </w:rPr>
        <w:t xml:space="preserve"> of Cuvier. </w:t>
      </w:r>
      <w:r w:rsidRPr="00E2531B">
        <w:rPr>
          <w:rFonts w:ascii="Arial" w:hAnsi="Arial" w:cs="Arial"/>
          <w:i/>
          <w:iCs/>
        </w:rPr>
        <w:t>J Acad Nat Sci Phila</w:t>
      </w:r>
      <w:r w:rsidRPr="00E2531B">
        <w:rPr>
          <w:rFonts w:ascii="Arial" w:hAnsi="Arial" w:cs="Arial"/>
        </w:rPr>
        <w:t xml:space="preserve"> 2: 214–221.</w:t>
      </w:r>
    </w:p>
    <w:p w14:paraId="66428DC3" w14:textId="77777777" w:rsidR="000430F0" w:rsidRPr="00E2531B" w:rsidRDefault="000430F0" w:rsidP="000430F0">
      <w:pPr>
        <w:pStyle w:val="Bibliography"/>
        <w:rPr>
          <w:rFonts w:ascii="Arial" w:hAnsi="Arial" w:cs="Arial"/>
        </w:rPr>
      </w:pPr>
      <w:r w:rsidRPr="00E2531B">
        <w:rPr>
          <w:rFonts w:ascii="Arial" w:hAnsi="Arial" w:cs="Arial"/>
        </w:rPr>
        <w:t xml:space="preserve">Lewis RW, Andrus AK, Arroyo J, Brescia S, Botham PA, </w:t>
      </w:r>
      <w:proofErr w:type="spellStart"/>
      <w:r w:rsidRPr="00E2531B">
        <w:rPr>
          <w:rFonts w:ascii="Arial" w:hAnsi="Arial" w:cs="Arial"/>
        </w:rPr>
        <w:t>Corvaro</w:t>
      </w:r>
      <w:proofErr w:type="spellEnd"/>
      <w:r w:rsidRPr="00E2531B">
        <w:rPr>
          <w:rFonts w:ascii="Arial" w:hAnsi="Arial" w:cs="Arial"/>
        </w:rPr>
        <w:t xml:space="preserve"> M, Daston GP, Hofmann T, Rodriguez C, Sewell F, </w:t>
      </w:r>
      <w:r w:rsidRPr="00E2531B">
        <w:rPr>
          <w:rFonts w:ascii="Arial" w:hAnsi="Arial" w:cs="Arial"/>
          <w:i/>
          <w:iCs/>
        </w:rPr>
        <w:t>et al.</w:t>
      </w:r>
      <w:r w:rsidRPr="00E2531B">
        <w:rPr>
          <w:rFonts w:ascii="Arial" w:hAnsi="Arial" w:cs="Arial"/>
        </w:rPr>
        <w:t xml:space="preserve"> (2024) Considerations for the development of guidance on dose level selection for developmental and reproductive toxicity studies. </w:t>
      </w:r>
      <w:r w:rsidRPr="00E2531B">
        <w:rPr>
          <w:rFonts w:ascii="Arial" w:hAnsi="Arial" w:cs="Arial"/>
          <w:i/>
          <w:iCs/>
        </w:rPr>
        <w:t>RTP</w:t>
      </w:r>
      <w:r w:rsidRPr="00E2531B">
        <w:rPr>
          <w:rFonts w:ascii="Arial" w:hAnsi="Arial" w:cs="Arial"/>
        </w:rPr>
        <w:t xml:space="preserve"> 148: 105585.</w:t>
      </w:r>
    </w:p>
    <w:p w14:paraId="22455F3D" w14:textId="77777777" w:rsidR="000430F0" w:rsidRPr="00E2531B" w:rsidRDefault="000430F0" w:rsidP="000430F0">
      <w:pPr>
        <w:pStyle w:val="Bibliography"/>
        <w:rPr>
          <w:rFonts w:ascii="Arial" w:hAnsi="Arial" w:cs="Arial"/>
        </w:rPr>
      </w:pPr>
      <w:r w:rsidRPr="00E2531B">
        <w:rPr>
          <w:rFonts w:ascii="Arial" w:hAnsi="Arial" w:cs="Arial"/>
        </w:rPr>
        <w:t xml:space="preserve">Liu Y, Chen Q, Li Y, Bi L, Jin L, Peng R (2022) Toxic effects of cadmium on fish. </w:t>
      </w:r>
      <w:r w:rsidRPr="00E2531B">
        <w:rPr>
          <w:rFonts w:ascii="Arial" w:hAnsi="Arial" w:cs="Arial"/>
          <w:i/>
          <w:iCs/>
        </w:rPr>
        <w:t>Toxics</w:t>
      </w:r>
      <w:r w:rsidRPr="00E2531B">
        <w:rPr>
          <w:rFonts w:ascii="Arial" w:hAnsi="Arial" w:cs="Arial"/>
        </w:rPr>
        <w:t xml:space="preserve"> 10: 622.</w:t>
      </w:r>
    </w:p>
    <w:p w14:paraId="5A636221" w14:textId="77777777" w:rsidR="000430F0" w:rsidRPr="00E2531B" w:rsidRDefault="000430F0" w:rsidP="000430F0">
      <w:pPr>
        <w:pStyle w:val="Bibliography"/>
        <w:rPr>
          <w:rFonts w:ascii="Arial" w:hAnsi="Arial" w:cs="Arial"/>
        </w:rPr>
      </w:pPr>
      <w:proofErr w:type="spellStart"/>
      <w:r w:rsidRPr="00E2531B">
        <w:rPr>
          <w:rFonts w:ascii="Arial" w:hAnsi="Arial" w:cs="Arial"/>
        </w:rPr>
        <w:t>Ludsin</w:t>
      </w:r>
      <w:proofErr w:type="spellEnd"/>
      <w:r w:rsidRPr="00E2531B">
        <w:rPr>
          <w:rFonts w:ascii="Arial" w:hAnsi="Arial" w:cs="Arial"/>
        </w:rPr>
        <w:t xml:space="preserve"> SA, DeVries DR (1997) First-year recruitment of largemouth bass: the interdependency of early life stages. </w:t>
      </w:r>
      <w:proofErr w:type="spellStart"/>
      <w:r w:rsidRPr="00E2531B">
        <w:rPr>
          <w:rFonts w:ascii="Arial" w:hAnsi="Arial" w:cs="Arial"/>
          <w:i/>
          <w:iCs/>
        </w:rPr>
        <w:t>Ecol</w:t>
      </w:r>
      <w:proofErr w:type="spellEnd"/>
      <w:r w:rsidRPr="00E2531B">
        <w:rPr>
          <w:rFonts w:ascii="Arial" w:hAnsi="Arial" w:cs="Arial"/>
          <w:i/>
          <w:iCs/>
        </w:rPr>
        <w:t xml:space="preserve"> Appl</w:t>
      </w:r>
      <w:r w:rsidRPr="00E2531B">
        <w:rPr>
          <w:rFonts w:ascii="Arial" w:hAnsi="Arial" w:cs="Arial"/>
        </w:rPr>
        <w:t xml:space="preserve"> 7: 1024–1038.</w:t>
      </w:r>
    </w:p>
    <w:p w14:paraId="31B863F5" w14:textId="77777777" w:rsidR="000430F0" w:rsidRPr="00E2531B" w:rsidRDefault="000430F0" w:rsidP="000430F0">
      <w:pPr>
        <w:pStyle w:val="Bibliography"/>
        <w:rPr>
          <w:rFonts w:ascii="Arial" w:hAnsi="Arial" w:cs="Arial"/>
        </w:rPr>
      </w:pPr>
      <w:r w:rsidRPr="00E2531B">
        <w:rPr>
          <w:rFonts w:ascii="Arial" w:hAnsi="Arial" w:cs="Arial"/>
        </w:rPr>
        <w:t xml:space="preserve">Mallett MC, Thiem JD, Butler GL, Kennard MJ (2024) A systematic review of approaches to assess fish health responses to anthropogenic threats in freshwater ecosystems. </w:t>
      </w:r>
      <w:proofErr w:type="spellStart"/>
      <w:r w:rsidRPr="00E2531B">
        <w:rPr>
          <w:rFonts w:ascii="Arial" w:hAnsi="Arial" w:cs="Arial"/>
          <w:i/>
          <w:iCs/>
        </w:rPr>
        <w:t>Conserv</w:t>
      </w:r>
      <w:proofErr w:type="spellEnd"/>
      <w:r w:rsidRPr="00E2531B">
        <w:rPr>
          <w:rFonts w:ascii="Arial" w:hAnsi="Arial" w:cs="Arial"/>
          <w:i/>
          <w:iCs/>
        </w:rPr>
        <w:t xml:space="preserve"> </w:t>
      </w:r>
      <w:proofErr w:type="spellStart"/>
      <w:r w:rsidRPr="00E2531B">
        <w:rPr>
          <w:rFonts w:ascii="Arial" w:hAnsi="Arial" w:cs="Arial"/>
          <w:i/>
          <w:iCs/>
        </w:rPr>
        <w:t>Physiol</w:t>
      </w:r>
      <w:proofErr w:type="spellEnd"/>
      <w:r w:rsidRPr="00E2531B">
        <w:rPr>
          <w:rFonts w:ascii="Arial" w:hAnsi="Arial" w:cs="Arial"/>
        </w:rPr>
        <w:t xml:space="preserve"> 12: coae022.</w:t>
      </w:r>
    </w:p>
    <w:p w14:paraId="09DF6AED" w14:textId="77777777" w:rsidR="000430F0" w:rsidRPr="00E2531B" w:rsidRDefault="000430F0" w:rsidP="000430F0">
      <w:pPr>
        <w:pStyle w:val="Bibliography"/>
        <w:rPr>
          <w:rFonts w:ascii="Arial" w:hAnsi="Arial" w:cs="Arial"/>
        </w:rPr>
      </w:pPr>
      <w:r w:rsidRPr="00E2531B">
        <w:rPr>
          <w:rFonts w:ascii="Arial" w:hAnsi="Arial" w:cs="Arial"/>
        </w:rPr>
        <w:t xml:space="preserve">Marini M, Caro D, Thomsen M (2020) The new fertilizer regulation: a starting point for cadmium control in European arable soils? </w:t>
      </w:r>
      <w:r w:rsidRPr="00E2531B">
        <w:rPr>
          <w:rFonts w:ascii="Arial" w:hAnsi="Arial" w:cs="Arial"/>
          <w:i/>
          <w:iCs/>
        </w:rPr>
        <w:t>Sci Total Environ</w:t>
      </w:r>
      <w:r w:rsidRPr="00E2531B">
        <w:rPr>
          <w:rFonts w:ascii="Arial" w:hAnsi="Arial" w:cs="Arial"/>
        </w:rPr>
        <w:t xml:space="preserve"> 745: 140876.</w:t>
      </w:r>
    </w:p>
    <w:p w14:paraId="5B15AD0F" w14:textId="4C2C42C8" w:rsidR="000430F0" w:rsidRDefault="000430F0" w:rsidP="000430F0">
      <w:pPr>
        <w:pStyle w:val="Bibliography"/>
        <w:rPr>
          <w:ins w:id="993" w:author="Reviewer" w:date="2026-06-03T12:33:00Z" w16du:dateUtc="2026-06-03T17:33:00Z"/>
          <w:rFonts w:ascii="Arial" w:hAnsi="Arial" w:cs="Arial"/>
        </w:rPr>
      </w:pPr>
      <w:proofErr w:type="spellStart"/>
      <w:r w:rsidRPr="00E2531B">
        <w:rPr>
          <w:rFonts w:ascii="Arial" w:hAnsi="Arial" w:cs="Arial"/>
        </w:rPr>
        <w:t>M</w:t>
      </w:r>
      <w:ins w:id="994" w:author="Reviewer" w:date="2026-06-03T12:33:00Z" w16du:dateUtc="2026-06-03T17:33:00Z">
        <w:r w:rsidR="00587D97">
          <w:rPr>
            <w:rFonts w:ascii="Arial" w:hAnsi="Arial" w:cs="Arial"/>
          </w:rPr>
          <w:t>cGillycuddy</w:t>
        </w:r>
        <w:proofErr w:type="spellEnd"/>
        <w:r w:rsidR="00587D97">
          <w:rPr>
            <w:rFonts w:ascii="Arial" w:hAnsi="Arial" w:cs="Arial"/>
          </w:rPr>
          <w:t xml:space="preserve"> M, </w:t>
        </w:r>
      </w:ins>
      <w:del w:id="995" w:author="Reviewer" w:date="2026-06-03T12:33:00Z" w16du:dateUtc="2026-06-03T17:33:00Z">
        <w:r w:rsidRPr="00E2531B" w:rsidDel="00587D97">
          <w:rPr>
            <w:rFonts w:ascii="Arial" w:hAnsi="Arial" w:cs="Arial"/>
          </w:rPr>
          <w:delText>ilnes MR, Guillette Jr. LJ</w:delText>
        </w:r>
      </w:del>
      <w:ins w:id="996" w:author="Reviewer" w:date="2026-06-03T12:33:00Z" w16du:dateUtc="2026-06-03T17:33:00Z">
        <w:r w:rsidR="00587D97">
          <w:rPr>
            <w:rFonts w:ascii="Arial" w:hAnsi="Arial" w:cs="Arial"/>
          </w:rPr>
          <w:t>Warton DI, Popovic G, Bolker BM</w:t>
        </w:r>
      </w:ins>
      <w:r w:rsidRPr="00E2531B">
        <w:rPr>
          <w:rFonts w:ascii="Arial" w:hAnsi="Arial" w:cs="Arial"/>
        </w:rPr>
        <w:t xml:space="preserve"> (20</w:t>
      </w:r>
      <w:ins w:id="997" w:author="Reviewer" w:date="2026-06-03T12:33:00Z" w16du:dateUtc="2026-06-03T17:33:00Z">
        <w:r w:rsidR="00587D97">
          <w:rPr>
            <w:rFonts w:ascii="Arial" w:hAnsi="Arial" w:cs="Arial"/>
          </w:rPr>
          <w:t>25</w:t>
        </w:r>
      </w:ins>
      <w:del w:id="998" w:author="Reviewer" w:date="2026-06-03T12:33:00Z" w16du:dateUtc="2026-06-03T17:33:00Z">
        <w:r w:rsidRPr="00E2531B" w:rsidDel="00587D97">
          <w:rPr>
            <w:rFonts w:ascii="Arial" w:hAnsi="Arial" w:cs="Arial"/>
          </w:rPr>
          <w:delText>08</w:delText>
        </w:r>
      </w:del>
      <w:r w:rsidRPr="00E2531B">
        <w:rPr>
          <w:rFonts w:ascii="Arial" w:hAnsi="Arial" w:cs="Arial"/>
        </w:rPr>
        <w:t>)</w:t>
      </w:r>
      <w:del w:id="999" w:author="Reviewer" w:date="2026-06-03T12:34:00Z" w16du:dateUtc="2026-06-03T17:34:00Z">
        <w:r w:rsidRPr="00E2531B" w:rsidDel="00587D97">
          <w:rPr>
            <w:rFonts w:ascii="Arial" w:hAnsi="Arial" w:cs="Arial"/>
          </w:rPr>
          <w:delText xml:space="preserve"> </w:delText>
        </w:r>
      </w:del>
      <w:ins w:id="1000" w:author="Reviewer" w:date="2026-06-03T12:34:00Z" w16du:dateUtc="2026-06-03T17:34:00Z">
        <w:r w:rsidR="00587D97">
          <w:rPr>
            <w:rFonts w:ascii="Arial" w:hAnsi="Arial" w:cs="Arial"/>
          </w:rPr>
          <w:t xml:space="preserve"> Parsimoniously fitting large multivariate random effects in </w:t>
        </w:r>
        <w:proofErr w:type="spellStart"/>
        <w:r w:rsidR="00587D97">
          <w:rPr>
            <w:rFonts w:ascii="Arial" w:hAnsi="Arial" w:cs="Arial"/>
          </w:rPr>
          <w:t>glmmTMB</w:t>
        </w:r>
      </w:ins>
      <w:proofErr w:type="spellEnd"/>
      <w:del w:id="1001" w:author="Reviewer" w:date="2026-06-03T12:34:00Z" w16du:dateUtc="2026-06-03T17:34:00Z">
        <w:r w:rsidRPr="00E2531B" w:rsidDel="00587D97">
          <w:rPr>
            <w:rFonts w:ascii="Arial" w:hAnsi="Arial" w:cs="Arial"/>
          </w:rPr>
          <w:delText>Alligator tales: new lessons about environmental contaminants from a sentinel species</w:delText>
        </w:r>
      </w:del>
      <w:r w:rsidRPr="00E2531B">
        <w:rPr>
          <w:rFonts w:ascii="Arial" w:hAnsi="Arial" w:cs="Arial"/>
        </w:rPr>
        <w:t>.</w:t>
      </w:r>
      <w:ins w:id="1002" w:author="Reviewer" w:date="2026-06-03T12:34:00Z" w16du:dateUtc="2026-06-03T17:34:00Z">
        <w:r w:rsidR="00587D97">
          <w:rPr>
            <w:rFonts w:ascii="Arial" w:hAnsi="Arial" w:cs="Arial"/>
          </w:rPr>
          <w:t xml:space="preserve"> </w:t>
        </w:r>
        <w:r w:rsidR="00587D97">
          <w:rPr>
            <w:rFonts w:ascii="Arial" w:hAnsi="Arial" w:cs="Arial"/>
            <w:i/>
            <w:iCs/>
          </w:rPr>
          <w:t xml:space="preserve">J Stat </w:t>
        </w:r>
        <w:proofErr w:type="spellStart"/>
        <w:r w:rsidR="00587D97">
          <w:rPr>
            <w:rFonts w:ascii="Arial" w:hAnsi="Arial" w:cs="Arial"/>
            <w:i/>
            <w:iCs/>
          </w:rPr>
          <w:t>Softw</w:t>
        </w:r>
      </w:ins>
      <w:proofErr w:type="spellEnd"/>
      <w:r w:rsidRPr="00E2531B">
        <w:rPr>
          <w:rFonts w:ascii="Arial" w:hAnsi="Arial" w:cs="Arial"/>
        </w:rPr>
        <w:t xml:space="preserve"> </w:t>
      </w:r>
      <w:ins w:id="1003" w:author="Reviewer" w:date="2026-06-03T12:35:00Z" w16du:dateUtc="2026-06-03T17:35:00Z">
        <w:r w:rsidR="00587D97">
          <w:rPr>
            <w:rFonts w:ascii="Arial" w:hAnsi="Arial" w:cs="Arial"/>
          </w:rPr>
          <w:t>112(</w:t>
        </w:r>
      </w:ins>
      <w:del w:id="1004" w:author="Reviewer" w:date="2026-06-03T12:34:00Z" w16du:dateUtc="2026-06-03T17:34:00Z">
        <w:r w:rsidRPr="00E2531B" w:rsidDel="00587D97">
          <w:rPr>
            <w:rFonts w:ascii="Arial" w:hAnsi="Arial" w:cs="Arial"/>
            <w:i/>
            <w:iCs/>
          </w:rPr>
          <w:delText>Biosci</w:delText>
        </w:r>
        <w:r w:rsidRPr="00E2531B" w:rsidDel="00587D97">
          <w:rPr>
            <w:rFonts w:ascii="Arial" w:hAnsi="Arial" w:cs="Arial"/>
          </w:rPr>
          <w:delText xml:space="preserve"> </w:delText>
        </w:r>
      </w:del>
      <w:del w:id="1005" w:author="Reviewer" w:date="2026-06-03T12:35:00Z" w16du:dateUtc="2026-06-03T17:35:00Z">
        <w:r w:rsidRPr="00E2531B" w:rsidDel="00587D97">
          <w:rPr>
            <w:rFonts w:ascii="Arial" w:hAnsi="Arial" w:cs="Arial"/>
          </w:rPr>
          <w:delText>58</w:delText>
        </w:r>
      </w:del>
      <w:ins w:id="1006" w:author="Reviewer" w:date="2026-06-03T12:35:00Z" w16du:dateUtc="2026-06-03T17:35:00Z">
        <w:r w:rsidR="00587D97">
          <w:rPr>
            <w:rFonts w:ascii="Arial" w:hAnsi="Arial" w:cs="Arial"/>
          </w:rPr>
          <w:t>1)</w:t>
        </w:r>
      </w:ins>
      <w:r w:rsidRPr="00E2531B">
        <w:rPr>
          <w:rFonts w:ascii="Arial" w:hAnsi="Arial" w:cs="Arial"/>
        </w:rPr>
        <w:t xml:space="preserve">: </w:t>
      </w:r>
      <w:del w:id="1007" w:author="Reviewer" w:date="2026-06-03T12:35:00Z" w16du:dateUtc="2026-06-03T17:35:00Z">
        <w:r w:rsidRPr="00E2531B" w:rsidDel="00587D97">
          <w:rPr>
            <w:rFonts w:ascii="Arial" w:hAnsi="Arial" w:cs="Arial"/>
          </w:rPr>
          <w:delText>1027</w:delText>
        </w:r>
      </w:del>
      <w:ins w:id="1008" w:author="Reviewer" w:date="2026-06-03T12:35:00Z" w16du:dateUtc="2026-06-03T17:35:00Z">
        <w:r w:rsidR="00587D97">
          <w:rPr>
            <w:rFonts w:ascii="Arial" w:hAnsi="Arial" w:cs="Arial"/>
          </w:rPr>
          <w:t>1</w:t>
        </w:r>
      </w:ins>
      <w:r w:rsidRPr="00E2531B">
        <w:rPr>
          <w:rFonts w:ascii="Arial" w:hAnsi="Arial" w:cs="Arial"/>
        </w:rPr>
        <w:t>–</w:t>
      </w:r>
      <w:del w:id="1009" w:author="Reviewer" w:date="2026-06-03T12:35:00Z" w16du:dateUtc="2026-06-03T17:35:00Z">
        <w:r w:rsidRPr="00E2531B" w:rsidDel="00587D97">
          <w:rPr>
            <w:rFonts w:ascii="Arial" w:hAnsi="Arial" w:cs="Arial"/>
          </w:rPr>
          <w:delText>1036</w:delText>
        </w:r>
      </w:del>
      <w:ins w:id="1010" w:author="Reviewer" w:date="2026-06-03T12:35:00Z" w16du:dateUtc="2026-06-03T17:35:00Z">
        <w:r w:rsidR="00587D97">
          <w:rPr>
            <w:rFonts w:ascii="Arial" w:hAnsi="Arial" w:cs="Arial"/>
          </w:rPr>
          <w:t>19</w:t>
        </w:r>
      </w:ins>
      <w:r w:rsidRPr="00E2531B">
        <w:rPr>
          <w:rFonts w:ascii="Arial" w:hAnsi="Arial" w:cs="Arial"/>
        </w:rPr>
        <w:t>.</w:t>
      </w:r>
    </w:p>
    <w:p w14:paraId="76BD02F3" w14:textId="77777777" w:rsidR="00587D97" w:rsidRPr="00E2531B" w:rsidRDefault="00587D97" w:rsidP="00587D97">
      <w:pPr>
        <w:pStyle w:val="Bibliography"/>
        <w:rPr>
          <w:ins w:id="1011" w:author="Reviewer" w:date="2026-06-03T12:33:00Z" w16du:dateUtc="2026-06-03T17:33:00Z"/>
          <w:rFonts w:ascii="Arial" w:hAnsi="Arial" w:cs="Arial"/>
        </w:rPr>
      </w:pPr>
      <w:ins w:id="1012" w:author="Reviewer" w:date="2026-06-03T12:33:00Z" w16du:dateUtc="2026-06-03T17:33:00Z">
        <w:r w:rsidRPr="00E2531B">
          <w:rPr>
            <w:rFonts w:ascii="Arial" w:hAnsi="Arial" w:cs="Arial"/>
          </w:rPr>
          <w:t xml:space="preserve">Milnes MR, Guillette Jr. LJ (2008) Alligator tales: new lessons about environmental contaminants from a sentinel species. </w:t>
        </w:r>
        <w:proofErr w:type="spellStart"/>
        <w:r w:rsidRPr="00E2531B">
          <w:rPr>
            <w:rFonts w:ascii="Arial" w:hAnsi="Arial" w:cs="Arial"/>
            <w:i/>
            <w:iCs/>
          </w:rPr>
          <w:t>Biosci</w:t>
        </w:r>
        <w:proofErr w:type="spellEnd"/>
        <w:r w:rsidRPr="00E2531B">
          <w:rPr>
            <w:rFonts w:ascii="Arial" w:hAnsi="Arial" w:cs="Arial"/>
          </w:rPr>
          <w:t xml:space="preserve"> 58: 1027–1036.</w:t>
        </w:r>
      </w:ins>
    </w:p>
    <w:p w14:paraId="32684E2A" w14:textId="3D40AD68" w:rsidR="00587D97" w:rsidRPr="00587D97" w:rsidDel="00587D97" w:rsidRDefault="00587D97" w:rsidP="00587D97">
      <w:pPr>
        <w:rPr>
          <w:del w:id="1013" w:author="Reviewer" w:date="2026-06-03T12:33:00Z" w16du:dateUtc="2026-06-03T17:33:00Z"/>
          <w:rPrChange w:id="1014" w:author="Reviewer" w:date="2026-06-03T12:33:00Z" w16du:dateUtc="2026-06-03T17:33:00Z">
            <w:rPr>
              <w:del w:id="1015" w:author="Reviewer" w:date="2026-06-03T12:33:00Z" w16du:dateUtc="2026-06-03T17:33:00Z"/>
              <w:rFonts w:ascii="Arial" w:hAnsi="Arial" w:cs="Arial"/>
            </w:rPr>
          </w:rPrChange>
        </w:rPr>
        <w:pPrChange w:id="1016" w:author="Reviewer" w:date="2026-06-03T12:33:00Z" w16du:dateUtc="2026-06-03T17:33:00Z">
          <w:pPr>
            <w:pStyle w:val="Bibliography"/>
          </w:pPr>
        </w:pPrChange>
      </w:pPr>
    </w:p>
    <w:p w14:paraId="699D03AB" w14:textId="77777777" w:rsidR="000430F0" w:rsidRPr="00E2531B" w:rsidRDefault="000430F0" w:rsidP="000430F0">
      <w:pPr>
        <w:pStyle w:val="Bibliography"/>
        <w:rPr>
          <w:rFonts w:ascii="Arial" w:hAnsi="Arial" w:cs="Arial"/>
        </w:rPr>
      </w:pPr>
      <w:r w:rsidRPr="00E2531B">
        <w:rPr>
          <w:rFonts w:ascii="Arial" w:hAnsi="Arial" w:cs="Arial"/>
        </w:rPr>
        <w:t>Murray CM, Easter M, Merchant M, Cooper A, Crother BI (2013) Can reproductive allometry assess population marginality in crocodilians? a comparative analysis of Gulf Coast American Alligator (</w:t>
      </w:r>
      <w:r w:rsidRPr="00E2531B">
        <w:rPr>
          <w:rFonts w:ascii="Arial" w:hAnsi="Arial" w:cs="Arial"/>
          <w:i/>
          <w:iCs/>
        </w:rPr>
        <w:t>Alligator mississippiensis</w:t>
      </w:r>
      <w:r w:rsidRPr="00E2531B">
        <w:rPr>
          <w:rFonts w:ascii="Arial" w:hAnsi="Arial" w:cs="Arial"/>
        </w:rPr>
        <w:t xml:space="preserve">) populations. </w:t>
      </w:r>
      <w:r w:rsidRPr="00E2531B">
        <w:rPr>
          <w:rFonts w:ascii="Arial" w:hAnsi="Arial" w:cs="Arial"/>
          <w:i/>
          <w:iCs/>
        </w:rPr>
        <w:t xml:space="preserve">Ichthyol </w:t>
      </w:r>
      <w:proofErr w:type="spellStart"/>
      <w:r w:rsidRPr="00E2531B">
        <w:rPr>
          <w:rFonts w:ascii="Arial" w:hAnsi="Arial" w:cs="Arial"/>
          <w:i/>
          <w:iCs/>
        </w:rPr>
        <w:t>Herpetol</w:t>
      </w:r>
      <w:proofErr w:type="spellEnd"/>
      <w:r w:rsidRPr="00E2531B">
        <w:rPr>
          <w:rFonts w:ascii="Arial" w:hAnsi="Arial" w:cs="Arial"/>
        </w:rPr>
        <w:t xml:space="preserve"> 2013: 268–276.</w:t>
      </w:r>
    </w:p>
    <w:p w14:paraId="47A2B48D" w14:textId="212696D2" w:rsidR="000430F0" w:rsidRPr="00E2531B" w:rsidDel="004027E8" w:rsidRDefault="000430F0" w:rsidP="000430F0">
      <w:pPr>
        <w:pStyle w:val="Bibliography"/>
        <w:rPr>
          <w:del w:id="1017" w:author="Reviewer" w:date="2026-06-02T12:46:00Z" w16du:dateUtc="2026-06-02T17:46:00Z"/>
          <w:rFonts w:ascii="Arial" w:hAnsi="Arial" w:cs="Arial"/>
        </w:rPr>
      </w:pPr>
      <w:del w:id="1018" w:author="Reviewer" w:date="2026-06-02T12:46:00Z" w16du:dateUtc="2026-06-02T17:46:00Z">
        <w:r w:rsidRPr="00E2531B" w:rsidDel="004027E8">
          <w:rPr>
            <w:rFonts w:ascii="Arial" w:hAnsi="Arial" w:cs="Arial"/>
          </w:rPr>
          <w:delText xml:space="preserve">Murray KS, Rogers DT, Kaufman MM (2004) Heavy Metals in an urban watershed in southeastern Michigan. </w:delText>
        </w:r>
        <w:r w:rsidRPr="00E2531B" w:rsidDel="004027E8">
          <w:rPr>
            <w:rFonts w:ascii="Arial" w:hAnsi="Arial" w:cs="Arial"/>
            <w:i/>
            <w:iCs/>
          </w:rPr>
          <w:delText>J of Env Quality</w:delText>
        </w:r>
        <w:r w:rsidRPr="00E2531B" w:rsidDel="004027E8">
          <w:rPr>
            <w:rFonts w:ascii="Arial" w:hAnsi="Arial" w:cs="Arial"/>
          </w:rPr>
          <w:delText xml:space="preserve"> 33: 163–172.</w:delText>
        </w:r>
      </w:del>
    </w:p>
    <w:p w14:paraId="47F5619C" w14:textId="77777777" w:rsidR="000430F0" w:rsidRPr="00E2531B" w:rsidRDefault="000430F0" w:rsidP="000430F0">
      <w:pPr>
        <w:pStyle w:val="Bibliography"/>
        <w:rPr>
          <w:rFonts w:ascii="Arial" w:hAnsi="Arial" w:cs="Arial"/>
        </w:rPr>
      </w:pPr>
      <w:proofErr w:type="spellStart"/>
      <w:r w:rsidRPr="00E2531B">
        <w:rPr>
          <w:rFonts w:ascii="Arial" w:hAnsi="Arial" w:cs="Arial"/>
        </w:rPr>
        <w:t>Mussabek</w:t>
      </w:r>
      <w:proofErr w:type="spellEnd"/>
      <w:r w:rsidRPr="00E2531B">
        <w:rPr>
          <w:rFonts w:ascii="Arial" w:hAnsi="Arial" w:cs="Arial"/>
        </w:rPr>
        <w:t xml:space="preserve"> D, Söderman A, Imura T, Persson KM, Nakagawa K, Ahrens L, Berndtsson R (2023) PFAS in the drinking water source: analysis of the contamination levels, origin, and emission rates. </w:t>
      </w:r>
      <w:r w:rsidRPr="00E2531B">
        <w:rPr>
          <w:rFonts w:ascii="Arial" w:hAnsi="Arial" w:cs="Arial"/>
          <w:i/>
          <w:iCs/>
        </w:rPr>
        <w:t>Water</w:t>
      </w:r>
      <w:r w:rsidRPr="00E2531B">
        <w:rPr>
          <w:rFonts w:ascii="Arial" w:hAnsi="Arial" w:cs="Arial"/>
        </w:rPr>
        <w:t xml:space="preserve"> 15: 137.</w:t>
      </w:r>
    </w:p>
    <w:p w14:paraId="2BAE7617" w14:textId="77777777" w:rsidR="000430F0" w:rsidRPr="00E2531B" w:rsidRDefault="000430F0" w:rsidP="000430F0">
      <w:pPr>
        <w:pStyle w:val="Bibliography"/>
        <w:rPr>
          <w:rFonts w:ascii="Arial" w:hAnsi="Arial" w:cs="Arial"/>
        </w:rPr>
      </w:pPr>
      <w:proofErr w:type="spellStart"/>
      <w:r w:rsidRPr="00E2531B">
        <w:rPr>
          <w:rFonts w:ascii="Arial" w:hAnsi="Arial" w:cs="Arial"/>
        </w:rPr>
        <w:t>Naidenko</w:t>
      </w:r>
      <w:proofErr w:type="spellEnd"/>
      <w:r w:rsidRPr="00E2531B">
        <w:rPr>
          <w:rFonts w:ascii="Arial" w:hAnsi="Arial" w:cs="Arial"/>
        </w:rPr>
        <w:t xml:space="preserve"> SV, </w:t>
      </w:r>
      <w:proofErr w:type="spellStart"/>
      <w:r w:rsidRPr="00E2531B">
        <w:rPr>
          <w:rFonts w:ascii="Arial" w:hAnsi="Arial" w:cs="Arial"/>
        </w:rPr>
        <w:t>Alshinetskiy</w:t>
      </w:r>
      <w:proofErr w:type="spellEnd"/>
      <w:r w:rsidRPr="00E2531B">
        <w:rPr>
          <w:rFonts w:ascii="Arial" w:hAnsi="Arial" w:cs="Arial"/>
        </w:rPr>
        <w:t xml:space="preserve"> MV (2020) Size matters: zoo data analysis shows that the white blood cell ratio differs between large and small felids. </w:t>
      </w:r>
      <w:r w:rsidRPr="00E2531B">
        <w:rPr>
          <w:rFonts w:ascii="Arial" w:hAnsi="Arial" w:cs="Arial"/>
          <w:i/>
          <w:iCs/>
        </w:rPr>
        <w:t>Animals</w:t>
      </w:r>
      <w:r w:rsidRPr="00E2531B">
        <w:rPr>
          <w:rFonts w:ascii="Arial" w:hAnsi="Arial" w:cs="Arial"/>
        </w:rPr>
        <w:t xml:space="preserve"> 10: 940.</w:t>
      </w:r>
    </w:p>
    <w:p w14:paraId="5EF510B8"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Nayak S, Sahoo G, Das II, Mohanty AK, Kumar R, Sahoo L, </w:t>
      </w:r>
      <w:proofErr w:type="spellStart"/>
      <w:r w:rsidRPr="00E2531B">
        <w:rPr>
          <w:rFonts w:ascii="Arial" w:hAnsi="Arial" w:cs="Arial"/>
        </w:rPr>
        <w:t>Sundaray</w:t>
      </w:r>
      <w:proofErr w:type="spellEnd"/>
      <w:r w:rsidRPr="00E2531B">
        <w:rPr>
          <w:rFonts w:ascii="Arial" w:hAnsi="Arial" w:cs="Arial"/>
        </w:rPr>
        <w:t xml:space="preserve"> JK (2023) Poly- and perfluoroalkyl substances (PFAS): do they matter to aquatic ecosystems? </w:t>
      </w:r>
      <w:r w:rsidRPr="00E2531B">
        <w:rPr>
          <w:rFonts w:ascii="Arial" w:hAnsi="Arial" w:cs="Arial"/>
          <w:i/>
          <w:iCs/>
        </w:rPr>
        <w:t>Toxics</w:t>
      </w:r>
      <w:r w:rsidRPr="00E2531B">
        <w:rPr>
          <w:rFonts w:ascii="Arial" w:hAnsi="Arial" w:cs="Arial"/>
        </w:rPr>
        <w:t xml:space="preserve"> 11: 543.</w:t>
      </w:r>
    </w:p>
    <w:p w14:paraId="7A8F3DCE" w14:textId="77777777" w:rsidR="000430F0" w:rsidRPr="00E2531B" w:rsidRDefault="000430F0" w:rsidP="000430F0">
      <w:pPr>
        <w:pStyle w:val="Bibliography"/>
        <w:rPr>
          <w:rFonts w:ascii="Arial" w:hAnsi="Arial" w:cs="Arial"/>
        </w:rPr>
      </w:pPr>
      <w:r w:rsidRPr="00E2531B">
        <w:rPr>
          <w:rFonts w:ascii="Arial" w:hAnsi="Arial" w:cs="Arial"/>
        </w:rPr>
        <w:t>Neumann RM, Allen MS (2007) Chapter 9: Size structure. In: Guy CS, Brown ML, eds. Analysis and Interpretation of Freshwater Fisheries Data. American Fisheries Society, Bethesda, USA, pp 375–421.</w:t>
      </w:r>
    </w:p>
    <w:p w14:paraId="6442F54E" w14:textId="77777777" w:rsidR="000430F0" w:rsidRPr="00E2531B" w:rsidRDefault="000430F0" w:rsidP="000430F0">
      <w:pPr>
        <w:pStyle w:val="Bibliography"/>
        <w:rPr>
          <w:rFonts w:ascii="Arial" w:hAnsi="Arial" w:cs="Arial"/>
        </w:rPr>
      </w:pPr>
      <w:r w:rsidRPr="00E2531B">
        <w:rPr>
          <w:rFonts w:ascii="Arial" w:hAnsi="Arial" w:cs="Arial"/>
        </w:rPr>
        <w:t xml:space="preserve">Nies DH (1999) Microbial heavy-metal resistance. </w:t>
      </w:r>
      <w:r w:rsidRPr="00E2531B">
        <w:rPr>
          <w:rFonts w:ascii="Arial" w:hAnsi="Arial" w:cs="Arial"/>
          <w:i/>
          <w:iCs/>
        </w:rPr>
        <w:t xml:space="preserve">Appl </w:t>
      </w:r>
      <w:proofErr w:type="spellStart"/>
      <w:r w:rsidRPr="00E2531B">
        <w:rPr>
          <w:rFonts w:ascii="Arial" w:hAnsi="Arial" w:cs="Arial"/>
          <w:i/>
          <w:iCs/>
        </w:rPr>
        <w:t>Microbiol</w:t>
      </w:r>
      <w:proofErr w:type="spellEnd"/>
      <w:r w:rsidRPr="00E2531B">
        <w:rPr>
          <w:rFonts w:ascii="Arial" w:hAnsi="Arial" w:cs="Arial"/>
          <w:i/>
          <w:iCs/>
        </w:rPr>
        <w:t xml:space="preserve"> </w:t>
      </w:r>
      <w:proofErr w:type="spellStart"/>
      <w:r w:rsidRPr="00E2531B">
        <w:rPr>
          <w:rFonts w:ascii="Arial" w:hAnsi="Arial" w:cs="Arial"/>
          <w:i/>
          <w:iCs/>
        </w:rPr>
        <w:t>Biotechnol</w:t>
      </w:r>
      <w:proofErr w:type="spellEnd"/>
      <w:r w:rsidRPr="00E2531B">
        <w:rPr>
          <w:rFonts w:ascii="Arial" w:hAnsi="Arial" w:cs="Arial"/>
        </w:rPr>
        <w:t xml:space="preserve"> 51: 730–750.</w:t>
      </w:r>
    </w:p>
    <w:p w14:paraId="77C999B5" w14:textId="77777777" w:rsidR="000430F0" w:rsidRPr="00E2531B" w:rsidRDefault="000430F0" w:rsidP="000430F0">
      <w:pPr>
        <w:pStyle w:val="Bibliography"/>
        <w:rPr>
          <w:rFonts w:ascii="Arial" w:hAnsi="Arial" w:cs="Arial"/>
        </w:rPr>
      </w:pPr>
      <w:r w:rsidRPr="00E2531B">
        <w:rPr>
          <w:rFonts w:ascii="Arial" w:hAnsi="Arial" w:cs="Arial"/>
        </w:rPr>
        <w:t xml:space="preserve">Nies DH (2003) Efflux-mediated heavy metal resistance in prokaryotes. </w:t>
      </w:r>
      <w:r w:rsidRPr="00E2531B">
        <w:rPr>
          <w:rFonts w:ascii="Arial" w:hAnsi="Arial" w:cs="Arial"/>
          <w:i/>
          <w:iCs/>
        </w:rPr>
        <w:t xml:space="preserve">FEMS </w:t>
      </w:r>
      <w:proofErr w:type="spellStart"/>
      <w:r w:rsidRPr="00E2531B">
        <w:rPr>
          <w:rFonts w:ascii="Arial" w:hAnsi="Arial" w:cs="Arial"/>
          <w:i/>
          <w:iCs/>
        </w:rPr>
        <w:t>Microbiol</w:t>
      </w:r>
      <w:proofErr w:type="spellEnd"/>
      <w:r w:rsidRPr="00E2531B">
        <w:rPr>
          <w:rFonts w:ascii="Arial" w:hAnsi="Arial" w:cs="Arial"/>
          <w:i/>
          <w:iCs/>
        </w:rPr>
        <w:t xml:space="preserve"> Rev</w:t>
      </w:r>
      <w:r w:rsidRPr="00E2531B">
        <w:rPr>
          <w:rFonts w:ascii="Arial" w:hAnsi="Arial" w:cs="Arial"/>
        </w:rPr>
        <w:t xml:space="preserve"> 27: 313–339.</w:t>
      </w:r>
    </w:p>
    <w:p w14:paraId="0C1AB5EF" w14:textId="77777777" w:rsidR="000430F0" w:rsidRPr="00E2531B" w:rsidRDefault="000430F0" w:rsidP="000430F0">
      <w:pPr>
        <w:pStyle w:val="Bibliography"/>
        <w:rPr>
          <w:rFonts w:ascii="Arial" w:hAnsi="Arial" w:cs="Arial"/>
        </w:rPr>
      </w:pPr>
      <w:r w:rsidRPr="00E2531B">
        <w:rPr>
          <w:rFonts w:ascii="Arial" w:hAnsi="Arial" w:cs="Arial"/>
        </w:rPr>
        <w:t xml:space="preserve">Norris AJ, DeVries DR, Wright RA (2010) Coastal estuaries as habitat for a freshwater fish species: exploring population-level effects of salinity on largemouth bass. </w:t>
      </w:r>
      <w:r w:rsidRPr="00E2531B">
        <w:rPr>
          <w:rFonts w:ascii="Arial" w:hAnsi="Arial" w:cs="Arial"/>
          <w:i/>
          <w:iCs/>
        </w:rPr>
        <w:t>Trans Am Fish Soc</w:t>
      </w:r>
      <w:r w:rsidRPr="00E2531B">
        <w:rPr>
          <w:rFonts w:ascii="Arial" w:hAnsi="Arial" w:cs="Arial"/>
        </w:rPr>
        <w:t xml:space="preserve"> 139: 610–625.</w:t>
      </w:r>
    </w:p>
    <w:p w14:paraId="77C24AFE" w14:textId="77777777" w:rsidR="000430F0" w:rsidRPr="00E2531B" w:rsidRDefault="000430F0" w:rsidP="000430F0">
      <w:pPr>
        <w:pStyle w:val="Bibliography"/>
        <w:rPr>
          <w:rFonts w:ascii="Arial" w:hAnsi="Arial" w:cs="Arial"/>
        </w:rPr>
      </w:pPr>
      <w:r w:rsidRPr="00E2531B">
        <w:rPr>
          <w:rFonts w:ascii="Arial" w:hAnsi="Arial" w:cs="Arial"/>
        </w:rPr>
        <w:t xml:space="preserve">OECD (2021) New Comprehensive Global Database of Per- and Polyfluoroalkyl Substances. </w:t>
      </w:r>
      <w:proofErr w:type="spellStart"/>
      <w:r w:rsidRPr="00E2531B">
        <w:rPr>
          <w:rFonts w:ascii="Arial" w:hAnsi="Arial" w:cs="Arial"/>
        </w:rPr>
        <w:t>Organisation</w:t>
      </w:r>
      <w:proofErr w:type="spellEnd"/>
      <w:r w:rsidRPr="00E2531B">
        <w:rPr>
          <w:rFonts w:ascii="Arial" w:hAnsi="Arial" w:cs="Arial"/>
        </w:rPr>
        <w:t xml:space="preserve"> for Economic Co-operation and Development: Available at: http://www.oecd.org/chemicalsafety/portal-perfluorinated-chemicals/.</w:t>
      </w:r>
    </w:p>
    <w:p w14:paraId="73C3E2D0" w14:textId="77777777" w:rsidR="000430F0" w:rsidRPr="00E2531B" w:rsidRDefault="000430F0" w:rsidP="000430F0">
      <w:pPr>
        <w:pStyle w:val="Bibliography"/>
        <w:rPr>
          <w:rFonts w:ascii="Arial" w:hAnsi="Arial" w:cs="Arial"/>
        </w:rPr>
      </w:pPr>
      <w:r w:rsidRPr="00E2531B">
        <w:rPr>
          <w:rFonts w:ascii="Arial" w:hAnsi="Arial" w:cs="Arial"/>
        </w:rPr>
        <w:t xml:space="preserve">Pan C-G, Ying G-G, Zhao J-L, Liu Y-S, Jiang Y-X, Zhang Q-Q (2014) Spatiotemporal distribution and mass loadings of perfluoroalkyl substances in the Yangtze River of China. </w:t>
      </w:r>
      <w:r w:rsidRPr="00E2531B">
        <w:rPr>
          <w:rFonts w:ascii="Arial" w:hAnsi="Arial" w:cs="Arial"/>
          <w:i/>
          <w:iCs/>
        </w:rPr>
        <w:t>Sci Total Environ</w:t>
      </w:r>
      <w:r w:rsidRPr="00E2531B">
        <w:rPr>
          <w:rFonts w:ascii="Arial" w:hAnsi="Arial" w:cs="Arial"/>
        </w:rPr>
        <w:t xml:space="preserve"> 493: 580–587.</w:t>
      </w:r>
    </w:p>
    <w:p w14:paraId="3CE13F06" w14:textId="77777777" w:rsidR="000430F0" w:rsidRPr="00E2531B" w:rsidRDefault="000430F0" w:rsidP="000430F0">
      <w:pPr>
        <w:pStyle w:val="Bibliography"/>
        <w:rPr>
          <w:rFonts w:ascii="Arial" w:hAnsi="Arial" w:cs="Arial"/>
        </w:rPr>
      </w:pPr>
      <w:r w:rsidRPr="00E2531B">
        <w:rPr>
          <w:rFonts w:ascii="Arial" w:hAnsi="Arial" w:cs="Arial"/>
        </w:rPr>
        <w:t>Pankhurst N, Van Der Kraak G (1997) Effects of stress on reproduction and growth of fish. In: Fish Stress and Health in Aquaculture. pp 73–93.</w:t>
      </w:r>
    </w:p>
    <w:p w14:paraId="283B8D97" w14:textId="77777777" w:rsidR="000430F0" w:rsidRPr="00E2531B" w:rsidRDefault="000430F0" w:rsidP="000430F0">
      <w:pPr>
        <w:pStyle w:val="Bibliography"/>
        <w:rPr>
          <w:rFonts w:ascii="Arial" w:hAnsi="Arial" w:cs="Arial"/>
        </w:rPr>
      </w:pPr>
      <w:r w:rsidRPr="00E2531B">
        <w:rPr>
          <w:rFonts w:ascii="Arial" w:hAnsi="Arial" w:cs="Arial"/>
        </w:rPr>
        <w:t xml:space="preserve">Paukert CP, Lynch AJ, Beard TD, Chen Y, Cooke SJ, Cooperman MS, </w:t>
      </w:r>
      <w:proofErr w:type="spellStart"/>
      <w:r w:rsidRPr="00E2531B">
        <w:rPr>
          <w:rFonts w:ascii="Arial" w:hAnsi="Arial" w:cs="Arial"/>
        </w:rPr>
        <w:t>Cowx</w:t>
      </w:r>
      <w:proofErr w:type="spellEnd"/>
      <w:r w:rsidRPr="00E2531B">
        <w:rPr>
          <w:rFonts w:ascii="Arial" w:hAnsi="Arial" w:cs="Arial"/>
        </w:rPr>
        <w:t xml:space="preserve"> IG, </w:t>
      </w:r>
      <w:proofErr w:type="spellStart"/>
      <w:r w:rsidRPr="00E2531B">
        <w:rPr>
          <w:rFonts w:ascii="Arial" w:hAnsi="Arial" w:cs="Arial"/>
        </w:rPr>
        <w:t>Ibengwe</w:t>
      </w:r>
      <w:proofErr w:type="spellEnd"/>
      <w:r w:rsidRPr="00E2531B">
        <w:rPr>
          <w:rFonts w:ascii="Arial" w:hAnsi="Arial" w:cs="Arial"/>
        </w:rPr>
        <w:t xml:space="preserve"> L, Infante DM, Myers BJE, </w:t>
      </w:r>
      <w:r w:rsidRPr="00E2531B">
        <w:rPr>
          <w:rFonts w:ascii="Arial" w:hAnsi="Arial" w:cs="Arial"/>
          <w:i/>
          <w:iCs/>
        </w:rPr>
        <w:t>et al.</w:t>
      </w:r>
      <w:r w:rsidRPr="00E2531B">
        <w:rPr>
          <w:rFonts w:ascii="Arial" w:hAnsi="Arial" w:cs="Arial"/>
        </w:rPr>
        <w:t xml:space="preserve"> (2017) Designing a global assessment of climate change on inland fishes and fisheries: knowns and needs. </w:t>
      </w:r>
      <w:r w:rsidRPr="00E2531B">
        <w:rPr>
          <w:rFonts w:ascii="Arial" w:hAnsi="Arial" w:cs="Arial"/>
          <w:i/>
          <w:iCs/>
        </w:rPr>
        <w:t>Rev Fish Biol Fisheries</w:t>
      </w:r>
      <w:r w:rsidRPr="00E2531B">
        <w:rPr>
          <w:rFonts w:ascii="Arial" w:hAnsi="Arial" w:cs="Arial"/>
        </w:rPr>
        <w:t xml:space="preserve"> 27: 393–409.</w:t>
      </w:r>
    </w:p>
    <w:p w14:paraId="0FB3AD7B" w14:textId="77777777" w:rsidR="000430F0" w:rsidRPr="00E2531B" w:rsidRDefault="000430F0" w:rsidP="000430F0">
      <w:pPr>
        <w:pStyle w:val="Bibliography"/>
        <w:rPr>
          <w:rFonts w:ascii="Arial" w:hAnsi="Arial" w:cs="Arial"/>
        </w:rPr>
      </w:pPr>
      <w:r w:rsidRPr="00E2531B">
        <w:rPr>
          <w:rFonts w:ascii="Arial" w:hAnsi="Arial" w:cs="Arial"/>
        </w:rPr>
        <w:t xml:space="preserve">Pinheiro JPS, Windsor FM, Wilson RW, Tyler CR (2021) Global variation in freshwater </w:t>
      </w:r>
      <w:proofErr w:type="spellStart"/>
      <w:r w:rsidRPr="00E2531B">
        <w:rPr>
          <w:rFonts w:ascii="Arial" w:hAnsi="Arial" w:cs="Arial"/>
        </w:rPr>
        <w:t>physico</w:t>
      </w:r>
      <w:proofErr w:type="spellEnd"/>
      <w:r w:rsidRPr="00E2531B">
        <w:rPr>
          <w:rFonts w:ascii="Cambria Math" w:hAnsi="Cambria Math" w:cs="Cambria Math"/>
        </w:rPr>
        <w:t>‐</w:t>
      </w:r>
      <w:r w:rsidRPr="00E2531B">
        <w:rPr>
          <w:rFonts w:ascii="Arial" w:hAnsi="Arial" w:cs="Arial"/>
        </w:rPr>
        <w:t xml:space="preserve">chemistry and its influence on chemical toxicity in aquatic wildlife. </w:t>
      </w:r>
      <w:r w:rsidRPr="00E2531B">
        <w:rPr>
          <w:rFonts w:ascii="Arial" w:hAnsi="Arial" w:cs="Arial"/>
          <w:i/>
          <w:iCs/>
        </w:rPr>
        <w:t>Biol Rev</w:t>
      </w:r>
      <w:r w:rsidRPr="00E2531B">
        <w:rPr>
          <w:rFonts w:ascii="Arial" w:hAnsi="Arial" w:cs="Arial"/>
        </w:rPr>
        <w:t xml:space="preserve"> 96: 1528–1546.</w:t>
      </w:r>
    </w:p>
    <w:p w14:paraId="7B12F011" w14:textId="77777777" w:rsidR="000430F0" w:rsidRPr="00E2531B" w:rsidRDefault="000430F0" w:rsidP="000430F0">
      <w:pPr>
        <w:pStyle w:val="Bibliography"/>
        <w:rPr>
          <w:rFonts w:ascii="Arial" w:hAnsi="Arial" w:cs="Arial"/>
        </w:rPr>
      </w:pPr>
      <w:r w:rsidRPr="00E2531B">
        <w:rPr>
          <w:rFonts w:ascii="Arial" w:hAnsi="Arial" w:cs="Arial"/>
        </w:rPr>
        <w:t xml:space="preserve">Piva E, Schumann S, </w:t>
      </w:r>
      <w:proofErr w:type="spellStart"/>
      <w:r w:rsidRPr="00E2531B">
        <w:rPr>
          <w:rFonts w:ascii="Arial" w:hAnsi="Arial" w:cs="Arial"/>
        </w:rPr>
        <w:t>Dotteschini</w:t>
      </w:r>
      <w:proofErr w:type="spellEnd"/>
      <w:r w:rsidRPr="00E2531B">
        <w:rPr>
          <w:rFonts w:ascii="Arial" w:hAnsi="Arial" w:cs="Arial"/>
        </w:rPr>
        <w:t xml:space="preserve"> S, </w:t>
      </w:r>
      <w:proofErr w:type="spellStart"/>
      <w:r w:rsidRPr="00E2531B">
        <w:rPr>
          <w:rFonts w:ascii="Arial" w:hAnsi="Arial" w:cs="Arial"/>
        </w:rPr>
        <w:t>Brocca</w:t>
      </w:r>
      <w:proofErr w:type="spellEnd"/>
      <w:r w:rsidRPr="00E2531B">
        <w:rPr>
          <w:rFonts w:ascii="Arial" w:hAnsi="Arial" w:cs="Arial"/>
        </w:rPr>
        <w:t xml:space="preserve"> G, Radaelli G, Marion A, </w:t>
      </w:r>
      <w:proofErr w:type="spellStart"/>
      <w:r w:rsidRPr="00E2531B">
        <w:rPr>
          <w:rFonts w:ascii="Arial" w:hAnsi="Arial" w:cs="Arial"/>
        </w:rPr>
        <w:t>Irato</w:t>
      </w:r>
      <w:proofErr w:type="spellEnd"/>
      <w:r w:rsidRPr="00E2531B">
        <w:rPr>
          <w:rFonts w:ascii="Arial" w:hAnsi="Arial" w:cs="Arial"/>
        </w:rPr>
        <w:t xml:space="preserve"> P, </w:t>
      </w:r>
      <w:proofErr w:type="spellStart"/>
      <w:r w:rsidRPr="00E2531B">
        <w:rPr>
          <w:rFonts w:ascii="Arial" w:hAnsi="Arial" w:cs="Arial"/>
        </w:rPr>
        <w:t>Bertotto</w:t>
      </w:r>
      <w:proofErr w:type="spellEnd"/>
      <w:r w:rsidRPr="00E2531B">
        <w:rPr>
          <w:rFonts w:ascii="Arial" w:hAnsi="Arial" w:cs="Arial"/>
        </w:rPr>
        <w:t xml:space="preserve"> D, </w:t>
      </w:r>
      <w:proofErr w:type="spellStart"/>
      <w:r w:rsidRPr="00E2531B">
        <w:rPr>
          <w:rFonts w:ascii="Arial" w:hAnsi="Arial" w:cs="Arial"/>
        </w:rPr>
        <w:t>Santovito</w:t>
      </w:r>
      <w:proofErr w:type="spellEnd"/>
      <w:r w:rsidRPr="00E2531B">
        <w:rPr>
          <w:rFonts w:ascii="Arial" w:hAnsi="Arial" w:cs="Arial"/>
        </w:rPr>
        <w:t xml:space="preserve"> G (2022) Antioxidant responses induced by PFAS exposure in freshwater fish in the Veneto Region. </w:t>
      </w:r>
      <w:proofErr w:type="spellStart"/>
      <w:r w:rsidRPr="00E2531B">
        <w:rPr>
          <w:rFonts w:ascii="Arial" w:hAnsi="Arial" w:cs="Arial"/>
          <w:i/>
          <w:iCs/>
        </w:rPr>
        <w:t>Antioxid</w:t>
      </w:r>
      <w:proofErr w:type="spellEnd"/>
      <w:r w:rsidRPr="00E2531B">
        <w:rPr>
          <w:rFonts w:ascii="Arial" w:hAnsi="Arial" w:cs="Arial"/>
        </w:rPr>
        <w:t xml:space="preserve"> 11: 1115.</w:t>
      </w:r>
    </w:p>
    <w:p w14:paraId="2090B8B5" w14:textId="77777777" w:rsidR="000430F0" w:rsidRPr="00E2531B" w:rsidRDefault="000430F0" w:rsidP="000430F0">
      <w:pPr>
        <w:pStyle w:val="Bibliography"/>
        <w:rPr>
          <w:rFonts w:ascii="Arial" w:hAnsi="Arial" w:cs="Arial"/>
        </w:rPr>
      </w:pPr>
      <w:r w:rsidRPr="00E2531B">
        <w:rPr>
          <w:rFonts w:ascii="Arial" w:hAnsi="Arial" w:cs="Arial"/>
        </w:rPr>
        <w:t>Posit team (2025) RStudio: Integrated Development Environment for R. Posit Software, PBC, Boston, MA.</w:t>
      </w:r>
    </w:p>
    <w:p w14:paraId="6B0ACD3F" w14:textId="77777777" w:rsidR="000430F0" w:rsidRPr="00E2531B" w:rsidRDefault="000430F0" w:rsidP="000430F0">
      <w:pPr>
        <w:pStyle w:val="Bibliography"/>
        <w:rPr>
          <w:rFonts w:ascii="Arial" w:hAnsi="Arial" w:cs="Arial"/>
        </w:rPr>
      </w:pPr>
      <w:r w:rsidRPr="00E2531B">
        <w:rPr>
          <w:rFonts w:ascii="Arial" w:hAnsi="Arial" w:cs="Arial"/>
        </w:rPr>
        <w:t xml:space="preserve">Post DM, Kitchell JF, Hodgson JR (1998) Interactions among adult demography, spawning date, growth rate, predation, overwinter mortality, and the recruitment of largemouth bass in a northern lake. </w:t>
      </w:r>
      <w:r w:rsidRPr="00E2531B">
        <w:rPr>
          <w:rFonts w:ascii="Arial" w:hAnsi="Arial" w:cs="Arial"/>
          <w:i/>
          <w:iCs/>
        </w:rPr>
        <w:t xml:space="preserve">Can J Fish </w:t>
      </w:r>
      <w:proofErr w:type="spellStart"/>
      <w:r w:rsidRPr="00E2531B">
        <w:rPr>
          <w:rFonts w:ascii="Arial" w:hAnsi="Arial" w:cs="Arial"/>
          <w:i/>
          <w:iCs/>
        </w:rPr>
        <w:t>Aquat</w:t>
      </w:r>
      <w:proofErr w:type="spellEnd"/>
      <w:r w:rsidRPr="00E2531B">
        <w:rPr>
          <w:rFonts w:ascii="Arial" w:hAnsi="Arial" w:cs="Arial"/>
          <w:i/>
          <w:iCs/>
        </w:rPr>
        <w:t xml:space="preserve"> Sci</w:t>
      </w:r>
      <w:r w:rsidRPr="00E2531B">
        <w:rPr>
          <w:rFonts w:ascii="Arial" w:hAnsi="Arial" w:cs="Arial"/>
        </w:rPr>
        <w:t xml:space="preserve"> 55: 2588–2600.</w:t>
      </w:r>
    </w:p>
    <w:p w14:paraId="1870CD65"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Qazi MR, </w:t>
      </w:r>
      <w:proofErr w:type="spellStart"/>
      <w:r w:rsidRPr="00E2531B">
        <w:rPr>
          <w:rFonts w:ascii="Arial" w:hAnsi="Arial" w:cs="Arial"/>
        </w:rPr>
        <w:t>Bogdanska</w:t>
      </w:r>
      <w:proofErr w:type="spellEnd"/>
      <w:r w:rsidRPr="00E2531B">
        <w:rPr>
          <w:rFonts w:ascii="Arial" w:hAnsi="Arial" w:cs="Arial"/>
        </w:rPr>
        <w:t xml:space="preserve"> J, Butenhoff JL, Nelson BD, DePierre JW, Abedi-</w:t>
      </w:r>
      <w:proofErr w:type="spellStart"/>
      <w:r w:rsidRPr="00E2531B">
        <w:rPr>
          <w:rFonts w:ascii="Arial" w:hAnsi="Arial" w:cs="Arial"/>
        </w:rPr>
        <w:t>Valugerdi</w:t>
      </w:r>
      <w:proofErr w:type="spellEnd"/>
      <w:r w:rsidRPr="00E2531B">
        <w:rPr>
          <w:rFonts w:ascii="Arial" w:hAnsi="Arial" w:cs="Arial"/>
        </w:rPr>
        <w:t xml:space="preserve"> M (2009) High-dose, short-term exposure of mice to </w:t>
      </w:r>
      <w:proofErr w:type="spellStart"/>
      <w:r w:rsidRPr="00E2531B">
        <w:rPr>
          <w:rFonts w:ascii="Arial" w:hAnsi="Arial" w:cs="Arial"/>
        </w:rPr>
        <w:t>perfluorooctanesulfonate</w:t>
      </w:r>
      <w:proofErr w:type="spellEnd"/>
      <w:r w:rsidRPr="00E2531B">
        <w:rPr>
          <w:rFonts w:ascii="Arial" w:hAnsi="Arial" w:cs="Arial"/>
        </w:rPr>
        <w:t xml:space="preserve"> (PFOS) or perfluorooctanoate (PFOA) affects the number of circulating neutrophils differently, but enhances the inflammatory responses of macrophages to lipopolysaccharide (LPS) in a similar fashion. </w:t>
      </w:r>
      <w:proofErr w:type="spellStart"/>
      <w:r w:rsidRPr="00E2531B">
        <w:rPr>
          <w:rFonts w:ascii="Arial" w:hAnsi="Arial" w:cs="Arial"/>
          <w:i/>
          <w:iCs/>
        </w:rPr>
        <w:t>Toxicol</w:t>
      </w:r>
      <w:proofErr w:type="spellEnd"/>
      <w:r w:rsidRPr="00E2531B">
        <w:rPr>
          <w:rFonts w:ascii="Arial" w:hAnsi="Arial" w:cs="Arial"/>
        </w:rPr>
        <w:t xml:space="preserve"> 262: 207–214.</w:t>
      </w:r>
    </w:p>
    <w:p w14:paraId="3A84578F" w14:textId="77777777" w:rsidR="000430F0" w:rsidRPr="00E2531B" w:rsidRDefault="000430F0" w:rsidP="000430F0">
      <w:pPr>
        <w:pStyle w:val="Bibliography"/>
        <w:rPr>
          <w:rFonts w:ascii="Arial" w:hAnsi="Arial" w:cs="Arial"/>
        </w:rPr>
      </w:pPr>
      <w:r w:rsidRPr="00E2531B">
        <w:rPr>
          <w:rFonts w:ascii="Arial" w:hAnsi="Arial" w:cs="Arial"/>
        </w:rPr>
        <w:t>R Core Team (2025) R: A Language and Environment for Statistical Computing. R Foundation for Statistical Computing, Vienna, Austria.</w:t>
      </w:r>
    </w:p>
    <w:p w14:paraId="021FE7D0" w14:textId="77777777" w:rsidR="000430F0" w:rsidRPr="00E2531B" w:rsidRDefault="000430F0" w:rsidP="000430F0">
      <w:pPr>
        <w:pStyle w:val="Bibliography"/>
        <w:rPr>
          <w:rFonts w:ascii="Arial" w:hAnsi="Arial" w:cs="Arial"/>
        </w:rPr>
      </w:pPr>
      <w:r w:rsidRPr="00E2531B">
        <w:rPr>
          <w:rFonts w:ascii="Arial" w:hAnsi="Arial" w:cs="Arial"/>
        </w:rPr>
        <w:t xml:space="preserve">Ritter L Keith Solomon, Paul Sibley, Ken Hall, Patricia Keen, Gevan Mattu, Beth Linton (2002) Sources, pathways, and relative risks of contaminants in surface water and groundwater: a perspective prepared for the Walkerton inquiry. </w:t>
      </w:r>
      <w:r w:rsidRPr="00E2531B">
        <w:rPr>
          <w:rFonts w:ascii="Arial" w:hAnsi="Arial" w:cs="Arial"/>
          <w:i/>
          <w:iCs/>
        </w:rPr>
        <w:t xml:space="preserve">J </w:t>
      </w:r>
      <w:proofErr w:type="spellStart"/>
      <w:r w:rsidRPr="00E2531B">
        <w:rPr>
          <w:rFonts w:ascii="Arial" w:hAnsi="Arial" w:cs="Arial"/>
          <w:i/>
          <w:iCs/>
        </w:rPr>
        <w:t>Toxicol</w:t>
      </w:r>
      <w:proofErr w:type="spellEnd"/>
      <w:r w:rsidRPr="00E2531B">
        <w:rPr>
          <w:rFonts w:ascii="Arial" w:hAnsi="Arial" w:cs="Arial"/>
          <w:i/>
          <w:iCs/>
        </w:rPr>
        <w:t xml:space="preserve"> Environ Health</w:t>
      </w:r>
      <w:r w:rsidRPr="00E2531B">
        <w:rPr>
          <w:rFonts w:ascii="Arial" w:hAnsi="Arial" w:cs="Arial"/>
        </w:rPr>
        <w:t xml:space="preserve"> 65: 1–142.</w:t>
      </w:r>
    </w:p>
    <w:p w14:paraId="1D0CC864" w14:textId="77777777" w:rsidR="000430F0" w:rsidRPr="00E2531B" w:rsidRDefault="000430F0" w:rsidP="000430F0">
      <w:pPr>
        <w:pStyle w:val="Bibliography"/>
        <w:rPr>
          <w:rFonts w:ascii="Arial" w:hAnsi="Arial" w:cs="Arial"/>
        </w:rPr>
      </w:pPr>
      <w:r w:rsidRPr="00E2531B">
        <w:rPr>
          <w:rFonts w:ascii="Arial" w:hAnsi="Arial" w:cs="Arial"/>
        </w:rPr>
        <w:t xml:space="preserve">Rodgers EM, Poletto JB, Gomez Isaza DF, Van </w:t>
      </w:r>
      <w:proofErr w:type="spellStart"/>
      <w:r w:rsidRPr="00E2531B">
        <w:rPr>
          <w:rFonts w:ascii="Arial" w:hAnsi="Arial" w:cs="Arial"/>
        </w:rPr>
        <w:t>Eenennaam</w:t>
      </w:r>
      <w:proofErr w:type="spellEnd"/>
      <w:r w:rsidRPr="00E2531B">
        <w:rPr>
          <w:rFonts w:ascii="Arial" w:hAnsi="Arial" w:cs="Arial"/>
        </w:rPr>
        <w:t xml:space="preserve"> JP, Connon RE, </w:t>
      </w:r>
      <w:proofErr w:type="spellStart"/>
      <w:r w:rsidRPr="00E2531B">
        <w:rPr>
          <w:rFonts w:ascii="Arial" w:hAnsi="Arial" w:cs="Arial"/>
        </w:rPr>
        <w:t>Todgham</w:t>
      </w:r>
      <w:proofErr w:type="spellEnd"/>
      <w:r w:rsidRPr="00E2531B">
        <w:rPr>
          <w:rFonts w:ascii="Arial" w:hAnsi="Arial" w:cs="Arial"/>
        </w:rPr>
        <w:t xml:space="preserve"> AE, Seesholtz A, Heublein JC, Cech JJ, Kelly JT, </w:t>
      </w:r>
      <w:r w:rsidRPr="00E2531B">
        <w:rPr>
          <w:rFonts w:ascii="Arial" w:hAnsi="Arial" w:cs="Arial"/>
          <w:i/>
          <w:iCs/>
        </w:rPr>
        <w:t>et al.</w:t>
      </w:r>
      <w:r w:rsidRPr="00E2531B">
        <w:rPr>
          <w:rFonts w:ascii="Arial" w:hAnsi="Arial" w:cs="Arial"/>
        </w:rPr>
        <w:t xml:space="preserve"> (2019) Integrating physiological data with the conservation and management of fishes: a meta-analytical review using the threatened green sturgeon (</w:t>
      </w:r>
      <w:r w:rsidRPr="00E2531B">
        <w:rPr>
          <w:rFonts w:ascii="Arial" w:hAnsi="Arial" w:cs="Arial"/>
          <w:i/>
          <w:iCs/>
        </w:rPr>
        <w:t xml:space="preserve">Acipenser </w:t>
      </w:r>
      <w:proofErr w:type="spellStart"/>
      <w:r w:rsidRPr="00E2531B">
        <w:rPr>
          <w:rFonts w:ascii="Arial" w:hAnsi="Arial" w:cs="Arial"/>
          <w:i/>
          <w:iCs/>
        </w:rPr>
        <w:t>medirostris</w:t>
      </w:r>
      <w:proofErr w:type="spellEnd"/>
      <w:r w:rsidRPr="00E2531B">
        <w:rPr>
          <w:rFonts w:ascii="Arial" w:hAnsi="Arial" w:cs="Arial"/>
        </w:rPr>
        <w:t xml:space="preserve">). </w:t>
      </w:r>
      <w:proofErr w:type="spellStart"/>
      <w:r w:rsidRPr="00E2531B">
        <w:rPr>
          <w:rFonts w:ascii="Arial" w:hAnsi="Arial" w:cs="Arial"/>
          <w:i/>
          <w:iCs/>
        </w:rPr>
        <w:t>Conserv</w:t>
      </w:r>
      <w:proofErr w:type="spellEnd"/>
      <w:r w:rsidRPr="00E2531B">
        <w:rPr>
          <w:rFonts w:ascii="Arial" w:hAnsi="Arial" w:cs="Arial"/>
          <w:i/>
          <w:iCs/>
        </w:rPr>
        <w:t xml:space="preserve"> </w:t>
      </w:r>
      <w:proofErr w:type="spellStart"/>
      <w:r w:rsidRPr="00E2531B">
        <w:rPr>
          <w:rFonts w:ascii="Arial" w:hAnsi="Arial" w:cs="Arial"/>
          <w:i/>
          <w:iCs/>
        </w:rPr>
        <w:t>Physiol</w:t>
      </w:r>
      <w:proofErr w:type="spellEnd"/>
      <w:r w:rsidRPr="00E2531B">
        <w:rPr>
          <w:rFonts w:ascii="Arial" w:hAnsi="Arial" w:cs="Arial"/>
        </w:rPr>
        <w:t xml:space="preserve"> 7: coz035.</w:t>
      </w:r>
    </w:p>
    <w:p w14:paraId="0E707628" w14:textId="77777777" w:rsidR="000430F0" w:rsidRPr="00E2531B" w:rsidRDefault="000430F0" w:rsidP="000430F0">
      <w:pPr>
        <w:pStyle w:val="Bibliography"/>
        <w:rPr>
          <w:rFonts w:ascii="Arial" w:hAnsi="Arial" w:cs="Arial"/>
        </w:rPr>
      </w:pPr>
      <w:r w:rsidRPr="00E2531B">
        <w:rPr>
          <w:rFonts w:ascii="Arial" w:hAnsi="Arial" w:cs="Arial"/>
        </w:rPr>
        <w:t xml:space="preserve">Sabater S, Bregoli F, Acuña V, Barceló D, Elosegi A, </w:t>
      </w:r>
      <w:proofErr w:type="spellStart"/>
      <w:r w:rsidRPr="00E2531B">
        <w:rPr>
          <w:rFonts w:ascii="Arial" w:hAnsi="Arial" w:cs="Arial"/>
        </w:rPr>
        <w:t>Ginebreda</w:t>
      </w:r>
      <w:proofErr w:type="spellEnd"/>
      <w:r w:rsidRPr="00E2531B">
        <w:rPr>
          <w:rFonts w:ascii="Arial" w:hAnsi="Arial" w:cs="Arial"/>
        </w:rPr>
        <w:t xml:space="preserve"> A, </w:t>
      </w:r>
      <w:proofErr w:type="spellStart"/>
      <w:r w:rsidRPr="00E2531B">
        <w:rPr>
          <w:rFonts w:ascii="Arial" w:hAnsi="Arial" w:cs="Arial"/>
        </w:rPr>
        <w:t>Marcé</w:t>
      </w:r>
      <w:proofErr w:type="spellEnd"/>
      <w:r w:rsidRPr="00E2531B">
        <w:rPr>
          <w:rFonts w:ascii="Arial" w:hAnsi="Arial" w:cs="Arial"/>
        </w:rPr>
        <w:t xml:space="preserve"> R, Muñoz I, Sabater-Liesa L, Ferreira V (2018) Effects of human-driven water stress on river ecosystems: a meta-analysis. </w:t>
      </w:r>
      <w:r w:rsidRPr="00E2531B">
        <w:rPr>
          <w:rFonts w:ascii="Arial" w:hAnsi="Arial" w:cs="Arial"/>
          <w:i/>
          <w:iCs/>
        </w:rPr>
        <w:t>Sci Rep</w:t>
      </w:r>
      <w:r w:rsidRPr="00E2531B">
        <w:rPr>
          <w:rFonts w:ascii="Arial" w:hAnsi="Arial" w:cs="Arial"/>
        </w:rPr>
        <w:t xml:space="preserve"> 8: 11462.</w:t>
      </w:r>
    </w:p>
    <w:p w14:paraId="0B718E23" w14:textId="77777777" w:rsidR="000430F0" w:rsidRPr="00E2531B" w:rsidRDefault="000430F0" w:rsidP="000430F0">
      <w:pPr>
        <w:pStyle w:val="Bibliography"/>
        <w:rPr>
          <w:rFonts w:ascii="Arial" w:hAnsi="Arial" w:cs="Arial"/>
        </w:rPr>
      </w:pPr>
      <w:r w:rsidRPr="00E2531B">
        <w:rPr>
          <w:rFonts w:ascii="Arial" w:hAnsi="Arial" w:cs="Arial"/>
        </w:rPr>
        <w:t xml:space="preserve">Sammons SM, Dorsey LG, Loftis CS, Chrisman P, Scott M, Hammonds J, Jolley M, Hatcher H, Odenkirk J, Damer J, </w:t>
      </w:r>
      <w:r w:rsidRPr="00E2531B">
        <w:rPr>
          <w:rFonts w:ascii="Arial" w:hAnsi="Arial" w:cs="Arial"/>
          <w:i/>
          <w:iCs/>
        </w:rPr>
        <w:t>et al.</w:t>
      </w:r>
      <w:r w:rsidRPr="00E2531B">
        <w:rPr>
          <w:rFonts w:ascii="Arial" w:hAnsi="Arial" w:cs="Arial"/>
        </w:rPr>
        <w:t xml:space="preserve"> (2023) Alabama bass alter reservoir black bass species assemblages when introduced outside their native range. </w:t>
      </w:r>
      <w:r w:rsidRPr="00E2531B">
        <w:rPr>
          <w:rFonts w:ascii="Arial" w:hAnsi="Arial" w:cs="Arial"/>
          <w:i/>
          <w:iCs/>
        </w:rPr>
        <w:t>N Am J Fish Manag</w:t>
      </w:r>
      <w:r w:rsidRPr="00E2531B">
        <w:rPr>
          <w:rFonts w:ascii="Arial" w:hAnsi="Arial" w:cs="Arial"/>
        </w:rPr>
        <w:t xml:space="preserve"> 43: 384–399.</w:t>
      </w:r>
    </w:p>
    <w:p w14:paraId="1E6691A2" w14:textId="3F9FEC3E" w:rsidR="000430F0" w:rsidRPr="00E2531B" w:rsidDel="004027E8" w:rsidRDefault="000430F0" w:rsidP="000430F0">
      <w:pPr>
        <w:pStyle w:val="Bibliography"/>
        <w:rPr>
          <w:del w:id="1019" w:author="Reviewer" w:date="2026-06-02T12:47:00Z" w16du:dateUtc="2026-06-02T17:47:00Z"/>
          <w:rFonts w:ascii="Arial" w:hAnsi="Arial" w:cs="Arial"/>
        </w:rPr>
      </w:pPr>
      <w:del w:id="1020" w:author="Reviewer" w:date="2026-06-02T12:47:00Z" w16du:dateUtc="2026-06-02T17:47:00Z">
        <w:r w:rsidRPr="00E2531B" w:rsidDel="004027E8">
          <w:rPr>
            <w:rFonts w:ascii="Arial" w:hAnsi="Arial" w:cs="Arial"/>
          </w:rPr>
          <w:delText xml:space="preserve">Santana CS, Montalván Olivares DM, Silva VHC, Luzardo FHM, Velasco FG, De Jesus RM (2020) Assessment of water resources pollution associated with mining activity in a semi-arid region. </w:delText>
        </w:r>
        <w:r w:rsidRPr="00E2531B" w:rsidDel="004027E8">
          <w:rPr>
            <w:rFonts w:ascii="Arial" w:hAnsi="Arial" w:cs="Arial"/>
            <w:i/>
            <w:iCs/>
          </w:rPr>
          <w:delText>J Environ Manage</w:delText>
        </w:r>
        <w:r w:rsidRPr="00E2531B" w:rsidDel="004027E8">
          <w:rPr>
            <w:rFonts w:ascii="Arial" w:hAnsi="Arial" w:cs="Arial"/>
          </w:rPr>
          <w:delText xml:space="preserve"> 273: 111148.</w:delText>
        </w:r>
      </w:del>
    </w:p>
    <w:p w14:paraId="5FEDC12D" w14:textId="77777777" w:rsidR="000430F0" w:rsidRPr="00E2531B" w:rsidRDefault="000430F0" w:rsidP="000430F0">
      <w:pPr>
        <w:pStyle w:val="Bibliography"/>
        <w:rPr>
          <w:rFonts w:ascii="Arial" w:hAnsi="Arial" w:cs="Arial"/>
        </w:rPr>
      </w:pPr>
      <w:r w:rsidRPr="00E2531B">
        <w:rPr>
          <w:rFonts w:ascii="Arial" w:hAnsi="Arial" w:cs="Arial"/>
        </w:rPr>
        <w:t xml:space="preserve">Schreck CB (2010) Stress and fish reproduction: the roles of allostasis and hormesis. </w:t>
      </w:r>
      <w:r w:rsidRPr="00E2531B">
        <w:rPr>
          <w:rFonts w:ascii="Arial" w:hAnsi="Arial" w:cs="Arial"/>
          <w:i/>
          <w:iCs/>
        </w:rPr>
        <w:t>Gen Comp Endocrinol</w:t>
      </w:r>
      <w:r w:rsidRPr="00E2531B">
        <w:rPr>
          <w:rFonts w:ascii="Arial" w:hAnsi="Arial" w:cs="Arial"/>
        </w:rPr>
        <w:t xml:space="preserve"> 165: 549–556.</w:t>
      </w:r>
    </w:p>
    <w:p w14:paraId="3F18C692" w14:textId="77777777" w:rsidR="000430F0" w:rsidRPr="00E2531B" w:rsidRDefault="000430F0" w:rsidP="000430F0">
      <w:pPr>
        <w:pStyle w:val="Bibliography"/>
        <w:rPr>
          <w:rFonts w:ascii="Arial" w:hAnsi="Arial" w:cs="Arial"/>
        </w:rPr>
      </w:pPr>
      <w:r w:rsidRPr="00E2531B">
        <w:rPr>
          <w:rFonts w:ascii="Arial" w:hAnsi="Arial" w:cs="Arial"/>
        </w:rPr>
        <w:t>Schreck CB, Contreras-Sanchez W, Fitzpatrick MS (2001) Effects of stress on fish reproduction, gamete quality, and progeny. In: Reproductive Biotechnology in Finfish Aquaculture. Elsevier, pp 3–24.</w:t>
      </w:r>
    </w:p>
    <w:p w14:paraId="3486A61B" w14:textId="77777777" w:rsidR="000430F0" w:rsidRPr="00E2531B" w:rsidRDefault="000430F0" w:rsidP="000430F0">
      <w:pPr>
        <w:pStyle w:val="Bibliography"/>
        <w:rPr>
          <w:rFonts w:ascii="Arial" w:hAnsi="Arial" w:cs="Arial"/>
        </w:rPr>
      </w:pPr>
      <w:r w:rsidRPr="00E2531B">
        <w:rPr>
          <w:rFonts w:ascii="Arial" w:hAnsi="Arial" w:cs="Arial"/>
        </w:rPr>
        <w:t xml:space="preserve">Schumann S, </w:t>
      </w:r>
      <w:proofErr w:type="spellStart"/>
      <w:r w:rsidRPr="00E2531B">
        <w:rPr>
          <w:rFonts w:ascii="Arial" w:hAnsi="Arial" w:cs="Arial"/>
        </w:rPr>
        <w:t>Negrato</w:t>
      </w:r>
      <w:proofErr w:type="spellEnd"/>
      <w:r w:rsidRPr="00E2531B">
        <w:rPr>
          <w:rFonts w:ascii="Arial" w:hAnsi="Arial" w:cs="Arial"/>
        </w:rPr>
        <w:t xml:space="preserve"> E, Piva E, </w:t>
      </w:r>
      <w:proofErr w:type="spellStart"/>
      <w:r w:rsidRPr="00E2531B">
        <w:rPr>
          <w:rFonts w:ascii="Arial" w:hAnsi="Arial" w:cs="Arial"/>
        </w:rPr>
        <w:t>Pietropoli</w:t>
      </w:r>
      <w:proofErr w:type="spellEnd"/>
      <w:r w:rsidRPr="00E2531B">
        <w:rPr>
          <w:rFonts w:ascii="Arial" w:hAnsi="Arial" w:cs="Arial"/>
        </w:rPr>
        <w:t xml:space="preserve"> E, Bonato M, </w:t>
      </w:r>
      <w:proofErr w:type="spellStart"/>
      <w:r w:rsidRPr="00E2531B">
        <w:rPr>
          <w:rFonts w:ascii="Arial" w:hAnsi="Arial" w:cs="Arial"/>
        </w:rPr>
        <w:t>Irato</w:t>
      </w:r>
      <w:proofErr w:type="spellEnd"/>
      <w:r w:rsidRPr="00E2531B">
        <w:rPr>
          <w:rFonts w:ascii="Arial" w:hAnsi="Arial" w:cs="Arial"/>
        </w:rPr>
        <w:t xml:space="preserve"> P, Marion A, </w:t>
      </w:r>
      <w:proofErr w:type="spellStart"/>
      <w:r w:rsidRPr="00E2531B">
        <w:rPr>
          <w:rFonts w:ascii="Arial" w:hAnsi="Arial" w:cs="Arial"/>
        </w:rPr>
        <w:t>Santovito</w:t>
      </w:r>
      <w:proofErr w:type="spellEnd"/>
      <w:r w:rsidRPr="00E2531B">
        <w:rPr>
          <w:rFonts w:ascii="Arial" w:hAnsi="Arial" w:cs="Arial"/>
        </w:rPr>
        <w:t xml:space="preserve"> G, </w:t>
      </w:r>
      <w:proofErr w:type="spellStart"/>
      <w:r w:rsidRPr="00E2531B">
        <w:rPr>
          <w:rFonts w:ascii="Arial" w:hAnsi="Arial" w:cs="Arial"/>
        </w:rPr>
        <w:t>Bertotto</w:t>
      </w:r>
      <w:proofErr w:type="spellEnd"/>
      <w:r w:rsidRPr="00E2531B">
        <w:rPr>
          <w:rFonts w:ascii="Arial" w:hAnsi="Arial" w:cs="Arial"/>
        </w:rPr>
        <w:t xml:space="preserve"> D (2024) Cortisol levels reveal species-specific stress condition in fish from PFAS polluted rivers. </w:t>
      </w:r>
      <w:r w:rsidRPr="00E2531B">
        <w:rPr>
          <w:rFonts w:ascii="Arial" w:hAnsi="Arial" w:cs="Arial"/>
          <w:i/>
          <w:iCs/>
        </w:rPr>
        <w:t>Chemosphere</w:t>
      </w:r>
      <w:r w:rsidRPr="00E2531B">
        <w:rPr>
          <w:rFonts w:ascii="Arial" w:hAnsi="Arial" w:cs="Arial"/>
        </w:rPr>
        <w:t xml:space="preserve"> 363: 142925.</w:t>
      </w:r>
    </w:p>
    <w:p w14:paraId="2C9F3632" w14:textId="77777777" w:rsidR="000430F0" w:rsidRPr="00E2531B" w:rsidRDefault="000430F0" w:rsidP="000430F0">
      <w:pPr>
        <w:pStyle w:val="Bibliography"/>
        <w:rPr>
          <w:rFonts w:ascii="Arial" w:hAnsi="Arial" w:cs="Arial"/>
        </w:rPr>
      </w:pPr>
      <w:proofErr w:type="spellStart"/>
      <w:r w:rsidRPr="00E2531B">
        <w:rPr>
          <w:rFonts w:ascii="Arial" w:hAnsi="Arial" w:cs="Arial"/>
        </w:rPr>
        <w:t>Schymanski</w:t>
      </w:r>
      <w:proofErr w:type="spellEnd"/>
      <w:r w:rsidRPr="00E2531B">
        <w:rPr>
          <w:rFonts w:ascii="Arial" w:hAnsi="Arial" w:cs="Arial"/>
        </w:rPr>
        <w:t xml:space="preserve"> EL, Zhang J, Thiessen PA, </w:t>
      </w:r>
      <w:proofErr w:type="spellStart"/>
      <w:r w:rsidRPr="00E2531B">
        <w:rPr>
          <w:rFonts w:ascii="Arial" w:hAnsi="Arial" w:cs="Arial"/>
        </w:rPr>
        <w:t>Chirsir</w:t>
      </w:r>
      <w:proofErr w:type="spellEnd"/>
      <w:r w:rsidRPr="00E2531B">
        <w:rPr>
          <w:rFonts w:ascii="Arial" w:hAnsi="Arial" w:cs="Arial"/>
        </w:rPr>
        <w:t xml:space="preserve"> P, </w:t>
      </w:r>
      <w:proofErr w:type="spellStart"/>
      <w:r w:rsidRPr="00E2531B">
        <w:rPr>
          <w:rFonts w:ascii="Arial" w:hAnsi="Arial" w:cs="Arial"/>
        </w:rPr>
        <w:t>Kondic</w:t>
      </w:r>
      <w:proofErr w:type="spellEnd"/>
      <w:r w:rsidRPr="00E2531B">
        <w:rPr>
          <w:rFonts w:ascii="Arial" w:hAnsi="Arial" w:cs="Arial"/>
        </w:rPr>
        <w:t xml:space="preserve"> T, Bolton EE (2023) Per- and polyfluoroalkyl substances (PFAS) in PubChem: 7 million and growing. </w:t>
      </w:r>
      <w:r w:rsidRPr="00E2531B">
        <w:rPr>
          <w:rFonts w:ascii="Arial" w:hAnsi="Arial" w:cs="Arial"/>
          <w:i/>
          <w:iCs/>
        </w:rPr>
        <w:t>Environ Sci Technol</w:t>
      </w:r>
      <w:r w:rsidRPr="00E2531B">
        <w:rPr>
          <w:rFonts w:ascii="Arial" w:hAnsi="Arial" w:cs="Arial"/>
        </w:rPr>
        <w:t xml:space="preserve"> 57: 16918–16928.</w:t>
      </w:r>
    </w:p>
    <w:p w14:paraId="72EEF494" w14:textId="77777777" w:rsidR="000430F0" w:rsidRPr="00E2531B" w:rsidRDefault="000430F0" w:rsidP="000430F0">
      <w:pPr>
        <w:pStyle w:val="Bibliography"/>
        <w:rPr>
          <w:rFonts w:ascii="Arial" w:hAnsi="Arial" w:cs="Arial"/>
        </w:rPr>
      </w:pPr>
      <w:proofErr w:type="spellStart"/>
      <w:r w:rsidRPr="00E2531B">
        <w:rPr>
          <w:rFonts w:ascii="Arial" w:hAnsi="Arial" w:cs="Arial"/>
        </w:rPr>
        <w:t>Seriani</w:t>
      </w:r>
      <w:proofErr w:type="spellEnd"/>
      <w:r w:rsidRPr="00E2531B">
        <w:rPr>
          <w:rFonts w:ascii="Arial" w:hAnsi="Arial" w:cs="Arial"/>
        </w:rPr>
        <w:t xml:space="preserve"> R, Abessa DMS, Moreira LB, Cabrera JPG, Sanches JQ, Silva CLS, Amorim FA, Rivero DHRF, Silva FL, </w:t>
      </w:r>
      <w:proofErr w:type="spellStart"/>
      <w:r w:rsidRPr="00E2531B">
        <w:rPr>
          <w:rFonts w:ascii="Arial" w:hAnsi="Arial" w:cs="Arial"/>
        </w:rPr>
        <w:t>Fitorra</w:t>
      </w:r>
      <w:proofErr w:type="spellEnd"/>
      <w:r w:rsidRPr="00E2531B">
        <w:rPr>
          <w:rFonts w:ascii="Arial" w:hAnsi="Arial" w:cs="Arial"/>
        </w:rPr>
        <w:t xml:space="preserve"> LS, </w:t>
      </w:r>
      <w:r w:rsidRPr="00E2531B">
        <w:rPr>
          <w:rFonts w:ascii="Arial" w:hAnsi="Arial" w:cs="Arial"/>
          <w:i/>
          <w:iCs/>
        </w:rPr>
        <w:t>et al.</w:t>
      </w:r>
      <w:r w:rsidRPr="00E2531B">
        <w:rPr>
          <w:rFonts w:ascii="Arial" w:hAnsi="Arial" w:cs="Arial"/>
        </w:rPr>
        <w:t xml:space="preserve"> (2015a) In vitro mucus transportability, </w:t>
      </w:r>
      <w:proofErr w:type="spellStart"/>
      <w:r w:rsidRPr="00E2531B">
        <w:rPr>
          <w:rFonts w:ascii="Arial" w:hAnsi="Arial" w:cs="Arial"/>
        </w:rPr>
        <w:t>cytogenotoxicity</w:t>
      </w:r>
      <w:proofErr w:type="spellEnd"/>
      <w:r w:rsidRPr="00E2531B">
        <w:rPr>
          <w:rFonts w:ascii="Arial" w:hAnsi="Arial" w:cs="Arial"/>
        </w:rPr>
        <w:t xml:space="preserve">, and hematological changes as non-destructive physiological </w:t>
      </w:r>
      <w:r w:rsidRPr="00E2531B">
        <w:rPr>
          <w:rFonts w:ascii="Arial" w:hAnsi="Arial" w:cs="Arial"/>
        </w:rPr>
        <w:lastRenderedPageBreak/>
        <w:t xml:space="preserve">biomarkers in fish chronically exposed to metals. </w:t>
      </w:r>
      <w:proofErr w:type="spellStart"/>
      <w:r w:rsidRPr="00E2531B">
        <w:rPr>
          <w:rFonts w:ascii="Arial" w:hAnsi="Arial" w:cs="Arial"/>
          <w:i/>
          <w:iCs/>
        </w:rPr>
        <w:t>Ecotoxicol</w:t>
      </w:r>
      <w:proofErr w:type="spellEnd"/>
      <w:r w:rsidRPr="00E2531B">
        <w:rPr>
          <w:rFonts w:ascii="Arial" w:hAnsi="Arial" w:cs="Arial"/>
          <w:i/>
          <w:iCs/>
        </w:rPr>
        <w:t xml:space="preserve"> Environ Saf</w:t>
      </w:r>
      <w:r w:rsidRPr="00E2531B">
        <w:rPr>
          <w:rFonts w:ascii="Arial" w:hAnsi="Arial" w:cs="Arial"/>
        </w:rPr>
        <w:t xml:space="preserve"> 112: 162–168.</w:t>
      </w:r>
    </w:p>
    <w:p w14:paraId="5429B87E" w14:textId="77777777" w:rsidR="000430F0" w:rsidRPr="00E2531B" w:rsidRDefault="000430F0" w:rsidP="000430F0">
      <w:pPr>
        <w:pStyle w:val="Bibliography"/>
        <w:rPr>
          <w:rFonts w:ascii="Arial" w:hAnsi="Arial" w:cs="Arial"/>
        </w:rPr>
      </w:pPr>
      <w:proofErr w:type="spellStart"/>
      <w:r w:rsidRPr="00E2531B">
        <w:rPr>
          <w:rFonts w:ascii="Arial" w:hAnsi="Arial" w:cs="Arial"/>
        </w:rPr>
        <w:t>Seriani</w:t>
      </w:r>
      <w:proofErr w:type="spellEnd"/>
      <w:r w:rsidRPr="00E2531B">
        <w:rPr>
          <w:rFonts w:ascii="Arial" w:hAnsi="Arial" w:cs="Arial"/>
        </w:rPr>
        <w:t xml:space="preserve"> R, França JG, Lombardi JV, Brito JM, Ranzani-Paiva MJT (2015b) Hematological changes and </w:t>
      </w:r>
      <w:proofErr w:type="spellStart"/>
      <w:r w:rsidRPr="00E2531B">
        <w:rPr>
          <w:rFonts w:ascii="Arial" w:hAnsi="Arial" w:cs="Arial"/>
        </w:rPr>
        <w:t>cytogenotoxicity</w:t>
      </w:r>
      <w:proofErr w:type="spellEnd"/>
      <w:r w:rsidRPr="00E2531B">
        <w:rPr>
          <w:rFonts w:ascii="Arial" w:hAnsi="Arial" w:cs="Arial"/>
        </w:rPr>
        <w:t xml:space="preserve"> in the tilapia Oreochromis niloticus caused by sub-chronic exposures to mercury and selenium. </w:t>
      </w:r>
      <w:r w:rsidRPr="00E2531B">
        <w:rPr>
          <w:rFonts w:ascii="Arial" w:hAnsi="Arial" w:cs="Arial"/>
          <w:i/>
          <w:iCs/>
        </w:rPr>
        <w:t xml:space="preserve">Fish </w:t>
      </w:r>
      <w:proofErr w:type="spellStart"/>
      <w:r w:rsidRPr="00E2531B">
        <w:rPr>
          <w:rFonts w:ascii="Arial" w:hAnsi="Arial" w:cs="Arial"/>
          <w:i/>
          <w:iCs/>
        </w:rPr>
        <w:t>Physiol</w:t>
      </w:r>
      <w:proofErr w:type="spellEnd"/>
      <w:r w:rsidRPr="00E2531B">
        <w:rPr>
          <w:rFonts w:ascii="Arial" w:hAnsi="Arial" w:cs="Arial"/>
          <w:i/>
          <w:iCs/>
        </w:rPr>
        <w:t xml:space="preserve"> </w:t>
      </w:r>
      <w:proofErr w:type="spellStart"/>
      <w:r w:rsidRPr="00E2531B">
        <w:rPr>
          <w:rFonts w:ascii="Arial" w:hAnsi="Arial" w:cs="Arial"/>
          <w:i/>
          <w:iCs/>
        </w:rPr>
        <w:t>Biochem</w:t>
      </w:r>
      <w:proofErr w:type="spellEnd"/>
      <w:r w:rsidRPr="00E2531B">
        <w:rPr>
          <w:rFonts w:ascii="Arial" w:hAnsi="Arial" w:cs="Arial"/>
        </w:rPr>
        <w:t xml:space="preserve"> 41: 311–322.</w:t>
      </w:r>
    </w:p>
    <w:p w14:paraId="5F9794CF" w14:textId="77777777" w:rsidR="000430F0" w:rsidRDefault="000430F0" w:rsidP="000430F0">
      <w:pPr>
        <w:pStyle w:val="Bibliography"/>
        <w:rPr>
          <w:ins w:id="1021" w:author="Reviewer" w:date="2026-06-02T12:18:00Z" w16du:dateUtc="2026-06-02T17:18:00Z"/>
          <w:rFonts w:ascii="Arial" w:hAnsi="Arial" w:cs="Arial"/>
        </w:rPr>
      </w:pPr>
      <w:r w:rsidRPr="00E2531B">
        <w:rPr>
          <w:rFonts w:ascii="Arial" w:hAnsi="Arial" w:cs="Arial"/>
        </w:rPr>
        <w:t xml:space="preserve">Shahjahan M, Uddin MH, Bain V, Haque MM (2018) Increased water temperature altered </w:t>
      </w:r>
      <w:proofErr w:type="spellStart"/>
      <w:r w:rsidRPr="00E2531B">
        <w:rPr>
          <w:rFonts w:ascii="Arial" w:hAnsi="Arial" w:cs="Arial"/>
        </w:rPr>
        <w:t>hemato</w:t>
      </w:r>
      <w:proofErr w:type="spellEnd"/>
      <w:r w:rsidRPr="00E2531B">
        <w:rPr>
          <w:rFonts w:ascii="Arial" w:hAnsi="Arial" w:cs="Arial"/>
        </w:rPr>
        <w:t xml:space="preserve">-biochemical parameters and structure of peripheral erythrocytes in striped catfish </w:t>
      </w:r>
      <w:proofErr w:type="spellStart"/>
      <w:r w:rsidRPr="00E2531B">
        <w:rPr>
          <w:rFonts w:ascii="Arial" w:hAnsi="Arial" w:cs="Arial"/>
        </w:rPr>
        <w:t>Pangasianodon</w:t>
      </w:r>
      <w:proofErr w:type="spellEnd"/>
      <w:r w:rsidRPr="00E2531B">
        <w:rPr>
          <w:rFonts w:ascii="Arial" w:hAnsi="Arial" w:cs="Arial"/>
        </w:rPr>
        <w:t xml:space="preserve"> </w:t>
      </w:r>
      <w:proofErr w:type="spellStart"/>
      <w:r w:rsidRPr="00E2531B">
        <w:rPr>
          <w:rFonts w:ascii="Arial" w:hAnsi="Arial" w:cs="Arial"/>
        </w:rPr>
        <w:t>hypophthalmus</w:t>
      </w:r>
      <w:proofErr w:type="spellEnd"/>
      <w:r w:rsidRPr="00E2531B">
        <w:rPr>
          <w:rFonts w:ascii="Arial" w:hAnsi="Arial" w:cs="Arial"/>
        </w:rPr>
        <w:t xml:space="preserve">. </w:t>
      </w:r>
      <w:r w:rsidRPr="00E2531B">
        <w:rPr>
          <w:rFonts w:ascii="Arial" w:hAnsi="Arial" w:cs="Arial"/>
          <w:i/>
          <w:iCs/>
        </w:rPr>
        <w:t>FISH</w:t>
      </w:r>
      <w:r w:rsidRPr="00E2531B">
        <w:rPr>
          <w:rFonts w:ascii="Arial" w:hAnsi="Arial" w:cs="Arial"/>
        </w:rPr>
        <w:t xml:space="preserve"> 44: 1309–1318.</w:t>
      </w:r>
    </w:p>
    <w:p w14:paraId="4B25A154" w14:textId="44FEEF24" w:rsidR="00A20B51" w:rsidRPr="00E2531B" w:rsidRDefault="00A20B51" w:rsidP="00A20B51">
      <w:pPr>
        <w:pStyle w:val="Bibliography"/>
        <w:rPr>
          <w:ins w:id="1022" w:author="Reviewer" w:date="2026-06-02T12:18:00Z" w16du:dateUtc="2026-06-02T17:18:00Z"/>
          <w:rFonts w:ascii="Arial" w:hAnsi="Arial" w:cs="Arial"/>
        </w:rPr>
      </w:pPr>
      <w:ins w:id="1023" w:author="Reviewer" w:date="2026-06-02T12:18:00Z" w16du:dateUtc="2026-06-02T17:18:00Z">
        <w:r w:rsidRPr="00E2531B">
          <w:rPr>
            <w:rFonts w:ascii="Arial" w:hAnsi="Arial" w:cs="Arial"/>
          </w:rPr>
          <w:t xml:space="preserve">Shahjahan M, </w:t>
        </w:r>
        <w:r>
          <w:rPr>
            <w:rFonts w:ascii="Arial" w:hAnsi="Arial" w:cs="Arial"/>
          </w:rPr>
          <w:t xml:space="preserve">Taslima K, Rahman MS, Al-Emran M, Alam SI, </w:t>
        </w:r>
        <w:proofErr w:type="spellStart"/>
        <w:r>
          <w:rPr>
            <w:rFonts w:ascii="Arial" w:hAnsi="Arial" w:cs="Arial"/>
          </w:rPr>
          <w:t>Faggio</w:t>
        </w:r>
        <w:proofErr w:type="spellEnd"/>
        <w:r>
          <w:rPr>
            <w:rFonts w:ascii="Arial" w:hAnsi="Arial" w:cs="Arial"/>
          </w:rPr>
          <w:t xml:space="preserve"> C</w:t>
        </w:r>
        <w:r w:rsidRPr="00E2531B">
          <w:rPr>
            <w:rFonts w:ascii="Arial" w:hAnsi="Arial" w:cs="Arial"/>
          </w:rPr>
          <w:t xml:space="preserve"> (20</w:t>
        </w:r>
        <w:r>
          <w:rPr>
            <w:rFonts w:ascii="Arial" w:hAnsi="Arial" w:cs="Arial"/>
          </w:rPr>
          <w:t>22</w:t>
        </w:r>
        <w:r w:rsidRPr="00E2531B">
          <w:rPr>
            <w:rFonts w:ascii="Arial" w:hAnsi="Arial" w:cs="Arial"/>
          </w:rPr>
          <w:t xml:space="preserve">) </w:t>
        </w:r>
      </w:ins>
      <w:ins w:id="1024" w:author="Reviewer" w:date="2026-06-02T12:22:00Z" w16du:dateUtc="2026-06-02T17:22:00Z">
        <w:r w:rsidR="00C357C4">
          <w:rPr>
            <w:rFonts w:ascii="Arial" w:hAnsi="Arial" w:cs="Arial"/>
          </w:rPr>
          <w:t xml:space="preserve">Effects of heavy metals on fish physiology </w:t>
        </w:r>
      </w:ins>
      <w:ins w:id="1025" w:author="Reviewer" w:date="2026-06-02T12:23:00Z" w16du:dateUtc="2026-06-02T17:23:00Z">
        <w:r w:rsidR="00C357C4">
          <w:rPr>
            <w:rFonts w:ascii="Arial" w:hAnsi="Arial" w:cs="Arial"/>
          </w:rPr>
          <w:t>– a review</w:t>
        </w:r>
      </w:ins>
      <w:ins w:id="1026" w:author="Reviewer" w:date="2026-06-02T12:18:00Z" w16du:dateUtc="2026-06-02T17:18:00Z">
        <w:r w:rsidRPr="00E2531B">
          <w:rPr>
            <w:rFonts w:ascii="Arial" w:hAnsi="Arial" w:cs="Arial"/>
          </w:rPr>
          <w:t xml:space="preserve">. </w:t>
        </w:r>
      </w:ins>
      <w:ins w:id="1027" w:author="Reviewer" w:date="2026-06-02T12:23:00Z" w16du:dateUtc="2026-06-02T17:23:00Z">
        <w:r w:rsidR="00C357C4">
          <w:rPr>
            <w:rFonts w:ascii="Arial" w:hAnsi="Arial" w:cs="Arial"/>
            <w:i/>
            <w:iCs/>
          </w:rPr>
          <w:t>Chemosphere</w:t>
        </w:r>
      </w:ins>
      <w:ins w:id="1028" w:author="Reviewer" w:date="2026-06-02T12:18:00Z" w16du:dateUtc="2026-06-02T17:18:00Z">
        <w:r w:rsidRPr="00E2531B">
          <w:rPr>
            <w:rFonts w:ascii="Arial" w:hAnsi="Arial" w:cs="Arial"/>
          </w:rPr>
          <w:t xml:space="preserve"> </w:t>
        </w:r>
      </w:ins>
      <w:ins w:id="1029" w:author="Reviewer" w:date="2026-06-02T12:23:00Z" w16du:dateUtc="2026-06-02T17:23:00Z">
        <w:r w:rsidR="00C357C4">
          <w:rPr>
            <w:rFonts w:ascii="Arial" w:hAnsi="Arial" w:cs="Arial"/>
          </w:rPr>
          <w:t>300: 134519</w:t>
        </w:r>
      </w:ins>
      <w:ins w:id="1030" w:author="Reviewer" w:date="2026-06-02T12:18:00Z" w16du:dateUtc="2026-06-02T17:18:00Z">
        <w:r w:rsidRPr="00E2531B">
          <w:rPr>
            <w:rFonts w:ascii="Arial" w:hAnsi="Arial" w:cs="Arial"/>
          </w:rPr>
          <w:t>.</w:t>
        </w:r>
      </w:ins>
    </w:p>
    <w:p w14:paraId="6A95C61E" w14:textId="1E870FBD" w:rsidR="00A20B51" w:rsidRPr="00A20B51" w:rsidDel="00A20B51" w:rsidRDefault="00A20B51" w:rsidP="00A20B51">
      <w:pPr>
        <w:rPr>
          <w:del w:id="1031" w:author="Reviewer" w:date="2026-06-02T12:18:00Z" w16du:dateUtc="2026-06-02T17:18:00Z"/>
          <w:rPrChange w:id="1032" w:author="Reviewer" w:date="2026-06-02T12:18:00Z" w16du:dateUtc="2026-06-02T17:18:00Z">
            <w:rPr>
              <w:del w:id="1033" w:author="Reviewer" w:date="2026-06-02T12:18:00Z" w16du:dateUtc="2026-06-02T17:18:00Z"/>
              <w:rFonts w:ascii="Arial" w:hAnsi="Arial" w:cs="Arial"/>
            </w:rPr>
          </w:rPrChange>
        </w:rPr>
        <w:pPrChange w:id="1034" w:author="Reviewer" w:date="2026-06-02T12:18:00Z" w16du:dateUtc="2026-06-02T17:18:00Z">
          <w:pPr>
            <w:pStyle w:val="Bibliography"/>
          </w:pPr>
        </w:pPrChange>
      </w:pPr>
    </w:p>
    <w:p w14:paraId="5534BDA3" w14:textId="77777777" w:rsidR="000430F0" w:rsidRPr="00E2531B" w:rsidRDefault="000430F0" w:rsidP="000430F0">
      <w:pPr>
        <w:pStyle w:val="Bibliography"/>
        <w:rPr>
          <w:rFonts w:ascii="Arial" w:hAnsi="Arial" w:cs="Arial"/>
        </w:rPr>
      </w:pPr>
      <w:r w:rsidRPr="00E2531B">
        <w:rPr>
          <w:rFonts w:ascii="Arial" w:hAnsi="Arial" w:cs="Arial"/>
        </w:rPr>
        <w:t xml:space="preserve">Sharma M, Kant R, Sharma AK, Sharma AK (2025) Exploring the impact of heavy metals toxicity in the aquatic ecosystem. </w:t>
      </w:r>
      <w:r w:rsidRPr="00E2531B">
        <w:rPr>
          <w:rFonts w:ascii="Arial" w:hAnsi="Arial" w:cs="Arial"/>
          <w:i/>
          <w:iCs/>
        </w:rPr>
        <w:t xml:space="preserve">Int J </w:t>
      </w:r>
      <w:proofErr w:type="spellStart"/>
      <w:r w:rsidRPr="00E2531B">
        <w:rPr>
          <w:rFonts w:ascii="Arial" w:hAnsi="Arial" w:cs="Arial"/>
          <w:i/>
          <w:iCs/>
        </w:rPr>
        <w:t>Energ</w:t>
      </w:r>
      <w:proofErr w:type="spellEnd"/>
      <w:r w:rsidRPr="00E2531B">
        <w:rPr>
          <w:rFonts w:ascii="Arial" w:hAnsi="Arial" w:cs="Arial"/>
          <w:i/>
          <w:iCs/>
        </w:rPr>
        <w:t xml:space="preserve"> Water Res</w:t>
      </w:r>
      <w:r w:rsidRPr="00E2531B">
        <w:rPr>
          <w:rFonts w:ascii="Arial" w:hAnsi="Arial" w:cs="Arial"/>
        </w:rPr>
        <w:t xml:space="preserve"> 9: 267–280.</w:t>
      </w:r>
    </w:p>
    <w:p w14:paraId="635BFA64" w14:textId="77777777" w:rsidR="000430F0" w:rsidRPr="00E2531B" w:rsidRDefault="000430F0" w:rsidP="000430F0">
      <w:pPr>
        <w:pStyle w:val="Bibliography"/>
        <w:rPr>
          <w:rFonts w:ascii="Arial" w:hAnsi="Arial" w:cs="Arial"/>
        </w:rPr>
      </w:pPr>
      <w:r w:rsidRPr="00E2531B">
        <w:rPr>
          <w:rFonts w:ascii="Arial" w:hAnsi="Arial" w:cs="Arial"/>
        </w:rPr>
        <w:t xml:space="preserve">Silvestre F (2020) Signaling pathways of oxidative stress in aquatic organisms exposed to xenobiotics. </w:t>
      </w:r>
      <w:r w:rsidRPr="00E2531B">
        <w:rPr>
          <w:rFonts w:ascii="Arial" w:hAnsi="Arial" w:cs="Arial"/>
          <w:i/>
          <w:iCs/>
        </w:rPr>
        <w:t xml:space="preserve">J Exp </w:t>
      </w:r>
      <w:proofErr w:type="spellStart"/>
      <w:r w:rsidRPr="00E2531B">
        <w:rPr>
          <w:rFonts w:ascii="Arial" w:hAnsi="Arial" w:cs="Arial"/>
          <w:i/>
          <w:iCs/>
        </w:rPr>
        <w:t>Zool</w:t>
      </w:r>
      <w:proofErr w:type="spellEnd"/>
      <w:r w:rsidRPr="00E2531B">
        <w:rPr>
          <w:rFonts w:ascii="Arial" w:hAnsi="Arial" w:cs="Arial"/>
          <w:i/>
          <w:iCs/>
        </w:rPr>
        <w:t xml:space="preserve"> Pt A</w:t>
      </w:r>
      <w:r w:rsidRPr="00E2531B">
        <w:rPr>
          <w:rFonts w:ascii="Arial" w:hAnsi="Arial" w:cs="Arial"/>
        </w:rPr>
        <w:t xml:space="preserve"> 333: 436–448.</w:t>
      </w:r>
    </w:p>
    <w:p w14:paraId="5AA1C8E9" w14:textId="77777777" w:rsidR="000430F0" w:rsidRPr="00E2531B" w:rsidRDefault="000430F0" w:rsidP="000430F0">
      <w:pPr>
        <w:pStyle w:val="Bibliography"/>
        <w:rPr>
          <w:rFonts w:ascii="Arial" w:hAnsi="Arial" w:cs="Arial"/>
        </w:rPr>
      </w:pPr>
      <w:r w:rsidRPr="00E2531B">
        <w:rPr>
          <w:rFonts w:ascii="Arial" w:hAnsi="Arial" w:cs="Arial"/>
        </w:rPr>
        <w:t xml:space="preserve">Singh V, Singh N, Rai SN, Kumar A, Singh AK, Singh MP, Sahoo A, Shekhar S, </w:t>
      </w:r>
      <w:proofErr w:type="spellStart"/>
      <w:r w:rsidRPr="00E2531B">
        <w:rPr>
          <w:rFonts w:ascii="Arial" w:hAnsi="Arial" w:cs="Arial"/>
        </w:rPr>
        <w:t>Vamanu</w:t>
      </w:r>
      <w:proofErr w:type="spellEnd"/>
      <w:r w:rsidRPr="00E2531B">
        <w:rPr>
          <w:rFonts w:ascii="Arial" w:hAnsi="Arial" w:cs="Arial"/>
        </w:rPr>
        <w:t xml:space="preserve"> E, Mishra V (2023) Heavy metal contamination in the aquatic ecosystem: toxicity and its remediation using eco-friendly approaches. </w:t>
      </w:r>
      <w:r w:rsidRPr="00E2531B">
        <w:rPr>
          <w:rFonts w:ascii="Arial" w:hAnsi="Arial" w:cs="Arial"/>
          <w:i/>
          <w:iCs/>
        </w:rPr>
        <w:t>Toxics</w:t>
      </w:r>
      <w:r w:rsidRPr="00E2531B">
        <w:rPr>
          <w:rFonts w:ascii="Arial" w:hAnsi="Arial" w:cs="Arial"/>
        </w:rPr>
        <w:t xml:space="preserve"> 11: 147.</w:t>
      </w:r>
    </w:p>
    <w:p w14:paraId="0BA572C8" w14:textId="77777777" w:rsidR="000430F0" w:rsidRPr="00E2531B" w:rsidRDefault="000430F0" w:rsidP="000430F0">
      <w:pPr>
        <w:pStyle w:val="Bibliography"/>
        <w:rPr>
          <w:rFonts w:ascii="Arial" w:hAnsi="Arial" w:cs="Arial"/>
        </w:rPr>
      </w:pPr>
      <w:r w:rsidRPr="00E2531B">
        <w:rPr>
          <w:rFonts w:ascii="Arial" w:hAnsi="Arial" w:cs="Arial"/>
        </w:rPr>
        <w:t xml:space="preserve">Sloman KA, Wilson RW (2005) Anthropogenic impacts upon </w:t>
      </w:r>
      <w:proofErr w:type="spellStart"/>
      <w:r w:rsidRPr="00E2531B">
        <w:rPr>
          <w:rFonts w:ascii="Arial" w:hAnsi="Arial" w:cs="Arial"/>
        </w:rPr>
        <w:t>behaviour</w:t>
      </w:r>
      <w:proofErr w:type="spellEnd"/>
      <w:r w:rsidRPr="00E2531B">
        <w:rPr>
          <w:rFonts w:ascii="Arial" w:hAnsi="Arial" w:cs="Arial"/>
        </w:rPr>
        <w:t xml:space="preserve"> and physiology. </w:t>
      </w:r>
      <w:r w:rsidRPr="00E2531B">
        <w:rPr>
          <w:rFonts w:ascii="Arial" w:hAnsi="Arial" w:cs="Arial"/>
          <w:i/>
          <w:iCs/>
        </w:rPr>
        <w:t xml:space="preserve">Fish </w:t>
      </w:r>
      <w:proofErr w:type="spellStart"/>
      <w:r w:rsidRPr="00E2531B">
        <w:rPr>
          <w:rFonts w:ascii="Arial" w:hAnsi="Arial" w:cs="Arial"/>
          <w:i/>
          <w:iCs/>
        </w:rPr>
        <w:t>Physiol</w:t>
      </w:r>
      <w:proofErr w:type="spellEnd"/>
      <w:r w:rsidRPr="00E2531B">
        <w:rPr>
          <w:rFonts w:ascii="Arial" w:hAnsi="Arial" w:cs="Arial"/>
        </w:rPr>
        <w:t xml:space="preserve"> 24: 413–468.</w:t>
      </w:r>
    </w:p>
    <w:p w14:paraId="653117DA" w14:textId="77777777" w:rsidR="000430F0" w:rsidRPr="00E2531B" w:rsidRDefault="000430F0" w:rsidP="000430F0">
      <w:pPr>
        <w:pStyle w:val="Bibliography"/>
        <w:rPr>
          <w:rFonts w:ascii="Arial" w:hAnsi="Arial" w:cs="Arial"/>
        </w:rPr>
      </w:pPr>
      <w:r w:rsidRPr="00E2531B">
        <w:rPr>
          <w:rFonts w:ascii="Arial" w:hAnsi="Arial" w:cs="Arial"/>
        </w:rPr>
        <w:t xml:space="preserve">Song R, Yao X, Jing F, Yang W, Wu J, Zhang H, Zhang P, Xie Y, Pan X, Zhao L, </w:t>
      </w:r>
      <w:r w:rsidRPr="00E2531B">
        <w:rPr>
          <w:rFonts w:ascii="Arial" w:hAnsi="Arial" w:cs="Arial"/>
          <w:i/>
          <w:iCs/>
        </w:rPr>
        <w:t>et al.</w:t>
      </w:r>
      <w:r w:rsidRPr="00E2531B">
        <w:rPr>
          <w:rFonts w:ascii="Arial" w:hAnsi="Arial" w:cs="Arial"/>
        </w:rPr>
        <w:t xml:space="preserve"> (2024) Effects of five lipid sources on growth, hematological parameters, immunity and muscle quality in juvenile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Animals</w:t>
      </w:r>
      <w:r w:rsidRPr="00E2531B">
        <w:rPr>
          <w:rFonts w:ascii="Arial" w:hAnsi="Arial" w:cs="Arial"/>
        </w:rPr>
        <w:t xml:space="preserve"> 14: 781.</w:t>
      </w:r>
    </w:p>
    <w:p w14:paraId="276D050D" w14:textId="77777777" w:rsidR="000430F0" w:rsidRPr="00E2531B" w:rsidRDefault="000430F0" w:rsidP="000430F0">
      <w:pPr>
        <w:pStyle w:val="Bibliography"/>
        <w:rPr>
          <w:rFonts w:ascii="Arial" w:hAnsi="Arial" w:cs="Arial"/>
        </w:rPr>
      </w:pPr>
      <w:r w:rsidRPr="00E2531B">
        <w:rPr>
          <w:rFonts w:ascii="Arial" w:hAnsi="Arial" w:cs="Arial"/>
        </w:rPr>
        <w:t xml:space="preserve">Spitz K, </w:t>
      </w:r>
      <w:proofErr w:type="spellStart"/>
      <w:r w:rsidRPr="00E2531B">
        <w:rPr>
          <w:rFonts w:ascii="Arial" w:hAnsi="Arial" w:cs="Arial"/>
        </w:rPr>
        <w:t>Trudinger</w:t>
      </w:r>
      <w:proofErr w:type="spellEnd"/>
      <w:r w:rsidRPr="00E2531B">
        <w:rPr>
          <w:rFonts w:ascii="Arial" w:hAnsi="Arial" w:cs="Arial"/>
        </w:rPr>
        <w:t xml:space="preserve"> J (2019) Metals, their biological functions and harmful impacts: metals are naturally occurring elements. In: Mining and the Environment. CRC Press, pp 411–432.</w:t>
      </w:r>
    </w:p>
    <w:p w14:paraId="1C678B0F" w14:textId="77777777" w:rsidR="000430F0" w:rsidRPr="00E2531B" w:rsidRDefault="000430F0" w:rsidP="000430F0">
      <w:pPr>
        <w:pStyle w:val="Bibliography"/>
        <w:rPr>
          <w:rFonts w:ascii="Arial" w:hAnsi="Arial" w:cs="Arial"/>
        </w:rPr>
      </w:pPr>
      <w:r w:rsidRPr="00E2531B">
        <w:rPr>
          <w:rFonts w:ascii="Arial" w:hAnsi="Arial" w:cs="Arial"/>
        </w:rPr>
        <w:t xml:space="preserve">Starnes HM, Rock KD, Jackson TW, Belcher SM (2022) A critical review and meta-analysis of impacts of per- and polyfluorinated substances on the brain and behavior. </w:t>
      </w:r>
      <w:r w:rsidRPr="00E2531B">
        <w:rPr>
          <w:rFonts w:ascii="Arial" w:hAnsi="Arial" w:cs="Arial"/>
          <w:i/>
          <w:iCs/>
        </w:rPr>
        <w:t xml:space="preserve">Front </w:t>
      </w:r>
      <w:proofErr w:type="spellStart"/>
      <w:r w:rsidRPr="00E2531B">
        <w:rPr>
          <w:rFonts w:ascii="Arial" w:hAnsi="Arial" w:cs="Arial"/>
          <w:i/>
          <w:iCs/>
        </w:rPr>
        <w:t>Toxicol</w:t>
      </w:r>
      <w:proofErr w:type="spellEnd"/>
      <w:r w:rsidRPr="00E2531B">
        <w:rPr>
          <w:rFonts w:ascii="Arial" w:hAnsi="Arial" w:cs="Arial"/>
        </w:rPr>
        <w:t xml:space="preserve"> 4. doi:10.3389/ftox.2022.881584</w:t>
      </w:r>
    </w:p>
    <w:p w14:paraId="4B4E6EED" w14:textId="77777777" w:rsidR="000430F0" w:rsidRPr="00E2531B" w:rsidRDefault="000430F0" w:rsidP="000430F0">
      <w:pPr>
        <w:pStyle w:val="Bibliography"/>
        <w:rPr>
          <w:rFonts w:ascii="Arial" w:hAnsi="Arial" w:cs="Arial"/>
        </w:rPr>
      </w:pPr>
      <w:r w:rsidRPr="00E2531B">
        <w:rPr>
          <w:rFonts w:ascii="Arial" w:hAnsi="Arial" w:cs="Arial"/>
        </w:rPr>
        <w:t xml:space="preserve">Steenland K, Winquist A (2021) PFAS and cancer, a scoping review of the epidemiologic evidence. </w:t>
      </w:r>
      <w:r w:rsidRPr="00E2531B">
        <w:rPr>
          <w:rFonts w:ascii="Arial" w:hAnsi="Arial" w:cs="Arial"/>
          <w:i/>
          <w:iCs/>
        </w:rPr>
        <w:t>Environmental research</w:t>
      </w:r>
      <w:r w:rsidRPr="00E2531B">
        <w:rPr>
          <w:rFonts w:ascii="Arial" w:hAnsi="Arial" w:cs="Arial"/>
        </w:rPr>
        <w:t xml:space="preserve"> 194: 110690.</w:t>
      </w:r>
    </w:p>
    <w:p w14:paraId="1B0267F2" w14:textId="77777777" w:rsidR="000430F0" w:rsidRPr="00E2531B" w:rsidRDefault="000430F0" w:rsidP="000430F0">
      <w:pPr>
        <w:pStyle w:val="Bibliography"/>
        <w:rPr>
          <w:rFonts w:ascii="Arial" w:hAnsi="Arial" w:cs="Arial"/>
        </w:rPr>
      </w:pPr>
      <w:r w:rsidRPr="00E2531B">
        <w:rPr>
          <w:rFonts w:ascii="Arial" w:hAnsi="Arial" w:cs="Arial"/>
        </w:rPr>
        <w:t>Takamura K (2007) Performance as a fish predator of largemouth bass [</w:t>
      </w:r>
      <w:r w:rsidRPr="00E2531B">
        <w:rPr>
          <w:rFonts w:ascii="Arial" w:hAnsi="Arial" w:cs="Arial"/>
          <w:i/>
          <w:iCs/>
        </w:rPr>
        <w:t>Micropterus salmoides</w:t>
      </w:r>
      <w:r w:rsidRPr="00E2531B">
        <w:rPr>
          <w:rFonts w:ascii="Arial" w:hAnsi="Arial" w:cs="Arial"/>
        </w:rPr>
        <w:t xml:space="preserve"> (</w:t>
      </w:r>
      <w:proofErr w:type="spellStart"/>
      <w:r w:rsidRPr="00E2531B">
        <w:rPr>
          <w:rFonts w:ascii="Arial" w:hAnsi="Arial" w:cs="Arial"/>
        </w:rPr>
        <w:t>Lacepède</w:t>
      </w:r>
      <w:proofErr w:type="spellEnd"/>
      <w:r w:rsidRPr="00E2531B">
        <w:rPr>
          <w:rFonts w:ascii="Arial" w:hAnsi="Arial" w:cs="Arial"/>
        </w:rPr>
        <w:t xml:space="preserve">)] invading Japanese freshwaters: a review. </w:t>
      </w:r>
      <w:proofErr w:type="spellStart"/>
      <w:r w:rsidRPr="00E2531B">
        <w:rPr>
          <w:rFonts w:ascii="Arial" w:hAnsi="Arial" w:cs="Arial"/>
          <w:i/>
          <w:iCs/>
        </w:rPr>
        <w:t>Ecol</w:t>
      </w:r>
      <w:proofErr w:type="spellEnd"/>
      <w:r w:rsidRPr="00E2531B">
        <w:rPr>
          <w:rFonts w:ascii="Arial" w:hAnsi="Arial" w:cs="Arial"/>
          <w:i/>
          <w:iCs/>
        </w:rPr>
        <w:t xml:space="preserve"> Res</w:t>
      </w:r>
      <w:r w:rsidRPr="00E2531B">
        <w:rPr>
          <w:rFonts w:ascii="Arial" w:hAnsi="Arial" w:cs="Arial"/>
        </w:rPr>
        <w:t xml:space="preserve"> 22: 940–946.</w:t>
      </w:r>
    </w:p>
    <w:p w14:paraId="465A6D54"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Taylor AT, Long JM, Tringali MD, Barthel BL (2019) Conservation of black bass diversity: an emerging management paradigm. </w:t>
      </w:r>
      <w:r w:rsidRPr="00E2531B">
        <w:rPr>
          <w:rFonts w:ascii="Arial" w:hAnsi="Arial" w:cs="Arial"/>
          <w:i/>
          <w:iCs/>
        </w:rPr>
        <w:t>Fisheries</w:t>
      </w:r>
      <w:r w:rsidRPr="00E2531B">
        <w:rPr>
          <w:rFonts w:ascii="Arial" w:hAnsi="Arial" w:cs="Arial"/>
        </w:rPr>
        <w:t xml:space="preserve"> 44: 20–36.</w:t>
      </w:r>
    </w:p>
    <w:p w14:paraId="1621151F" w14:textId="77777777" w:rsidR="000430F0" w:rsidRPr="00E2531B" w:rsidRDefault="000430F0" w:rsidP="000430F0">
      <w:pPr>
        <w:pStyle w:val="Bibliography"/>
        <w:rPr>
          <w:rFonts w:ascii="Arial" w:hAnsi="Arial" w:cs="Arial"/>
        </w:rPr>
      </w:pPr>
      <w:r w:rsidRPr="00E2531B">
        <w:rPr>
          <w:rFonts w:ascii="Arial" w:hAnsi="Arial" w:cs="Arial"/>
        </w:rPr>
        <w:t>Tringali MD, Long JM, Birdsong TW, Allen MS, eds. (2015) Black Bass Diversity: Multidisciplinary Science for Conservation. American Fisheries Society, Bethesda, Maryland, USA.</w:t>
      </w:r>
    </w:p>
    <w:p w14:paraId="0E34056E" w14:textId="77777777" w:rsidR="000430F0" w:rsidRPr="00E2531B" w:rsidRDefault="000430F0" w:rsidP="000430F0">
      <w:pPr>
        <w:pStyle w:val="Bibliography"/>
        <w:rPr>
          <w:rFonts w:ascii="Arial" w:hAnsi="Arial" w:cs="Arial"/>
        </w:rPr>
      </w:pPr>
      <w:r w:rsidRPr="00E2531B">
        <w:rPr>
          <w:rFonts w:ascii="Arial" w:hAnsi="Arial" w:cs="Arial"/>
        </w:rPr>
        <w:t xml:space="preserve">Tully K, </w:t>
      </w:r>
      <w:proofErr w:type="spellStart"/>
      <w:r w:rsidRPr="00E2531B">
        <w:rPr>
          <w:rFonts w:ascii="Arial" w:hAnsi="Arial" w:cs="Arial"/>
        </w:rPr>
        <w:t>Gedan</w:t>
      </w:r>
      <w:proofErr w:type="spellEnd"/>
      <w:r w:rsidRPr="00E2531B">
        <w:rPr>
          <w:rFonts w:ascii="Arial" w:hAnsi="Arial" w:cs="Arial"/>
        </w:rPr>
        <w:t xml:space="preserve"> K, </w:t>
      </w:r>
      <w:proofErr w:type="spellStart"/>
      <w:r w:rsidRPr="00E2531B">
        <w:rPr>
          <w:rFonts w:ascii="Arial" w:hAnsi="Arial" w:cs="Arial"/>
        </w:rPr>
        <w:t>Epanchin</w:t>
      </w:r>
      <w:proofErr w:type="spellEnd"/>
      <w:r w:rsidRPr="00E2531B">
        <w:rPr>
          <w:rFonts w:ascii="Arial" w:hAnsi="Arial" w:cs="Arial"/>
        </w:rPr>
        <w:t xml:space="preserve">-Niell R, Strong A, Bernhardt ES, </w:t>
      </w:r>
      <w:proofErr w:type="spellStart"/>
      <w:r w:rsidRPr="00E2531B">
        <w:rPr>
          <w:rFonts w:ascii="Arial" w:hAnsi="Arial" w:cs="Arial"/>
        </w:rPr>
        <w:t>BenDor</w:t>
      </w:r>
      <w:proofErr w:type="spellEnd"/>
      <w:r w:rsidRPr="00E2531B">
        <w:rPr>
          <w:rFonts w:ascii="Arial" w:hAnsi="Arial" w:cs="Arial"/>
        </w:rPr>
        <w:t xml:space="preserve"> T, Mitchell M, </w:t>
      </w:r>
      <w:proofErr w:type="spellStart"/>
      <w:r w:rsidRPr="00E2531B">
        <w:rPr>
          <w:rFonts w:ascii="Arial" w:hAnsi="Arial" w:cs="Arial"/>
        </w:rPr>
        <w:t>Kominoski</w:t>
      </w:r>
      <w:proofErr w:type="spellEnd"/>
      <w:r w:rsidRPr="00E2531B">
        <w:rPr>
          <w:rFonts w:ascii="Arial" w:hAnsi="Arial" w:cs="Arial"/>
        </w:rPr>
        <w:t xml:space="preserve"> J, Jordan TE, Neubauer SC, </w:t>
      </w:r>
      <w:r w:rsidRPr="00E2531B">
        <w:rPr>
          <w:rFonts w:ascii="Arial" w:hAnsi="Arial" w:cs="Arial"/>
          <w:i/>
          <w:iCs/>
        </w:rPr>
        <w:t>et al.</w:t>
      </w:r>
      <w:r w:rsidRPr="00E2531B">
        <w:rPr>
          <w:rFonts w:ascii="Arial" w:hAnsi="Arial" w:cs="Arial"/>
        </w:rPr>
        <w:t xml:space="preserve"> (2019) The invisible flood: the chemistry, ecology, and social implications of coastal saltwater intrusion. </w:t>
      </w:r>
      <w:proofErr w:type="spellStart"/>
      <w:r w:rsidRPr="00E2531B">
        <w:rPr>
          <w:rFonts w:ascii="Arial" w:hAnsi="Arial" w:cs="Arial"/>
          <w:i/>
          <w:iCs/>
        </w:rPr>
        <w:t>Biosci</w:t>
      </w:r>
      <w:proofErr w:type="spellEnd"/>
      <w:r w:rsidRPr="00E2531B">
        <w:rPr>
          <w:rFonts w:ascii="Arial" w:hAnsi="Arial" w:cs="Arial"/>
        </w:rPr>
        <w:t xml:space="preserve"> 69: 368–378.</w:t>
      </w:r>
    </w:p>
    <w:p w14:paraId="7CC10527" w14:textId="77777777" w:rsidR="000430F0" w:rsidRPr="00E2531B" w:rsidRDefault="000430F0" w:rsidP="000430F0">
      <w:pPr>
        <w:pStyle w:val="Bibliography"/>
        <w:rPr>
          <w:rFonts w:ascii="Arial" w:hAnsi="Arial" w:cs="Arial"/>
        </w:rPr>
      </w:pPr>
      <w:r w:rsidRPr="00E2531B">
        <w:rPr>
          <w:rFonts w:ascii="Arial" w:hAnsi="Arial" w:cs="Arial"/>
        </w:rPr>
        <w:t xml:space="preserve">U.S. Department of the Interior, U.S. Fish and Wildlife Service. (USDOI). </w:t>
      </w:r>
      <w:r w:rsidRPr="00E2531B">
        <w:rPr>
          <w:rFonts w:ascii="Arial" w:hAnsi="Arial" w:cs="Arial"/>
          <w:i/>
          <w:iCs/>
        </w:rPr>
        <w:t>2022 National Survey of Fishing, Hunting, and Wildlife-Associated Recreation</w:t>
      </w:r>
      <w:r w:rsidRPr="00E2531B">
        <w:rPr>
          <w:rFonts w:ascii="Arial" w:hAnsi="Arial" w:cs="Arial"/>
        </w:rPr>
        <w:t>. (2023).</w:t>
      </w:r>
    </w:p>
    <w:p w14:paraId="13EFB237" w14:textId="77777777" w:rsidR="000430F0" w:rsidRPr="00E2531B" w:rsidRDefault="000430F0" w:rsidP="000430F0">
      <w:pPr>
        <w:pStyle w:val="Bibliography"/>
        <w:rPr>
          <w:rFonts w:ascii="Arial" w:hAnsi="Arial" w:cs="Arial"/>
        </w:rPr>
      </w:pPr>
      <w:r w:rsidRPr="00E2531B">
        <w:rPr>
          <w:rFonts w:ascii="Arial" w:hAnsi="Arial" w:cs="Arial"/>
        </w:rPr>
        <w:t xml:space="preserve">Velasco AM, Pérez-Ruzafa A, Martínez-Paz JM, Marcos C (2018) Ecosystem services and main environmental risks in a coastal lagoon (Mar Menor, Murcia, SE Spain): The public perception. </w:t>
      </w:r>
      <w:r w:rsidRPr="00E2531B">
        <w:rPr>
          <w:rFonts w:ascii="Arial" w:hAnsi="Arial" w:cs="Arial"/>
          <w:i/>
          <w:iCs/>
        </w:rPr>
        <w:t xml:space="preserve">J Nat </w:t>
      </w:r>
      <w:proofErr w:type="spellStart"/>
      <w:r w:rsidRPr="00E2531B">
        <w:rPr>
          <w:rFonts w:ascii="Arial" w:hAnsi="Arial" w:cs="Arial"/>
          <w:i/>
          <w:iCs/>
        </w:rPr>
        <w:t>Conserv</w:t>
      </w:r>
      <w:proofErr w:type="spellEnd"/>
      <w:r w:rsidRPr="00E2531B">
        <w:rPr>
          <w:rFonts w:ascii="Arial" w:hAnsi="Arial" w:cs="Arial"/>
        </w:rPr>
        <w:t xml:space="preserve"> 43: 180–189.</w:t>
      </w:r>
    </w:p>
    <w:p w14:paraId="6D94A3FF" w14:textId="77777777" w:rsidR="000430F0" w:rsidRPr="00E2531B" w:rsidRDefault="000430F0" w:rsidP="000430F0">
      <w:pPr>
        <w:pStyle w:val="Bibliography"/>
        <w:rPr>
          <w:rFonts w:ascii="Arial" w:hAnsi="Arial" w:cs="Arial"/>
        </w:rPr>
      </w:pPr>
      <w:proofErr w:type="spellStart"/>
      <w:r w:rsidRPr="00E2531B">
        <w:rPr>
          <w:rFonts w:ascii="Arial" w:hAnsi="Arial" w:cs="Arial"/>
        </w:rPr>
        <w:t>Viadero</w:t>
      </w:r>
      <w:proofErr w:type="spellEnd"/>
      <w:r w:rsidRPr="00E2531B">
        <w:rPr>
          <w:rFonts w:ascii="Arial" w:hAnsi="Arial" w:cs="Arial"/>
        </w:rPr>
        <w:t xml:space="preserve"> NM, Massie JA, Eggenberger CW, James WR, Boucek RE, Rezek RJ, Santos RO, Rehage JS (2025) Between a dry marsh and a salty place: estuarine habitat suitability for a freshwater fish (Florida Bass) and implications for ecosystem restoration and climate change. </w:t>
      </w:r>
      <w:r w:rsidRPr="00E2531B">
        <w:rPr>
          <w:rFonts w:ascii="Arial" w:hAnsi="Arial" w:cs="Arial"/>
          <w:i/>
          <w:iCs/>
        </w:rPr>
        <w:t>E&amp;C</w:t>
      </w:r>
      <w:r w:rsidRPr="00E2531B">
        <w:rPr>
          <w:rFonts w:ascii="Arial" w:hAnsi="Arial" w:cs="Arial"/>
        </w:rPr>
        <w:t xml:space="preserve"> 48: 124.</w:t>
      </w:r>
    </w:p>
    <w:p w14:paraId="7A645A6E" w14:textId="77777777" w:rsidR="000430F0" w:rsidRDefault="000430F0" w:rsidP="000430F0">
      <w:pPr>
        <w:pStyle w:val="Bibliography"/>
        <w:rPr>
          <w:ins w:id="1035" w:author="Reviewer" w:date="2026-06-01T17:00:00Z" w16du:dateUtc="2026-06-01T22:00:00Z"/>
          <w:rFonts w:ascii="Arial" w:hAnsi="Arial" w:cs="Arial"/>
        </w:rPr>
      </w:pPr>
      <w:r w:rsidRPr="00E2531B">
        <w:rPr>
          <w:rFonts w:ascii="Arial" w:hAnsi="Arial" w:cs="Arial"/>
        </w:rPr>
        <w:t xml:space="preserve">Walsh HL, Blazer VS, Lord E, Hurley ST, LeBlanc DR (2025) Occurrence and tissue distribution of per-and polyfluoroalkyl substances (PFAS) in fishes from waterbodies with point and non-point sources in Massachusetts, USA. </w:t>
      </w:r>
      <w:proofErr w:type="spellStart"/>
      <w:r w:rsidRPr="00E2531B">
        <w:rPr>
          <w:rFonts w:ascii="Arial" w:hAnsi="Arial" w:cs="Arial"/>
          <w:i/>
          <w:iCs/>
        </w:rPr>
        <w:t>Aquat</w:t>
      </w:r>
      <w:proofErr w:type="spellEnd"/>
      <w:r w:rsidRPr="00E2531B">
        <w:rPr>
          <w:rFonts w:ascii="Arial" w:hAnsi="Arial" w:cs="Arial"/>
          <w:i/>
          <w:iCs/>
        </w:rPr>
        <w:t xml:space="preserve"> </w:t>
      </w:r>
      <w:proofErr w:type="spellStart"/>
      <w:r w:rsidRPr="00E2531B">
        <w:rPr>
          <w:rFonts w:ascii="Arial" w:hAnsi="Arial" w:cs="Arial"/>
          <w:i/>
          <w:iCs/>
        </w:rPr>
        <w:t>Toxicol</w:t>
      </w:r>
      <w:proofErr w:type="spellEnd"/>
      <w:r w:rsidRPr="00E2531B">
        <w:rPr>
          <w:rFonts w:ascii="Arial" w:hAnsi="Arial" w:cs="Arial"/>
        </w:rPr>
        <w:t xml:space="preserve"> 107499.</w:t>
      </w:r>
    </w:p>
    <w:p w14:paraId="554B8539" w14:textId="564A91A4" w:rsidR="007069B9" w:rsidRPr="00E2531B" w:rsidRDefault="007069B9" w:rsidP="007069B9">
      <w:pPr>
        <w:pStyle w:val="Bibliography"/>
        <w:rPr>
          <w:ins w:id="1036" w:author="Reviewer" w:date="2026-06-01T17:00:00Z" w16du:dateUtc="2026-06-01T22:00:00Z"/>
          <w:rFonts w:ascii="Arial" w:hAnsi="Arial" w:cs="Arial"/>
        </w:rPr>
      </w:pPr>
      <w:ins w:id="1037" w:author="Reviewer" w:date="2026-06-01T17:00:00Z" w16du:dateUtc="2026-06-01T22:00:00Z">
        <w:r w:rsidRPr="00E2531B">
          <w:rPr>
            <w:rFonts w:ascii="Arial" w:hAnsi="Arial" w:cs="Arial"/>
          </w:rPr>
          <w:t xml:space="preserve">Wang </w:t>
        </w:r>
        <w:r>
          <w:rPr>
            <w:rFonts w:ascii="Arial" w:hAnsi="Arial" w:cs="Arial"/>
          </w:rPr>
          <w:t>D</w:t>
        </w:r>
        <w:r w:rsidRPr="00E2531B">
          <w:rPr>
            <w:rFonts w:ascii="Arial" w:hAnsi="Arial" w:cs="Arial"/>
          </w:rPr>
          <w:t>,</w:t>
        </w:r>
      </w:ins>
      <w:ins w:id="1038" w:author="Reviewer" w:date="2026-06-01T17:57:00Z" w16du:dateUtc="2026-06-01T22:57:00Z">
        <w:r w:rsidR="0034494A">
          <w:rPr>
            <w:rFonts w:ascii="Arial" w:hAnsi="Arial" w:cs="Arial"/>
          </w:rPr>
          <w:t xml:space="preserve"> Cao Q, Zhu W, Hu Y, Zhang X, Yin S, Wang T</w:t>
        </w:r>
      </w:ins>
      <w:ins w:id="1039" w:author="Reviewer" w:date="2026-06-01T17:01:00Z" w16du:dateUtc="2026-06-01T22:01:00Z">
        <w:r>
          <w:rPr>
            <w:rFonts w:ascii="Arial" w:hAnsi="Arial" w:cs="Arial"/>
          </w:rPr>
          <w:t xml:space="preserve"> </w:t>
        </w:r>
      </w:ins>
      <w:ins w:id="1040" w:author="Reviewer" w:date="2026-06-01T17:00:00Z" w16du:dateUtc="2026-06-01T22:00:00Z">
        <w:r w:rsidRPr="00E2531B">
          <w:rPr>
            <w:rFonts w:ascii="Arial" w:hAnsi="Arial" w:cs="Arial"/>
          </w:rPr>
          <w:t>(201</w:t>
        </w:r>
      </w:ins>
      <w:ins w:id="1041" w:author="Reviewer" w:date="2026-06-01T17:57:00Z" w16du:dateUtc="2026-06-01T22:57:00Z">
        <w:r w:rsidR="0034494A">
          <w:rPr>
            <w:rFonts w:ascii="Arial" w:hAnsi="Arial" w:cs="Arial"/>
          </w:rPr>
          <w:t>9</w:t>
        </w:r>
      </w:ins>
      <w:ins w:id="1042" w:author="Reviewer" w:date="2026-06-01T17:00:00Z" w16du:dateUtc="2026-06-01T22:00:00Z">
        <w:r w:rsidRPr="00E2531B">
          <w:rPr>
            <w:rFonts w:ascii="Arial" w:hAnsi="Arial" w:cs="Arial"/>
          </w:rPr>
          <w:t xml:space="preserve">) </w:t>
        </w:r>
      </w:ins>
      <w:ins w:id="1043" w:author="Reviewer" w:date="2026-06-01T17:58:00Z" w16du:dateUtc="2026-06-01T22:58:00Z">
        <w:r w:rsidR="0034494A" w:rsidRPr="0034494A">
          <w:rPr>
            <w:rFonts w:ascii="Arial" w:hAnsi="Arial" w:cs="Arial"/>
          </w:rPr>
          <w:t xml:space="preserve">Individual and combined effects of salinity and lipopolysaccharides on the immune response of juvenile </w:t>
        </w:r>
        <w:proofErr w:type="spellStart"/>
        <w:r w:rsidR="0034494A" w:rsidRPr="0034494A">
          <w:rPr>
            <w:rFonts w:ascii="Arial" w:hAnsi="Arial" w:cs="Arial"/>
            <w:i/>
            <w:iCs/>
            <w:rPrChange w:id="1044" w:author="Reviewer" w:date="2026-06-01T17:58:00Z" w16du:dateUtc="2026-06-01T22:58:00Z">
              <w:rPr>
                <w:rFonts w:ascii="Arial" w:hAnsi="Arial" w:cs="Arial"/>
              </w:rPr>
            </w:rPrChange>
          </w:rPr>
          <w:t>Takifugu</w:t>
        </w:r>
        <w:proofErr w:type="spellEnd"/>
        <w:r w:rsidR="0034494A" w:rsidRPr="0034494A">
          <w:rPr>
            <w:rFonts w:ascii="Arial" w:hAnsi="Arial" w:cs="Arial"/>
            <w:i/>
            <w:iCs/>
            <w:rPrChange w:id="1045" w:author="Reviewer" w:date="2026-06-01T17:58:00Z" w16du:dateUtc="2026-06-01T22:58:00Z">
              <w:rPr>
                <w:rFonts w:ascii="Arial" w:hAnsi="Arial" w:cs="Arial"/>
              </w:rPr>
            </w:rPrChange>
          </w:rPr>
          <w:t xml:space="preserve"> fasciatus</w:t>
        </w:r>
      </w:ins>
      <w:ins w:id="1046" w:author="Reviewer" w:date="2026-06-01T17:00:00Z" w16du:dateUtc="2026-06-01T22:00:00Z">
        <w:r w:rsidRPr="00E2531B">
          <w:rPr>
            <w:rFonts w:ascii="Arial" w:hAnsi="Arial" w:cs="Arial"/>
          </w:rPr>
          <w:t xml:space="preserve">. </w:t>
        </w:r>
      </w:ins>
      <w:ins w:id="1047" w:author="Reviewer" w:date="2026-06-01T17:58:00Z" w16du:dateUtc="2026-06-01T22:58:00Z">
        <w:r w:rsidR="0034494A">
          <w:rPr>
            <w:rFonts w:ascii="Arial" w:hAnsi="Arial" w:cs="Arial"/>
            <w:i/>
            <w:iCs/>
          </w:rPr>
          <w:t xml:space="preserve">Fish </w:t>
        </w:r>
        <w:proofErr w:type="spellStart"/>
        <w:r w:rsidR="0034494A">
          <w:rPr>
            <w:rFonts w:ascii="Arial" w:hAnsi="Arial" w:cs="Arial"/>
            <w:i/>
            <w:iCs/>
          </w:rPr>
          <w:t>Physiol</w:t>
        </w:r>
        <w:proofErr w:type="spellEnd"/>
        <w:r w:rsidR="0034494A">
          <w:rPr>
            <w:rFonts w:ascii="Arial" w:hAnsi="Arial" w:cs="Arial"/>
            <w:i/>
            <w:iCs/>
          </w:rPr>
          <w:t xml:space="preserve"> </w:t>
        </w:r>
        <w:proofErr w:type="spellStart"/>
        <w:r w:rsidR="0034494A">
          <w:rPr>
            <w:rFonts w:ascii="Arial" w:hAnsi="Arial" w:cs="Arial"/>
            <w:i/>
            <w:iCs/>
          </w:rPr>
          <w:t>Biochem</w:t>
        </w:r>
      </w:ins>
      <w:proofErr w:type="spellEnd"/>
      <w:ins w:id="1048" w:author="Reviewer" w:date="2026-06-01T17:00:00Z" w16du:dateUtc="2026-06-01T22:00:00Z">
        <w:r w:rsidRPr="00E2531B">
          <w:rPr>
            <w:rFonts w:ascii="Arial" w:hAnsi="Arial" w:cs="Arial"/>
          </w:rPr>
          <w:t xml:space="preserve"> </w:t>
        </w:r>
      </w:ins>
      <w:ins w:id="1049" w:author="Reviewer" w:date="2026-06-01T17:58:00Z" w16du:dateUtc="2026-06-01T22:58:00Z">
        <w:r w:rsidR="0034494A">
          <w:rPr>
            <w:rFonts w:ascii="Arial" w:hAnsi="Arial" w:cs="Arial"/>
          </w:rPr>
          <w:t>45</w:t>
        </w:r>
      </w:ins>
      <w:ins w:id="1050" w:author="Reviewer" w:date="2026-06-01T17:59:00Z" w16du:dateUtc="2026-06-01T22:59:00Z">
        <w:r w:rsidR="0034494A">
          <w:rPr>
            <w:rFonts w:ascii="Arial" w:hAnsi="Arial" w:cs="Arial"/>
          </w:rPr>
          <w:t>: 965–976</w:t>
        </w:r>
      </w:ins>
      <w:ins w:id="1051" w:author="Reviewer" w:date="2026-06-01T17:00:00Z" w16du:dateUtc="2026-06-01T22:00:00Z">
        <w:r w:rsidRPr="00E2531B">
          <w:rPr>
            <w:rFonts w:ascii="Arial" w:hAnsi="Arial" w:cs="Arial"/>
          </w:rPr>
          <w:t>.</w:t>
        </w:r>
      </w:ins>
    </w:p>
    <w:p w14:paraId="4B090903" w14:textId="3C2D3FB2" w:rsidR="007069B9" w:rsidRPr="007069B9" w:rsidDel="007069B9" w:rsidRDefault="007069B9" w:rsidP="007069B9">
      <w:pPr>
        <w:rPr>
          <w:del w:id="1052" w:author="Reviewer" w:date="2026-06-01T17:00:00Z" w16du:dateUtc="2026-06-01T22:00:00Z"/>
          <w:rPrChange w:id="1053" w:author="Reviewer" w:date="2026-06-01T17:00:00Z" w16du:dateUtc="2026-06-01T22:00:00Z">
            <w:rPr>
              <w:del w:id="1054" w:author="Reviewer" w:date="2026-06-01T17:00:00Z" w16du:dateUtc="2026-06-01T22:00:00Z"/>
              <w:rFonts w:ascii="Arial" w:hAnsi="Arial" w:cs="Arial"/>
            </w:rPr>
          </w:rPrChange>
        </w:rPr>
        <w:pPrChange w:id="1055" w:author="Reviewer" w:date="2026-06-01T17:00:00Z" w16du:dateUtc="2026-06-01T22:00:00Z">
          <w:pPr>
            <w:pStyle w:val="Bibliography"/>
          </w:pPr>
        </w:pPrChange>
      </w:pPr>
    </w:p>
    <w:p w14:paraId="76EE2445" w14:textId="77777777" w:rsidR="000430F0" w:rsidRPr="00E2531B" w:rsidRDefault="000430F0" w:rsidP="000430F0">
      <w:pPr>
        <w:pStyle w:val="Bibliography"/>
        <w:rPr>
          <w:rFonts w:ascii="Arial" w:hAnsi="Arial" w:cs="Arial"/>
        </w:rPr>
      </w:pPr>
      <w:r w:rsidRPr="00E2531B">
        <w:rPr>
          <w:rFonts w:ascii="Arial" w:hAnsi="Arial" w:cs="Arial"/>
        </w:rPr>
        <w:t xml:space="preserve">Wang Z, Cousins IT, </w:t>
      </w:r>
      <w:proofErr w:type="spellStart"/>
      <w:r w:rsidRPr="00E2531B">
        <w:rPr>
          <w:rFonts w:ascii="Arial" w:hAnsi="Arial" w:cs="Arial"/>
        </w:rPr>
        <w:t>Scheringer</w:t>
      </w:r>
      <w:proofErr w:type="spellEnd"/>
      <w:r w:rsidRPr="00E2531B">
        <w:rPr>
          <w:rFonts w:ascii="Arial" w:hAnsi="Arial" w:cs="Arial"/>
        </w:rPr>
        <w:t xml:space="preserve"> M, </w:t>
      </w:r>
      <w:proofErr w:type="spellStart"/>
      <w:r w:rsidRPr="00E2531B">
        <w:rPr>
          <w:rFonts w:ascii="Arial" w:hAnsi="Arial" w:cs="Arial"/>
        </w:rPr>
        <w:t>Hungerbühler</w:t>
      </w:r>
      <w:proofErr w:type="spellEnd"/>
      <w:r w:rsidRPr="00E2531B">
        <w:rPr>
          <w:rFonts w:ascii="Arial" w:hAnsi="Arial" w:cs="Arial"/>
        </w:rPr>
        <w:t xml:space="preserve"> K (2013) Fluorinated alternatives to long-chain perfluoroalkyl carboxylic acids (PFCAs), </w:t>
      </w:r>
      <w:proofErr w:type="spellStart"/>
      <w:r w:rsidRPr="00E2531B">
        <w:rPr>
          <w:rFonts w:ascii="Arial" w:hAnsi="Arial" w:cs="Arial"/>
        </w:rPr>
        <w:t>perfluoroalkane</w:t>
      </w:r>
      <w:proofErr w:type="spellEnd"/>
      <w:r w:rsidRPr="00E2531B">
        <w:rPr>
          <w:rFonts w:ascii="Arial" w:hAnsi="Arial" w:cs="Arial"/>
        </w:rPr>
        <w:t xml:space="preserve"> sulfonic acids (PFSAs) and their potential precursors. </w:t>
      </w:r>
      <w:r w:rsidRPr="00E2531B">
        <w:rPr>
          <w:rFonts w:ascii="Arial" w:hAnsi="Arial" w:cs="Arial"/>
          <w:i/>
          <w:iCs/>
        </w:rPr>
        <w:t>Environ Int</w:t>
      </w:r>
      <w:r w:rsidRPr="00E2531B">
        <w:rPr>
          <w:rFonts w:ascii="Arial" w:hAnsi="Arial" w:cs="Arial"/>
        </w:rPr>
        <w:t xml:space="preserve"> 60: 242–248.</w:t>
      </w:r>
    </w:p>
    <w:p w14:paraId="28F26414" w14:textId="77777777" w:rsidR="000430F0" w:rsidRPr="00E2531B" w:rsidRDefault="000430F0" w:rsidP="000430F0">
      <w:pPr>
        <w:pStyle w:val="Bibliography"/>
        <w:rPr>
          <w:rFonts w:ascii="Arial" w:hAnsi="Arial" w:cs="Arial"/>
        </w:rPr>
      </w:pPr>
      <w:r w:rsidRPr="00E2531B">
        <w:rPr>
          <w:rFonts w:ascii="Arial" w:hAnsi="Arial" w:cs="Arial"/>
        </w:rPr>
        <w:t xml:space="preserve">Wasserman R, Strydom N, Weyl O (2011) Diet of largemouth bass, </w:t>
      </w:r>
      <w:r w:rsidRPr="00E2531B">
        <w:rPr>
          <w:rFonts w:ascii="Arial" w:hAnsi="Arial" w:cs="Arial"/>
          <w:i/>
          <w:iCs/>
        </w:rPr>
        <w:t>Micropterus salmoides</w:t>
      </w:r>
      <w:r w:rsidRPr="00E2531B">
        <w:rPr>
          <w:rFonts w:ascii="Arial" w:hAnsi="Arial" w:cs="Arial"/>
        </w:rPr>
        <w:t xml:space="preserve"> (Centrarchidae), an invasive alien in the lower reaches of an Eastern Cape river, South Africa. </w:t>
      </w:r>
      <w:proofErr w:type="spellStart"/>
      <w:r w:rsidRPr="00E2531B">
        <w:rPr>
          <w:rFonts w:ascii="Arial" w:hAnsi="Arial" w:cs="Arial"/>
          <w:i/>
          <w:iCs/>
        </w:rPr>
        <w:t>Afr</w:t>
      </w:r>
      <w:proofErr w:type="spellEnd"/>
      <w:r w:rsidRPr="00E2531B">
        <w:rPr>
          <w:rFonts w:ascii="Arial" w:hAnsi="Arial" w:cs="Arial"/>
          <w:i/>
          <w:iCs/>
        </w:rPr>
        <w:t xml:space="preserve"> </w:t>
      </w:r>
      <w:proofErr w:type="spellStart"/>
      <w:r w:rsidRPr="00E2531B">
        <w:rPr>
          <w:rFonts w:ascii="Arial" w:hAnsi="Arial" w:cs="Arial"/>
          <w:i/>
          <w:iCs/>
        </w:rPr>
        <w:t>Zool</w:t>
      </w:r>
      <w:proofErr w:type="spellEnd"/>
      <w:r w:rsidRPr="00E2531B">
        <w:rPr>
          <w:rFonts w:ascii="Arial" w:hAnsi="Arial" w:cs="Arial"/>
        </w:rPr>
        <w:t xml:space="preserve"> 46: 378–386.</w:t>
      </w:r>
    </w:p>
    <w:p w14:paraId="75F6143A" w14:textId="77777777" w:rsidR="000430F0" w:rsidRPr="00E2531B" w:rsidRDefault="000430F0" w:rsidP="000430F0">
      <w:pPr>
        <w:pStyle w:val="Bibliography"/>
        <w:rPr>
          <w:rFonts w:ascii="Arial" w:hAnsi="Arial" w:cs="Arial"/>
        </w:rPr>
      </w:pPr>
      <w:r w:rsidRPr="00E2531B">
        <w:rPr>
          <w:rFonts w:ascii="Arial" w:hAnsi="Arial" w:cs="Arial"/>
        </w:rPr>
        <w:t xml:space="preserve">Watson JW, Hyder K, Boyd R, Thorpe R, </w:t>
      </w:r>
      <w:proofErr w:type="spellStart"/>
      <w:r w:rsidRPr="00E2531B">
        <w:rPr>
          <w:rFonts w:ascii="Arial" w:hAnsi="Arial" w:cs="Arial"/>
        </w:rPr>
        <w:t>Weltersbach</w:t>
      </w:r>
      <w:proofErr w:type="spellEnd"/>
      <w:r w:rsidRPr="00E2531B">
        <w:rPr>
          <w:rFonts w:ascii="Arial" w:hAnsi="Arial" w:cs="Arial"/>
        </w:rPr>
        <w:t xml:space="preserve"> MS, Ferter K, Cooke SJ, Roy S, M. </w:t>
      </w:r>
      <w:proofErr w:type="spellStart"/>
      <w:r w:rsidRPr="00E2531B">
        <w:rPr>
          <w:rFonts w:ascii="Arial" w:hAnsi="Arial" w:cs="Arial"/>
        </w:rPr>
        <w:t>Sibly</w:t>
      </w:r>
      <w:proofErr w:type="spellEnd"/>
      <w:r w:rsidRPr="00E2531B">
        <w:rPr>
          <w:rFonts w:ascii="Arial" w:hAnsi="Arial" w:cs="Arial"/>
        </w:rPr>
        <w:t xml:space="preserve"> R (2020) Assessing the sublethal impacts of anthropogenic stressors on fish: an energy</w:t>
      </w:r>
      <w:r w:rsidRPr="00E2531B">
        <w:rPr>
          <w:rFonts w:ascii="Cambria Math" w:hAnsi="Cambria Math" w:cs="Cambria Math"/>
        </w:rPr>
        <w:t>‐</w:t>
      </w:r>
      <w:r w:rsidRPr="00E2531B">
        <w:rPr>
          <w:rFonts w:ascii="Arial" w:hAnsi="Arial" w:cs="Arial"/>
        </w:rPr>
        <w:t xml:space="preserve">budget approach. </w:t>
      </w:r>
      <w:r w:rsidRPr="00E2531B">
        <w:rPr>
          <w:rFonts w:ascii="Arial" w:hAnsi="Arial" w:cs="Arial"/>
          <w:i/>
          <w:iCs/>
        </w:rPr>
        <w:t xml:space="preserve">Fish </w:t>
      </w:r>
      <w:proofErr w:type="spellStart"/>
      <w:r w:rsidRPr="00E2531B">
        <w:rPr>
          <w:rFonts w:ascii="Arial" w:hAnsi="Arial" w:cs="Arial"/>
          <w:i/>
          <w:iCs/>
        </w:rPr>
        <w:t>Fish</w:t>
      </w:r>
      <w:proofErr w:type="spellEnd"/>
      <w:r w:rsidRPr="00E2531B">
        <w:rPr>
          <w:rFonts w:ascii="Arial" w:hAnsi="Arial" w:cs="Arial"/>
        </w:rPr>
        <w:t xml:space="preserve"> 21: 1034–1045.</w:t>
      </w:r>
    </w:p>
    <w:p w14:paraId="7C72E16A" w14:textId="77777777" w:rsidR="000430F0" w:rsidRPr="00E2531B" w:rsidRDefault="000430F0" w:rsidP="000430F0">
      <w:pPr>
        <w:pStyle w:val="Bibliography"/>
        <w:rPr>
          <w:rFonts w:ascii="Arial" w:hAnsi="Arial" w:cs="Arial"/>
        </w:rPr>
      </w:pPr>
      <w:r w:rsidRPr="00E2531B">
        <w:rPr>
          <w:rFonts w:ascii="Arial" w:hAnsi="Arial" w:cs="Arial"/>
        </w:rPr>
        <w:t xml:space="preserve">Weyl OLF, Lewis H (2006) First record of predation by the alien invasive freshwater fish </w:t>
      </w:r>
      <w:r w:rsidRPr="00E2531B">
        <w:rPr>
          <w:rFonts w:ascii="Arial" w:hAnsi="Arial" w:cs="Arial"/>
          <w:i/>
          <w:iCs/>
        </w:rPr>
        <w:t>Micropterus salmoides</w:t>
      </w:r>
      <w:r w:rsidRPr="00E2531B">
        <w:rPr>
          <w:rFonts w:ascii="Arial" w:hAnsi="Arial" w:cs="Arial"/>
        </w:rPr>
        <w:t xml:space="preserve"> L. (Centrarchidae) on migrating estuarine fishes in South Africa. </w:t>
      </w:r>
      <w:proofErr w:type="spellStart"/>
      <w:r w:rsidRPr="00E2531B">
        <w:rPr>
          <w:rFonts w:ascii="Arial" w:hAnsi="Arial" w:cs="Arial"/>
          <w:i/>
          <w:iCs/>
        </w:rPr>
        <w:t>Afr</w:t>
      </w:r>
      <w:proofErr w:type="spellEnd"/>
      <w:r w:rsidRPr="00E2531B">
        <w:rPr>
          <w:rFonts w:ascii="Arial" w:hAnsi="Arial" w:cs="Arial"/>
          <w:i/>
          <w:iCs/>
        </w:rPr>
        <w:t xml:space="preserve"> </w:t>
      </w:r>
      <w:proofErr w:type="spellStart"/>
      <w:r w:rsidRPr="00E2531B">
        <w:rPr>
          <w:rFonts w:ascii="Arial" w:hAnsi="Arial" w:cs="Arial"/>
          <w:i/>
          <w:iCs/>
        </w:rPr>
        <w:t>Zool</w:t>
      </w:r>
      <w:proofErr w:type="spellEnd"/>
      <w:r w:rsidRPr="00E2531B">
        <w:rPr>
          <w:rFonts w:ascii="Arial" w:hAnsi="Arial" w:cs="Arial"/>
        </w:rPr>
        <w:t xml:space="preserve"> 41: 294–296.</w:t>
      </w:r>
    </w:p>
    <w:p w14:paraId="5E3E925F"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Weyl PS, De Moor FC, Hill MP, Weyl OL (2010) The effect of largemouth bass </w:t>
      </w:r>
      <w:r w:rsidRPr="00E2531B">
        <w:rPr>
          <w:rFonts w:ascii="Arial" w:hAnsi="Arial" w:cs="Arial"/>
          <w:i/>
          <w:iCs/>
        </w:rPr>
        <w:t>Micropterus salmoides</w:t>
      </w:r>
      <w:r w:rsidRPr="00E2531B">
        <w:rPr>
          <w:rFonts w:ascii="Arial" w:hAnsi="Arial" w:cs="Arial"/>
        </w:rPr>
        <w:t xml:space="preserve"> on aquatic macro-invertebrate communities in the Wit River, Eastern Cape, South Africa. </w:t>
      </w:r>
      <w:proofErr w:type="spellStart"/>
      <w:r w:rsidRPr="00E2531B">
        <w:rPr>
          <w:rFonts w:ascii="Arial" w:hAnsi="Arial" w:cs="Arial"/>
          <w:i/>
          <w:iCs/>
        </w:rPr>
        <w:t>Afr</w:t>
      </w:r>
      <w:proofErr w:type="spellEnd"/>
      <w:r w:rsidRPr="00E2531B">
        <w:rPr>
          <w:rFonts w:ascii="Arial" w:hAnsi="Arial" w:cs="Arial"/>
          <w:i/>
          <w:iCs/>
        </w:rPr>
        <w:t xml:space="preserve"> J </w:t>
      </w:r>
      <w:proofErr w:type="spellStart"/>
      <w:r w:rsidRPr="00E2531B">
        <w:rPr>
          <w:rFonts w:ascii="Arial" w:hAnsi="Arial" w:cs="Arial"/>
          <w:i/>
          <w:iCs/>
        </w:rPr>
        <w:t>Aquat</w:t>
      </w:r>
      <w:proofErr w:type="spellEnd"/>
      <w:r w:rsidRPr="00E2531B">
        <w:rPr>
          <w:rFonts w:ascii="Arial" w:hAnsi="Arial" w:cs="Arial"/>
          <w:i/>
          <w:iCs/>
        </w:rPr>
        <w:t xml:space="preserve"> Sci</w:t>
      </w:r>
      <w:r w:rsidRPr="00E2531B">
        <w:rPr>
          <w:rFonts w:ascii="Arial" w:hAnsi="Arial" w:cs="Arial"/>
        </w:rPr>
        <w:t xml:space="preserve"> 35: 273–281.</w:t>
      </w:r>
    </w:p>
    <w:p w14:paraId="218231E3" w14:textId="77777777" w:rsidR="000430F0" w:rsidRPr="00E2531B" w:rsidRDefault="000430F0" w:rsidP="000430F0">
      <w:pPr>
        <w:pStyle w:val="Bibliography"/>
        <w:rPr>
          <w:rFonts w:ascii="Arial" w:hAnsi="Arial" w:cs="Arial"/>
        </w:rPr>
      </w:pPr>
      <w:proofErr w:type="spellStart"/>
      <w:r w:rsidRPr="00E2531B">
        <w:rPr>
          <w:rFonts w:ascii="Arial" w:hAnsi="Arial" w:cs="Arial"/>
        </w:rPr>
        <w:t>Wikelski</w:t>
      </w:r>
      <w:proofErr w:type="spellEnd"/>
      <w:r w:rsidRPr="00E2531B">
        <w:rPr>
          <w:rFonts w:ascii="Arial" w:hAnsi="Arial" w:cs="Arial"/>
        </w:rPr>
        <w:t xml:space="preserve"> M, Cooke SJ (2006) Conservation physiology. </w:t>
      </w:r>
      <w:r w:rsidRPr="00E2531B">
        <w:rPr>
          <w:rFonts w:ascii="Arial" w:hAnsi="Arial" w:cs="Arial"/>
          <w:i/>
          <w:iCs/>
        </w:rPr>
        <w:t xml:space="preserve">Trends </w:t>
      </w:r>
      <w:proofErr w:type="spellStart"/>
      <w:r w:rsidRPr="00E2531B">
        <w:rPr>
          <w:rFonts w:ascii="Arial" w:hAnsi="Arial" w:cs="Arial"/>
          <w:i/>
          <w:iCs/>
        </w:rPr>
        <w:t>Ecol</w:t>
      </w:r>
      <w:proofErr w:type="spellEnd"/>
      <w:r w:rsidRPr="00E2531B">
        <w:rPr>
          <w:rFonts w:ascii="Arial" w:hAnsi="Arial" w:cs="Arial"/>
          <w:i/>
          <w:iCs/>
        </w:rPr>
        <w:t xml:space="preserve"> Evol</w:t>
      </w:r>
      <w:r w:rsidRPr="00E2531B">
        <w:rPr>
          <w:rFonts w:ascii="Arial" w:hAnsi="Arial" w:cs="Arial"/>
        </w:rPr>
        <w:t xml:space="preserve"> 21: 38–46.</w:t>
      </w:r>
    </w:p>
    <w:p w14:paraId="1AC0901C" w14:textId="0AA6E98E" w:rsidR="000430F0" w:rsidRPr="00E2531B" w:rsidRDefault="000430F0" w:rsidP="000430F0">
      <w:pPr>
        <w:pStyle w:val="Bibliography"/>
        <w:rPr>
          <w:rFonts w:ascii="Arial" w:hAnsi="Arial" w:cs="Arial"/>
        </w:rPr>
      </w:pPr>
      <w:r w:rsidRPr="00E2531B">
        <w:rPr>
          <w:rFonts w:ascii="Arial" w:hAnsi="Arial" w:cs="Arial"/>
        </w:rPr>
        <w:t>Wilson RW, Bergman HL, Wood CM (1994) Metabolic costs and physiological consequences of acclimation to aluminum in juvenile rainbow trout (</w:t>
      </w:r>
      <w:del w:id="1056" w:author="Reviewer" w:date="2026-06-02T13:29:00Z" w16du:dateUtc="2026-06-02T18:29:00Z">
        <w:r w:rsidRPr="00E2531B" w:rsidDel="00FE164D">
          <w:rPr>
            <w:rFonts w:ascii="Arial" w:hAnsi="Arial" w:cs="Arial"/>
          </w:rPr>
          <w:delText xml:space="preserve"> </w:delText>
        </w:r>
      </w:del>
      <w:r w:rsidRPr="00E2531B">
        <w:rPr>
          <w:rFonts w:ascii="Arial" w:hAnsi="Arial" w:cs="Arial"/>
          <w:i/>
          <w:iCs/>
        </w:rPr>
        <w:t>Oncorhynchus mykiss</w:t>
      </w:r>
      <w:del w:id="1057" w:author="Reviewer" w:date="2026-06-02T13:29:00Z" w16du:dateUtc="2026-06-02T18:29:00Z">
        <w:r w:rsidRPr="00E2531B" w:rsidDel="00FE164D">
          <w:rPr>
            <w:rFonts w:ascii="Arial" w:hAnsi="Arial" w:cs="Arial"/>
          </w:rPr>
          <w:delText xml:space="preserve"> </w:delText>
        </w:r>
      </w:del>
      <w:r w:rsidRPr="00E2531B">
        <w:rPr>
          <w:rFonts w:ascii="Arial" w:hAnsi="Arial" w:cs="Arial"/>
        </w:rPr>
        <w:t>)</w:t>
      </w:r>
      <w:ins w:id="1058" w:author="Reviewer" w:date="2026-06-02T13:29:00Z" w16du:dateUtc="2026-06-02T18:29:00Z">
        <w:r w:rsidR="00FE164D">
          <w:rPr>
            <w:rFonts w:ascii="Arial" w:hAnsi="Arial" w:cs="Arial"/>
          </w:rPr>
          <w:t xml:space="preserve"> </w:t>
        </w:r>
      </w:ins>
      <w:del w:id="1059" w:author="Reviewer" w:date="2026-06-02T13:29:00Z" w16du:dateUtc="2026-06-02T18:29:00Z">
        <w:r w:rsidRPr="00E2531B" w:rsidDel="00FE164D">
          <w:rPr>
            <w:rFonts w:ascii="Arial" w:hAnsi="Arial" w:cs="Arial"/>
          </w:rPr>
          <w:delText xml:space="preserve">. 2: </w:delText>
        </w:r>
      </w:del>
      <w:r w:rsidRPr="00E2531B">
        <w:rPr>
          <w:rFonts w:ascii="Arial" w:hAnsi="Arial" w:cs="Arial"/>
        </w:rPr>
        <w:t xml:space="preserve">gill morphology, swimming performance, and aerobic scope. </w:t>
      </w:r>
      <w:r w:rsidRPr="00E2531B">
        <w:rPr>
          <w:rFonts w:ascii="Arial" w:hAnsi="Arial" w:cs="Arial"/>
          <w:i/>
          <w:iCs/>
        </w:rPr>
        <w:t xml:space="preserve">Can J Fish </w:t>
      </w:r>
      <w:proofErr w:type="spellStart"/>
      <w:r w:rsidRPr="00E2531B">
        <w:rPr>
          <w:rFonts w:ascii="Arial" w:hAnsi="Arial" w:cs="Arial"/>
          <w:i/>
          <w:iCs/>
        </w:rPr>
        <w:t>Aquat</w:t>
      </w:r>
      <w:proofErr w:type="spellEnd"/>
      <w:r w:rsidRPr="00E2531B">
        <w:rPr>
          <w:rFonts w:ascii="Arial" w:hAnsi="Arial" w:cs="Arial"/>
          <w:i/>
          <w:iCs/>
        </w:rPr>
        <w:t xml:space="preserve"> Sci</w:t>
      </w:r>
      <w:r w:rsidRPr="00E2531B">
        <w:rPr>
          <w:rFonts w:ascii="Arial" w:hAnsi="Arial" w:cs="Arial"/>
        </w:rPr>
        <w:t xml:space="preserve"> 51: 536–544.</w:t>
      </w:r>
    </w:p>
    <w:p w14:paraId="68652FF3" w14:textId="77777777" w:rsidR="000430F0" w:rsidRPr="00E2531B" w:rsidRDefault="000430F0" w:rsidP="000430F0">
      <w:pPr>
        <w:pStyle w:val="Bibliography"/>
        <w:rPr>
          <w:rFonts w:ascii="Arial" w:hAnsi="Arial" w:cs="Arial"/>
        </w:rPr>
      </w:pPr>
      <w:proofErr w:type="spellStart"/>
      <w:r w:rsidRPr="00E2531B">
        <w:rPr>
          <w:rFonts w:ascii="Arial" w:hAnsi="Arial" w:cs="Arial"/>
        </w:rPr>
        <w:t>Witeska</w:t>
      </w:r>
      <w:proofErr w:type="spellEnd"/>
      <w:r w:rsidRPr="00E2531B">
        <w:rPr>
          <w:rFonts w:ascii="Arial" w:hAnsi="Arial" w:cs="Arial"/>
        </w:rPr>
        <w:t xml:space="preserve"> M, </w:t>
      </w:r>
      <w:proofErr w:type="spellStart"/>
      <w:r w:rsidRPr="00E2531B">
        <w:rPr>
          <w:rFonts w:ascii="Arial" w:hAnsi="Arial" w:cs="Arial"/>
        </w:rPr>
        <w:t>Kondera</w:t>
      </w:r>
      <w:proofErr w:type="spellEnd"/>
      <w:r w:rsidRPr="00E2531B">
        <w:rPr>
          <w:rFonts w:ascii="Arial" w:hAnsi="Arial" w:cs="Arial"/>
        </w:rPr>
        <w:t xml:space="preserve"> E, Bojarski B (2023) Hematological and hematopoietic analysis in fish toxicology—a review. </w:t>
      </w:r>
      <w:r w:rsidRPr="00E2531B">
        <w:rPr>
          <w:rFonts w:ascii="Arial" w:hAnsi="Arial" w:cs="Arial"/>
          <w:i/>
          <w:iCs/>
        </w:rPr>
        <w:t>Anim</w:t>
      </w:r>
      <w:r w:rsidRPr="00E2531B">
        <w:rPr>
          <w:rFonts w:ascii="Arial" w:hAnsi="Arial" w:cs="Arial"/>
        </w:rPr>
        <w:t xml:space="preserve"> 13: 2625.</w:t>
      </w:r>
    </w:p>
    <w:p w14:paraId="0CED7CCF" w14:textId="77777777" w:rsidR="000430F0" w:rsidRPr="00E2531B" w:rsidRDefault="000430F0" w:rsidP="000430F0">
      <w:pPr>
        <w:pStyle w:val="Bibliography"/>
        <w:rPr>
          <w:rFonts w:ascii="Arial" w:hAnsi="Arial" w:cs="Arial"/>
        </w:rPr>
      </w:pPr>
      <w:r w:rsidRPr="00E2531B">
        <w:rPr>
          <w:rFonts w:ascii="Arial" w:hAnsi="Arial" w:cs="Arial"/>
        </w:rPr>
        <w:t xml:space="preserve">Wu X, </w:t>
      </w:r>
      <w:proofErr w:type="spellStart"/>
      <w:r w:rsidRPr="00E2531B">
        <w:rPr>
          <w:rFonts w:ascii="Arial" w:hAnsi="Arial" w:cs="Arial"/>
        </w:rPr>
        <w:t>Cobbina</w:t>
      </w:r>
      <w:proofErr w:type="spellEnd"/>
      <w:r w:rsidRPr="00E2531B">
        <w:rPr>
          <w:rFonts w:ascii="Arial" w:hAnsi="Arial" w:cs="Arial"/>
        </w:rPr>
        <w:t xml:space="preserve"> SJ, Mao G, Xu H, Zhang Z, Yang L (2016) A review of toxicity and mechanisms of individual and mixtures of heavy metals in the environment. </w:t>
      </w:r>
      <w:r w:rsidRPr="00E2531B">
        <w:rPr>
          <w:rFonts w:ascii="Arial" w:hAnsi="Arial" w:cs="Arial"/>
          <w:i/>
          <w:iCs/>
        </w:rPr>
        <w:t xml:space="preserve">Environ Sci </w:t>
      </w:r>
      <w:proofErr w:type="spellStart"/>
      <w:r w:rsidRPr="00E2531B">
        <w:rPr>
          <w:rFonts w:ascii="Arial" w:hAnsi="Arial" w:cs="Arial"/>
          <w:i/>
          <w:iCs/>
        </w:rPr>
        <w:t>Pollut</w:t>
      </w:r>
      <w:proofErr w:type="spellEnd"/>
      <w:r w:rsidRPr="00E2531B">
        <w:rPr>
          <w:rFonts w:ascii="Arial" w:hAnsi="Arial" w:cs="Arial"/>
          <w:i/>
          <w:iCs/>
        </w:rPr>
        <w:t xml:space="preserve"> Res</w:t>
      </w:r>
      <w:r w:rsidRPr="00E2531B">
        <w:rPr>
          <w:rFonts w:ascii="Arial" w:hAnsi="Arial" w:cs="Arial"/>
        </w:rPr>
        <w:t xml:space="preserve"> 23: 8244–8259.</w:t>
      </w:r>
    </w:p>
    <w:p w14:paraId="0DD9CA86" w14:textId="77777777" w:rsidR="000430F0" w:rsidRPr="00E2531B" w:rsidRDefault="000430F0" w:rsidP="000430F0">
      <w:pPr>
        <w:pStyle w:val="Bibliography"/>
        <w:rPr>
          <w:rFonts w:ascii="Arial" w:hAnsi="Arial" w:cs="Arial"/>
        </w:rPr>
      </w:pPr>
      <w:r w:rsidRPr="00E2531B">
        <w:rPr>
          <w:rFonts w:ascii="Arial" w:hAnsi="Arial" w:cs="Arial"/>
        </w:rPr>
        <w:t>Xie Y, Shao X, Zhang P, Zhang H, Yu J, Yao X, Fu Y, Wei J, Wu C (2024) High starch induces hematological variations, metabolic changes, oxidative stress, inflammatory responses, and histopathological lesions in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Metabolites</w:t>
      </w:r>
      <w:r w:rsidRPr="00E2531B">
        <w:rPr>
          <w:rFonts w:ascii="Arial" w:hAnsi="Arial" w:cs="Arial"/>
        </w:rPr>
        <w:t xml:space="preserve"> 14: 236.</w:t>
      </w:r>
    </w:p>
    <w:p w14:paraId="773B286E" w14:textId="77777777" w:rsidR="000430F0" w:rsidRPr="000430F0" w:rsidRDefault="000430F0" w:rsidP="000430F0">
      <w:pPr>
        <w:pStyle w:val="Bibliography"/>
      </w:pPr>
      <w:r w:rsidRPr="00E2531B">
        <w:rPr>
          <w:rFonts w:ascii="Arial" w:hAnsi="Arial" w:cs="Arial"/>
        </w:rPr>
        <w:t xml:space="preserve">Yi H, Chen X, Liu S, Han L, Liang J, Su Y, Lai H, Bi S, Liu X, Zhang Y, </w:t>
      </w:r>
      <w:r w:rsidRPr="00E2531B">
        <w:rPr>
          <w:rFonts w:ascii="Arial" w:hAnsi="Arial" w:cs="Arial"/>
          <w:i/>
          <w:iCs/>
        </w:rPr>
        <w:t>et al.</w:t>
      </w:r>
      <w:r w:rsidRPr="00E2531B">
        <w:rPr>
          <w:rFonts w:ascii="Arial" w:hAnsi="Arial" w:cs="Arial"/>
        </w:rPr>
        <w:t xml:space="preserve"> (2021) Growth, osmoregulatory and hypothalamic–pituitary–somatotropic (HPS) axis response of the juvenile largemouth bass (Micropterus salmoides), reared under different salinities. </w:t>
      </w:r>
      <w:proofErr w:type="spellStart"/>
      <w:r w:rsidRPr="00E2531B">
        <w:rPr>
          <w:rFonts w:ascii="Arial" w:hAnsi="Arial" w:cs="Arial"/>
          <w:i/>
          <w:iCs/>
        </w:rPr>
        <w:t>Aquac</w:t>
      </w:r>
      <w:proofErr w:type="spellEnd"/>
      <w:r w:rsidRPr="00E2531B">
        <w:rPr>
          <w:rFonts w:ascii="Arial" w:hAnsi="Arial" w:cs="Arial"/>
          <w:i/>
          <w:iCs/>
        </w:rPr>
        <w:t xml:space="preserve"> Rep</w:t>
      </w:r>
      <w:r w:rsidRPr="00E2531B">
        <w:rPr>
          <w:rFonts w:ascii="Arial" w:hAnsi="Arial" w:cs="Arial"/>
        </w:rPr>
        <w:t xml:space="preserve"> 20: 100727.</w:t>
      </w:r>
    </w:p>
    <w:p w14:paraId="707610BE" w14:textId="338AF52E" w:rsidR="004D3F45" w:rsidRDefault="00CD6FE5" w:rsidP="000430F0">
      <w:pPr>
        <w:pStyle w:val="Bibliography"/>
        <w:rPr>
          <w:rFonts w:ascii="Arial" w:hAnsi="Arial" w:cs="Arial"/>
        </w:rPr>
      </w:pPr>
      <w:r w:rsidRPr="009C312A">
        <w:rPr>
          <w:rFonts w:ascii="Arial" w:hAnsi="Arial" w:cs="Arial"/>
        </w:rPr>
        <w:fldChar w:fldCharType="end"/>
      </w:r>
      <w:r w:rsidR="004D3F45">
        <w:rPr>
          <w:rFonts w:ascii="Arial" w:hAnsi="Arial" w:cs="Arial"/>
        </w:rPr>
        <w:br w:type="page"/>
      </w:r>
    </w:p>
    <w:p w14:paraId="7C6D4DDE" w14:textId="5441C0A9" w:rsidR="004D3F45" w:rsidRDefault="004D3F45"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2</w:t>
      </w:r>
      <w:r>
        <w:rPr>
          <w:rFonts w:ascii="Arial" w:hAnsi="Arial" w:cs="Arial"/>
          <w:b/>
          <w:bCs/>
        </w:rPr>
        <w:t>. Tables</w:t>
      </w:r>
    </w:p>
    <w:p w14:paraId="63522275" w14:textId="6CA65F86" w:rsidR="007F1402" w:rsidRDefault="007F1402" w:rsidP="004D3F45">
      <w:pPr>
        <w:spacing w:line="480" w:lineRule="auto"/>
        <w:rPr>
          <w:ins w:id="1060" w:author="Reviewer" w:date="2026-06-03T12:10:00Z" w16du:dateUtc="2026-06-03T17:10:00Z"/>
          <w:rFonts w:ascii="Arial" w:hAnsi="Arial" w:cs="Arial"/>
        </w:rPr>
      </w:pPr>
      <w:ins w:id="1061" w:author="Reviewer" w:date="2026-06-03T12:10:00Z" w16du:dateUtc="2026-06-03T17:10:00Z">
        <w:r>
          <w:rPr>
            <w:rFonts w:ascii="Arial" w:hAnsi="Arial" w:cs="Arial"/>
          </w:rPr>
          <w:t>Table 1.</w:t>
        </w:r>
      </w:ins>
      <w:ins w:id="1062" w:author="Reviewer" w:date="2026-06-03T12:12:00Z" w16du:dateUtc="2026-06-03T17:12:00Z">
        <w:r>
          <w:rPr>
            <w:rFonts w:ascii="Arial" w:hAnsi="Arial" w:cs="Arial"/>
          </w:rPr>
          <w:t xml:space="preserve"> </w:t>
        </w:r>
      </w:ins>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7F1402" w:rsidRPr="00C14026" w14:paraId="1B0B3DCE" w14:textId="77777777" w:rsidTr="003B0C6A">
        <w:trPr>
          <w:trHeight w:val="360"/>
          <w:jc w:val="center"/>
          <w:ins w:id="1063" w:author="Reviewer" w:date="2026-06-03T12:10:00Z" w16du:dateUtc="2026-06-03T17:10:00Z"/>
        </w:trPr>
        <w:tc>
          <w:tcPr>
            <w:tcW w:w="1440" w:type="dxa"/>
            <w:tcBorders>
              <w:top w:val="single" w:sz="4" w:space="0" w:color="auto"/>
              <w:bottom w:val="single" w:sz="4" w:space="0" w:color="auto"/>
            </w:tcBorders>
            <w:vAlign w:val="center"/>
          </w:tcPr>
          <w:p w14:paraId="5D5EFEDD" w14:textId="4EC1BB70" w:rsidR="007F1402" w:rsidRPr="00C14026" w:rsidRDefault="007F1402" w:rsidP="003B0C6A">
            <w:pPr>
              <w:jc w:val="center"/>
              <w:rPr>
                <w:ins w:id="1064" w:author="Reviewer" w:date="2026-06-03T12:10:00Z" w16du:dateUtc="2026-06-03T17:10:00Z"/>
                <w:rFonts w:ascii="Arial" w:hAnsi="Arial" w:cs="Arial"/>
                <w:sz w:val="20"/>
                <w:szCs w:val="20"/>
              </w:rPr>
            </w:pPr>
            <w:ins w:id="1065" w:author="Reviewer" w:date="2026-06-03T12:10:00Z" w16du:dateUtc="2026-06-03T17:10:00Z">
              <w:r>
                <w:rPr>
                  <w:rFonts w:ascii="Arial" w:hAnsi="Arial" w:cs="Arial"/>
                  <w:sz w:val="20"/>
                  <w:szCs w:val="20"/>
                </w:rPr>
                <w:t>Group</w:t>
              </w:r>
            </w:ins>
          </w:p>
        </w:tc>
        <w:tc>
          <w:tcPr>
            <w:tcW w:w="1440" w:type="dxa"/>
            <w:tcBorders>
              <w:top w:val="single" w:sz="4" w:space="0" w:color="auto"/>
              <w:bottom w:val="single" w:sz="4" w:space="0" w:color="auto"/>
            </w:tcBorders>
            <w:vAlign w:val="center"/>
          </w:tcPr>
          <w:p w14:paraId="20645D99" w14:textId="688A78D8" w:rsidR="007F1402" w:rsidRPr="00C14026" w:rsidRDefault="007F1402" w:rsidP="003B0C6A">
            <w:pPr>
              <w:jc w:val="center"/>
              <w:rPr>
                <w:ins w:id="1066" w:author="Reviewer" w:date="2026-06-03T12:10:00Z" w16du:dateUtc="2026-06-03T17:10:00Z"/>
                <w:rFonts w:ascii="Arial" w:hAnsi="Arial" w:cs="Arial"/>
                <w:sz w:val="20"/>
                <w:szCs w:val="20"/>
              </w:rPr>
            </w:pPr>
            <w:ins w:id="1067" w:author="Reviewer" w:date="2026-06-03T12:10:00Z" w16du:dateUtc="2026-06-03T17:10:00Z">
              <w:r>
                <w:rPr>
                  <w:rFonts w:ascii="Arial" w:hAnsi="Arial" w:cs="Arial"/>
                  <w:sz w:val="20"/>
                  <w:szCs w:val="20"/>
                </w:rPr>
                <w:t>Blood 1</w:t>
              </w:r>
            </w:ins>
          </w:p>
        </w:tc>
        <w:tc>
          <w:tcPr>
            <w:tcW w:w="1440" w:type="dxa"/>
            <w:tcBorders>
              <w:top w:val="single" w:sz="4" w:space="0" w:color="auto"/>
              <w:bottom w:val="single" w:sz="4" w:space="0" w:color="auto"/>
            </w:tcBorders>
            <w:vAlign w:val="center"/>
          </w:tcPr>
          <w:p w14:paraId="45676CFB" w14:textId="478F22B2" w:rsidR="007F1402" w:rsidRPr="00C14026" w:rsidRDefault="007F1402" w:rsidP="003B0C6A">
            <w:pPr>
              <w:jc w:val="center"/>
              <w:rPr>
                <w:ins w:id="1068" w:author="Reviewer" w:date="2026-06-03T12:10:00Z" w16du:dateUtc="2026-06-03T17:10:00Z"/>
                <w:rFonts w:ascii="Arial" w:hAnsi="Arial" w:cs="Arial"/>
                <w:sz w:val="20"/>
                <w:szCs w:val="20"/>
              </w:rPr>
            </w:pPr>
            <w:ins w:id="1069" w:author="Reviewer" w:date="2026-06-03T12:10:00Z" w16du:dateUtc="2026-06-03T17:10:00Z">
              <w:r>
                <w:rPr>
                  <w:rFonts w:ascii="Arial" w:hAnsi="Arial" w:cs="Arial"/>
                  <w:sz w:val="20"/>
                  <w:szCs w:val="20"/>
                </w:rPr>
                <w:t>Blood 2</w:t>
              </w:r>
            </w:ins>
          </w:p>
        </w:tc>
        <w:tc>
          <w:tcPr>
            <w:tcW w:w="1440" w:type="dxa"/>
            <w:tcBorders>
              <w:top w:val="single" w:sz="4" w:space="0" w:color="auto"/>
              <w:bottom w:val="single" w:sz="4" w:space="0" w:color="auto"/>
            </w:tcBorders>
            <w:vAlign w:val="center"/>
          </w:tcPr>
          <w:p w14:paraId="2BCCAE14" w14:textId="39D5E935" w:rsidR="007F1402" w:rsidRPr="00C14026" w:rsidRDefault="007F1402" w:rsidP="003B0C6A">
            <w:pPr>
              <w:jc w:val="center"/>
              <w:rPr>
                <w:ins w:id="1070" w:author="Reviewer" w:date="2026-06-03T12:10:00Z" w16du:dateUtc="2026-06-03T17:10:00Z"/>
                <w:rFonts w:ascii="Arial" w:hAnsi="Arial" w:cs="Arial"/>
                <w:sz w:val="20"/>
                <w:szCs w:val="20"/>
              </w:rPr>
            </w:pPr>
            <w:ins w:id="1071" w:author="Reviewer" w:date="2026-06-03T12:10:00Z" w16du:dateUtc="2026-06-03T17:10:00Z">
              <w:r>
                <w:rPr>
                  <w:rFonts w:ascii="Arial" w:hAnsi="Arial" w:cs="Arial"/>
                  <w:sz w:val="20"/>
                  <w:szCs w:val="20"/>
                </w:rPr>
                <w:t xml:space="preserve">Blood </w:t>
              </w:r>
            </w:ins>
            <w:ins w:id="1072" w:author="Reviewer" w:date="2026-06-03T12:11:00Z" w16du:dateUtc="2026-06-03T17:11:00Z">
              <w:r>
                <w:rPr>
                  <w:rFonts w:ascii="Arial" w:hAnsi="Arial" w:cs="Arial"/>
                  <w:sz w:val="20"/>
                  <w:szCs w:val="20"/>
                </w:rPr>
                <w:t>3</w:t>
              </w:r>
            </w:ins>
          </w:p>
        </w:tc>
        <w:tc>
          <w:tcPr>
            <w:tcW w:w="1440" w:type="dxa"/>
            <w:tcBorders>
              <w:top w:val="single" w:sz="4" w:space="0" w:color="auto"/>
              <w:bottom w:val="single" w:sz="4" w:space="0" w:color="auto"/>
            </w:tcBorders>
            <w:vAlign w:val="center"/>
          </w:tcPr>
          <w:p w14:paraId="663F0763" w14:textId="29E3E186" w:rsidR="007F1402" w:rsidRPr="00C14026" w:rsidRDefault="007F1402" w:rsidP="003B0C6A">
            <w:pPr>
              <w:jc w:val="center"/>
              <w:rPr>
                <w:ins w:id="1073" w:author="Reviewer" w:date="2026-06-03T12:10:00Z" w16du:dateUtc="2026-06-03T17:10:00Z"/>
                <w:rFonts w:ascii="Arial" w:hAnsi="Arial" w:cs="Arial"/>
                <w:sz w:val="20"/>
                <w:szCs w:val="20"/>
              </w:rPr>
            </w:pPr>
            <w:ins w:id="1074" w:author="Reviewer" w:date="2026-06-03T12:11:00Z" w16du:dateUtc="2026-06-03T17:11:00Z">
              <w:r>
                <w:rPr>
                  <w:rFonts w:ascii="Arial" w:hAnsi="Arial" w:cs="Arial"/>
                  <w:sz w:val="20"/>
                  <w:szCs w:val="20"/>
                </w:rPr>
                <w:t>Blood 4</w:t>
              </w:r>
            </w:ins>
          </w:p>
        </w:tc>
      </w:tr>
      <w:tr w:rsidR="007F1402" w:rsidRPr="00C14026" w14:paraId="5FF72C8A" w14:textId="77777777" w:rsidTr="003B0C6A">
        <w:trPr>
          <w:trHeight w:val="360"/>
          <w:jc w:val="center"/>
          <w:ins w:id="1075" w:author="Reviewer" w:date="2026-06-03T12:10:00Z" w16du:dateUtc="2026-06-03T17:10:00Z"/>
        </w:trPr>
        <w:tc>
          <w:tcPr>
            <w:tcW w:w="1440" w:type="dxa"/>
            <w:tcBorders>
              <w:top w:val="single" w:sz="4" w:space="0" w:color="auto"/>
            </w:tcBorders>
            <w:vAlign w:val="center"/>
          </w:tcPr>
          <w:p w14:paraId="194EBD56" w14:textId="321AB457" w:rsidR="007F1402" w:rsidRPr="00C14026" w:rsidRDefault="007F1402" w:rsidP="003B0C6A">
            <w:pPr>
              <w:rPr>
                <w:ins w:id="1076" w:author="Reviewer" w:date="2026-06-03T12:10:00Z" w16du:dateUtc="2026-06-03T17:10:00Z"/>
                <w:rFonts w:ascii="Arial" w:hAnsi="Arial" w:cs="Arial"/>
                <w:sz w:val="20"/>
                <w:szCs w:val="20"/>
              </w:rPr>
            </w:pPr>
            <w:ins w:id="1077" w:author="Reviewer" w:date="2026-06-03T12:11:00Z" w16du:dateUtc="2026-06-03T17:11:00Z">
              <w:r>
                <w:rPr>
                  <w:rFonts w:ascii="Arial" w:hAnsi="Arial" w:cs="Arial"/>
                  <w:sz w:val="20"/>
                  <w:szCs w:val="20"/>
                </w:rPr>
                <w:t>Control</w:t>
              </w:r>
            </w:ins>
          </w:p>
        </w:tc>
        <w:tc>
          <w:tcPr>
            <w:tcW w:w="1440" w:type="dxa"/>
            <w:tcBorders>
              <w:top w:val="single" w:sz="4" w:space="0" w:color="auto"/>
            </w:tcBorders>
            <w:vAlign w:val="center"/>
          </w:tcPr>
          <w:p w14:paraId="7CC25A3D" w14:textId="44A46257" w:rsidR="007F1402" w:rsidRPr="00C14026" w:rsidRDefault="007F1402" w:rsidP="003B0C6A">
            <w:pPr>
              <w:jc w:val="center"/>
              <w:rPr>
                <w:ins w:id="1078" w:author="Reviewer" w:date="2026-06-03T12:10:00Z" w16du:dateUtc="2026-06-03T17:10:00Z"/>
                <w:rFonts w:ascii="Arial" w:hAnsi="Arial" w:cs="Arial"/>
                <w:sz w:val="20"/>
                <w:szCs w:val="20"/>
              </w:rPr>
            </w:pPr>
            <w:ins w:id="1079" w:author="Reviewer" w:date="2026-06-03T12:11:00Z" w16du:dateUtc="2026-06-03T17:11:00Z">
              <w:r>
                <w:rPr>
                  <w:rFonts w:ascii="Arial" w:hAnsi="Arial" w:cs="Arial"/>
                  <w:sz w:val="20"/>
                  <w:szCs w:val="20"/>
                </w:rPr>
                <w:t>3</w:t>
              </w:r>
            </w:ins>
          </w:p>
        </w:tc>
        <w:tc>
          <w:tcPr>
            <w:tcW w:w="1440" w:type="dxa"/>
            <w:tcBorders>
              <w:top w:val="single" w:sz="4" w:space="0" w:color="auto"/>
            </w:tcBorders>
            <w:vAlign w:val="center"/>
          </w:tcPr>
          <w:p w14:paraId="470CD9BC" w14:textId="5EA009FD" w:rsidR="007F1402" w:rsidRPr="00C14026" w:rsidRDefault="007F1402" w:rsidP="003B0C6A">
            <w:pPr>
              <w:jc w:val="center"/>
              <w:rPr>
                <w:ins w:id="1080" w:author="Reviewer" w:date="2026-06-03T12:10:00Z" w16du:dateUtc="2026-06-03T17:10:00Z"/>
                <w:rFonts w:ascii="Arial" w:hAnsi="Arial" w:cs="Arial"/>
                <w:sz w:val="20"/>
                <w:szCs w:val="20"/>
              </w:rPr>
            </w:pPr>
            <w:ins w:id="1081" w:author="Reviewer" w:date="2026-06-03T12:11:00Z" w16du:dateUtc="2026-06-03T17:11:00Z">
              <w:r>
                <w:rPr>
                  <w:rFonts w:ascii="Arial" w:hAnsi="Arial" w:cs="Arial"/>
                  <w:sz w:val="20"/>
                  <w:szCs w:val="20"/>
                </w:rPr>
                <w:t>2</w:t>
              </w:r>
            </w:ins>
          </w:p>
        </w:tc>
        <w:tc>
          <w:tcPr>
            <w:tcW w:w="1440" w:type="dxa"/>
            <w:tcBorders>
              <w:top w:val="single" w:sz="4" w:space="0" w:color="auto"/>
            </w:tcBorders>
            <w:vAlign w:val="center"/>
          </w:tcPr>
          <w:p w14:paraId="5309D9A3" w14:textId="4DF19752" w:rsidR="007F1402" w:rsidRPr="00C14026" w:rsidRDefault="007F1402" w:rsidP="003B0C6A">
            <w:pPr>
              <w:jc w:val="center"/>
              <w:rPr>
                <w:ins w:id="1082" w:author="Reviewer" w:date="2026-06-03T12:10:00Z" w16du:dateUtc="2026-06-03T17:10:00Z"/>
                <w:rFonts w:ascii="Arial" w:hAnsi="Arial" w:cs="Arial"/>
                <w:sz w:val="20"/>
                <w:szCs w:val="20"/>
              </w:rPr>
            </w:pPr>
            <w:ins w:id="1083" w:author="Reviewer" w:date="2026-06-03T12:11:00Z" w16du:dateUtc="2026-06-03T17:11:00Z">
              <w:r>
                <w:rPr>
                  <w:rFonts w:ascii="Arial" w:hAnsi="Arial" w:cs="Arial"/>
                  <w:sz w:val="20"/>
                  <w:szCs w:val="20"/>
                </w:rPr>
                <w:t>2</w:t>
              </w:r>
            </w:ins>
          </w:p>
        </w:tc>
        <w:tc>
          <w:tcPr>
            <w:tcW w:w="1440" w:type="dxa"/>
            <w:tcBorders>
              <w:top w:val="single" w:sz="4" w:space="0" w:color="auto"/>
            </w:tcBorders>
            <w:vAlign w:val="center"/>
          </w:tcPr>
          <w:p w14:paraId="3BEF21F9" w14:textId="35AB27A6" w:rsidR="007F1402" w:rsidRPr="00C14026" w:rsidRDefault="007F1402" w:rsidP="003B0C6A">
            <w:pPr>
              <w:jc w:val="center"/>
              <w:rPr>
                <w:ins w:id="1084" w:author="Reviewer" w:date="2026-06-03T12:10:00Z" w16du:dateUtc="2026-06-03T17:10:00Z"/>
                <w:rFonts w:ascii="Arial" w:hAnsi="Arial" w:cs="Arial"/>
                <w:sz w:val="20"/>
                <w:szCs w:val="20"/>
              </w:rPr>
            </w:pPr>
            <w:ins w:id="1085" w:author="Reviewer" w:date="2026-06-03T12:11:00Z" w16du:dateUtc="2026-06-03T17:11:00Z">
              <w:r>
                <w:rPr>
                  <w:rFonts w:ascii="Arial" w:hAnsi="Arial" w:cs="Arial"/>
                  <w:sz w:val="20"/>
                  <w:szCs w:val="20"/>
                </w:rPr>
                <w:t>2</w:t>
              </w:r>
            </w:ins>
          </w:p>
        </w:tc>
      </w:tr>
      <w:tr w:rsidR="007F1402" w:rsidRPr="00C14026" w14:paraId="7D0C297A" w14:textId="77777777" w:rsidTr="003B0C6A">
        <w:trPr>
          <w:trHeight w:val="360"/>
          <w:jc w:val="center"/>
          <w:ins w:id="1086" w:author="Reviewer" w:date="2026-06-03T12:10:00Z" w16du:dateUtc="2026-06-03T17:10:00Z"/>
        </w:trPr>
        <w:tc>
          <w:tcPr>
            <w:tcW w:w="1440" w:type="dxa"/>
            <w:vAlign w:val="center"/>
          </w:tcPr>
          <w:p w14:paraId="2874973B" w14:textId="6FC4925B" w:rsidR="007F1402" w:rsidRPr="00C14026" w:rsidRDefault="007F1402" w:rsidP="003B0C6A">
            <w:pPr>
              <w:rPr>
                <w:ins w:id="1087" w:author="Reviewer" w:date="2026-06-03T12:10:00Z" w16du:dateUtc="2026-06-03T17:10:00Z"/>
                <w:rFonts w:ascii="Arial" w:hAnsi="Arial" w:cs="Arial"/>
                <w:sz w:val="20"/>
                <w:szCs w:val="20"/>
              </w:rPr>
            </w:pPr>
            <w:ins w:id="1088" w:author="Reviewer" w:date="2026-06-03T12:11:00Z" w16du:dateUtc="2026-06-03T17:11:00Z">
              <w:r>
                <w:rPr>
                  <w:rFonts w:ascii="Arial" w:hAnsi="Arial" w:cs="Arial"/>
                  <w:sz w:val="20"/>
                  <w:szCs w:val="20"/>
                </w:rPr>
                <w:t>Cd low</w:t>
              </w:r>
            </w:ins>
          </w:p>
        </w:tc>
        <w:tc>
          <w:tcPr>
            <w:tcW w:w="1440" w:type="dxa"/>
            <w:vAlign w:val="center"/>
          </w:tcPr>
          <w:p w14:paraId="1BDA77E5" w14:textId="4FE94289" w:rsidR="007F1402" w:rsidRPr="00C14026" w:rsidRDefault="007F1402" w:rsidP="003B0C6A">
            <w:pPr>
              <w:jc w:val="center"/>
              <w:rPr>
                <w:ins w:id="1089" w:author="Reviewer" w:date="2026-06-03T12:10:00Z" w16du:dateUtc="2026-06-03T17:10:00Z"/>
                <w:rFonts w:ascii="Arial" w:hAnsi="Arial" w:cs="Arial"/>
                <w:sz w:val="20"/>
                <w:szCs w:val="20"/>
              </w:rPr>
            </w:pPr>
            <w:ins w:id="1090" w:author="Reviewer" w:date="2026-06-03T12:11:00Z" w16du:dateUtc="2026-06-03T17:11:00Z">
              <w:r>
                <w:rPr>
                  <w:rFonts w:ascii="Arial" w:hAnsi="Arial" w:cs="Arial"/>
                  <w:sz w:val="20"/>
                  <w:szCs w:val="20"/>
                </w:rPr>
                <w:t>3</w:t>
              </w:r>
            </w:ins>
          </w:p>
        </w:tc>
        <w:tc>
          <w:tcPr>
            <w:tcW w:w="1440" w:type="dxa"/>
            <w:vAlign w:val="center"/>
          </w:tcPr>
          <w:p w14:paraId="27364E48" w14:textId="31ABF8F9" w:rsidR="007F1402" w:rsidRPr="00C14026" w:rsidRDefault="007F1402" w:rsidP="003B0C6A">
            <w:pPr>
              <w:jc w:val="center"/>
              <w:rPr>
                <w:ins w:id="1091" w:author="Reviewer" w:date="2026-06-03T12:10:00Z" w16du:dateUtc="2026-06-03T17:10:00Z"/>
                <w:rFonts w:ascii="Arial" w:hAnsi="Arial" w:cs="Arial"/>
                <w:sz w:val="20"/>
                <w:szCs w:val="20"/>
              </w:rPr>
            </w:pPr>
            <w:ins w:id="1092" w:author="Reviewer" w:date="2026-06-03T12:11:00Z" w16du:dateUtc="2026-06-03T17:11:00Z">
              <w:r>
                <w:rPr>
                  <w:rFonts w:ascii="Arial" w:hAnsi="Arial" w:cs="Arial"/>
                  <w:sz w:val="20"/>
                  <w:szCs w:val="20"/>
                </w:rPr>
                <w:t>3</w:t>
              </w:r>
            </w:ins>
          </w:p>
        </w:tc>
        <w:tc>
          <w:tcPr>
            <w:tcW w:w="1440" w:type="dxa"/>
            <w:vAlign w:val="center"/>
          </w:tcPr>
          <w:p w14:paraId="6965DB92" w14:textId="36EDE647" w:rsidR="007F1402" w:rsidRPr="00C14026" w:rsidRDefault="007F1402" w:rsidP="003B0C6A">
            <w:pPr>
              <w:jc w:val="center"/>
              <w:rPr>
                <w:ins w:id="1093" w:author="Reviewer" w:date="2026-06-03T12:10:00Z" w16du:dateUtc="2026-06-03T17:10:00Z"/>
                <w:rFonts w:ascii="Arial" w:hAnsi="Arial" w:cs="Arial"/>
                <w:sz w:val="20"/>
                <w:szCs w:val="20"/>
              </w:rPr>
            </w:pPr>
            <w:ins w:id="1094" w:author="Reviewer" w:date="2026-06-03T12:11:00Z" w16du:dateUtc="2026-06-03T17:11:00Z">
              <w:r>
                <w:rPr>
                  <w:rFonts w:ascii="Arial" w:hAnsi="Arial" w:cs="Arial"/>
                  <w:sz w:val="20"/>
                  <w:szCs w:val="20"/>
                </w:rPr>
                <w:t>3</w:t>
              </w:r>
            </w:ins>
          </w:p>
        </w:tc>
        <w:tc>
          <w:tcPr>
            <w:tcW w:w="1440" w:type="dxa"/>
            <w:vAlign w:val="center"/>
          </w:tcPr>
          <w:p w14:paraId="03A571D2" w14:textId="5F3A0D85" w:rsidR="007F1402" w:rsidRPr="00C14026" w:rsidRDefault="007F1402" w:rsidP="003B0C6A">
            <w:pPr>
              <w:jc w:val="center"/>
              <w:rPr>
                <w:ins w:id="1095" w:author="Reviewer" w:date="2026-06-03T12:10:00Z" w16du:dateUtc="2026-06-03T17:10:00Z"/>
                <w:rFonts w:ascii="Arial" w:hAnsi="Arial" w:cs="Arial"/>
                <w:sz w:val="20"/>
                <w:szCs w:val="20"/>
              </w:rPr>
            </w:pPr>
            <w:ins w:id="1096" w:author="Reviewer" w:date="2026-06-03T12:11:00Z" w16du:dateUtc="2026-06-03T17:11:00Z">
              <w:r>
                <w:rPr>
                  <w:rFonts w:ascii="Arial" w:hAnsi="Arial" w:cs="Arial"/>
                  <w:sz w:val="20"/>
                  <w:szCs w:val="20"/>
                </w:rPr>
                <w:t>3</w:t>
              </w:r>
            </w:ins>
          </w:p>
        </w:tc>
      </w:tr>
      <w:tr w:rsidR="007F1402" w:rsidRPr="00C14026" w14:paraId="696EB3E0" w14:textId="77777777" w:rsidTr="003B0C6A">
        <w:trPr>
          <w:trHeight w:val="360"/>
          <w:jc w:val="center"/>
          <w:ins w:id="1097" w:author="Reviewer" w:date="2026-06-03T12:10:00Z" w16du:dateUtc="2026-06-03T17:10:00Z"/>
        </w:trPr>
        <w:tc>
          <w:tcPr>
            <w:tcW w:w="1440" w:type="dxa"/>
            <w:vAlign w:val="center"/>
          </w:tcPr>
          <w:p w14:paraId="56A02342" w14:textId="79AACA9F" w:rsidR="007F1402" w:rsidRPr="00C14026" w:rsidRDefault="007F1402" w:rsidP="003B0C6A">
            <w:pPr>
              <w:rPr>
                <w:ins w:id="1098" w:author="Reviewer" w:date="2026-06-03T12:10:00Z" w16du:dateUtc="2026-06-03T17:10:00Z"/>
                <w:rFonts w:ascii="Arial" w:hAnsi="Arial" w:cs="Arial"/>
                <w:sz w:val="20"/>
                <w:szCs w:val="20"/>
              </w:rPr>
            </w:pPr>
            <w:ins w:id="1099" w:author="Reviewer" w:date="2026-06-03T12:11:00Z" w16du:dateUtc="2026-06-03T17:11:00Z">
              <w:r>
                <w:rPr>
                  <w:rFonts w:ascii="Arial" w:hAnsi="Arial" w:cs="Arial"/>
                  <w:sz w:val="20"/>
                  <w:szCs w:val="20"/>
                </w:rPr>
                <w:t>Cd high</w:t>
              </w:r>
            </w:ins>
          </w:p>
        </w:tc>
        <w:tc>
          <w:tcPr>
            <w:tcW w:w="1440" w:type="dxa"/>
            <w:vAlign w:val="center"/>
          </w:tcPr>
          <w:p w14:paraId="58757111" w14:textId="5C541B47" w:rsidR="007F1402" w:rsidRPr="00C14026" w:rsidRDefault="007F1402" w:rsidP="003B0C6A">
            <w:pPr>
              <w:jc w:val="center"/>
              <w:rPr>
                <w:ins w:id="1100" w:author="Reviewer" w:date="2026-06-03T12:10:00Z" w16du:dateUtc="2026-06-03T17:10:00Z"/>
                <w:rFonts w:ascii="Arial" w:hAnsi="Arial" w:cs="Arial"/>
                <w:sz w:val="20"/>
                <w:szCs w:val="20"/>
              </w:rPr>
            </w:pPr>
            <w:ins w:id="1101" w:author="Reviewer" w:date="2026-06-03T12:11:00Z" w16du:dateUtc="2026-06-03T17:11:00Z">
              <w:r>
                <w:rPr>
                  <w:rFonts w:ascii="Arial" w:hAnsi="Arial" w:cs="Arial"/>
                  <w:sz w:val="20"/>
                  <w:szCs w:val="20"/>
                </w:rPr>
                <w:t>3</w:t>
              </w:r>
            </w:ins>
          </w:p>
        </w:tc>
        <w:tc>
          <w:tcPr>
            <w:tcW w:w="1440" w:type="dxa"/>
            <w:vAlign w:val="center"/>
          </w:tcPr>
          <w:p w14:paraId="2C7F8E11" w14:textId="60A0E4DF" w:rsidR="007F1402" w:rsidRPr="00C14026" w:rsidRDefault="007F1402" w:rsidP="003B0C6A">
            <w:pPr>
              <w:jc w:val="center"/>
              <w:rPr>
                <w:ins w:id="1102" w:author="Reviewer" w:date="2026-06-03T12:10:00Z" w16du:dateUtc="2026-06-03T17:10:00Z"/>
                <w:rFonts w:ascii="Arial" w:hAnsi="Arial" w:cs="Arial"/>
                <w:sz w:val="20"/>
                <w:szCs w:val="20"/>
              </w:rPr>
            </w:pPr>
            <w:ins w:id="1103" w:author="Reviewer" w:date="2026-06-03T12:11:00Z" w16du:dateUtc="2026-06-03T17:11:00Z">
              <w:r>
                <w:rPr>
                  <w:rFonts w:ascii="Arial" w:hAnsi="Arial" w:cs="Arial"/>
                  <w:sz w:val="20"/>
                  <w:szCs w:val="20"/>
                </w:rPr>
                <w:t>2</w:t>
              </w:r>
            </w:ins>
          </w:p>
        </w:tc>
        <w:tc>
          <w:tcPr>
            <w:tcW w:w="1440" w:type="dxa"/>
            <w:vAlign w:val="center"/>
          </w:tcPr>
          <w:p w14:paraId="3479E370" w14:textId="2FC39CE8" w:rsidR="007F1402" w:rsidRPr="00C14026" w:rsidRDefault="007F1402" w:rsidP="003B0C6A">
            <w:pPr>
              <w:jc w:val="center"/>
              <w:rPr>
                <w:ins w:id="1104" w:author="Reviewer" w:date="2026-06-03T12:10:00Z" w16du:dateUtc="2026-06-03T17:10:00Z"/>
                <w:rFonts w:ascii="Arial" w:hAnsi="Arial" w:cs="Arial"/>
                <w:sz w:val="20"/>
                <w:szCs w:val="20"/>
              </w:rPr>
            </w:pPr>
            <w:ins w:id="1105" w:author="Reviewer" w:date="2026-06-03T12:11:00Z" w16du:dateUtc="2026-06-03T17:11:00Z">
              <w:r>
                <w:rPr>
                  <w:rFonts w:ascii="Arial" w:hAnsi="Arial" w:cs="Arial"/>
                  <w:sz w:val="20"/>
                  <w:szCs w:val="20"/>
                </w:rPr>
                <w:t>2</w:t>
              </w:r>
            </w:ins>
          </w:p>
        </w:tc>
        <w:tc>
          <w:tcPr>
            <w:tcW w:w="1440" w:type="dxa"/>
            <w:vAlign w:val="center"/>
          </w:tcPr>
          <w:p w14:paraId="4317218B" w14:textId="596A0611" w:rsidR="007F1402" w:rsidRPr="00C14026" w:rsidRDefault="007F1402" w:rsidP="003B0C6A">
            <w:pPr>
              <w:jc w:val="center"/>
              <w:rPr>
                <w:ins w:id="1106" w:author="Reviewer" w:date="2026-06-03T12:10:00Z" w16du:dateUtc="2026-06-03T17:10:00Z"/>
                <w:rFonts w:ascii="Arial" w:hAnsi="Arial" w:cs="Arial"/>
                <w:sz w:val="20"/>
                <w:szCs w:val="20"/>
              </w:rPr>
            </w:pPr>
            <w:ins w:id="1107" w:author="Reviewer" w:date="2026-06-03T12:11:00Z" w16du:dateUtc="2026-06-03T17:11:00Z">
              <w:r>
                <w:rPr>
                  <w:rFonts w:ascii="Arial" w:hAnsi="Arial" w:cs="Arial"/>
                  <w:sz w:val="20"/>
                  <w:szCs w:val="20"/>
                </w:rPr>
                <w:t>2</w:t>
              </w:r>
            </w:ins>
          </w:p>
        </w:tc>
      </w:tr>
      <w:tr w:rsidR="007F1402" w:rsidRPr="00C14026" w14:paraId="3DC33541" w14:textId="77777777" w:rsidTr="003B0C6A">
        <w:trPr>
          <w:trHeight w:val="360"/>
          <w:jc w:val="center"/>
          <w:ins w:id="1108" w:author="Reviewer" w:date="2026-06-03T12:10:00Z" w16du:dateUtc="2026-06-03T17:10:00Z"/>
        </w:trPr>
        <w:tc>
          <w:tcPr>
            <w:tcW w:w="1440" w:type="dxa"/>
            <w:tcBorders>
              <w:bottom w:val="nil"/>
            </w:tcBorders>
            <w:vAlign w:val="center"/>
          </w:tcPr>
          <w:p w14:paraId="56F7852B" w14:textId="187A1F30" w:rsidR="007F1402" w:rsidRPr="00C14026" w:rsidRDefault="007F1402" w:rsidP="003B0C6A">
            <w:pPr>
              <w:rPr>
                <w:ins w:id="1109" w:author="Reviewer" w:date="2026-06-03T12:10:00Z" w16du:dateUtc="2026-06-03T17:10:00Z"/>
                <w:rFonts w:ascii="Arial" w:hAnsi="Arial" w:cs="Arial"/>
                <w:sz w:val="20"/>
                <w:szCs w:val="20"/>
              </w:rPr>
            </w:pPr>
            <w:proofErr w:type="spellStart"/>
            <w:ins w:id="1110" w:author="Reviewer" w:date="2026-06-03T12:11:00Z" w16du:dateUtc="2026-06-03T17:11:00Z">
              <w:r>
                <w:rPr>
                  <w:rFonts w:ascii="Arial" w:hAnsi="Arial" w:cs="Arial"/>
                  <w:sz w:val="20"/>
                  <w:szCs w:val="20"/>
                </w:rPr>
                <w:t>PFPeA</w:t>
              </w:r>
              <w:proofErr w:type="spellEnd"/>
              <w:r>
                <w:rPr>
                  <w:rFonts w:ascii="Arial" w:hAnsi="Arial" w:cs="Arial"/>
                  <w:sz w:val="20"/>
                  <w:szCs w:val="20"/>
                </w:rPr>
                <w:t xml:space="preserve"> low</w:t>
              </w:r>
            </w:ins>
          </w:p>
        </w:tc>
        <w:tc>
          <w:tcPr>
            <w:tcW w:w="1440" w:type="dxa"/>
            <w:tcBorders>
              <w:bottom w:val="nil"/>
            </w:tcBorders>
            <w:vAlign w:val="center"/>
          </w:tcPr>
          <w:p w14:paraId="70BCB8EE" w14:textId="2D39E854" w:rsidR="007F1402" w:rsidRPr="00C14026" w:rsidRDefault="007F1402" w:rsidP="003B0C6A">
            <w:pPr>
              <w:jc w:val="center"/>
              <w:rPr>
                <w:ins w:id="1111" w:author="Reviewer" w:date="2026-06-03T12:10:00Z" w16du:dateUtc="2026-06-03T17:10:00Z"/>
                <w:rFonts w:ascii="Arial" w:hAnsi="Arial" w:cs="Arial"/>
                <w:sz w:val="20"/>
                <w:szCs w:val="20"/>
              </w:rPr>
            </w:pPr>
            <w:ins w:id="1112" w:author="Reviewer" w:date="2026-06-03T12:11:00Z" w16du:dateUtc="2026-06-03T17:11:00Z">
              <w:r>
                <w:rPr>
                  <w:rFonts w:ascii="Arial" w:hAnsi="Arial" w:cs="Arial"/>
                  <w:sz w:val="20"/>
                  <w:szCs w:val="20"/>
                </w:rPr>
                <w:t>3</w:t>
              </w:r>
            </w:ins>
          </w:p>
        </w:tc>
        <w:tc>
          <w:tcPr>
            <w:tcW w:w="1440" w:type="dxa"/>
            <w:tcBorders>
              <w:bottom w:val="nil"/>
            </w:tcBorders>
            <w:vAlign w:val="center"/>
          </w:tcPr>
          <w:p w14:paraId="130F7B66" w14:textId="69E92834" w:rsidR="007F1402" w:rsidRPr="00C14026" w:rsidRDefault="007F1402" w:rsidP="003B0C6A">
            <w:pPr>
              <w:jc w:val="center"/>
              <w:rPr>
                <w:ins w:id="1113" w:author="Reviewer" w:date="2026-06-03T12:10:00Z" w16du:dateUtc="2026-06-03T17:10:00Z"/>
                <w:rFonts w:ascii="Arial" w:hAnsi="Arial" w:cs="Arial"/>
                <w:sz w:val="20"/>
                <w:szCs w:val="20"/>
              </w:rPr>
            </w:pPr>
            <w:ins w:id="1114" w:author="Reviewer" w:date="2026-06-03T12:11:00Z" w16du:dateUtc="2026-06-03T17:11:00Z">
              <w:r>
                <w:rPr>
                  <w:rFonts w:ascii="Arial" w:hAnsi="Arial" w:cs="Arial"/>
                  <w:sz w:val="20"/>
                  <w:szCs w:val="20"/>
                </w:rPr>
                <w:t>2</w:t>
              </w:r>
            </w:ins>
          </w:p>
        </w:tc>
        <w:tc>
          <w:tcPr>
            <w:tcW w:w="1440" w:type="dxa"/>
            <w:tcBorders>
              <w:bottom w:val="nil"/>
            </w:tcBorders>
            <w:vAlign w:val="center"/>
          </w:tcPr>
          <w:p w14:paraId="53FDB1F9" w14:textId="03D4F449" w:rsidR="007F1402" w:rsidRPr="00C14026" w:rsidRDefault="007F1402" w:rsidP="003B0C6A">
            <w:pPr>
              <w:jc w:val="center"/>
              <w:rPr>
                <w:ins w:id="1115" w:author="Reviewer" w:date="2026-06-03T12:10:00Z" w16du:dateUtc="2026-06-03T17:10:00Z"/>
                <w:rFonts w:ascii="Arial" w:hAnsi="Arial" w:cs="Arial"/>
                <w:sz w:val="20"/>
                <w:szCs w:val="20"/>
              </w:rPr>
            </w:pPr>
            <w:ins w:id="1116" w:author="Reviewer" w:date="2026-06-03T12:11:00Z" w16du:dateUtc="2026-06-03T17:11:00Z">
              <w:r>
                <w:rPr>
                  <w:rFonts w:ascii="Arial" w:hAnsi="Arial" w:cs="Arial"/>
                  <w:sz w:val="20"/>
                  <w:szCs w:val="20"/>
                </w:rPr>
                <w:t>2</w:t>
              </w:r>
            </w:ins>
          </w:p>
        </w:tc>
        <w:tc>
          <w:tcPr>
            <w:tcW w:w="1440" w:type="dxa"/>
            <w:tcBorders>
              <w:bottom w:val="nil"/>
            </w:tcBorders>
            <w:vAlign w:val="center"/>
          </w:tcPr>
          <w:p w14:paraId="46A186F5" w14:textId="0D6D4261" w:rsidR="007F1402" w:rsidRPr="00C14026" w:rsidRDefault="007F1402" w:rsidP="003B0C6A">
            <w:pPr>
              <w:jc w:val="center"/>
              <w:rPr>
                <w:ins w:id="1117" w:author="Reviewer" w:date="2026-06-03T12:10:00Z" w16du:dateUtc="2026-06-03T17:10:00Z"/>
                <w:rFonts w:ascii="Arial" w:hAnsi="Arial" w:cs="Arial"/>
                <w:sz w:val="20"/>
                <w:szCs w:val="20"/>
              </w:rPr>
            </w:pPr>
            <w:ins w:id="1118" w:author="Reviewer" w:date="2026-06-03T12:11:00Z" w16du:dateUtc="2026-06-03T17:11:00Z">
              <w:r>
                <w:rPr>
                  <w:rFonts w:ascii="Arial" w:hAnsi="Arial" w:cs="Arial"/>
                  <w:sz w:val="20"/>
                  <w:szCs w:val="20"/>
                </w:rPr>
                <w:t>2</w:t>
              </w:r>
            </w:ins>
          </w:p>
        </w:tc>
      </w:tr>
      <w:tr w:rsidR="007F1402" w:rsidRPr="00C14026" w14:paraId="12CB9792" w14:textId="77777777" w:rsidTr="003B0C6A">
        <w:trPr>
          <w:trHeight w:val="360"/>
          <w:jc w:val="center"/>
          <w:ins w:id="1119" w:author="Reviewer" w:date="2026-06-03T12:10:00Z" w16du:dateUtc="2026-06-03T17:10:00Z"/>
        </w:trPr>
        <w:tc>
          <w:tcPr>
            <w:tcW w:w="1440" w:type="dxa"/>
            <w:tcBorders>
              <w:top w:val="nil"/>
              <w:bottom w:val="single" w:sz="4" w:space="0" w:color="auto"/>
            </w:tcBorders>
            <w:vAlign w:val="center"/>
          </w:tcPr>
          <w:p w14:paraId="04DEC6B3" w14:textId="57D56615" w:rsidR="007F1402" w:rsidRPr="00C14026" w:rsidRDefault="007F1402" w:rsidP="003B0C6A">
            <w:pPr>
              <w:rPr>
                <w:ins w:id="1120" w:author="Reviewer" w:date="2026-06-03T12:10:00Z" w16du:dateUtc="2026-06-03T17:10:00Z"/>
                <w:rFonts w:ascii="Arial" w:hAnsi="Arial" w:cs="Arial"/>
                <w:sz w:val="20"/>
                <w:szCs w:val="20"/>
              </w:rPr>
            </w:pPr>
            <w:proofErr w:type="spellStart"/>
            <w:ins w:id="1121" w:author="Reviewer" w:date="2026-06-03T12:11:00Z" w16du:dateUtc="2026-06-03T17:11:00Z">
              <w:r>
                <w:rPr>
                  <w:rFonts w:ascii="Arial" w:hAnsi="Arial" w:cs="Arial"/>
                  <w:sz w:val="20"/>
                  <w:szCs w:val="20"/>
                </w:rPr>
                <w:t>PFPeA</w:t>
              </w:r>
              <w:proofErr w:type="spellEnd"/>
              <w:r>
                <w:rPr>
                  <w:rFonts w:ascii="Arial" w:hAnsi="Arial" w:cs="Arial"/>
                  <w:sz w:val="20"/>
                  <w:szCs w:val="20"/>
                </w:rPr>
                <w:t xml:space="preserve"> high</w:t>
              </w:r>
            </w:ins>
          </w:p>
        </w:tc>
        <w:tc>
          <w:tcPr>
            <w:tcW w:w="1440" w:type="dxa"/>
            <w:tcBorders>
              <w:top w:val="nil"/>
              <w:bottom w:val="single" w:sz="4" w:space="0" w:color="auto"/>
            </w:tcBorders>
            <w:vAlign w:val="center"/>
          </w:tcPr>
          <w:p w14:paraId="71796A76" w14:textId="30D9120F" w:rsidR="007F1402" w:rsidRPr="00C14026" w:rsidRDefault="007F1402" w:rsidP="003B0C6A">
            <w:pPr>
              <w:jc w:val="center"/>
              <w:rPr>
                <w:ins w:id="1122" w:author="Reviewer" w:date="2026-06-03T12:10:00Z" w16du:dateUtc="2026-06-03T17:10:00Z"/>
                <w:rFonts w:ascii="Arial" w:hAnsi="Arial" w:cs="Arial"/>
                <w:sz w:val="20"/>
                <w:szCs w:val="20"/>
              </w:rPr>
            </w:pPr>
            <w:ins w:id="1123" w:author="Reviewer" w:date="2026-06-03T12:11:00Z" w16du:dateUtc="2026-06-03T17:11:00Z">
              <w:r>
                <w:rPr>
                  <w:rFonts w:ascii="Arial" w:hAnsi="Arial" w:cs="Arial"/>
                  <w:sz w:val="20"/>
                  <w:szCs w:val="20"/>
                </w:rPr>
                <w:t>3</w:t>
              </w:r>
            </w:ins>
          </w:p>
        </w:tc>
        <w:tc>
          <w:tcPr>
            <w:tcW w:w="1440" w:type="dxa"/>
            <w:tcBorders>
              <w:top w:val="nil"/>
              <w:bottom w:val="single" w:sz="4" w:space="0" w:color="auto"/>
            </w:tcBorders>
            <w:vAlign w:val="center"/>
          </w:tcPr>
          <w:p w14:paraId="59F61BDD" w14:textId="47A8F84C" w:rsidR="007F1402" w:rsidRPr="00C14026" w:rsidRDefault="007F1402" w:rsidP="003B0C6A">
            <w:pPr>
              <w:jc w:val="center"/>
              <w:rPr>
                <w:ins w:id="1124" w:author="Reviewer" w:date="2026-06-03T12:10:00Z" w16du:dateUtc="2026-06-03T17:10:00Z"/>
                <w:rFonts w:ascii="Arial" w:hAnsi="Arial" w:cs="Arial"/>
                <w:sz w:val="20"/>
                <w:szCs w:val="20"/>
              </w:rPr>
            </w:pPr>
            <w:ins w:id="1125" w:author="Reviewer" w:date="2026-06-03T12:11:00Z" w16du:dateUtc="2026-06-03T17:11:00Z">
              <w:r>
                <w:rPr>
                  <w:rFonts w:ascii="Arial" w:hAnsi="Arial" w:cs="Arial"/>
                  <w:sz w:val="20"/>
                  <w:szCs w:val="20"/>
                </w:rPr>
                <w:t>2</w:t>
              </w:r>
            </w:ins>
          </w:p>
        </w:tc>
        <w:tc>
          <w:tcPr>
            <w:tcW w:w="1440" w:type="dxa"/>
            <w:tcBorders>
              <w:top w:val="nil"/>
              <w:bottom w:val="single" w:sz="4" w:space="0" w:color="auto"/>
            </w:tcBorders>
            <w:vAlign w:val="center"/>
          </w:tcPr>
          <w:p w14:paraId="5197D5CF" w14:textId="3BB70DA8" w:rsidR="007F1402" w:rsidRPr="00C14026" w:rsidRDefault="007F1402" w:rsidP="003B0C6A">
            <w:pPr>
              <w:jc w:val="center"/>
              <w:rPr>
                <w:ins w:id="1126" w:author="Reviewer" w:date="2026-06-03T12:10:00Z" w16du:dateUtc="2026-06-03T17:10:00Z"/>
                <w:rFonts w:ascii="Arial" w:hAnsi="Arial" w:cs="Arial"/>
                <w:sz w:val="20"/>
                <w:szCs w:val="20"/>
              </w:rPr>
            </w:pPr>
            <w:ins w:id="1127" w:author="Reviewer" w:date="2026-06-03T12:11:00Z" w16du:dateUtc="2026-06-03T17:11:00Z">
              <w:r>
                <w:rPr>
                  <w:rFonts w:ascii="Arial" w:hAnsi="Arial" w:cs="Arial"/>
                  <w:sz w:val="20"/>
                  <w:szCs w:val="20"/>
                </w:rPr>
                <w:t>2</w:t>
              </w:r>
            </w:ins>
          </w:p>
        </w:tc>
        <w:tc>
          <w:tcPr>
            <w:tcW w:w="1440" w:type="dxa"/>
            <w:tcBorders>
              <w:top w:val="nil"/>
              <w:bottom w:val="single" w:sz="4" w:space="0" w:color="auto"/>
            </w:tcBorders>
            <w:vAlign w:val="center"/>
          </w:tcPr>
          <w:p w14:paraId="48F24EF3" w14:textId="4311ACFE" w:rsidR="007F1402" w:rsidRPr="00C14026" w:rsidRDefault="007F1402" w:rsidP="003B0C6A">
            <w:pPr>
              <w:jc w:val="center"/>
              <w:rPr>
                <w:ins w:id="1128" w:author="Reviewer" w:date="2026-06-03T12:10:00Z" w16du:dateUtc="2026-06-03T17:10:00Z"/>
                <w:rFonts w:ascii="Arial" w:hAnsi="Arial" w:cs="Arial"/>
                <w:sz w:val="20"/>
                <w:szCs w:val="20"/>
              </w:rPr>
            </w:pPr>
            <w:ins w:id="1129" w:author="Reviewer" w:date="2026-06-03T12:11:00Z" w16du:dateUtc="2026-06-03T17:11:00Z">
              <w:r>
                <w:rPr>
                  <w:rFonts w:ascii="Arial" w:hAnsi="Arial" w:cs="Arial"/>
                  <w:sz w:val="20"/>
                  <w:szCs w:val="20"/>
                </w:rPr>
                <w:t>2</w:t>
              </w:r>
            </w:ins>
          </w:p>
        </w:tc>
      </w:tr>
    </w:tbl>
    <w:p w14:paraId="6166C1E0" w14:textId="77777777" w:rsidR="007F1402" w:rsidRDefault="007F1402" w:rsidP="004D3F45">
      <w:pPr>
        <w:spacing w:line="480" w:lineRule="auto"/>
        <w:rPr>
          <w:ins w:id="1130" w:author="Reviewer" w:date="2026-06-03T12:10:00Z" w16du:dateUtc="2026-06-03T17:10:00Z"/>
          <w:rFonts w:ascii="Arial" w:hAnsi="Arial" w:cs="Arial"/>
        </w:rPr>
      </w:pPr>
    </w:p>
    <w:p w14:paraId="2885E49F" w14:textId="03BE7CC7" w:rsidR="007F1402" w:rsidRDefault="007F1402">
      <w:pPr>
        <w:rPr>
          <w:ins w:id="1131" w:author="Reviewer" w:date="2026-06-03T12:10:00Z" w16du:dateUtc="2026-06-03T17:10:00Z"/>
          <w:rFonts w:ascii="Arial" w:hAnsi="Arial" w:cs="Arial"/>
        </w:rPr>
      </w:pPr>
      <w:ins w:id="1132" w:author="Reviewer" w:date="2026-06-03T12:10:00Z" w16du:dateUtc="2026-06-03T17:10:00Z">
        <w:r>
          <w:rPr>
            <w:rFonts w:ascii="Arial" w:hAnsi="Arial" w:cs="Arial"/>
          </w:rPr>
          <w:br w:type="page"/>
        </w:r>
      </w:ins>
    </w:p>
    <w:p w14:paraId="4CCCD231" w14:textId="4668AA6E"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lastRenderedPageBreak/>
        <w:t xml:space="preserve">Table </w:t>
      </w:r>
      <w:ins w:id="1133" w:author="Reviewer" w:date="2026-06-03T12:10:00Z" w16du:dateUtc="2026-06-03T17:10:00Z">
        <w:r w:rsidR="007F1402">
          <w:rPr>
            <w:rFonts w:ascii="Arial" w:hAnsi="Arial" w:cs="Arial"/>
          </w:rPr>
          <w:t>2</w:t>
        </w:r>
      </w:ins>
      <w:del w:id="1134" w:author="Reviewer" w:date="2026-06-03T12:10:00Z" w16du:dateUtc="2026-06-03T17:10:00Z">
        <w:r w:rsidDel="007F1402">
          <w:rPr>
            <w:rFonts w:ascii="Arial" w:hAnsi="Arial" w:cs="Arial"/>
          </w:rPr>
          <w:delText>1</w:delText>
        </w:r>
      </w:del>
      <w:r>
        <w:rPr>
          <w:rFonts w:ascii="Arial" w:hAnsi="Arial" w:cs="Arial"/>
        </w:rPr>
        <w:t xml:space="preserve">.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“Post-Salt”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540EF8BF" w:rsidR="004D3F45" w:rsidRDefault="004D3F45" w:rsidP="004D3F45">
      <w:pPr>
        <w:spacing w:line="480" w:lineRule="auto"/>
        <w:rPr>
          <w:rFonts w:ascii="Arial" w:hAnsi="Arial" w:cs="Arial"/>
        </w:rPr>
      </w:pPr>
      <w:r>
        <w:rPr>
          <w:rFonts w:ascii="Arial" w:hAnsi="Arial" w:cs="Arial"/>
        </w:rPr>
        <w:lastRenderedPageBreak/>
        <w:t xml:space="preserve">Table </w:t>
      </w:r>
      <w:ins w:id="1135" w:author="Reviewer" w:date="2026-06-03T12:09:00Z" w16du:dateUtc="2026-06-03T17:09:00Z">
        <w:r w:rsidR="007F1402">
          <w:rPr>
            <w:rFonts w:ascii="Arial" w:hAnsi="Arial" w:cs="Arial"/>
          </w:rPr>
          <w:t>3</w:t>
        </w:r>
      </w:ins>
      <w:del w:id="1136" w:author="Reviewer" w:date="2026-06-03T12:09:00Z" w16du:dateUtc="2026-06-03T17:09:00Z">
        <w:r w:rsidDel="007F1402">
          <w:rPr>
            <w:rFonts w:ascii="Arial" w:hAnsi="Arial" w:cs="Arial"/>
          </w:rPr>
          <w:delText>2</w:delText>
        </w:r>
      </w:del>
      <w:r>
        <w:rPr>
          <w:rFonts w:ascii="Arial" w:hAnsi="Arial" w:cs="Arial"/>
        </w:rPr>
        <w:t xml:space="preserve">. The estimated effect sizes of a known environmental stressor (abrupt salinity increase) on 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represented by a percentage increase from blood 2 to blood 3 (e.g., the control bass NLR increased 158% [46–357%; 95% CL] from blood 2 to blood 3). The 95% confidence limits represent the lower and upper bounds, separated by a comma, </w:t>
      </w:r>
      <w:del w:id="1137" w:author="Reviewer" w:date="2026-06-03T12:02:00Z" w16du:dateUtc="2026-06-03T17:02:00Z">
        <w:r w:rsidDel="007F1402">
          <w:rPr>
            <w:rFonts w:ascii="Arial" w:hAnsi="Arial" w:cs="Arial"/>
          </w:rPr>
          <w:delText>where</w:delText>
        </w:r>
      </w:del>
      <w:ins w:id="1138" w:author="Reviewer" w:date="2026-06-03T12:02:00Z" w16du:dateUtc="2026-06-03T17:02:00Z">
        <w:r w:rsidR="007F1402">
          <w:rPr>
            <w:rFonts w:ascii="Arial" w:hAnsi="Arial" w:cs="Arial"/>
          </w:rPr>
          <w:t>such that</w:t>
        </w:r>
      </w:ins>
      <w:r>
        <w:rPr>
          <w:rFonts w:ascii="Arial" w:hAnsi="Arial" w:cs="Arial"/>
        </w:rPr>
        <w:t xml:space="preserve"> 95% of </w:t>
      </w:r>
      <w:del w:id="1139" w:author="Reviewer" w:date="2026-06-03T12:02:00Z" w16du:dateUtc="2026-06-03T17:02:00Z">
        <w:r w:rsidDel="007F1402">
          <w:rPr>
            <w:rFonts w:ascii="Arial" w:hAnsi="Arial" w:cs="Arial"/>
          </w:rPr>
          <w:delText>the confidence</w:delText>
        </w:r>
      </w:del>
      <w:ins w:id="1140" w:author="Reviewer" w:date="2026-06-03T12:02:00Z" w16du:dateUtc="2026-06-03T17:02:00Z">
        <w:r w:rsidR="007F1402">
          <w:rPr>
            <w:rFonts w:ascii="Arial" w:hAnsi="Arial" w:cs="Arial"/>
          </w:rPr>
          <w:t>repeated</w:t>
        </w:r>
      </w:ins>
      <w:r>
        <w:rPr>
          <w:rFonts w:ascii="Arial" w:hAnsi="Arial" w:cs="Arial"/>
        </w:rPr>
        <w:t xml:space="preserve"> </w:t>
      </w:r>
      <w:del w:id="1141" w:author="Reviewer" w:date="2026-06-03T12:02:00Z" w16du:dateUtc="2026-06-03T17:02:00Z">
        <w:r w:rsidDel="007F1402">
          <w:rPr>
            <w:rFonts w:ascii="Arial" w:hAnsi="Arial" w:cs="Arial"/>
          </w:rPr>
          <w:delText>limit</w:delText>
        </w:r>
      </w:del>
      <w:ins w:id="1142" w:author="Reviewer" w:date="2026-06-03T12:02:00Z" w16du:dateUtc="2026-06-03T17:02:00Z">
        <w:r w:rsidR="007F1402">
          <w:rPr>
            <w:rFonts w:ascii="Arial" w:hAnsi="Arial" w:cs="Arial"/>
          </w:rPr>
          <w:t>studie</w:t>
        </w:r>
      </w:ins>
      <w:r>
        <w:rPr>
          <w:rFonts w:ascii="Arial" w:hAnsi="Arial" w:cs="Arial"/>
        </w:rPr>
        <w:t>s would contain the true effect size</w:t>
      </w:r>
      <w:del w:id="1143" w:author="Reviewer" w:date="2026-06-03T12:02:00Z" w16du:dateUtc="2026-06-03T17:02:00Z">
        <w:r w:rsidDel="007F1402">
          <w:rPr>
            <w:rFonts w:ascii="Arial" w:hAnsi="Arial" w:cs="Arial"/>
          </w:rPr>
          <w:delText xml:space="preserve"> if the study were repeated multiple times</w:delText>
        </w:r>
      </w:del>
      <w:r>
        <w:rPr>
          <w:rFonts w:ascii="Arial" w:hAnsi="Arial" w:cs="Arial"/>
        </w:rPr>
        <w:t xml:space="preserve">.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032B3FB2" w:rsidR="00EB0471" w:rsidRDefault="004D3F45" w:rsidP="004D3F45">
      <w:pPr>
        <w:spacing w:line="480" w:lineRule="auto"/>
        <w:rPr>
          <w:rFonts w:ascii="Arial" w:hAnsi="Arial" w:cs="Arial"/>
        </w:rPr>
      </w:pPr>
      <w:r>
        <w:rPr>
          <w:rFonts w:ascii="Arial" w:hAnsi="Arial" w:cs="Arial"/>
        </w:rPr>
        <w:lastRenderedPageBreak/>
        <w:t xml:space="preserve">Table </w:t>
      </w:r>
      <w:ins w:id="1144" w:author="Reviewer" w:date="2026-06-03T12:09:00Z" w16du:dateUtc="2026-06-03T17:09:00Z">
        <w:r w:rsidR="007F1402">
          <w:rPr>
            <w:rFonts w:ascii="Arial" w:hAnsi="Arial" w:cs="Arial"/>
          </w:rPr>
          <w:t>4</w:t>
        </w:r>
      </w:ins>
      <w:del w:id="1145" w:author="Reviewer" w:date="2026-06-03T12:09:00Z" w16du:dateUtc="2026-06-03T17:09:00Z">
        <w:r w:rsidDel="007F1402">
          <w:rPr>
            <w:rFonts w:ascii="Arial" w:hAnsi="Arial" w:cs="Arial"/>
          </w:rPr>
          <w:delText>3</w:delText>
        </w:r>
      </w:del>
      <w:r>
        <w:rPr>
          <w:rFonts w:ascii="Arial" w:hAnsi="Arial" w:cs="Arial"/>
        </w:rPr>
        <w:t xml:space="preserve">. The estimated effect sizes of xenobiotic substances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represented by a percentage change from blood 3 to blood 4 (e.g., the control bass NLR decreased 25% [-58–34%; 95% CL] from blood 3 to blood 4). The 95% confidence limits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5979C3DC"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Captions</w:t>
      </w:r>
    </w:p>
    <w:p w14:paraId="20D0113E" w14:textId="06FA84F7"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 xml:space="preserve">Hypothesized relationships among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w:t>
      </w:r>
      <w:r w:rsidR="00582001">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w:t>
      </w:r>
      <w:r w:rsidRPr="00292FF5">
        <w:rPr>
          <w:rFonts w:ascii="Arial" w:eastAsia="Times New Roman" w:hAnsi="Arial" w:cs="Arial"/>
          <w:color w:val="000000"/>
          <w:kern w:val="0"/>
          <w14:ligatures w14:val="none"/>
        </w:rPr>
        <w:t xml:space="preserve"> </w:t>
      </w:r>
      <w:r w:rsidR="00582001">
        <w:rPr>
          <w:rFonts w:ascii="Arial" w:eastAsia="Times New Roman" w:hAnsi="Arial" w:cs="Arial"/>
          <w:color w:val="000000"/>
          <w:kern w:val="0"/>
          <w14:ligatures w14:val="none"/>
        </w:rPr>
        <w:t>continuously in</w:t>
      </w:r>
      <w:r>
        <w:rPr>
          <w:rFonts w:ascii="Arial" w:eastAsia="Times New Roman" w:hAnsi="Arial" w:cs="Arial"/>
          <w:color w:val="000000"/>
          <w:kern w:val="0"/>
          <w14:ligatures w14:val="none"/>
        </w:rPr>
        <w:t xml:space="preserve"> all fish after </w:t>
      </w:r>
      <w:r w:rsidRPr="00122893">
        <w:rPr>
          <w:rFonts w:ascii="Arial" w:eastAsia="Times New Roman" w:hAnsi="Arial" w:cs="Arial"/>
          <w:color w:val="000000"/>
          <w:kern w:val="0"/>
          <w14:ligatures w14:val="none"/>
        </w:rPr>
        <w:t xml:space="preserve">exposure to an abruptly introduced environmental stressor, </w:t>
      </w:r>
      <w:r w:rsidR="00582001">
        <w:rPr>
          <w:rFonts w:ascii="Arial" w:eastAsia="Times New Roman" w:hAnsi="Arial" w:cs="Arial"/>
          <w:color w:val="000000"/>
          <w:kern w:val="0"/>
          <w14:ligatures w14:val="none"/>
        </w:rPr>
        <w:t xml:space="preserve">as </w:t>
      </w:r>
      <w:r w:rsidRPr="00122893">
        <w:rPr>
          <w:rFonts w:ascii="Arial" w:eastAsia="Times New Roman" w:hAnsi="Arial" w:cs="Arial"/>
          <w:color w:val="000000"/>
          <w:kern w:val="0"/>
          <w14:ligatures w14:val="none"/>
        </w:rPr>
        <w:t>represented by the dashed "Salt" line between blood samples 2 and 3.</w:t>
      </w:r>
    </w:p>
    <w:p w14:paraId="4868857A" w14:textId="68C7C225"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6CD5775A" w14:textId="28096599"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 xml:space="preserve">ed 15-37.9 L rectangular tanks in three rows, </w:t>
      </w:r>
      <w:r>
        <w:rPr>
          <w:rFonts w:ascii="Arial" w:eastAsia="Times New Roman" w:hAnsi="Arial" w:cs="Arial"/>
          <w:color w:val="000000"/>
          <w:kern w:val="0"/>
          <w14:ligatures w14:val="none"/>
        </w:rPr>
        <w:t>featur</w:t>
      </w:r>
      <w:r w:rsidRPr="00122893">
        <w:rPr>
          <w:rFonts w:ascii="Arial" w:eastAsia="Times New Roman" w:hAnsi="Arial" w:cs="Arial"/>
          <w:color w:val="000000"/>
          <w:kern w:val="0"/>
          <w14:ligatures w14:val="none"/>
        </w:rPr>
        <w:t xml:space="preserve">ing opaque boundaries on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r>
        <w:rPr>
          <w:rFonts w:ascii="Arial" w:eastAsia="Times New Roman" w:hAnsi="Arial" w:cs="Arial"/>
          <w:color w:val="000000"/>
          <w:kern w:val="0"/>
          <w14:ligatures w14:val="none"/>
        </w:rPr>
        <w:t>shown</w:t>
      </w:r>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r>
        <w:rPr>
          <w:rFonts w:ascii="Arial" w:eastAsia="Times New Roman" w:hAnsi="Arial" w:cs="Arial"/>
          <w:color w:val="000000"/>
          <w:kern w:val="0"/>
          <w14:ligatures w14:val="none"/>
        </w:rPr>
        <w:t>, equipped</w:t>
      </w:r>
      <w:r w:rsidRPr="00122893">
        <w:rPr>
          <w:rFonts w:ascii="Arial" w:eastAsia="Times New Roman" w:hAnsi="Arial" w:cs="Arial"/>
          <w:color w:val="000000"/>
          <w:kern w:val="0"/>
          <w14:ligatures w14:val="none"/>
        </w:rPr>
        <w:t xml:space="preserve"> with aerators (yellow bubbler). We randomized the treatment order </w:t>
      </w:r>
      <w:r w:rsidR="005E1EBB">
        <w:rPr>
          <w:rFonts w:ascii="Arial" w:eastAsia="Times New Roman" w:hAnsi="Arial" w:cs="Arial"/>
          <w:color w:val="000000"/>
          <w:kern w:val="0"/>
          <w14:ligatures w14:val="none"/>
        </w:rPr>
        <w:t>across the tanks (five groups, each represented by a different color).</w:t>
      </w:r>
      <w:r w:rsidRPr="00122893">
        <w:rPr>
          <w:rFonts w:ascii="Arial" w:eastAsia="Times New Roman" w:hAnsi="Arial" w:cs="Arial"/>
          <w:color w:val="000000"/>
          <w:kern w:val="0"/>
          <w14:ligatures w14:val="none"/>
        </w:rPr>
        <w:t xml:space="preserve"> Below the tank design, in 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 we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r>
        <w:rPr>
          <w:rFonts w:ascii="Arial" w:eastAsia="Times New Roman" w:hAnsi="Arial" w:cs="Arial"/>
          <w:color w:val="000000"/>
          <w:kern w:val="0"/>
          <w14:ligatures w14:val="none"/>
        </w:rPr>
        <w:t>conclusion</w:t>
      </w:r>
      <w:r w:rsidRPr="00122893">
        <w:rPr>
          <w:rFonts w:ascii="Arial" w:eastAsia="Times New Roman" w:hAnsi="Arial" w:cs="Arial"/>
          <w:color w:val="000000"/>
          <w:kern w:val="0"/>
          <w14:ligatures w14:val="none"/>
        </w:rPr>
        <w:t xml:space="preserve"> of the trial (day 22).</w:t>
      </w:r>
    </w:p>
    <w:p w14:paraId="376F66F1" w14:textId="3954F757"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47CD0EC1" w14:textId="77777777"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w:t>
      </w:r>
      <w:r w:rsidRPr="00122893">
        <w:rPr>
          <w:rFonts w:ascii="Arial" w:eastAsia="Times New Roman" w:hAnsi="Arial" w:cs="Arial"/>
          <w:color w:val="000000"/>
          <w:kern w:val="0"/>
          <w14:ligatures w14:val="none"/>
        </w:rPr>
        <w:lastRenderedPageBreak/>
        <w:t xml:space="preserve">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we recorded YSI data </w:t>
      </w:r>
      <w:r>
        <w:rPr>
          <w:rFonts w:ascii="Arial" w:eastAsia="Times New Roman" w:hAnsi="Arial" w:cs="Arial"/>
          <w:color w:val="000000"/>
          <w:kern w:val="0"/>
          <w14:ligatures w14:val="none"/>
        </w:rPr>
        <w:t>prior to</w:t>
      </w:r>
      <w:r w:rsidRPr="00122893">
        <w:rPr>
          <w:rFonts w:ascii="Arial" w:eastAsia="Times New Roman" w:hAnsi="Arial" w:cs="Arial"/>
          <w:color w:val="000000"/>
          <w:kern w:val="0"/>
          <w14:ligatures w14:val="none"/>
        </w:rPr>
        <w:t xml:space="preserve"> salt addition on day 15.</w:t>
      </w:r>
    </w:p>
    <w:p w14:paraId="64C650B8" w14:textId="4FE1A2CE" w:rsidR="004D3F45" w:rsidRDefault="004D3F45" w:rsidP="004D3F45">
      <w:pPr>
        <w:spacing w:line="480" w:lineRule="auto"/>
        <w:rPr>
          <w:rFonts w:ascii="Arial" w:hAnsi="Arial" w:cs="Arial"/>
        </w:rPr>
      </w:pPr>
    </w:p>
    <w:p w14:paraId="27139FE7" w14:textId="7F958D97"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and the control. Lines dictate the generalized linear mixed-effects model estimated relationships among the groups and blood samples (slopes can vary due to the group</w:t>
      </w:r>
      <w:r w:rsidR="00582001">
        <w:rPr>
          <w:rFonts w:ascii="Arial" w:eastAsia="Times New Roman" w:hAnsi="Arial" w:cs="Arial"/>
          <w:color w:val="000000"/>
          <w:kern w:val="0"/>
          <w14:ligatures w14:val="none"/>
        </w:rPr>
        <w:t>-by-</w:t>
      </w:r>
      <w:r>
        <w:rPr>
          <w:rFonts w:ascii="Arial" w:eastAsia="Times New Roman" w:hAnsi="Arial" w:cs="Arial"/>
          <w:color w:val="000000"/>
          <w:kern w:val="0"/>
          <w14:ligatures w14:val="none"/>
        </w:rPr>
        <w:t>blood</w:t>
      </w:r>
      <w:r w:rsidR="00582001">
        <w:rPr>
          <w:rFonts w:ascii="Arial" w:eastAsia="Times New Roman" w:hAnsi="Arial" w:cs="Arial"/>
          <w:color w:val="000000"/>
          <w:kern w:val="0"/>
          <w14:ligatures w14:val="none"/>
        </w:rPr>
        <w:t>-</w:t>
      </w:r>
      <w:r>
        <w:rPr>
          <w:rFonts w:ascii="Arial" w:eastAsia="Times New Roman" w:hAnsi="Arial" w:cs="Arial"/>
          <w:color w:val="000000"/>
          <w:kern w:val="0"/>
          <w14:ligatures w14:val="none"/>
        </w:rPr>
        <w:t>sample interaction). Jittered 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 xml:space="preserve">xposure to Cd or </w:t>
      </w:r>
      <w:proofErr w:type="spellStart"/>
      <w:r w:rsidRPr="0012289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77777777" w:rsidR="004D3F45" w:rsidRDefault="004D3F45" w:rsidP="00122893">
      <w:pPr>
        <w:spacing w:line="480" w:lineRule="auto"/>
        <w:rPr>
          <w:rFonts w:ascii="Arial" w:hAnsi="Arial" w:cs="Arial"/>
        </w:rPr>
      </w:pPr>
    </w:p>
    <w:p w14:paraId="6C1F6714" w14:textId="35A8B37F" w:rsidR="0043715D" w:rsidRDefault="0043715D">
      <w:pPr>
        <w:rPr>
          <w:rFonts w:ascii="Arial" w:hAnsi="Arial" w:cs="Arial"/>
        </w:rPr>
      </w:pPr>
      <w:r>
        <w:rPr>
          <w:rFonts w:ascii="Arial" w:hAnsi="Arial" w:cs="Arial"/>
        </w:rPr>
        <w:br w:type="page"/>
      </w:r>
    </w:p>
    <w:p w14:paraId="4BBC60EC" w14:textId="1985D5D0" w:rsidR="00EB0471" w:rsidRDefault="00EB0471" w:rsidP="00122893">
      <w:pPr>
        <w:spacing w:line="480" w:lineRule="auto"/>
        <w:rPr>
          <w:rFonts w:ascii="Arial" w:hAnsi="Arial" w:cs="Arial"/>
        </w:rPr>
      </w:pPr>
      <w:r>
        <w:rPr>
          <w:rFonts w:ascii="Arial" w:hAnsi="Arial" w:cs="Arial"/>
          <w:b/>
          <w:bCs/>
        </w:rPr>
        <w:lastRenderedPageBreak/>
        <w:t>1</w:t>
      </w:r>
      <w:r w:rsidR="0043715D">
        <w:rPr>
          <w:rFonts w:ascii="Arial" w:hAnsi="Arial" w:cs="Arial"/>
          <w:b/>
          <w:bCs/>
        </w:rPr>
        <w:t>4</w:t>
      </w:r>
      <w:r>
        <w:rPr>
          <w:rFonts w:ascii="Arial" w:hAnsi="Arial" w:cs="Arial"/>
          <w:b/>
          <w:bCs/>
        </w:rPr>
        <w:t>.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31D24C2D">
            <wp:extent cx="4801718" cy="2804203"/>
            <wp:effectExtent l="0" t="0" r="0" b="254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66222" cy="284187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3F89E3DD">
            <wp:extent cx="5032837" cy="3784694"/>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4181" cy="3815785"/>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6433377D">
            <wp:extent cx="5032984" cy="3351968"/>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6802" cy="3374491"/>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C743579" w14:textId="0F964016" w:rsidR="003B1330" w:rsidRDefault="003B1330" w:rsidP="003B1330">
      <w:pPr>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br w:type="page"/>
      </w: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lastRenderedPageBreak/>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392DB683">
            <wp:extent cx="5032984" cy="3351968"/>
            <wp:effectExtent l="0" t="0" r="0" b="1270"/>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8836" cy="3375845"/>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122893">
      <w:footerReference w:type="even" r:id="rId11"/>
      <w:foot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5B1F" w14:textId="77777777" w:rsidR="001317F5" w:rsidRDefault="001317F5" w:rsidP="00EB0471">
      <w:r>
        <w:separator/>
      </w:r>
    </w:p>
  </w:endnote>
  <w:endnote w:type="continuationSeparator" w:id="0">
    <w:p w14:paraId="4E25A846" w14:textId="77777777" w:rsidR="001317F5" w:rsidRDefault="001317F5"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D55BF" w14:textId="77777777" w:rsidR="001317F5" w:rsidRDefault="001317F5" w:rsidP="00EB0471">
      <w:r>
        <w:separator/>
      </w:r>
    </w:p>
  </w:footnote>
  <w:footnote w:type="continuationSeparator" w:id="0">
    <w:p w14:paraId="378E2B60" w14:textId="77777777" w:rsidR="001317F5" w:rsidRDefault="001317F5" w:rsidP="00EB047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4143E"/>
    <w:rsid w:val="000430F0"/>
    <w:rsid w:val="00052E17"/>
    <w:rsid w:val="00057289"/>
    <w:rsid w:val="00086171"/>
    <w:rsid w:val="00086B49"/>
    <w:rsid w:val="00087F6E"/>
    <w:rsid w:val="00096637"/>
    <w:rsid w:val="000A4FC5"/>
    <w:rsid w:val="000A6C91"/>
    <w:rsid w:val="000B2425"/>
    <w:rsid w:val="000B29D5"/>
    <w:rsid w:val="000B7276"/>
    <w:rsid w:val="000C0A4F"/>
    <w:rsid w:val="000C55C4"/>
    <w:rsid w:val="000C6123"/>
    <w:rsid w:val="000D0961"/>
    <w:rsid w:val="000E4487"/>
    <w:rsid w:val="000E64D2"/>
    <w:rsid w:val="000F19D5"/>
    <w:rsid w:val="000F3223"/>
    <w:rsid w:val="00104F83"/>
    <w:rsid w:val="00115132"/>
    <w:rsid w:val="00115EDC"/>
    <w:rsid w:val="00122893"/>
    <w:rsid w:val="001252F7"/>
    <w:rsid w:val="001317F5"/>
    <w:rsid w:val="001452D5"/>
    <w:rsid w:val="0015584C"/>
    <w:rsid w:val="00167D66"/>
    <w:rsid w:val="001701E2"/>
    <w:rsid w:val="0019026F"/>
    <w:rsid w:val="001A5BEF"/>
    <w:rsid w:val="001A6161"/>
    <w:rsid w:val="001A7A49"/>
    <w:rsid w:val="001B0B3B"/>
    <w:rsid w:val="001B1FC1"/>
    <w:rsid w:val="001C65FA"/>
    <w:rsid w:val="001C75DF"/>
    <w:rsid w:val="001D61EF"/>
    <w:rsid w:val="001F1C47"/>
    <w:rsid w:val="00202619"/>
    <w:rsid w:val="0020365B"/>
    <w:rsid w:val="00207381"/>
    <w:rsid w:val="00215459"/>
    <w:rsid w:val="00224081"/>
    <w:rsid w:val="00232400"/>
    <w:rsid w:val="00247A31"/>
    <w:rsid w:val="00250EBB"/>
    <w:rsid w:val="00260B96"/>
    <w:rsid w:val="00260CC1"/>
    <w:rsid w:val="00266A8E"/>
    <w:rsid w:val="002838B7"/>
    <w:rsid w:val="00292FF5"/>
    <w:rsid w:val="002A1E95"/>
    <w:rsid w:val="002B4533"/>
    <w:rsid w:val="002B7DFC"/>
    <w:rsid w:val="002E03B3"/>
    <w:rsid w:val="002E15B0"/>
    <w:rsid w:val="002E30FE"/>
    <w:rsid w:val="002F400A"/>
    <w:rsid w:val="002F7ACA"/>
    <w:rsid w:val="00310A30"/>
    <w:rsid w:val="003160EE"/>
    <w:rsid w:val="00331B8D"/>
    <w:rsid w:val="00333609"/>
    <w:rsid w:val="0034494A"/>
    <w:rsid w:val="003545BE"/>
    <w:rsid w:val="00362023"/>
    <w:rsid w:val="003665EA"/>
    <w:rsid w:val="00366BC8"/>
    <w:rsid w:val="00373EEB"/>
    <w:rsid w:val="00377293"/>
    <w:rsid w:val="00386459"/>
    <w:rsid w:val="003A0468"/>
    <w:rsid w:val="003A3E8C"/>
    <w:rsid w:val="003A5734"/>
    <w:rsid w:val="003A5F48"/>
    <w:rsid w:val="003A62B7"/>
    <w:rsid w:val="003B1330"/>
    <w:rsid w:val="003B5763"/>
    <w:rsid w:val="003B7302"/>
    <w:rsid w:val="003E7284"/>
    <w:rsid w:val="003E7E30"/>
    <w:rsid w:val="004027E8"/>
    <w:rsid w:val="0041037D"/>
    <w:rsid w:val="004348D0"/>
    <w:rsid w:val="00435094"/>
    <w:rsid w:val="004359E6"/>
    <w:rsid w:val="0043715D"/>
    <w:rsid w:val="0043792F"/>
    <w:rsid w:val="00440D0B"/>
    <w:rsid w:val="0045384D"/>
    <w:rsid w:val="0045522C"/>
    <w:rsid w:val="0047765D"/>
    <w:rsid w:val="00487AF7"/>
    <w:rsid w:val="00490475"/>
    <w:rsid w:val="004A2013"/>
    <w:rsid w:val="004B13AA"/>
    <w:rsid w:val="004B432A"/>
    <w:rsid w:val="004B5500"/>
    <w:rsid w:val="004B6151"/>
    <w:rsid w:val="004C036E"/>
    <w:rsid w:val="004D1032"/>
    <w:rsid w:val="004D3F45"/>
    <w:rsid w:val="004E2D52"/>
    <w:rsid w:val="004F6348"/>
    <w:rsid w:val="005032D7"/>
    <w:rsid w:val="005037F5"/>
    <w:rsid w:val="00511F43"/>
    <w:rsid w:val="0052624F"/>
    <w:rsid w:val="0053050C"/>
    <w:rsid w:val="00533DCC"/>
    <w:rsid w:val="00551E9B"/>
    <w:rsid w:val="00555CCE"/>
    <w:rsid w:val="0056648E"/>
    <w:rsid w:val="005765A6"/>
    <w:rsid w:val="00582001"/>
    <w:rsid w:val="005830A1"/>
    <w:rsid w:val="00587D97"/>
    <w:rsid w:val="005B5643"/>
    <w:rsid w:val="005C0EAA"/>
    <w:rsid w:val="005C74FE"/>
    <w:rsid w:val="005C7877"/>
    <w:rsid w:val="005E1EBB"/>
    <w:rsid w:val="005E4414"/>
    <w:rsid w:val="005F1824"/>
    <w:rsid w:val="00603633"/>
    <w:rsid w:val="00603BB7"/>
    <w:rsid w:val="00606BB4"/>
    <w:rsid w:val="006152BC"/>
    <w:rsid w:val="006177E3"/>
    <w:rsid w:val="00621C62"/>
    <w:rsid w:val="00632BB6"/>
    <w:rsid w:val="00642F95"/>
    <w:rsid w:val="0065523F"/>
    <w:rsid w:val="00660213"/>
    <w:rsid w:val="00661E69"/>
    <w:rsid w:val="0066778F"/>
    <w:rsid w:val="006724AA"/>
    <w:rsid w:val="00676DE3"/>
    <w:rsid w:val="00685B95"/>
    <w:rsid w:val="00686E7C"/>
    <w:rsid w:val="00692828"/>
    <w:rsid w:val="006A4266"/>
    <w:rsid w:val="006C1949"/>
    <w:rsid w:val="006D31C5"/>
    <w:rsid w:val="006D776E"/>
    <w:rsid w:val="006F2404"/>
    <w:rsid w:val="006F2B00"/>
    <w:rsid w:val="006F55A5"/>
    <w:rsid w:val="006F5F8F"/>
    <w:rsid w:val="007005B0"/>
    <w:rsid w:val="007069B9"/>
    <w:rsid w:val="007108BE"/>
    <w:rsid w:val="00710DD7"/>
    <w:rsid w:val="0071106E"/>
    <w:rsid w:val="00716A81"/>
    <w:rsid w:val="0071739F"/>
    <w:rsid w:val="00724787"/>
    <w:rsid w:val="00726201"/>
    <w:rsid w:val="007262FD"/>
    <w:rsid w:val="00731DB9"/>
    <w:rsid w:val="00733DEC"/>
    <w:rsid w:val="00734485"/>
    <w:rsid w:val="007549CF"/>
    <w:rsid w:val="00765946"/>
    <w:rsid w:val="0077421A"/>
    <w:rsid w:val="00796D02"/>
    <w:rsid w:val="00797A47"/>
    <w:rsid w:val="00797E81"/>
    <w:rsid w:val="007A4C34"/>
    <w:rsid w:val="007A6340"/>
    <w:rsid w:val="007A6AFC"/>
    <w:rsid w:val="007B242C"/>
    <w:rsid w:val="007C0C20"/>
    <w:rsid w:val="007C1291"/>
    <w:rsid w:val="007C2468"/>
    <w:rsid w:val="007E4FA3"/>
    <w:rsid w:val="007F1402"/>
    <w:rsid w:val="00800A8A"/>
    <w:rsid w:val="00802505"/>
    <w:rsid w:val="00837774"/>
    <w:rsid w:val="008464CE"/>
    <w:rsid w:val="008605B2"/>
    <w:rsid w:val="00860E51"/>
    <w:rsid w:val="00877B75"/>
    <w:rsid w:val="00883338"/>
    <w:rsid w:val="00892313"/>
    <w:rsid w:val="008959E1"/>
    <w:rsid w:val="008A3E5E"/>
    <w:rsid w:val="008A768D"/>
    <w:rsid w:val="008B31E8"/>
    <w:rsid w:val="008B42F9"/>
    <w:rsid w:val="008D2EC2"/>
    <w:rsid w:val="008D357E"/>
    <w:rsid w:val="008D3C73"/>
    <w:rsid w:val="008D4890"/>
    <w:rsid w:val="008E74C0"/>
    <w:rsid w:val="008F2700"/>
    <w:rsid w:val="008F6D79"/>
    <w:rsid w:val="00907F96"/>
    <w:rsid w:val="00914B51"/>
    <w:rsid w:val="0092197F"/>
    <w:rsid w:val="0092470C"/>
    <w:rsid w:val="009360F3"/>
    <w:rsid w:val="00943450"/>
    <w:rsid w:val="00944D34"/>
    <w:rsid w:val="0095399E"/>
    <w:rsid w:val="00961D66"/>
    <w:rsid w:val="00991BBD"/>
    <w:rsid w:val="009921F6"/>
    <w:rsid w:val="009A25A6"/>
    <w:rsid w:val="009A4B3F"/>
    <w:rsid w:val="009B7318"/>
    <w:rsid w:val="009C025E"/>
    <w:rsid w:val="009C312A"/>
    <w:rsid w:val="009C3189"/>
    <w:rsid w:val="009D0723"/>
    <w:rsid w:val="009D7C83"/>
    <w:rsid w:val="009E6D23"/>
    <w:rsid w:val="009F15B3"/>
    <w:rsid w:val="00A16CA8"/>
    <w:rsid w:val="00A20B51"/>
    <w:rsid w:val="00A25304"/>
    <w:rsid w:val="00A34BAC"/>
    <w:rsid w:val="00A35AB0"/>
    <w:rsid w:val="00A406CA"/>
    <w:rsid w:val="00A44CD4"/>
    <w:rsid w:val="00A52B25"/>
    <w:rsid w:val="00A52C7A"/>
    <w:rsid w:val="00A60268"/>
    <w:rsid w:val="00A6080A"/>
    <w:rsid w:val="00A639BC"/>
    <w:rsid w:val="00A67F34"/>
    <w:rsid w:val="00A70CDE"/>
    <w:rsid w:val="00A713E8"/>
    <w:rsid w:val="00AB131F"/>
    <w:rsid w:val="00AC1393"/>
    <w:rsid w:val="00AE1B47"/>
    <w:rsid w:val="00AE52CC"/>
    <w:rsid w:val="00AF135C"/>
    <w:rsid w:val="00AF634C"/>
    <w:rsid w:val="00B052BD"/>
    <w:rsid w:val="00B24DA3"/>
    <w:rsid w:val="00B255A6"/>
    <w:rsid w:val="00B40FDB"/>
    <w:rsid w:val="00B42EBF"/>
    <w:rsid w:val="00B57896"/>
    <w:rsid w:val="00B66BB1"/>
    <w:rsid w:val="00B81BD4"/>
    <w:rsid w:val="00BA0DB1"/>
    <w:rsid w:val="00BB2E67"/>
    <w:rsid w:val="00BB30DD"/>
    <w:rsid w:val="00BB3B60"/>
    <w:rsid w:val="00BB7E76"/>
    <w:rsid w:val="00BC047E"/>
    <w:rsid w:val="00BC06BE"/>
    <w:rsid w:val="00BC1AEE"/>
    <w:rsid w:val="00BC20B9"/>
    <w:rsid w:val="00BE1C9E"/>
    <w:rsid w:val="00BE205A"/>
    <w:rsid w:val="00BE263B"/>
    <w:rsid w:val="00BE3C21"/>
    <w:rsid w:val="00C04669"/>
    <w:rsid w:val="00C14026"/>
    <w:rsid w:val="00C20E9B"/>
    <w:rsid w:val="00C30F28"/>
    <w:rsid w:val="00C35271"/>
    <w:rsid w:val="00C357C4"/>
    <w:rsid w:val="00C47742"/>
    <w:rsid w:val="00C57BC9"/>
    <w:rsid w:val="00C6688A"/>
    <w:rsid w:val="00C71B9B"/>
    <w:rsid w:val="00C71E22"/>
    <w:rsid w:val="00C73E19"/>
    <w:rsid w:val="00C74F6F"/>
    <w:rsid w:val="00C75EDA"/>
    <w:rsid w:val="00C75FF8"/>
    <w:rsid w:val="00C77121"/>
    <w:rsid w:val="00C86230"/>
    <w:rsid w:val="00C96E44"/>
    <w:rsid w:val="00CA091B"/>
    <w:rsid w:val="00CB3E06"/>
    <w:rsid w:val="00CC348A"/>
    <w:rsid w:val="00CC7A79"/>
    <w:rsid w:val="00CD1F0F"/>
    <w:rsid w:val="00CD225C"/>
    <w:rsid w:val="00CD5079"/>
    <w:rsid w:val="00CD6FE5"/>
    <w:rsid w:val="00CE1082"/>
    <w:rsid w:val="00CE5AB6"/>
    <w:rsid w:val="00CE79DD"/>
    <w:rsid w:val="00CF1BF6"/>
    <w:rsid w:val="00D0262C"/>
    <w:rsid w:val="00D12BE3"/>
    <w:rsid w:val="00D15AC4"/>
    <w:rsid w:val="00D17B0A"/>
    <w:rsid w:val="00D31E11"/>
    <w:rsid w:val="00D50113"/>
    <w:rsid w:val="00D5525A"/>
    <w:rsid w:val="00D62511"/>
    <w:rsid w:val="00D62C68"/>
    <w:rsid w:val="00D73773"/>
    <w:rsid w:val="00D76EBC"/>
    <w:rsid w:val="00D8586B"/>
    <w:rsid w:val="00DA3D67"/>
    <w:rsid w:val="00DB5DB2"/>
    <w:rsid w:val="00DC38E9"/>
    <w:rsid w:val="00DC5F05"/>
    <w:rsid w:val="00DC5F12"/>
    <w:rsid w:val="00DC6FD5"/>
    <w:rsid w:val="00DE5AAA"/>
    <w:rsid w:val="00E22878"/>
    <w:rsid w:val="00E25081"/>
    <w:rsid w:val="00E2531B"/>
    <w:rsid w:val="00E26807"/>
    <w:rsid w:val="00E336D1"/>
    <w:rsid w:val="00E33DF7"/>
    <w:rsid w:val="00E64343"/>
    <w:rsid w:val="00E70104"/>
    <w:rsid w:val="00E840D9"/>
    <w:rsid w:val="00E95E6A"/>
    <w:rsid w:val="00EA5D19"/>
    <w:rsid w:val="00EA621B"/>
    <w:rsid w:val="00EB0471"/>
    <w:rsid w:val="00EC0ADB"/>
    <w:rsid w:val="00EC2B98"/>
    <w:rsid w:val="00EC3FC8"/>
    <w:rsid w:val="00EE02AE"/>
    <w:rsid w:val="00EF5D8D"/>
    <w:rsid w:val="00EF7EE6"/>
    <w:rsid w:val="00F02F5F"/>
    <w:rsid w:val="00F071E0"/>
    <w:rsid w:val="00F16408"/>
    <w:rsid w:val="00F20066"/>
    <w:rsid w:val="00F304EE"/>
    <w:rsid w:val="00F34016"/>
    <w:rsid w:val="00F433B8"/>
    <w:rsid w:val="00F47773"/>
    <w:rsid w:val="00F535C0"/>
    <w:rsid w:val="00F57029"/>
    <w:rsid w:val="00F57B95"/>
    <w:rsid w:val="00F652F7"/>
    <w:rsid w:val="00F708FE"/>
    <w:rsid w:val="00F7260D"/>
    <w:rsid w:val="00F805F7"/>
    <w:rsid w:val="00F8281B"/>
    <w:rsid w:val="00F86C24"/>
    <w:rsid w:val="00F9017C"/>
    <w:rsid w:val="00F935B6"/>
    <w:rsid w:val="00FA7CE2"/>
    <w:rsid w:val="00FB197D"/>
    <w:rsid w:val="00FB2272"/>
    <w:rsid w:val="00FB27A1"/>
    <w:rsid w:val="00FB49AE"/>
    <w:rsid w:val="00FC318B"/>
    <w:rsid w:val="00FE164D"/>
    <w:rsid w:val="00FE23DD"/>
    <w:rsid w:val="00FE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36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45</Pages>
  <Words>48422</Words>
  <Characters>276006</Characters>
  <Application>Microsoft Office Word</Application>
  <DocSecurity>0</DocSecurity>
  <Lines>2300</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19</cp:revision>
  <cp:lastPrinted>2025-05-28T15:34:00Z</cp:lastPrinted>
  <dcterms:created xsi:type="dcterms:W3CDTF">2026-06-01T15:56:00Z</dcterms:created>
  <dcterms:modified xsi:type="dcterms:W3CDTF">2026-06-04T13:01:00Z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